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27DC" w:rsidRPr="00553174" w:rsidRDefault="000327DC" w:rsidP="0055319A">
      <w:pPr>
        <w:rPr>
          <w:rFonts w:cs="Arial"/>
          <w:sz w:val="20"/>
          <w:szCs w:val="20"/>
        </w:rPr>
      </w:pPr>
      <w:r w:rsidRPr="00553174">
        <w:rPr>
          <w:rFonts w:cs="Arial"/>
          <w:sz w:val="20"/>
          <w:szCs w:val="20"/>
        </w:rPr>
        <w:t>Design pattern and SOLID</w:t>
      </w:r>
    </w:p>
    <w:p w:rsidR="0055319A" w:rsidRPr="00553174" w:rsidRDefault="0055319A" w:rsidP="0055319A">
      <w:pPr>
        <w:rPr>
          <w:rFonts w:cs="Arial"/>
          <w:sz w:val="20"/>
          <w:szCs w:val="20"/>
        </w:rPr>
      </w:pPr>
      <w:r w:rsidRPr="00553174">
        <w:rPr>
          <w:rFonts w:cs="Arial"/>
          <w:sz w:val="20"/>
          <w:szCs w:val="20"/>
        </w:rPr>
        <w:t>In Java design pattern are basically divided in 3 basic category:</w:t>
      </w:r>
    </w:p>
    <w:p w:rsidR="0055319A" w:rsidRPr="00553174" w:rsidRDefault="0055319A" w:rsidP="0055319A">
      <w:pPr>
        <w:pStyle w:val="ListParagraph"/>
        <w:numPr>
          <w:ilvl w:val="0"/>
          <w:numId w:val="1"/>
        </w:numPr>
        <w:rPr>
          <w:rFonts w:cs="Arial"/>
          <w:sz w:val="20"/>
          <w:szCs w:val="20"/>
        </w:rPr>
      </w:pPr>
      <w:r w:rsidRPr="00553174">
        <w:rPr>
          <w:rFonts w:cs="Arial"/>
          <w:sz w:val="20"/>
          <w:szCs w:val="20"/>
        </w:rPr>
        <w:t>Creational design pattern</w:t>
      </w:r>
    </w:p>
    <w:p w:rsidR="0055319A" w:rsidRPr="00553174" w:rsidRDefault="0055319A" w:rsidP="0055319A">
      <w:pPr>
        <w:pStyle w:val="ListParagraph"/>
        <w:numPr>
          <w:ilvl w:val="0"/>
          <w:numId w:val="1"/>
        </w:numPr>
        <w:rPr>
          <w:rFonts w:cs="Arial"/>
          <w:sz w:val="20"/>
          <w:szCs w:val="20"/>
        </w:rPr>
      </w:pPr>
      <w:r w:rsidRPr="00553174">
        <w:rPr>
          <w:rFonts w:cs="Arial"/>
          <w:sz w:val="20"/>
          <w:szCs w:val="20"/>
        </w:rPr>
        <w:t>Structural design pattern.</w:t>
      </w:r>
    </w:p>
    <w:p w:rsidR="0055319A" w:rsidRPr="00553174" w:rsidRDefault="0055319A" w:rsidP="0055319A">
      <w:pPr>
        <w:pStyle w:val="ListParagraph"/>
        <w:numPr>
          <w:ilvl w:val="0"/>
          <w:numId w:val="1"/>
        </w:numPr>
        <w:rPr>
          <w:rFonts w:cs="Arial"/>
          <w:sz w:val="20"/>
          <w:szCs w:val="20"/>
        </w:rPr>
      </w:pPr>
      <w:r w:rsidRPr="00553174">
        <w:rPr>
          <w:rFonts w:cs="Arial"/>
          <w:sz w:val="20"/>
          <w:szCs w:val="20"/>
        </w:rPr>
        <w:t>Behavioral design pattern.</w:t>
      </w:r>
    </w:p>
    <w:p w:rsidR="00922D91" w:rsidRPr="00553174" w:rsidRDefault="00922D91" w:rsidP="0055319A">
      <w:pPr>
        <w:rPr>
          <w:rFonts w:cs="Arial"/>
          <w:sz w:val="20"/>
          <w:szCs w:val="20"/>
        </w:rPr>
      </w:pPr>
      <w:r w:rsidRPr="00553174">
        <w:rPr>
          <w:rFonts w:cs="Arial"/>
          <w:sz w:val="20"/>
          <w:szCs w:val="20"/>
        </w:rPr>
        <w:t>Creational design pattern:</w:t>
      </w:r>
    </w:p>
    <w:p w:rsidR="00922D91" w:rsidRPr="00553174" w:rsidRDefault="00922D91" w:rsidP="0055319A">
      <w:pPr>
        <w:rPr>
          <w:rFonts w:cs="Arial"/>
          <w:sz w:val="20"/>
          <w:szCs w:val="20"/>
        </w:rPr>
      </w:pPr>
      <w:r w:rsidRPr="00553174">
        <w:rPr>
          <w:rFonts w:cs="Arial"/>
          <w:sz w:val="20"/>
          <w:szCs w:val="20"/>
        </w:rPr>
        <w:t xml:space="preserve">Following design pattern comes under the creational design </w:t>
      </w:r>
      <w:proofErr w:type="gramStart"/>
      <w:r w:rsidRPr="00553174">
        <w:rPr>
          <w:rFonts w:cs="Arial"/>
          <w:sz w:val="20"/>
          <w:szCs w:val="20"/>
        </w:rPr>
        <w:t>pattern</w:t>
      </w:r>
      <w:r w:rsidR="0008620D" w:rsidRPr="00553174">
        <w:rPr>
          <w:rFonts w:cs="Arial"/>
          <w:sz w:val="20"/>
          <w:szCs w:val="20"/>
        </w:rPr>
        <w:t xml:space="preserve"> :</w:t>
      </w:r>
      <w:proofErr w:type="gramEnd"/>
    </w:p>
    <w:p w:rsidR="001E1D92" w:rsidRPr="00553174" w:rsidRDefault="0008620D" w:rsidP="0055319A">
      <w:pPr>
        <w:rPr>
          <w:rFonts w:cs="Arial"/>
          <w:b/>
          <w:sz w:val="20"/>
          <w:szCs w:val="20"/>
        </w:rPr>
      </w:pPr>
      <w:r w:rsidRPr="00553174">
        <w:rPr>
          <w:rFonts w:cs="Arial"/>
          <w:b/>
          <w:sz w:val="20"/>
          <w:szCs w:val="20"/>
        </w:rPr>
        <w:t>1.)</w:t>
      </w:r>
      <w:r w:rsidR="001E1D92" w:rsidRPr="00553174">
        <w:rPr>
          <w:rFonts w:cs="Arial"/>
          <w:b/>
          <w:sz w:val="20"/>
          <w:szCs w:val="20"/>
        </w:rPr>
        <w:t xml:space="preserve"> </w:t>
      </w:r>
      <w:r w:rsidRPr="00553174">
        <w:rPr>
          <w:rFonts w:cs="Arial"/>
          <w:b/>
          <w:sz w:val="20"/>
          <w:szCs w:val="20"/>
        </w:rPr>
        <w:t>Singleton</w:t>
      </w:r>
      <w:r w:rsidR="001E1D92" w:rsidRPr="00553174">
        <w:rPr>
          <w:rFonts w:cs="Arial"/>
          <w:b/>
          <w:sz w:val="20"/>
          <w:szCs w:val="20"/>
        </w:rPr>
        <w:t xml:space="preserve"> design pattern.</w:t>
      </w:r>
    </w:p>
    <w:p w:rsidR="001E1D92" w:rsidRPr="00553174" w:rsidRDefault="001E1D92" w:rsidP="0055319A">
      <w:pPr>
        <w:rPr>
          <w:rFonts w:cs="Arial"/>
          <w:b/>
          <w:sz w:val="20"/>
          <w:szCs w:val="20"/>
        </w:rPr>
      </w:pPr>
      <w:r w:rsidRPr="00553174">
        <w:rPr>
          <w:rFonts w:cs="Arial"/>
          <w:b/>
          <w:sz w:val="20"/>
          <w:szCs w:val="20"/>
        </w:rPr>
        <w:t>2.) Factory design pattern</w:t>
      </w:r>
    </w:p>
    <w:p w:rsidR="001E1D92" w:rsidRPr="00553174" w:rsidRDefault="001E1D92" w:rsidP="0055319A">
      <w:pPr>
        <w:rPr>
          <w:rFonts w:cs="Arial"/>
          <w:b/>
          <w:sz w:val="20"/>
          <w:szCs w:val="20"/>
        </w:rPr>
      </w:pPr>
      <w:r w:rsidRPr="00553174">
        <w:rPr>
          <w:rFonts w:cs="Arial"/>
          <w:b/>
          <w:sz w:val="20"/>
          <w:szCs w:val="20"/>
        </w:rPr>
        <w:t>3.) Abstract factory design pattern.</w:t>
      </w:r>
    </w:p>
    <w:p w:rsidR="001E1D92" w:rsidRPr="00553174" w:rsidRDefault="001E1D92" w:rsidP="0055319A">
      <w:pPr>
        <w:rPr>
          <w:rFonts w:cs="Arial"/>
          <w:b/>
          <w:sz w:val="20"/>
          <w:szCs w:val="20"/>
        </w:rPr>
      </w:pPr>
      <w:r w:rsidRPr="00553174">
        <w:rPr>
          <w:rFonts w:cs="Arial"/>
          <w:b/>
          <w:sz w:val="20"/>
          <w:szCs w:val="20"/>
        </w:rPr>
        <w:t xml:space="preserve">4.) </w:t>
      </w:r>
      <w:r w:rsidR="00753CAF" w:rsidRPr="00553174">
        <w:rPr>
          <w:rFonts w:cs="Arial"/>
          <w:b/>
          <w:sz w:val="20"/>
          <w:szCs w:val="20"/>
        </w:rPr>
        <w:t>Prototype design</w:t>
      </w:r>
      <w:r w:rsidRPr="00553174">
        <w:rPr>
          <w:rFonts w:cs="Arial"/>
          <w:b/>
          <w:sz w:val="20"/>
          <w:szCs w:val="20"/>
        </w:rPr>
        <w:t xml:space="preserve"> pattern.</w:t>
      </w:r>
    </w:p>
    <w:p w:rsidR="001E1D92" w:rsidRPr="00553174" w:rsidRDefault="001E1D92" w:rsidP="0055319A">
      <w:pPr>
        <w:rPr>
          <w:rFonts w:cs="Arial"/>
          <w:sz w:val="20"/>
          <w:szCs w:val="20"/>
        </w:rPr>
      </w:pPr>
      <w:r w:rsidRPr="00553174">
        <w:rPr>
          <w:rFonts w:cs="Arial"/>
          <w:sz w:val="20"/>
          <w:szCs w:val="20"/>
        </w:rPr>
        <w:t>Structural design pattern:</w:t>
      </w:r>
    </w:p>
    <w:p w:rsidR="001E1D92" w:rsidRPr="00553174" w:rsidRDefault="001E1D92" w:rsidP="0055319A">
      <w:pPr>
        <w:rPr>
          <w:rFonts w:cs="Arial"/>
          <w:sz w:val="20"/>
          <w:szCs w:val="20"/>
        </w:rPr>
      </w:pPr>
      <w:r w:rsidRPr="00553174">
        <w:rPr>
          <w:rFonts w:cs="Arial"/>
          <w:sz w:val="20"/>
          <w:szCs w:val="20"/>
        </w:rPr>
        <w:t>Following design pattern comes under the structural design pattern.</w:t>
      </w:r>
    </w:p>
    <w:p w:rsidR="001E1D92" w:rsidRPr="00553174" w:rsidRDefault="001E1D92" w:rsidP="0055319A">
      <w:pPr>
        <w:rPr>
          <w:rFonts w:cs="Arial"/>
          <w:b/>
          <w:sz w:val="20"/>
          <w:szCs w:val="20"/>
        </w:rPr>
      </w:pPr>
      <w:r w:rsidRPr="00553174">
        <w:rPr>
          <w:rFonts w:cs="Arial"/>
          <w:b/>
          <w:sz w:val="20"/>
          <w:szCs w:val="20"/>
        </w:rPr>
        <w:t xml:space="preserve">1.) Decorator </w:t>
      </w:r>
    </w:p>
    <w:p w:rsidR="001E1D92" w:rsidRPr="00553174" w:rsidRDefault="001E1D92" w:rsidP="0055319A">
      <w:pPr>
        <w:rPr>
          <w:rFonts w:cs="Arial"/>
          <w:b/>
          <w:sz w:val="20"/>
          <w:szCs w:val="20"/>
        </w:rPr>
      </w:pPr>
      <w:r w:rsidRPr="00553174">
        <w:rPr>
          <w:rFonts w:cs="Arial"/>
          <w:b/>
          <w:sz w:val="20"/>
          <w:szCs w:val="20"/>
        </w:rPr>
        <w:t>2.) Composite</w:t>
      </w:r>
    </w:p>
    <w:p w:rsidR="001E1D92" w:rsidRPr="00553174" w:rsidRDefault="001E1D92" w:rsidP="0055319A">
      <w:pPr>
        <w:rPr>
          <w:rFonts w:cs="Arial"/>
          <w:b/>
          <w:sz w:val="20"/>
          <w:szCs w:val="20"/>
        </w:rPr>
      </w:pPr>
      <w:r w:rsidRPr="00553174">
        <w:rPr>
          <w:rFonts w:cs="Arial"/>
          <w:b/>
          <w:sz w:val="20"/>
          <w:szCs w:val="20"/>
        </w:rPr>
        <w:t>3.) Adapter</w:t>
      </w:r>
    </w:p>
    <w:p w:rsidR="001E1D92" w:rsidRPr="00553174" w:rsidRDefault="001E1D92" w:rsidP="0055319A">
      <w:pPr>
        <w:rPr>
          <w:rFonts w:cs="Arial"/>
          <w:b/>
          <w:sz w:val="20"/>
          <w:szCs w:val="20"/>
        </w:rPr>
      </w:pPr>
      <w:r w:rsidRPr="00553174">
        <w:rPr>
          <w:rFonts w:cs="Arial"/>
          <w:b/>
          <w:sz w:val="20"/>
          <w:szCs w:val="20"/>
        </w:rPr>
        <w:t xml:space="preserve">4.) Bridge </w:t>
      </w:r>
    </w:p>
    <w:p w:rsidR="001E1D92" w:rsidRPr="00553174" w:rsidRDefault="001E1D92" w:rsidP="0055319A">
      <w:pPr>
        <w:rPr>
          <w:rFonts w:cs="Arial"/>
          <w:b/>
          <w:sz w:val="20"/>
          <w:szCs w:val="20"/>
        </w:rPr>
      </w:pPr>
      <w:r w:rsidRPr="00553174">
        <w:rPr>
          <w:rFonts w:cs="Arial"/>
          <w:b/>
          <w:sz w:val="20"/>
          <w:szCs w:val="20"/>
        </w:rPr>
        <w:t>5.) Flyweight</w:t>
      </w:r>
    </w:p>
    <w:p w:rsidR="001E1D92" w:rsidRPr="00553174" w:rsidRDefault="001E1D92" w:rsidP="0055319A">
      <w:pPr>
        <w:rPr>
          <w:rFonts w:cs="Arial"/>
          <w:b/>
          <w:sz w:val="20"/>
          <w:szCs w:val="20"/>
        </w:rPr>
      </w:pPr>
      <w:r w:rsidRPr="00553174">
        <w:rPr>
          <w:rFonts w:cs="Arial"/>
          <w:b/>
          <w:sz w:val="20"/>
          <w:szCs w:val="20"/>
        </w:rPr>
        <w:t>6.) Proxy</w:t>
      </w:r>
    </w:p>
    <w:p w:rsidR="001E1D92" w:rsidRPr="00553174" w:rsidRDefault="001E1D92" w:rsidP="0055319A">
      <w:pPr>
        <w:rPr>
          <w:rFonts w:cs="Arial"/>
          <w:b/>
          <w:sz w:val="20"/>
          <w:szCs w:val="20"/>
        </w:rPr>
      </w:pPr>
      <w:r w:rsidRPr="00553174">
        <w:rPr>
          <w:rFonts w:cs="Arial"/>
          <w:b/>
          <w:sz w:val="20"/>
          <w:szCs w:val="20"/>
        </w:rPr>
        <w:t>7.) Façade</w:t>
      </w:r>
    </w:p>
    <w:p w:rsidR="001E1D92" w:rsidRPr="00553174" w:rsidRDefault="001E1D92" w:rsidP="0055319A">
      <w:pPr>
        <w:rPr>
          <w:rFonts w:cs="Arial"/>
          <w:sz w:val="20"/>
          <w:szCs w:val="20"/>
        </w:rPr>
      </w:pPr>
      <w:r w:rsidRPr="00553174">
        <w:rPr>
          <w:rFonts w:cs="Arial"/>
          <w:sz w:val="20"/>
          <w:szCs w:val="20"/>
        </w:rPr>
        <w:t>Behavioral design pattern:</w:t>
      </w:r>
    </w:p>
    <w:p w:rsidR="001E1D92" w:rsidRPr="00553174" w:rsidRDefault="001E1D92" w:rsidP="0055319A">
      <w:pPr>
        <w:rPr>
          <w:rFonts w:cs="Arial"/>
          <w:b/>
          <w:sz w:val="20"/>
          <w:szCs w:val="20"/>
        </w:rPr>
      </w:pPr>
      <w:r w:rsidRPr="00553174">
        <w:rPr>
          <w:rFonts w:cs="Arial"/>
          <w:b/>
          <w:sz w:val="20"/>
          <w:szCs w:val="20"/>
        </w:rPr>
        <w:t xml:space="preserve">1.) Chain of responsibility </w:t>
      </w:r>
    </w:p>
    <w:p w:rsidR="001E1D92" w:rsidRPr="00553174" w:rsidRDefault="001E1D92" w:rsidP="0055319A">
      <w:pPr>
        <w:rPr>
          <w:rFonts w:cs="Arial"/>
          <w:b/>
          <w:sz w:val="20"/>
          <w:szCs w:val="20"/>
        </w:rPr>
      </w:pPr>
      <w:r w:rsidRPr="00553174">
        <w:rPr>
          <w:rFonts w:cs="Arial"/>
          <w:b/>
          <w:sz w:val="20"/>
          <w:szCs w:val="20"/>
        </w:rPr>
        <w:t>2.) Command</w:t>
      </w:r>
    </w:p>
    <w:p w:rsidR="001E1D92" w:rsidRPr="00553174" w:rsidRDefault="001E1D92" w:rsidP="0055319A">
      <w:pPr>
        <w:rPr>
          <w:rFonts w:cs="Arial"/>
          <w:b/>
          <w:sz w:val="20"/>
          <w:szCs w:val="20"/>
        </w:rPr>
      </w:pPr>
      <w:r w:rsidRPr="00553174">
        <w:rPr>
          <w:rFonts w:cs="Arial"/>
          <w:b/>
          <w:sz w:val="20"/>
          <w:szCs w:val="20"/>
        </w:rPr>
        <w:t>3.) Template method</w:t>
      </w:r>
    </w:p>
    <w:p w:rsidR="001E1D92" w:rsidRPr="00553174" w:rsidRDefault="001E1D92" w:rsidP="0055319A">
      <w:pPr>
        <w:rPr>
          <w:rFonts w:cs="Arial"/>
          <w:b/>
          <w:sz w:val="20"/>
          <w:szCs w:val="20"/>
        </w:rPr>
      </w:pPr>
      <w:r w:rsidRPr="00553174">
        <w:rPr>
          <w:rFonts w:cs="Arial"/>
          <w:b/>
          <w:sz w:val="20"/>
          <w:szCs w:val="20"/>
        </w:rPr>
        <w:t>4.) Strategy</w:t>
      </w:r>
    </w:p>
    <w:p w:rsidR="001E1D92" w:rsidRPr="00553174" w:rsidRDefault="001E1D92" w:rsidP="0055319A">
      <w:pPr>
        <w:rPr>
          <w:rFonts w:cs="Arial"/>
          <w:b/>
          <w:sz w:val="20"/>
          <w:szCs w:val="20"/>
        </w:rPr>
      </w:pPr>
      <w:r w:rsidRPr="00553174">
        <w:rPr>
          <w:rFonts w:cs="Arial"/>
          <w:b/>
          <w:sz w:val="20"/>
          <w:szCs w:val="20"/>
        </w:rPr>
        <w:t xml:space="preserve">5.) State </w:t>
      </w:r>
    </w:p>
    <w:p w:rsidR="001E1D92" w:rsidRPr="00553174" w:rsidRDefault="001E1D92" w:rsidP="0055319A">
      <w:pPr>
        <w:rPr>
          <w:rFonts w:cs="Arial"/>
          <w:b/>
          <w:sz w:val="20"/>
          <w:szCs w:val="20"/>
        </w:rPr>
      </w:pPr>
      <w:r w:rsidRPr="00553174">
        <w:rPr>
          <w:rFonts w:cs="Arial"/>
          <w:b/>
          <w:sz w:val="20"/>
          <w:szCs w:val="20"/>
        </w:rPr>
        <w:t xml:space="preserve">6.) Iterator </w:t>
      </w:r>
    </w:p>
    <w:p w:rsidR="001E1D92" w:rsidRPr="00553174" w:rsidRDefault="001E1D92" w:rsidP="0055319A">
      <w:pPr>
        <w:rPr>
          <w:rFonts w:cs="Arial"/>
          <w:b/>
          <w:sz w:val="20"/>
          <w:szCs w:val="20"/>
        </w:rPr>
      </w:pPr>
      <w:r w:rsidRPr="00553174">
        <w:rPr>
          <w:rFonts w:cs="Arial"/>
          <w:b/>
          <w:sz w:val="20"/>
          <w:szCs w:val="20"/>
        </w:rPr>
        <w:t xml:space="preserve">7.) Mediator </w:t>
      </w:r>
    </w:p>
    <w:p w:rsidR="001E1D92" w:rsidRPr="00553174" w:rsidRDefault="001E1D92" w:rsidP="0055319A">
      <w:pPr>
        <w:rPr>
          <w:rFonts w:cs="Arial"/>
          <w:b/>
          <w:sz w:val="20"/>
          <w:szCs w:val="20"/>
        </w:rPr>
      </w:pPr>
      <w:r w:rsidRPr="00553174">
        <w:rPr>
          <w:rFonts w:cs="Arial"/>
          <w:b/>
          <w:sz w:val="20"/>
          <w:szCs w:val="20"/>
        </w:rPr>
        <w:t>8.) Observer</w:t>
      </w:r>
    </w:p>
    <w:p w:rsidR="001E1D92" w:rsidRPr="00553174" w:rsidRDefault="001E1D92" w:rsidP="0055319A">
      <w:pPr>
        <w:rPr>
          <w:rFonts w:cs="Arial"/>
          <w:b/>
          <w:sz w:val="20"/>
          <w:szCs w:val="20"/>
        </w:rPr>
      </w:pPr>
      <w:r w:rsidRPr="00553174">
        <w:rPr>
          <w:rFonts w:cs="Arial"/>
          <w:b/>
          <w:sz w:val="20"/>
          <w:szCs w:val="20"/>
        </w:rPr>
        <w:t>9.) Visitor</w:t>
      </w:r>
    </w:p>
    <w:p w:rsidR="001E1D92" w:rsidRPr="00553174" w:rsidRDefault="001E1D92" w:rsidP="0055319A">
      <w:pPr>
        <w:rPr>
          <w:rFonts w:cs="Arial"/>
          <w:b/>
          <w:sz w:val="20"/>
          <w:szCs w:val="20"/>
        </w:rPr>
      </w:pPr>
      <w:r w:rsidRPr="00553174">
        <w:rPr>
          <w:rFonts w:cs="Arial"/>
          <w:b/>
          <w:sz w:val="20"/>
          <w:szCs w:val="20"/>
        </w:rPr>
        <w:t>10.) Memento</w:t>
      </w:r>
    </w:p>
    <w:p w:rsidR="001E1D92" w:rsidRPr="00553174" w:rsidRDefault="001E1D92" w:rsidP="0055319A">
      <w:pPr>
        <w:rPr>
          <w:rFonts w:cs="Arial"/>
          <w:b/>
          <w:sz w:val="20"/>
          <w:szCs w:val="20"/>
        </w:rPr>
      </w:pPr>
      <w:r w:rsidRPr="00553174">
        <w:rPr>
          <w:rFonts w:cs="Arial"/>
          <w:b/>
          <w:sz w:val="20"/>
          <w:szCs w:val="20"/>
        </w:rPr>
        <w:lastRenderedPageBreak/>
        <w:t>11.) Interpreter.</w:t>
      </w:r>
    </w:p>
    <w:p w:rsidR="00753CAF" w:rsidRPr="00553174" w:rsidRDefault="00753CAF" w:rsidP="00AB75CD">
      <w:pPr>
        <w:pStyle w:val="Heading1"/>
        <w:rPr>
          <w:rFonts w:asciiTheme="minorHAnsi" w:hAnsiTheme="minorHAnsi" w:cs="Arial"/>
          <w:b/>
          <w:sz w:val="20"/>
          <w:szCs w:val="20"/>
          <w:u w:val="single"/>
        </w:rPr>
      </w:pPr>
      <w:r w:rsidRPr="00553174">
        <w:rPr>
          <w:rStyle w:val="Heading1Char"/>
          <w:rFonts w:asciiTheme="minorHAnsi" w:hAnsiTheme="minorHAnsi" w:cs="Arial"/>
          <w:sz w:val="20"/>
          <w:szCs w:val="20"/>
        </w:rPr>
        <w:t>Singleton design Pattern</w:t>
      </w:r>
      <w:r w:rsidRPr="00553174">
        <w:rPr>
          <w:rFonts w:asciiTheme="minorHAnsi" w:hAnsiTheme="minorHAnsi" w:cs="Arial"/>
          <w:b/>
          <w:sz w:val="20"/>
          <w:szCs w:val="20"/>
          <w:u w:val="single"/>
        </w:rPr>
        <w:t>:</w:t>
      </w:r>
    </w:p>
    <w:p w:rsidR="0008620D" w:rsidRPr="00553174" w:rsidRDefault="00E70A73" w:rsidP="0055319A">
      <w:pPr>
        <w:rPr>
          <w:rFonts w:cs="Arial"/>
          <w:sz w:val="20"/>
          <w:szCs w:val="20"/>
        </w:rPr>
      </w:pPr>
      <w:proofErr w:type="gramStart"/>
      <w:r w:rsidRPr="00553174">
        <w:rPr>
          <w:rFonts w:cs="Arial"/>
          <w:sz w:val="20"/>
          <w:szCs w:val="20"/>
        </w:rPr>
        <w:t>singleton</w:t>
      </w:r>
      <w:proofErr w:type="gramEnd"/>
      <w:r w:rsidRPr="00553174">
        <w:rPr>
          <w:rFonts w:cs="Arial"/>
          <w:sz w:val="20"/>
          <w:szCs w:val="20"/>
        </w:rPr>
        <w:t xml:space="preserve"> design pattern is basically used when we needed single object in the application.</w:t>
      </w:r>
    </w:p>
    <w:p w:rsidR="00605192" w:rsidRPr="00553174" w:rsidRDefault="00E70A73" w:rsidP="0055319A">
      <w:pPr>
        <w:rPr>
          <w:rFonts w:cs="Arial"/>
          <w:sz w:val="20"/>
          <w:szCs w:val="20"/>
        </w:rPr>
      </w:pPr>
      <w:r w:rsidRPr="00553174">
        <w:rPr>
          <w:rFonts w:cs="Arial"/>
          <w:sz w:val="20"/>
          <w:szCs w:val="20"/>
        </w:rPr>
        <w:t xml:space="preserve">In other </w:t>
      </w:r>
      <w:r w:rsidR="00ED2111" w:rsidRPr="00553174">
        <w:rPr>
          <w:rFonts w:cs="Arial"/>
          <w:sz w:val="20"/>
          <w:szCs w:val="20"/>
        </w:rPr>
        <w:t xml:space="preserve">words </w:t>
      </w:r>
      <w:r w:rsidR="00605192" w:rsidRPr="00553174">
        <w:rPr>
          <w:rFonts w:cs="Arial"/>
          <w:sz w:val="20"/>
          <w:szCs w:val="20"/>
        </w:rPr>
        <w:t>Singleton design patterns says define a class that has only one instance and provides a Global access point to access the same.</w:t>
      </w:r>
    </w:p>
    <w:p w:rsidR="00605192" w:rsidRPr="00553174" w:rsidRDefault="00605192" w:rsidP="0055319A">
      <w:pPr>
        <w:rPr>
          <w:rFonts w:cs="Arial"/>
          <w:color w:val="000000"/>
          <w:sz w:val="20"/>
          <w:szCs w:val="20"/>
          <w:shd w:val="clear" w:color="auto" w:fill="FFFFFF"/>
        </w:rPr>
      </w:pPr>
      <w:r w:rsidRPr="00553174">
        <w:rPr>
          <w:rFonts w:cs="Arial"/>
          <w:color w:val="000000"/>
          <w:sz w:val="20"/>
          <w:szCs w:val="20"/>
          <w:shd w:val="clear" w:color="auto" w:fill="FFFFFF"/>
        </w:rPr>
        <w:t xml:space="preserve">Only single instance should be created and single object can be used by all other </w:t>
      </w:r>
      <w:r w:rsidR="005637C8" w:rsidRPr="00553174">
        <w:rPr>
          <w:rFonts w:cs="Arial"/>
          <w:color w:val="000000"/>
          <w:sz w:val="20"/>
          <w:szCs w:val="20"/>
          <w:shd w:val="clear" w:color="auto" w:fill="FFFFFF"/>
        </w:rPr>
        <w:t>classes</w:t>
      </w:r>
      <w:r w:rsidRPr="00553174">
        <w:rPr>
          <w:rFonts w:cs="Arial"/>
          <w:color w:val="000000"/>
          <w:sz w:val="20"/>
          <w:szCs w:val="20"/>
          <w:shd w:val="clear" w:color="auto" w:fill="FFFFFF"/>
        </w:rPr>
        <w:t>.</w:t>
      </w:r>
    </w:p>
    <w:p w:rsidR="00605192" w:rsidRPr="00553174" w:rsidRDefault="008F7A78" w:rsidP="0055319A">
      <w:pPr>
        <w:rPr>
          <w:rFonts w:cs="Arial"/>
          <w:sz w:val="20"/>
          <w:szCs w:val="20"/>
        </w:rPr>
      </w:pPr>
      <w:r w:rsidRPr="00553174">
        <w:rPr>
          <w:rFonts w:cs="Arial"/>
          <w:sz w:val="20"/>
          <w:szCs w:val="20"/>
        </w:rPr>
        <w:t>There are 2 forms of singleton design pattern.</w:t>
      </w:r>
    </w:p>
    <w:p w:rsidR="008F7A78" w:rsidRPr="00553174" w:rsidRDefault="008F7A78" w:rsidP="0055319A">
      <w:pPr>
        <w:rPr>
          <w:rFonts w:cs="Arial"/>
          <w:sz w:val="20"/>
          <w:szCs w:val="20"/>
        </w:rPr>
      </w:pPr>
      <w:r w:rsidRPr="00553174">
        <w:rPr>
          <w:rFonts w:cs="Arial"/>
          <w:sz w:val="20"/>
          <w:szCs w:val="20"/>
        </w:rPr>
        <w:t xml:space="preserve"> </w:t>
      </w:r>
      <w:r w:rsidRPr="00553174">
        <w:rPr>
          <w:rFonts w:cs="Arial"/>
          <w:sz w:val="20"/>
          <w:szCs w:val="20"/>
        </w:rPr>
        <w:tab/>
        <w:t xml:space="preserve">Early </w:t>
      </w:r>
      <w:proofErr w:type="gramStart"/>
      <w:r w:rsidRPr="00553174">
        <w:rPr>
          <w:rFonts w:cs="Arial"/>
          <w:sz w:val="20"/>
          <w:szCs w:val="20"/>
        </w:rPr>
        <w:t>installation :</w:t>
      </w:r>
      <w:proofErr w:type="gramEnd"/>
      <w:r w:rsidRPr="00553174">
        <w:rPr>
          <w:rFonts w:cs="Arial"/>
          <w:sz w:val="20"/>
          <w:szCs w:val="20"/>
        </w:rPr>
        <w:t xml:space="preserve"> creation of instance at load time.</w:t>
      </w:r>
    </w:p>
    <w:p w:rsidR="008F7A78" w:rsidRPr="00553174" w:rsidRDefault="008F7A78" w:rsidP="0055319A">
      <w:pPr>
        <w:rPr>
          <w:rFonts w:cs="Arial"/>
          <w:sz w:val="20"/>
          <w:szCs w:val="20"/>
        </w:rPr>
      </w:pPr>
      <w:r w:rsidRPr="00553174">
        <w:rPr>
          <w:rFonts w:cs="Arial"/>
          <w:sz w:val="20"/>
          <w:szCs w:val="20"/>
        </w:rPr>
        <w:tab/>
        <w:t xml:space="preserve">Lazy </w:t>
      </w:r>
      <w:proofErr w:type="gramStart"/>
      <w:r w:rsidRPr="00553174">
        <w:rPr>
          <w:rFonts w:cs="Arial"/>
          <w:sz w:val="20"/>
          <w:szCs w:val="20"/>
        </w:rPr>
        <w:t>installation :</w:t>
      </w:r>
      <w:proofErr w:type="gramEnd"/>
      <w:r w:rsidRPr="00553174">
        <w:rPr>
          <w:rFonts w:cs="Arial"/>
          <w:sz w:val="20"/>
          <w:szCs w:val="20"/>
        </w:rPr>
        <w:t xml:space="preserve"> creation of the instance when required.</w:t>
      </w:r>
    </w:p>
    <w:p w:rsidR="008F7A78" w:rsidRPr="00553174" w:rsidRDefault="008F7A78" w:rsidP="0055319A">
      <w:pPr>
        <w:rPr>
          <w:rFonts w:cs="Arial"/>
          <w:sz w:val="20"/>
          <w:szCs w:val="20"/>
        </w:rPr>
      </w:pPr>
      <w:proofErr w:type="gramStart"/>
      <w:r w:rsidRPr="00553174">
        <w:rPr>
          <w:rFonts w:cs="Arial"/>
          <w:sz w:val="20"/>
          <w:szCs w:val="20"/>
        </w:rPr>
        <w:t>Advantages :</w:t>
      </w:r>
      <w:proofErr w:type="gramEnd"/>
    </w:p>
    <w:p w:rsidR="008F7A78" w:rsidRPr="00553174" w:rsidRDefault="008F7A78" w:rsidP="0055319A">
      <w:pPr>
        <w:rPr>
          <w:rFonts w:cs="Arial"/>
          <w:sz w:val="20"/>
          <w:szCs w:val="20"/>
        </w:rPr>
      </w:pPr>
      <w:r w:rsidRPr="00553174">
        <w:rPr>
          <w:rFonts w:cs="Arial"/>
          <w:sz w:val="20"/>
          <w:szCs w:val="20"/>
        </w:rPr>
        <w:t xml:space="preserve">Saves memory as only single instance is created and used again and again instead of creating the </w:t>
      </w:r>
      <w:r w:rsidR="00CF0393" w:rsidRPr="00553174">
        <w:rPr>
          <w:rFonts w:cs="Arial"/>
          <w:sz w:val="20"/>
          <w:szCs w:val="20"/>
        </w:rPr>
        <w:t>new instance.</w:t>
      </w:r>
    </w:p>
    <w:p w:rsidR="00CF0393" w:rsidRPr="00553174" w:rsidRDefault="00CF0393" w:rsidP="0055319A">
      <w:pPr>
        <w:rPr>
          <w:rFonts w:cs="Arial"/>
          <w:sz w:val="20"/>
          <w:szCs w:val="20"/>
        </w:rPr>
      </w:pPr>
      <w:r w:rsidRPr="00553174">
        <w:rPr>
          <w:rFonts w:cs="Arial"/>
          <w:sz w:val="20"/>
          <w:szCs w:val="20"/>
        </w:rPr>
        <w:t>Singleton thread application is mostly used in multi- threaded application and database ap</w:t>
      </w:r>
      <w:r w:rsidR="00E91253" w:rsidRPr="00553174">
        <w:rPr>
          <w:rFonts w:cs="Arial"/>
          <w:sz w:val="20"/>
          <w:szCs w:val="20"/>
        </w:rPr>
        <w:t>plication. It is mostly used for caching, logging purpose.</w:t>
      </w:r>
    </w:p>
    <w:p w:rsidR="00A66276" w:rsidRPr="00553174" w:rsidRDefault="00A66276" w:rsidP="00753CAF">
      <w:pPr>
        <w:pStyle w:val="Heading3"/>
        <w:rPr>
          <w:rFonts w:asciiTheme="minorHAnsi" w:eastAsia="Times New Roman" w:hAnsiTheme="minorHAnsi" w:cs="Arial"/>
          <w:sz w:val="20"/>
          <w:szCs w:val="20"/>
        </w:rPr>
      </w:pPr>
      <w:r w:rsidRPr="00553174">
        <w:rPr>
          <w:rFonts w:asciiTheme="minorHAnsi" w:eastAsia="Times New Roman" w:hAnsiTheme="minorHAnsi" w:cs="Arial"/>
          <w:sz w:val="20"/>
          <w:szCs w:val="20"/>
        </w:rPr>
        <w:t>How to create Singleton design pattern?</w:t>
      </w:r>
    </w:p>
    <w:p w:rsidR="00A66276" w:rsidRPr="00553174" w:rsidRDefault="00A66276" w:rsidP="00A66276">
      <w:pPr>
        <w:shd w:val="clear" w:color="auto" w:fill="FFFFFF"/>
        <w:spacing w:before="100" w:beforeAutospacing="1" w:after="100" w:afterAutospacing="1" w:line="240" w:lineRule="auto"/>
        <w:jc w:val="both"/>
        <w:rPr>
          <w:rFonts w:eastAsia="Times New Roman" w:cs="Arial"/>
          <w:color w:val="000000"/>
          <w:sz w:val="20"/>
          <w:szCs w:val="20"/>
        </w:rPr>
      </w:pPr>
      <w:r w:rsidRPr="00553174">
        <w:rPr>
          <w:rFonts w:eastAsia="Times New Roman" w:cs="Arial"/>
          <w:color w:val="000000"/>
          <w:sz w:val="20"/>
          <w:szCs w:val="20"/>
        </w:rPr>
        <w:t>To create the singleton class, we need to have static member of class, private constructor and static factory method.</w:t>
      </w:r>
    </w:p>
    <w:p w:rsidR="00A66276" w:rsidRPr="00553174" w:rsidRDefault="00A66276" w:rsidP="00A66276">
      <w:pPr>
        <w:numPr>
          <w:ilvl w:val="0"/>
          <w:numId w:val="2"/>
        </w:numPr>
        <w:shd w:val="clear" w:color="auto" w:fill="FFFFFF"/>
        <w:spacing w:before="60" w:after="100" w:afterAutospacing="1" w:line="345" w:lineRule="atLeast"/>
        <w:jc w:val="both"/>
        <w:rPr>
          <w:rFonts w:eastAsia="Times New Roman" w:cs="Arial"/>
          <w:color w:val="000000"/>
          <w:sz w:val="20"/>
          <w:szCs w:val="20"/>
        </w:rPr>
      </w:pPr>
      <w:r w:rsidRPr="00553174">
        <w:rPr>
          <w:rFonts w:eastAsia="Times New Roman" w:cs="Arial"/>
          <w:b/>
          <w:bCs/>
          <w:color w:val="000000"/>
          <w:sz w:val="20"/>
          <w:szCs w:val="20"/>
        </w:rPr>
        <w:t>Static member:</w:t>
      </w:r>
      <w:r w:rsidRPr="00553174">
        <w:rPr>
          <w:rFonts w:eastAsia="Times New Roman" w:cs="Arial"/>
          <w:color w:val="000000"/>
          <w:sz w:val="20"/>
          <w:szCs w:val="20"/>
        </w:rPr>
        <w:t> It gets memory only once because of static, itcontains the instance of the Singleton class.</w:t>
      </w:r>
    </w:p>
    <w:p w:rsidR="00A66276" w:rsidRPr="00553174" w:rsidRDefault="00A66276" w:rsidP="00A66276">
      <w:pPr>
        <w:numPr>
          <w:ilvl w:val="0"/>
          <w:numId w:val="2"/>
        </w:numPr>
        <w:shd w:val="clear" w:color="auto" w:fill="FFFFFF"/>
        <w:spacing w:before="60" w:after="100" w:afterAutospacing="1" w:line="345" w:lineRule="atLeast"/>
        <w:jc w:val="both"/>
        <w:rPr>
          <w:rFonts w:eastAsia="Times New Roman" w:cs="Arial"/>
          <w:color w:val="000000"/>
          <w:sz w:val="20"/>
          <w:szCs w:val="20"/>
        </w:rPr>
      </w:pPr>
      <w:r w:rsidRPr="00553174">
        <w:rPr>
          <w:rFonts w:eastAsia="Times New Roman" w:cs="Arial"/>
          <w:b/>
          <w:bCs/>
          <w:color w:val="000000"/>
          <w:sz w:val="20"/>
          <w:szCs w:val="20"/>
        </w:rPr>
        <w:t>Private constructor:</w:t>
      </w:r>
      <w:r w:rsidRPr="00553174">
        <w:rPr>
          <w:rFonts w:eastAsia="Times New Roman" w:cs="Arial"/>
          <w:color w:val="000000"/>
          <w:sz w:val="20"/>
          <w:szCs w:val="20"/>
        </w:rPr>
        <w:t> It will prevent to instantiate the Singleton class from outside the class.</w:t>
      </w:r>
    </w:p>
    <w:p w:rsidR="00A66276" w:rsidRPr="00553174" w:rsidRDefault="00A66276" w:rsidP="00A66276">
      <w:pPr>
        <w:numPr>
          <w:ilvl w:val="0"/>
          <w:numId w:val="2"/>
        </w:numPr>
        <w:shd w:val="clear" w:color="auto" w:fill="FFFFFF"/>
        <w:spacing w:before="60" w:after="100" w:afterAutospacing="1" w:line="345" w:lineRule="atLeast"/>
        <w:jc w:val="both"/>
        <w:rPr>
          <w:rFonts w:eastAsia="Times New Roman" w:cs="Arial"/>
          <w:color w:val="000000"/>
          <w:sz w:val="20"/>
          <w:szCs w:val="20"/>
        </w:rPr>
      </w:pPr>
      <w:r w:rsidRPr="00553174">
        <w:rPr>
          <w:rFonts w:eastAsia="Times New Roman" w:cs="Arial"/>
          <w:b/>
          <w:bCs/>
          <w:color w:val="000000"/>
          <w:sz w:val="20"/>
          <w:szCs w:val="20"/>
        </w:rPr>
        <w:t>Static factory method:</w:t>
      </w:r>
      <w:r w:rsidRPr="00553174">
        <w:rPr>
          <w:rFonts w:eastAsia="Times New Roman" w:cs="Arial"/>
          <w:color w:val="000000"/>
          <w:sz w:val="20"/>
          <w:szCs w:val="20"/>
        </w:rPr>
        <w:t> This provides the global point of access to the Singleton object and returns the instance to the caller.</w:t>
      </w:r>
    </w:p>
    <w:p w:rsidR="00905DDB" w:rsidRPr="00553174" w:rsidRDefault="00905DDB" w:rsidP="00905DDB">
      <w:pPr>
        <w:pStyle w:val="Heading3"/>
        <w:shd w:val="clear" w:color="auto" w:fill="FFFFFF"/>
        <w:spacing w:line="312" w:lineRule="atLeast"/>
        <w:jc w:val="both"/>
        <w:rPr>
          <w:rFonts w:asciiTheme="minorHAnsi" w:hAnsiTheme="minorHAnsi" w:cs="Arial"/>
          <w:color w:val="610B4B"/>
          <w:sz w:val="20"/>
          <w:szCs w:val="20"/>
        </w:rPr>
      </w:pPr>
      <w:r w:rsidRPr="00553174">
        <w:rPr>
          <w:rFonts w:asciiTheme="minorHAnsi" w:hAnsiTheme="minorHAnsi" w:cs="Arial"/>
          <w:b/>
          <w:bCs/>
          <w:color w:val="610B4B"/>
          <w:sz w:val="20"/>
          <w:szCs w:val="20"/>
        </w:rPr>
        <w:t>Understanding early Instantiation of Singleton Pattern</w:t>
      </w:r>
    </w:p>
    <w:p w:rsidR="00905DDB" w:rsidRPr="00553174" w:rsidRDefault="00905DDB" w:rsidP="00905DDB">
      <w:pPr>
        <w:pStyle w:val="NormalWeb"/>
        <w:shd w:val="clear" w:color="auto" w:fill="FFFFFF"/>
        <w:jc w:val="both"/>
        <w:rPr>
          <w:rFonts w:asciiTheme="minorHAnsi" w:hAnsiTheme="minorHAnsi" w:cs="Arial"/>
          <w:color w:val="000000"/>
          <w:sz w:val="20"/>
          <w:szCs w:val="20"/>
        </w:rPr>
      </w:pPr>
      <w:r w:rsidRPr="00553174">
        <w:rPr>
          <w:rFonts w:asciiTheme="minorHAnsi" w:hAnsiTheme="minorHAnsi" w:cs="Arial"/>
          <w:color w:val="000000"/>
          <w:sz w:val="20"/>
          <w:szCs w:val="20"/>
        </w:rPr>
        <w:t xml:space="preserve">In such case, we create the instance of the class at the time of declaring the static data member, so instance of the class is created at the time of </w:t>
      </w:r>
      <w:r w:rsidR="00AB75CD" w:rsidRPr="00553174">
        <w:rPr>
          <w:rFonts w:asciiTheme="minorHAnsi" w:hAnsiTheme="minorHAnsi" w:cs="Arial"/>
          <w:color w:val="000000"/>
          <w:sz w:val="20"/>
          <w:szCs w:val="20"/>
        </w:rPr>
        <w:t>class loading</w:t>
      </w:r>
      <w:r w:rsidRPr="00553174">
        <w:rPr>
          <w:rFonts w:asciiTheme="minorHAnsi" w:hAnsiTheme="minorHAnsi" w:cs="Arial"/>
          <w:color w:val="000000"/>
          <w:sz w:val="20"/>
          <w:szCs w:val="20"/>
        </w:rPr>
        <w:t>.</w:t>
      </w:r>
    </w:p>
    <w:p w:rsidR="00905DDB" w:rsidRPr="00553174" w:rsidRDefault="00905DDB" w:rsidP="00905DDB">
      <w:pPr>
        <w:pStyle w:val="NormalWeb"/>
        <w:shd w:val="clear" w:color="auto" w:fill="FFFFFF"/>
        <w:jc w:val="both"/>
        <w:rPr>
          <w:rFonts w:asciiTheme="minorHAnsi" w:hAnsiTheme="minorHAnsi" w:cs="Arial"/>
          <w:color w:val="000000"/>
          <w:sz w:val="20"/>
          <w:szCs w:val="20"/>
        </w:rPr>
      </w:pPr>
      <w:r w:rsidRPr="00553174">
        <w:rPr>
          <w:rFonts w:asciiTheme="minorHAnsi" w:hAnsiTheme="minorHAnsi" w:cs="Arial"/>
          <w:color w:val="000000"/>
          <w:sz w:val="20"/>
          <w:szCs w:val="20"/>
        </w:rPr>
        <w:t>Let's see the example of singleton design pattern using early instantiation.</w:t>
      </w:r>
    </w:p>
    <w:p w:rsidR="00905DDB" w:rsidRPr="00553174" w:rsidRDefault="00905DDB" w:rsidP="00905DDB">
      <w:pPr>
        <w:shd w:val="clear" w:color="auto" w:fill="FFFFFF"/>
        <w:jc w:val="both"/>
        <w:rPr>
          <w:rFonts w:cs="Arial"/>
          <w:i/>
          <w:iCs/>
          <w:color w:val="000000"/>
          <w:sz w:val="20"/>
          <w:szCs w:val="20"/>
        </w:rPr>
      </w:pPr>
      <w:r w:rsidRPr="00553174">
        <w:rPr>
          <w:rFonts w:cs="Arial"/>
          <w:i/>
          <w:iCs/>
          <w:color w:val="000000"/>
          <w:sz w:val="20"/>
          <w:szCs w:val="20"/>
        </w:rPr>
        <w:t>File: A.java</w:t>
      </w:r>
    </w:p>
    <w:p w:rsidR="00905DDB" w:rsidRPr="00553174" w:rsidRDefault="00905DDB" w:rsidP="00905DDB">
      <w:pPr>
        <w:numPr>
          <w:ilvl w:val="0"/>
          <w:numId w:val="3"/>
        </w:numPr>
        <w:shd w:val="clear" w:color="auto" w:fill="FFFFFF"/>
        <w:spacing w:after="0" w:line="345" w:lineRule="atLeast"/>
        <w:ind w:left="0"/>
        <w:jc w:val="both"/>
        <w:rPr>
          <w:rFonts w:cs="Arial"/>
          <w:color w:val="000000"/>
          <w:sz w:val="20"/>
          <w:szCs w:val="20"/>
        </w:rPr>
      </w:pPr>
      <w:r w:rsidRPr="00553174">
        <w:rPr>
          <w:rStyle w:val="keyword"/>
          <w:rFonts w:cs="Arial"/>
          <w:b/>
          <w:bCs/>
          <w:color w:val="006699"/>
          <w:sz w:val="20"/>
          <w:szCs w:val="20"/>
          <w:bdr w:val="none" w:sz="0" w:space="0" w:color="auto" w:frame="1"/>
        </w:rPr>
        <w:t>class</w:t>
      </w:r>
      <w:r w:rsidRPr="00553174">
        <w:rPr>
          <w:rFonts w:cs="Arial"/>
          <w:color w:val="000000"/>
          <w:sz w:val="20"/>
          <w:szCs w:val="20"/>
          <w:bdr w:val="none" w:sz="0" w:space="0" w:color="auto" w:frame="1"/>
        </w:rPr>
        <w:t> A{  </w:t>
      </w:r>
    </w:p>
    <w:p w:rsidR="00905DDB" w:rsidRPr="00553174" w:rsidRDefault="00905DDB" w:rsidP="00905DDB">
      <w:pPr>
        <w:numPr>
          <w:ilvl w:val="0"/>
          <w:numId w:val="3"/>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r w:rsidRPr="00553174">
        <w:rPr>
          <w:rStyle w:val="keyword"/>
          <w:rFonts w:cs="Arial"/>
          <w:b/>
          <w:bCs/>
          <w:color w:val="006699"/>
          <w:sz w:val="20"/>
          <w:szCs w:val="20"/>
          <w:bdr w:val="none" w:sz="0" w:space="0" w:color="auto" w:frame="1"/>
        </w:rPr>
        <w:t>private</w:t>
      </w:r>
      <w:r w:rsidRPr="00553174">
        <w:rPr>
          <w:rFonts w:cs="Arial"/>
          <w:color w:val="000000"/>
          <w:sz w:val="20"/>
          <w:szCs w:val="20"/>
          <w:bdr w:val="none" w:sz="0" w:space="0" w:color="auto" w:frame="1"/>
        </w:rPr>
        <w:t> </w:t>
      </w:r>
      <w:r w:rsidRPr="00553174">
        <w:rPr>
          <w:rStyle w:val="keyword"/>
          <w:rFonts w:cs="Arial"/>
          <w:b/>
          <w:bCs/>
          <w:color w:val="006699"/>
          <w:sz w:val="20"/>
          <w:szCs w:val="20"/>
          <w:bdr w:val="none" w:sz="0" w:space="0" w:color="auto" w:frame="1"/>
        </w:rPr>
        <w:t>static</w:t>
      </w:r>
      <w:r w:rsidRPr="00553174">
        <w:rPr>
          <w:rFonts w:cs="Arial"/>
          <w:color w:val="000000"/>
          <w:sz w:val="20"/>
          <w:szCs w:val="20"/>
          <w:bdr w:val="none" w:sz="0" w:space="0" w:color="auto" w:frame="1"/>
        </w:rPr>
        <w:t> A obj=</w:t>
      </w:r>
      <w:r w:rsidRPr="00553174">
        <w:rPr>
          <w:rStyle w:val="keyword"/>
          <w:rFonts w:cs="Arial"/>
          <w:b/>
          <w:bCs/>
          <w:color w:val="006699"/>
          <w:sz w:val="20"/>
          <w:szCs w:val="20"/>
          <w:bdr w:val="none" w:sz="0" w:space="0" w:color="auto" w:frame="1"/>
        </w:rPr>
        <w:t>new</w:t>
      </w:r>
      <w:r w:rsidRPr="00553174">
        <w:rPr>
          <w:rFonts w:cs="Arial"/>
          <w:color w:val="000000"/>
          <w:sz w:val="20"/>
          <w:szCs w:val="20"/>
          <w:bdr w:val="none" w:sz="0" w:space="0" w:color="auto" w:frame="1"/>
        </w:rPr>
        <w:t> A();</w:t>
      </w:r>
      <w:r w:rsidRPr="00553174">
        <w:rPr>
          <w:rStyle w:val="comment"/>
          <w:rFonts w:cs="Arial"/>
          <w:color w:val="008200"/>
          <w:sz w:val="20"/>
          <w:szCs w:val="20"/>
          <w:bdr w:val="none" w:sz="0" w:space="0" w:color="auto" w:frame="1"/>
        </w:rPr>
        <w:t>//Early, instance will be created at load time</w:t>
      </w:r>
      <w:r w:rsidRPr="00553174">
        <w:rPr>
          <w:rFonts w:cs="Arial"/>
          <w:color w:val="000000"/>
          <w:sz w:val="20"/>
          <w:szCs w:val="20"/>
          <w:bdr w:val="none" w:sz="0" w:space="0" w:color="auto" w:frame="1"/>
        </w:rPr>
        <w:t>  </w:t>
      </w:r>
    </w:p>
    <w:p w:rsidR="00905DDB" w:rsidRPr="00553174" w:rsidRDefault="00905DDB" w:rsidP="00905DDB">
      <w:pPr>
        <w:numPr>
          <w:ilvl w:val="0"/>
          <w:numId w:val="3"/>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r w:rsidRPr="00553174">
        <w:rPr>
          <w:rStyle w:val="keyword"/>
          <w:rFonts w:cs="Arial"/>
          <w:b/>
          <w:bCs/>
          <w:color w:val="006699"/>
          <w:sz w:val="20"/>
          <w:szCs w:val="20"/>
          <w:bdr w:val="none" w:sz="0" w:space="0" w:color="auto" w:frame="1"/>
        </w:rPr>
        <w:t>private</w:t>
      </w:r>
      <w:r w:rsidRPr="00553174">
        <w:rPr>
          <w:rFonts w:cs="Arial"/>
          <w:color w:val="000000"/>
          <w:sz w:val="20"/>
          <w:szCs w:val="20"/>
          <w:bdr w:val="none" w:sz="0" w:space="0" w:color="auto" w:frame="1"/>
        </w:rPr>
        <w:t> A(){}  </w:t>
      </w:r>
    </w:p>
    <w:p w:rsidR="00905DDB" w:rsidRPr="00553174" w:rsidRDefault="00905DDB" w:rsidP="00905DDB">
      <w:pPr>
        <w:numPr>
          <w:ilvl w:val="0"/>
          <w:numId w:val="3"/>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p>
    <w:p w:rsidR="00905DDB" w:rsidRPr="00553174" w:rsidRDefault="00905DDB" w:rsidP="00905DDB">
      <w:pPr>
        <w:numPr>
          <w:ilvl w:val="0"/>
          <w:numId w:val="3"/>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r w:rsidRPr="00553174">
        <w:rPr>
          <w:rStyle w:val="keyword"/>
          <w:rFonts w:cs="Arial"/>
          <w:b/>
          <w:bCs/>
          <w:color w:val="006699"/>
          <w:sz w:val="20"/>
          <w:szCs w:val="20"/>
          <w:bdr w:val="none" w:sz="0" w:space="0" w:color="auto" w:frame="1"/>
        </w:rPr>
        <w:t>public</w:t>
      </w:r>
      <w:r w:rsidRPr="00553174">
        <w:rPr>
          <w:rFonts w:cs="Arial"/>
          <w:color w:val="000000"/>
          <w:sz w:val="20"/>
          <w:szCs w:val="20"/>
          <w:bdr w:val="none" w:sz="0" w:space="0" w:color="auto" w:frame="1"/>
        </w:rPr>
        <w:t> </w:t>
      </w:r>
      <w:r w:rsidRPr="00553174">
        <w:rPr>
          <w:rStyle w:val="keyword"/>
          <w:rFonts w:cs="Arial"/>
          <w:b/>
          <w:bCs/>
          <w:color w:val="006699"/>
          <w:sz w:val="20"/>
          <w:szCs w:val="20"/>
          <w:bdr w:val="none" w:sz="0" w:space="0" w:color="auto" w:frame="1"/>
        </w:rPr>
        <w:t>static</w:t>
      </w:r>
      <w:r w:rsidRPr="00553174">
        <w:rPr>
          <w:rFonts w:cs="Arial"/>
          <w:color w:val="000000"/>
          <w:sz w:val="20"/>
          <w:szCs w:val="20"/>
          <w:bdr w:val="none" w:sz="0" w:space="0" w:color="auto" w:frame="1"/>
        </w:rPr>
        <w:t> A getA(){  </w:t>
      </w:r>
    </w:p>
    <w:p w:rsidR="00905DDB" w:rsidRPr="00553174" w:rsidRDefault="00905DDB" w:rsidP="00905DDB">
      <w:pPr>
        <w:numPr>
          <w:ilvl w:val="0"/>
          <w:numId w:val="3"/>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r w:rsidRPr="00553174">
        <w:rPr>
          <w:rStyle w:val="keyword"/>
          <w:rFonts w:cs="Arial"/>
          <w:b/>
          <w:bCs/>
          <w:color w:val="006699"/>
          <w:sz w:val="20"/>
          <w:szCs w:val="20"/>
          <w:bdr w:val="none" w:sz="0" w:space="0" w:color="auto" w:frame="1"/>
        </w:rPr>
        <w:t>return</w:t>
      </w:r>
      <w:r w:rsidRPr="00553174">
        <w:rPr>
          <w:rFonts w:cs="Arial"/>
          <w:color w:val="000000"/>
          <w:sz w:val="20"/>
          <w:szCs w:val="20"/>
          <w:bdr w:val="none" w:sz="0" w:space="0" w:color="auto" w:frame="1"/>
        </w:rPr>
        <w:t> obj;  </w:t>
      </w:r>
    </w:p>
    <w:p w:rsidR="00905DDB" w:rsidRPr="00553174" w:rsidRDefault="00905DDB" w:rsidP="00905DDB">
      <w:pPr>
        <w:numPr>
          <w:ilvl w:val="0"/>
          <w:numId w:val="3"/>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  </w:t>
      </w:r>
    </w:p>
    <w:p w:rsidR="00905DDB" w:rsidRPr="00553174" w:rsidRDefault="00905DDB" w:rsidP="00905DDB">
      <w:pPr>
        <w:numPr>
          <w:ilvl w:val="0"/>
          <w:numId w:val="3"/>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lastRenderedPageBreak/>
        <w:t>  </w:t>
      </w:r>
    </w:p>
    <w:p w:rsidR="00905DDB" w:rsidRPr="00553174" w:rsidRDefault="00905DDB" w:rsidP="00905DDB">
      <w:pPr>
        <w:numPr>
          <w:ilvl w:val="0"/>
          <w:numId w:val="3"/>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r w:rsidRPr="00553174">
        <w:rPr>
          <w:rStyle w:val="keyword"/>
          <w:rFonts w:cs="Arial"/>
          <w:b/>
          <w:bCs/>
          <w:color w:val="006699"/>
          <w:sz w:val="20"/>
          <w:szCs w:val="20"/>
          <w:bdr w:val="none" w:sz="0" w:space="0" w:color="auto" w:frame="1"/>
        </w:rPr>
        <w:t>public</w:t>
      </w:r>
      <w:r w:rsidRPr="00553174">
        <w:rPr>
          <w:rFonts w:cs="Arial"/>
          <w:color w:val="000000"/>
          <w:sz w:val="20"/>
          <w:szCs w:val="20"/>
          <w:bdr w:val="none" w:sz="0" w:space="0" w:color="auto" w:frame="1"/>
        </w:rPr>
        <w:t> </w:t>
      </w:r>
      <w:r w:rsidRPr="00553174">
        <w:rPr>
          <w:rStyle w:val="keyword"/>
          <w:rFonts w:cs="Arial"/>
          <w:b/>
          <w:bCs/>
          <w:color w:val="006699"/>
          <w:sz w:val="20"/>
          <w:szCs w:val="20"/>
          <w:bdr w:val="none" w:sz="0" w:space="0" w:color="auto" w:frame="1"/>
        </w:rPr>
        <w:t>void</w:t>
      </w:r>
      <w:r w:rsidRPr="00553174">
        <w:rPr>
          <w:rFonts w:cs="Arial"/>
          <w:color w:val="000000"/>
          <w:sz w:val="20"/>
          <w:szCs w:val="20"/>
          <w:bdr w:val="none" w:sz="0" w:space="0" w:color="auto" w:frame="1"/>
        </w:rPr>
        <w:t> doSomething(){  </w:t>
      </w:r>
    </w:p>
    <w:p w:rsidR="00905DDB" w:rsidRPr="00553174" w:rsidRDefault="00905DDB" w:rsidP="00905DDB">
      <w:pPr>
        <w:numPr>
          <w:ilvl w:val="0"/>
          <w:numId w:val="3"/>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r w:rsidRPr="00553174">
        <w:rPr>
          <w:rStyle w:val="comment"/>
          <w:rFonts w:cs="Arial"/>
          <w:color w:val="008200"/>
          <w:sz w:val="20"/>
          <w:szCs w:val="20"/>
          <w:bdr w:val="none" w:sz="0" w:space="0" w:color="auto" w:frame="1"/>
        </w:rPr>
        <w:t>//write your code</w:t>
      </w:r>
      <w:r w:rsidRPr="00553174">
        <w:rPr>
          <w:rFonts w:cs="Arial"/>
          <w:color w:val="000000"/>
          <w:sz w:val="20"/>
          <w:szCs w:val="20"/>
          <w:bdr w:val="none" w:sz="0" w:space="0" w:color="auto" w:frame="1"/>
        </w:rPr>
        <w:t>  </w:t>
      </w:r>
    </w:p>
    <w:p w:rsidR="00905DDB" w:rsidRPr="00553174" w:rsidRDefault="00905DDB" w:rsidP="00905DDB">
      <w:pPr>
        <w:numPr>
          <w:ilvl w:val="0"/>
          <w:numId w:val="3"/>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  </w:t>
      </w:r>
    </w:p>
    <w:p w:rsidR="00905DDB" w:rsidRPr="00553174" w:rsidRDefault="00905DDB" w:rsidP="00905DDB">
      <w:pPr>
        <w:numPr>
          <w:ilvl w:val="0"/>
          <w:numId w:val="3"/>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p>
    <w:p w:rsidR="00905DDB" w:rsidRPr="00553174" w:rsidRDefault="00C05106" w:rsidP="00905DDB">
      <w:pPr>
        <w:spacing w:line="240" w:lineRule="auto"/>
        <w:rPr>
          <w:rFonts w:cs="Arial"/>
          <w:sz w:val="20"/>
          <w:szCs w:val="20"/>
        </w:rPr>
      </w:pPr>
      <w:r w:rsidRPr="00553174">
        <w:rPr>
          <w:rFonts w:cs="Arial"/>
          <w:sz w:val="20"/>
          <w:szCs w:val="20"/>
        </w:rPr>
        <w:pict>
          <v:rect id="_x0000_i1025" style="width:0;height:.75pt" o:hrstd="t" o:hrnoshade="t" o:hr="t" fillcolor="#d4d4d4" stroked="f"/>
        </w:pict>
      </w:r>
    </w:p>
    <w:p w:rsidR="00905DDB" w:rsidRPr="00553174" w:rsidRDefault="00905DDB" w:rsidP="00905DDB">
      <w:pPr>
        <w:pStyle w:val="Heading3"/>
        <w:shd w:val="clear" w:color="auto" w:fill="FFFFFF"/>
        <w:spacing w:line="312" w:lineRule="atLeast"/>
        <w:jc w:val="both"/>
        <w:rPr>
          <w:rFonts w:asciiTheme="minorHAnsi" w:hAnsiTheme="minorHAnsi" w:cs="Arial"/>
          <w:color w:val="610B4B"/>
          <w:sz w:val="20"/>
          <w:szCs w:val="20"/>
        </w:rPr>
      </w:pPr>
      <w:r w:rsidRPr="00553174">
        <w:rPr>
          <w:rFonts w:asciiTheme="minorHAnsi" w:hAnsiTheme="minorHAnsi" w:cs="Arial"/>
          <w:b/>
          <w:bCs/>
          <w:color w:val="610B4B"/>
          <w:sz w:val="20"/>
          <w:szCs w:val="20"/>
        </w:rPr>
        <w:t>Understanding lazy Instantiation of Singleton Pattern</w:t>
      </w:r>
    </w:p>
    <w:p w:rsidR="00905DDB" w:rsidRPr="00553174" w:rsidRDefault="00905DDB" w:rsidP="00905DDB">
      <w:pPr>
        <w:pStyle w:val="NormalWeb"/>
        <w:shd w:val="clear" w:color="auto" w:fill="FFFFFF"/>
        <w:jc w:val="both"/>
        <w:rPr>
          <w:rFonts w:asciiTheme="minorHAnsi" w:hAnsiTheme="minorHAnsi" w:cs="Arial"/>
          <w:color w:val="000000"/>
          <w:sz w:val="20"/>
          <w:szCs w:val="20"/>
        </w:rPr>
      </w:pPr>
      <w:r w:rsidRPr="00553174">
        <w:rPr>
          <w:rFonts w:asciiTheme="minorHAnsi" w:hAnsiTheme="minorHAnsi" w:cs="Arial"/>
          <w:color w:val="000000"/>
          <w:sz w:val="20"/>
          <w:szCs w:val="20"/>
        </w:rPr>
        <w:t>In such case, we create the instance of the class in synchronized method or synchronized block, so instance of the class is created when required.</w:t>
      </w:r>
    </w:p>
    <w:p w:rsidR="00905DDB" w:rsidRPr="00553174" w:rsidRDefault="00905DDB" w:rsidP="00905DDB">
      <w:pPr>
        <w:pStyle w:val="NormalWeb"/>
        <w:shd w:val="clear" w:color="auto" w:fill="FFFFFF"/>
        <w:jc w:val="both"/>
        <w:rPr>
          <w:rFonts w:asciiTheme="minorHAnsi" w:hAnsiTheme="minorHAnsi" w:cs="Arial"/>
          <w:color w:val="000000"/>
          <w:sz w:val="20"/>
          <w:szCs w:val="20"/>
        </w:rPr>
      </w:pPr>
      <w:r w:rsidRPr="00553174">
        <w:rPr>
          <w:rFonts w:asciiTheme="minorHAnsi" w:hAnsiTheme="minorHAnsi" w:cs="Arial"/>
          <w:color w:val="000000"/>
          <w:sz w:val="20"/>
          <w:szCs w:val="20"/>
        </w:rPr>
        <w:t>Let's see the simple example of singleton design pattern using lazy instantiation.</w:t>
      </w:r>
    </w:p>
    <w:p w:rsidR="00905DDB" w:rsidRPr="00553174" w:rsidRDefault="00905DDB" w:rsidP="00905DDB">
      <w:pPr>
        <w:shd w:val="clear" w:color="auto" w:fill="FFFFFF"/>
        <w:jc w:val="both"/>
        <w:rPr>
          <w:rFonts w:cs="Arial"/>
          <w:i/>
          <w:iCs/>
          <w:color w:val="000000"/>
          <w:sz w:val="20"/>
          <w:szCs w:val="20"/>
        </w:rPr>
      </w:pPr>
      <w:r w:rsidRPr="00553174">
        <w:rPr>
          <w:rFonts w:cs="Arial"/>
          <w:i/>
          <w:iCs/>
          <w:color w:val="000000"/>
          <w:sz w:val="20"/>
          <w:szCs w:val="20"/>
        </w:rPr>
        <w:t>File: A.java</w:t>
      </w:r>
    </w:p>
    <w:p w:rsidR="00905DDB" w:rsidRPr="00553174" w:rsidRDefault="00905DDB" w:rsidP="00905DDB">
      <w:pPr>
        <w:numPr>
          <w:ilvl w:val="0"/>
          <w:numId w:val="4"/>
        </w:numPr>
        <w:shd w:val="clear" w:color="auto" w:fill="FFFFFF"/>
        <w:spacing w:after="0" w:line="345" w:lineRule="atLeast"/>
        <w:ind w:left="0"/>
        <w:jc w:val="both"/>
        <w:rPr>
          <w:rFonts w:cs="Arial"/>
          <w:color w:val="000000"/>
          <w:sz w:val="20"/>
          <w:szCs w:val="20"/>
        </w:rPr>
      </w:pPr>
      <w:r w:rsidRPr="00553174">
        <w:rPr>
          <w:rStyle w:val="keyword"/>
          <w:rFonts w:cs="Arial"/>
          <w:b/>
          <w:bCs/>
          <w:color w:val="006699"/>
          <w:sz w:val="20"/>
          <w:szCs w:val="20"/>
          <w:bdr w:val="none" w:sz="0" w:space="0" w:color="auto" w:frame="1"/>
        </w:rPr>
        <w:t>class</w:t>
      </w:r>
      <w:r w:rsidRPr="00553174">
        <w:rPr>
          <w:rFonts w:cs="Arial"/>
          <w:color w:val="000000"/>
          <w:sz w:val="20"/>
          <w:szCs w:val="20"/>
          <w:bdr w:val="none" w:sz="0" w:space="0" w:color="auto" w:frame="1"/>
        </w:rPr>
        <w:t> A{  </w:t>
      </w:r>
    </w:p>
    <w:p w:rsidR="00905DDB" w:rsidRPr="00553174" w:rsidRDefault="00905DDB" w:rsidP="00905DDB">
      <w:pPr>
        <w:numPr>
          <w:ilvl w:val="0"/>
          <w:numId w:val="4"/>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r w:rsidRPr="00553174">
        <w:rPr>
          <w:rStyle w:val="keyword"/>
          <w:rFonts w:cs="Arial"/>
          <w:b/>
          <w:bCs/>
          <w:color w:val="006699"/>
          <w:sz w:val="20"/>
          <w:szCs w:val="20"/>
          <w:bdr w:val="none" w:sz="0" w:space="0" w:color="auto" w:frame="1"/>
        </w:rPr>
        <w:t>private</w:t>
      </w:r>
      <w:r w:rsidRPr="00553174">
        <w:rPr>
          <w:rFonts w:cs="Arial"/>
          <w:color w:val="000000"/>
          <w:sz w:val="20"/>
          <w:szCs w:val="20"/>
          <w:bdr w:val="none" w:sz="0" w:space="0" w:color="auto" w:frame="1"/>
        </w:rPr>
        <w:t> </w:t>
      </w:r>
      <w:r w:rsidRPr="00553174">
        <w:rPr>
          <w:rStyle w:val="keyword"/>
          <w:rFonts w:cs="Arial"/>
          <w:b/>
          <w:bCs/>
          <w:color w:val="006699"/>
          <w:sz w:val="20"/>
          <w:szCs w:val="20"/>
          <w:bdr w:val="none" w:sz="0" w:space="0" w:color="auto" w:frame="1"/>
        </w:rPr>
        <w:t>static</w:t>
      </w:r>
      <w:r w:rsidRPr="00553174">
        <w:rPr>
          <w:rFonts w:cs="Arial"/>
          <w:color w:val="000000"/>
          <w:sz w:val="20"/>
          <w:szCs w:val="20"/>
          <w:bdr w:val="none" w:sz="0" w:space="0" w:color="auto" w:frame="1"/>
        </w:rPr>
        <w:t> A obj;  </w:t>
      </w:r>
    </w:p>
    <w:p w:rsidR="00905DDB" w:rsidRPr="00553174" w:rsidRDefault="00905DDB" w:rsidP="00905DDB">
      <w:pPr>
        <w:numPr>
          <w:ilvl w:val="0"/>
          <w:numId w:val="4"/>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r w:rsidRPr="00553174">
        <w:rPr>
          <w:rStyle w:val="keyword"/>
          <w:rFonts w:cs="Arial"/>
          <w:b/>
          <w:bCs/>
          <w:color w:val="006699"/>
          <w:sz w:val="20"/>
          <w:szCs w:val="20"/>
          <w:bdr w:val="none" w:sz="0" w:space="0" w:color="auto" w:frame="1"/>
        </w:rPr>
        <w:t>private</w:t>
      </w:r>
      <w:r w:rsidRPr="00553174">
        <w:rPr>
          <w:rFonts w:cs="Arial"/>
          <w:color w:val="000000"/>
          <w:sz w:val="20"/>
          <w:szCs w:val="20"/>
          <w:bdr w:val="none" w:sz="0" w:space="0" w:color="auto" w:frame="1"/>
        </w:rPr>
        <w:t> A(){}  </w:t>
      </w:r>
    </w:p>
    <w:p w:rsidR="00905DDB" w:rsidRPr="00553174" w:rsidRDefault="00905DDB" w:rsidP="00905DDB">
      <w:pPr>
        <w:numPr>
          <w:ilvl w:val="0"/>
          <w:numId w:val="4"/>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p>
    <w:p w:rsidR="00905DDB" w:rsidRPr="00553174" w:rsidRDefault="00905DDB" w:rsidP="00905DDB">
      <w:pPr>
        <w:numPr>
          <w:ilvl w:val="0"/>
          <w:numId w:val="4"/>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r w:rsidRPr="00553174">
        <w:rPr>
          <w:rStyle w:val="keyword"/>
          <w:rFonts w:cs="Arial"/>
          <w:b/>
          <w:bCs/>
          <w:color w:val="006699"/>
          <w:sz w:val="20"/>
          <w:szCs w:val="20"/>
          <w:bdr w:val="none" w:sz="0" w:space="0" w:color="auto" w:frame="1"/>
        </w:rPr>
        <w:t>public</w:t>
      </w:r>
      <w:r w:rsidRPr="00553174">
        <w:rPr>
          <w:rFonts w:cs="Arial"/>
          <w:color w:val="000000"/>
          <w:sz w:val="20"/>
          <w:szCs w:val="20"/>
          <w:bdr w:val="none" w:sz="0" w:space="0" w:color="auto" w:frame="1"/>
        </w:rPr>
        <w:t> </w:t>
      </w:r>
      <w:r w:rsidRPr="00553174">
        <w:rPr>
          <w:rStyle w:val="keyword"/>
          <w:rFonts w:cs="Arial"/>
          <w:b/>
          <w:bCs/>
          <w:color w:val="006699"/>
          <w:sz w:val="20"/>
          <w:szCs w:val="20"/>
          <w:bdr w:val="none" w:sz="0" w:space="0" w:color="auto" w:frame="1"/>
        </w:rPr>
        <w:t>static</w:t>
      </w:r>
      <w:r w:rsidRPr="00553174">
        <w:rPr>
          <w:rFonts w:cs="Arial"/>
          <w:color w:val="000000"/>
          <w:sz w:val="20"/>
          <w:szCs w:val="20"/>
          <w:bdr w:val="none" w:sz="0" w:space="0" w:color="auto" w:frame="1"/>
        </w:rPr>
        <w:t> A getA(){  </w:t>
      </w:r>
    </w:p>
    <w:p w:rsidR="00905DDB" w:rsidRPr="00553174" w:rsidRDefault="00905DDB" w:rsidP="00905DDB">
      <w:pPr>
        <w:numPr>
          <w:ilvl w:val="0"/>
          <w:numId w:val="4"/>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r w:rsidRPr="00553174">
        <w:rPr>
          <w:rStyle w:val="keyword"/>
          <w:rFonts w:cs="Arial"/>
          <w:b/>
          <w:bCs/>
          <w:color w:val="006699"/>
          <w:sz w:val="20"/>
          <w:szCs w:val="20"/>
          <w:bdr w:val="none" w:sz="0" w:space="0" w:color="auto" w:frame="1"/>
        </w:rPr>
        <w:t>if</w:t>
      </w:r>
      <w:r w:rsidRPr="00553174">
        <w:rPr>
          <w:rFonts w:cs="Arial"/>
          <w:color w:val="000000"/>
          <w:sz w:val="20"/>
          <w:szCs w:val="20"/>
          <w:bdr w:val="none" w:sz="0" w:space="0" w:color="auto" w:frame="1"/>
        </w:rPr>
        <w:t> (obj == </w:t>
      </w:r>
      <w:r w:rsidRPr="00553174">
        <w:rPr>
          <w:rStyle w:val="keyword"/>
          <w:rFonts w:cs="Arial"/>
          <w:b/>
          <w:bCs/>
          <w:color w:val="006699"/>
          <w:sz w:val="20"/>
          <w:szCs w:val="20"/>
          <w:bdr w:val="none" w:sz="0" w:space="0" w:color="auto" w:frame="1"/>
        </w:rPr>
        <w:t>null</w:t>
      </w:r>
      <w:r w:rsidRPr="00553174">
        <w:rPr>
          <w:rFonts w:cs="Arial"/>
          <w:color w:val="000000"/>
          <w:sz w:val="20"/>
          <w:szCs w:val="20"/>
          <w:bdr w:val="none" w:sz="0" w:space="0" w:color="auto" w:frame="1"/>
        </w:rPr>
        <w:t>){  </w:t>
      </w:r>
    </w:p>
    <w:p w:rsidR="00905DDB" w:rsidRPr="00553174" w:rsidRDefault="00905DDB" w:rsidP="00905DDB">
      <w:pPr>
        <w:numPr>
          <w:ilvl w:val="0"/>
          <w:numId w:val="4"/>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r w:rsidRPr="00553174">
        <w:rPr>
          <w:rStyle w:val="keyword"/>
          <w:rFonts w:cs="Arial"/>
          <w:b/>
          <w:bCs/>
          <w:color w:val="006699"/>
          <w:sz w:val="20"/>
          <w:szCs w:val="20"/>
          <w:bdr w:val="none" w:sz="0" w:space="0" w:color="auto" w:frame="1"/>
        </w:rPr>
        <w:t>synchronized</w:t>
      </w:r>
      <w:r w:rsidRPr="00553174">
        <w:rPr>
          <w:rFonts w:cs="Arial"/>
          <w:color w:val="000000"/>
          <w:sz w:val="20"/>
          <w:szCs w:val="20"/>
          <w:bdr w:val="none" w:sz="0" w:space="0" w:color="auto" w:frame="1"/>
        </w:rPr>
        <w:t>(Singleton.</w:t>
      </w:r>
      <w:r w:rsidRPr="00553174">
        <w:rPr>
          <w:rStyle w:val="keyword"/>
          <w:rFonts w:cs="Arial"/>
          <w:b/>
          <w:bCs/>
          <w:color w:val="006699"/>
          <w:sz w:val="20"/>
          <w:szCs w:val="20"/>
          <w:bdr w:val="none" w:sz="0" w:space="0" w:color="auto" w:frame="1"/>
        </w:rPr>
        <w:t>class</w:t>
      </w:r>
      <w:r w:rsidRPr="00553174">
        <w:rPr>
          <w:rFonts w:cs="Arial"/>
          <w:color w:val="000000"/>
          <w:sz w:val="20"/>
          <w:szCs w:val="20"/>
          <w:bdr w:val="none" w:sz="0" w:space="0" w:color="auto" w:frame="1"/>
        </w:rPr>
        <w:t>){  </w:t>
      </w:r>
    </w:p>
    <w:p w:rsidR="00905DDB" w:rsidRPr="00553174" w:rsidRDefault="00905DDB" w:rsidP="00905DDB">
      <w:pPr>
        <w:numPr>
          <w:ilvl w:val="0"/>
          <w:numId w:val="4"/>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r w:rsidRPr="00553174">
        <w:rPr>
          <w:rStyle w:val="keyword"/>
          <w:rFonts w:cs="Arial"/>
          <w:b/>
          <w:bCs/>
          <w:color w:val="006699"/>
          <w:sz w:val="20"/>
          <w:szCs w:val="20"/>
          <w:bdr w:val="none" w:sz="0" w:space="0" w:color="auto" w:frame="1"/>
        </w:rPr>
        <w:t>if</w:t>
      </w:r>
      <w:r w:rsidRPr="00553174">
        <w:rPr>
          <w:rFonts w:cs="Arial"/>
          <w:color w:val="000000"/>
          <w:sz w:val="20"/>
          <w:szCs w:val="20"/>
          <w:bdr w:val="none" w:sz="0" w:space="0" w:color="auto" w:frame="1"/>
        </w:rPr>
        <w:t> (obj == </w:t>
      </w:r>
      <w:r w:rsidRPr="00553174">
        <w:rPr>
          <w:rStyle w:val="keyword"/>
          <w:rFonts w:cs="Arial"/>
          <w:b/>
          <w:bCs/>
          <w:color w:val="006699"/>
          <w:sz w:val="20"/>
          <w:szCs w:val="20"/>
          <w:bdr w:val="none" w:sz="0" w:space="0" w:color="auto" w:frame="1"/>
        </w:rPr>
        <w:t>null</w:t>
      </w:r>
      <w:r w:rsidRPr="00553174">
        <w:rPr>
          <w:rFonts w:cs="Arial"/>
          <w:color w:val="000000"/>
          <w:sz w:val="20"/>
          <w:szCs w:val="20"/>
          <w:bdr w:val="none" w:sz="0" w:space="0" w:color="auto" w:frame="1"/>
        </w:rPr>
        <w:t>){  </w:t>
      </w:r>
    </w:p>
    <w:p w:rsidR="00905DDB" w:rsidRPr="00553174" w:rsidRDefault="00905DDB" w:rsidP="00905DDB">
      <w:pPr>
        <w:numPr>
          <w:ilvl w:val="0"/>
          <w:numId w:val="4"/>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obj = </w:t>
      </w:r>
      <w:r w:rsidRPr="00553174">
        <w:rPr>
          <w:rStyle w:val="keyword"/>
          <w:rFonts w:cs="Arial"/>
          <w:b/>
          <w:bCs/>
          <w:color w:val="006699"/>
          <w:sz w:val="20"/>
          <w:szCs w:val="20"/>
          <w:bdr w:val="none" w:sz="0" w:space="0" w:color="auto" w:frame="1"/>
        </w:rPr>
        <w:t>new</w:t>
      </w:r>
      <w:r w:rsidRPr="00553174">
        <w:rPr>
          <w:rFonts w:cs="Arial"/>
          <w:color w:val="000000"/>
          <w:sz w:val="20"/>
          <w:szCs w:val="20"/>
          <w:bdr w:val="none" w:sz="0" w:space="0" w:color="auto" w:frame="1"/>
        </w:rPr>
        <w:t> Singleton();</w:t>
      </w:r>
      <w:r w:rsidRPr="00553174">
        <w:rPr>
          <w:rStyle w:val="comment"/>
          <w:rFonts w:cs="Arial"/>
          <w:color w:val="008200"/>
          <w:sz w:val="20"/>
          <w:szCs w:val="20"/>
          <w:bdr w:val="none" w:sz="0" w:space="0" w:color="auto" w:frame="1"/>
        </w:rPr>
        <w:t>//instance will be created at request time</w:t>
      </w:r>
      <w:r w:rsidRPr="00553174">
        <w:rPr>
          <w:rFonts w:cs="Arial"/>
          <w:color w:val="000000"/>
          <w:sz w:val="20"/>
          <w:szCs w:val="20"/>
          <w:bdr w:val="none" w:sz="0" w:space="0" w:color="auto" w:frame="1"/>
        </w:rPr>
        <w:t>  </w:t>
      </w:r>
    </w:p>
    <w:p w:rsidR="00905DDB" w:rsidRPr="00553174" w:rsidRDefault="00905DDB" w:rsidP="00905DDB">
      <w:pPr>
        <w:numPr>
          <w:ilvl w:val="0"/>
          <w:numId w:val="4"/>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  </w:t>
      </w:r>
    </w:p>
    <w:p w:rsidR="00905DDB" w:rsidRPr="00553174" w:rsidRDefault="00905DDB" w:rsidP="00905DDB">
      <w:pPr>
        <w:numPr>
          <w:ilvl w:val="0"/>
          <w:numId w:val="4"/>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              </w:t>
      </w:r>
    </w:p>
    <w:p w:rsidR="00905DDB" w:rsidRPr="00553174" w:rsidRDefault="00905DDB" w:rsidP="00905DDB">
      <w:pPr>
        <w:numPr>
          <w:ilvl w:val="0"/>
          <w:numId w:val="4"/>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  </w:t>
      </w:r>
    </w:p>
    <w:p w:rsidR="00905DDB" w:rsidRPr="00553174" w:rsidRDefault="00905DDB" w:rsidP="00905DDB">
      <w:pPr>
        <w:numPr>
          <w:ilvl w:val="0"/>
          <w:numId w:val="4"/>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r w:rsidRPr="00553174">
        <w:rPr>
          <w:rStyle w:val="keyword"/>
          <w:rFonts w:cs="Arial"/>
          <w:b/>
          <w:bCs/>
          <w:color w:val="006699"/>
          <w:sz w:val="20"/>
          <w:szCs w:val="20"/>
          <w:bdr w:val="none" w:sz="0" w:space="0" w:color="auto" w:frame="1"/>
        </w:rPr>
        <w:t>return</w:t>
      </w:r>
      <w:r w:rsidRPr="00553174">
        <w:rPr>
          <w:rFonts w:cs="Arial"/>
          <w:color w:val="000000"/>
          <w:sz w:val="20"/>
          <w:szCs w:val="20"/>
          <w:bdr w:val="none" w:sz="0" w:space="0" w:color="auto" w:frame="1"/>
        </w:rPr>
        <w:t> obj;  </w:t>
      </w:r>
    </w:p>
    <w:p w:rsidR="00905DDB" w:rsidRPr="00553174" w:rsidRDefault="00905DDB" w:rsidP="00905DDB">
      <w:pPr>
        <w:numPr>
          <w:ilvl w:val="0"/>
          <w:numId w:val="4"/>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  </w:t>
      </w:r>
    </w:p>
    <w:p w:rsidR="00905DDB" w:rsidRPr="00553174" w:rsidRDefault="00905DDB" w:rsidP="00905DDB">
      <w:pPr>
        <w:numPr>
          <w:ilvl w:val="0"/>
          <w:numId w:val="4"/>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p>
    <w:p w:rsidR="00905DDB" w:rsidRPr="00553174" w:rsidRDefault="00905DDB" w:rsidP="00905DDB">
      <w:pPr>
        <w:numPr>
          <w:ilvl w:val="0"/>
          <w:numId w:val="4"/>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r w:rsidRPr="00553174">
        <w:rPr>
          <w:rStyle w:val="keyword"/>
          <w:rFonts w:cs="Arial"/>
          <w:b/>
          <w:bCs/>
          <w:color w:val="006699"/>
          <w:sz w:val="20"/>
          <w:szCs w:val="20"/>
          <w:bdr w:val="none" w:sz="0" w:space="0" w:color="auto" w:frame="1"/>
        </w:rPr>
        <w:t>public</w:t>
      </w:r>
      <w:r w:rsidRPr="00553174">
        <w:rPr>
          <w:rFonts w:cs="Arial"/>
          <w:color w:val="000000"/>
          <w:sz w:val="20"/>
          <w:szCs w:val="20"/>
          <w:bdr w:val="none" w:sz="0" w:space="0" w:color="auto" w:frame="1"/>
        </w:rPr>
        <w:t> </w:t>
      </w:r>
      <w:r w:rsidRPr="00553174">
        <w:rPr>
          <w:rStyle w:val="keyword"/>
          <w:rFonts w:cs="Arial"/>
          <w:b/>
          <w:bCs/>
          <w:color w:val="006699"/>
          <w:sz w:val="20"/>
          <w:szCs w:val="20"/>
          <w:bdr w:val="none" w:sz="0" w:space="0" w:color="auto" w:frame="1"/>
        </w:rPr>
        <w:t>void</w:t>
      </w:r>
      <w:r w:rsidRPr="00553174">
        <w:rPr>
          <w:rFonts w:cs="Arial"/>
          <w:color w:val="000000"/>
          <w:sz w:val="20"/>
          <w:szCs w:val="20"/>
          <w:bdr w:val="none" w:sz="0" w:space="0" w:color="auto" w:frame="1"/>
        </w:rPr>
        <w:t> doSomething(){  </w:t>
      </w:r>
    </w:p>
    <w:p w:rsidR="00905DDB" w:rsidRPr="00553174" w:rsidRDefault="00905DDB" w:rsidP="00905DDB">
      <w:pPr>
        <w:numPr>
          <w:ilvl w:val="0"/>
          <w:numId w:val="4"/>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r w:rsidRPr="00553174">
        <w:rPr>
          <w:rStyle w:val="comment"/>
          <w:rFonts w:cs="Arial"/>
          <w:color w:val="008200"/>
          <w:sz w:val="20"/>
          <w:szCs w:val="20"/>
          <w:bdr w:val="none" w:sz="0" w:space="0" w:color="auto" w:frame="1"/>
        </w:rPr>
        <w:t>//write your code</w:t>
      </w:r>
      <w:r w:rsidRPr="00553174">
        <w:rPr>
          <w:rFonts w:cs="Arial"/>
          <w:color w:val="000000"/>
          <w:sz w:val="20"/>
          <w:szCs w:val="20"/>
          <w:bdr w:val="none" w:sz="0" w:space="0" w:color="auto" w:frame="1"/>
        </w:rPr>
        <w:t>  </w:t>
      </w:r>
    </w:p>
    <w:p w:rsidR="00905DDB" w:rsidRPr="00553174" w:rsidRDefault="00905DDB" w:rsidP="00905DDB">
      <w:pPr>
        <w:numPr>
          <w:ilvl w:val="0"/>
          <w:numId w:val="4"/>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  </w:t>
      </w:r>
    </w:p>
    <w:p w:rsidR="00905DDB" w:rsidRPr="00553174" w:rsidRDefault="00905DDB" w:rsidP="00905DDB">
      <w:pPr>
        <w:numPr>
          <w:ilvl w:val="0"/>
          <w:numId w:val="4"/>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p>
    <w:p w:rsidR="00905DDB" w:rsidRPr="00553174" w:rsidRDefault="00C05106" w:rsidP="00905DDB">
      <w:pPr>
        <w:spacing w:line="240" w:lineRule="auto"/>
        <w:rPr>
          <w:rFonts w:cs="Arial"/>
          <w:sz w:val="20"/>
          <w:szCs w:val="20"/>
        </w:rPr>
      </w:pPr>
      <w:r w:rsidRPr="00553174">
        <w:rPr>
          <w:rFonts w:cs="Arial"/>
          <w:sz w:val="20"/>
          <w:szCs w:val="20"/>
        </w:rPr>
        <w:pict>
          <v:rect id="_x0000_i1026" style="width:0;height:.75pt" o:hrstd="t" o:hrnoshade="t" o:hr="t" fillcolor="#d4d4d4" stroked="f"/>
        </w:pict>
      </w:r>
    </w:p>
    <w:p w:rsidR="00905DDB" w:rsidRPr="00553174" w:rsidRDefault="00905DDB" w:rsidP="00905DDB">
      <w:pPr>
        <w:pStyle w:val="Heading3"/>
        <w:shd w:val="clear" w:color="auto" w:fill="FFFFFF"/>
        <w:spacing w:line="312" w:lineRule="atLeast"/>
        <w:jc w:val="both"/>
        <w:rPr>
          <w:rFonts w:asciiTheme="minorHAnsi" w:hAnsiTheme="minorHAnsi" w:cs="Arial"/>
          <w:color w:val="610B38"/>
          <w:sz w:val="20"/>
          <w:szCs w:val="20"/>
        </w:rPr>
      </w:pPr>
      <w:r w:rsidRPr="00553174">
        <w:rPr>
          <w:rFonts w:asciiTheme="minorHAnsi" w:hAnsiTheme="minorHAnsi" w:cs="Arial"/>
          <w:b/>
          <w:bCs/>
          <w:color w:val="610B38"/>
          <w:sz w:val="20"/>
          <w:szCs w:val="20"/>
        </w:rPr>
        <w:t>Significance of Classloader in Singleton Pattern</w:t>
      </w:r>
    </w:p>
    <w:p w:rsidR="00905DDB" w:rsidRPr="00553174" w:rsidRDefault="00905DDB" w:rsidP="00905DDB">
      <w:pPr>
        <w:pStyle w:val="Heading4"/>
        <w:pBdr>
          <w:top w:val="single" w:sz="6" w:space="11" w:color="FFC0CB"/>
          <w:left w:val="single" w:sz="18" w:space="30" w:color="FFA500"/>
          <w:bottom w:val="single" w:sz="6" w:space="11" w:color="FFC0CB"/>
          <w:right w:val="single" w:sz="6" w:space="11" w:color="FFC0CB"/>
        </w:pBdr>
        <w:shd w:val="clear" w:color="auto" w:fill="FFFFFF"/>
        <w:jc w:val="both"/>
        <w:rPr>
          <w:rFonts w:asciiTheme="minorHAnsi" w:hAnsiTheme="minorHAnsi" w:cs="Arial"/>
          <w:color w:val="008000"/>
          <w:sz w:val="20"/>
          <w:szCs w:val="20"/>
        </w:rPr>
      </w:pPr>
      <w:r w:rsidRPr="00553174">
        <w:rPr>
          <w:rFonts w:asciiTheme="minorHAnsi" w:hAnsiTheme="minorHAnsi" w:cs="Arial"/>
          <w:color w:val="008000"/>
          <w:sz w:val="20"/>
          <w:szCs w:val="20"/>
        </w:rPr>
        <w:t>If singleton class is loaded by two classloaders, two instance of singleton class will be created, one for each classloader.</w:t>
      </w:r>
    </w:p>
    <w:p w:rsidR="00905DDB" w:rsidRPr="00553174" w:rsidRDefault="00C05106" w:rsidP="00905DDB">
      <w:pPr>
        <w:rPr>
          <w:rFonts w:cs="Arial"/>
          <w:sz w:val="20"/>
          <w:szCs w:val="20"/>
        </w:rPr>
      </w:pPr>
      <w:r w:rsidRPr="00553174">
        <w:rPr>
          <w:rFonts w:cs="Arial"/>
          <w:sz w:val="20"/>
          <w:szCs w:val="20"/>
        </w:rPr>
        <w:lastRenderedPageBreak/>
        <w:pict>
          <v:rect id="_x0000_i1027" style="width:0;height:.75pt" o:hrstd="t" o:hrnoshade="t" o:hr="t" fillcolor="#d4d4d4" stroked="f"/>
        </w:pict>
      </w:r>
    </w:p>
    <w:p w:rsidR="00905DDB" w:rsidRPr="00553174" w:rsidRDefault="00905DDB" w:rsidP="00905DDB">
      <w:pPr>
        <w:pStyle w:val="Heading3"/>
        <w:shd w:val="clear" w:color="auto" w:fill="FFFFFF"/>
        <w:spacing w:line="312" w:lineRule="atLeast"/>
        <w:jc w:val="both"/>
        <w:rPr>
          <w:rFonts w:asciiTheme="minorHAnsi" w:hAnsiTheme="minorHAnsi" w:cs="Arial"/>
          <w:color w:val="610B38"/>
          <w:sz w:val="20"/>
          <w:szCs w:val="20"/>
        </w:rPr>
      </w:pPr>
      <w:r w:rsidRPr="00553174">
        <w:rPr>
          <w:rFonts w:asciiTheme="minorHAnsi" w:hAnsiTheme="minorHAnsi" w:cs="Arial"/>
          <w:b/>
          <w:bCs/>
          <w:color w:val="610B38"/>
          <w:sz w:val="20"/>
          <w:szCs w:val="20"/>
        </w:rPr>
        <w:t>Significance of Serialization in Singleton Pattern</w:t>
      </w:r>
    </w:p>
    <w:p w:rsidR="00905DDB" w:rsidRPr="00553174" w:rsidRDefault="00905DDB" w:rsidP="00905DDB">
      <w:pPr>
        <w:pStyle w:val="NormalWeb"/>
        <w:shd w:val="clear" w:color="auto" w:fill="FFFFFF"/>
        <w:jc w:val="both"/>
        <w:rPr>
          <w:rFonts w:asciiTheme="minorHAnsi" w:hAnsiTheme="minorHAnsi" w:cs="Arial"/>
          <w:color w:val="000000"/>
          <w:sz w:val="20"/>
          <w:szCs w:val="20"/>
        </w:rPr>
      </w:pPr>
      <w:r w:rsidRPr="00553174">
        <w:rPr>
          <w:rFonts w:asciiTheme="minorHAnsi" w:hAnsiTheme="minorHAnsi" w:cs="Arial"/>
          <w:color w:val="000000"/>
          <w:sz w:val="20"/>
          <w:szCs w:val="20"/>
        </w:rPr>
        <w:t>If singleton class is Serializable, you can serialize the singleton instance. Once it is serialized, you can deserialize it but it will not return the singleton object.</w:t>
      </w:r>
    </w:p>
    <w:p w:rsidR="00905DDB" w:rsidRPr="00553174" w:rsidRDefault="00905DDB" w:rsidP="00905DDB">
      <w:pPr>
        <w:pStyle w:val="NormalWeb"/>
        <w:shd w:val="clear" w:color="auto" w:fill="FFFFFF"/>
        <w:jc w:val="both"/>
        <w:rPr>
          <w:rFonts w:asciiTheme="minorHAnsi" w:hAnsiTheme="minorHAnsi" w:cs="Arial"/>
          <w:color w:val="000000"/>
          <w:sz w:val="20"/>
          <w:szCs w:val="20"/>
        </w:rPr>
      </w:pPr>
      <w:r w:rsidRPr="00553174">
        <w:rPr>
          <w:rFonts w:asciiTheme="minorHAnsi" w:hAnsiTheme="minorHAnsi" w:cs="Arial"/>
          <w:color w:val="000000"/>
          <w:sz w:val="20"/>
          <w:szCs w:val="20"/>
        </w:rPr>
        <w:t>To resolve this issue, you need to override the </w:t>
      </w:r>
      <w:proofErr w:type="gramStart"/>
      <w:r w:rsidRPr="00553174">
        <w:rPr>
          <w:rFonts w:asciiTheme="minorHAnsi" w:hAnsiTheme="minorHAnsi" w:cs="Arial"/>
          <w:b/>
          <w:bCs/>
          <w:color w:val="000000"/>
          <w:sz w:val="20"/>
          <w:szCs w:val="20"/>
        </w:rPr>
        <w:t>readResolve(</w:t>
      </w:r>
      <w:proofErr w:type="gramEnd"/>
      <w:r w:rsidRPr="00553174">
        <w:rPr>
          <w:rFonts w:asciiTheme="minorHAnsi" w:hAnsiTheme="minorHAnsi" w:cs="Arial"/>
          <w:b/>
          <w:bCs/>
          <w:color w:val="000000"/>
          <w:sz w:val="20"/>
          <w:szCs w:val="20"/>
        </w:rPr>
        <w:t>) method</w:t>
      </w:r>
      <w:r w:rsidRPr="00553174">
        <w:rPr>
          <w:rFonts w:asciiTheme="minorHAnsi" w:hAnsiTheme="minorHAnsi" w:cs="Arial"/>
          <w:color w:val="000000"/>
          <w:sz w:val="20"/>
          <w:szCs w:val="20"/>
        </w:rPr>
        <w:t> that enforces the singleton. It is called just after the object is deserialized. It returns the singleton object.</w:t>
      </w:r>
    </w:p>
    <w:p w:rsidR="00905DDB" w:rsidRPr="00553174" w:rsidRDefault="00905DDB" w:rsidP="00905DDB">
      <w:pPr>
        <w:numPr>
          <w:ilvl w:val="0"/>
          <w:numId w:val="5"/>
        </w:numPr>
        <w:shd w:val="clear" w:color="auto" w:fill="FFFFFF"/>
        <w:spacing w:after="0" w:line="345" w:lineRule="atLeast"/>
        <w:ind w:left="0"/>
        <w:jc w:val="both"/>
        <w:rPr>
          <w:rFonts w:cs="Arial"/>
          <w:color w:val="000000"/>
          <w:sz w:val="20"/>
          <w:szCs w:val="20"/>
        </w:rPr>
      </w:pPr>
      <w:r w:rsidRPr="00553174">
        <w:rPr>
          <w:rStyle w:val="keyword"/>
          <w:rFonts w:cs="Arial"/>
          <w:b/>
          <w:bCs/>
          <w:color w:val="006699"/>
          <w:sz w:val="20"/>
          <w:szCs w:val="20"/>
          <w:bdr w:val="none" w:sz="0" w:space="0" w:color="auto" w:frame="1"/>
        </w:rPr>
        <w:t>public</w:t>
      </w:r>
      <w:r w:rsidRPr="00553174">
        <w:rPr>
          <w:rFonts w:cs="Arial"/>
          <w:color w:val="000000"/>
          <w:sz w:val="20"/>
          <w:szCs w:val="20"/>
          <w:bdr w:val="none" w:sz="0" w:space="0" w:color="auto" w:frame="1"/>
        </w:rPr>
        <w:t> </w:t>
      </w:r>
      <w:r w:rsidRPr="00553174">
        <w:rPr>
          <w:rStyle w:val="keyword"/>
          <w:rFonts w:cs="Arial"/>
          <w:b/>
          <w:bCs/>
          <w:color w:val="006699"/>
          <w:sz w:val="20"/>
          <w:szCs w:val="20"/>
          <w:bdr w:val="none" w:sz="0" w:space="0" w:color="auto" w:frame="1"/>
        </w:rPr>
        <w:t>class</w:t>
      </w:r>
      <w:r w:rsidRPr="00553174">
        <w:rPr>
          <w:rFonts w:cs="Arial"/>
          <w:color w:val="000000"/>
          <w:sz w:val="20"/>
          <w:szCs w:val="20"/>
          <w:bdr w:val="none" w:sz="0" w:space="0" w:color="auto" w:frame="1"/>
        </w:rPr>
        <w:t> A </w:t>
      </w:r>
      <w:r w:rsidRPr="00553174">
        <w:rPr>
          <w:rStyle w:val="keyword"/>
          <w:rFonts w:cs="Arial"/>
          <w:b/>
          <w:bCs/>
          <w:color w:val="006699"/>
          <w:sz w:val="20"/>
          <w:szCs w:val="20"/>
          <w:bdr w:val="none" w:sz="0" w:space="0" w:color="auto" w:frame="1"/>
        </w:rPr>
        <w:t>implements</w:t>
      </w:r>
      <w:r w:rsidRPr="00553174">
        <w:rPr>
          <w:rFonts w:cs="Arial"/>
          <w:color w:val="000000"/>
          <w:sz w:val="20"/>
          <w:szCs w:val="20"/>
          <w:bdr w:val="none" w:sz="0" w:space="0" w:color="auto" w:frame="1"/>
        </w:rPr>
        <w:t> Serializable {  </w:t>
      </w:r>
    </w:p>
    <w:p w:rsidR="00905DDB" w:rsidRPr="00553174" w:rsidRDefault="00905DDB" w:rsidP="00905DDB">
      <w:pPr>
        <w:numPr>
          <w:ilvl w:val="0"/>
          <w:numId w:val="5"/>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r w:rsidRPr="00553174">
        <w:rPr>
          <w:rStyle w:val="comment"/>
          <w:rFonts w:cs="Arial"/>
          <w:color w:val="008200"/>
          <w:sz w:val="20"/>
          <w:szCs w:val="20"/>
          <w:bdr w:val="none" w:sz="0" w:space="0" w:color="auto" w:frame="1"/>
        </w:rPr>
        <w:t>//your code of singleton</w:t>
      </w:r>
      <w:r w:rsidRPr="00553174">
        <w:rPr>
          <w:rFonts w:cs="Arial"/>
          <w:color w:val="000000"/>
          <w:sz w:val="20"/>
          <w:szCs w:val="20"/>
          <w:bdr w:val="none" w:sz="0" w:space="0" w:color="auto" w:frame="1"/>
        </w:rPr>
        <w:t>  </w:t>
      </w:r>
    </w:p>
    <w:p w:rsidR="00905DDB" w:rsidRPr="00553174" w:rsidRDefault="00905DDB" w:rsidP="00905DDB">
      <w:pPr>
        <w:numPr>
          <w:ilvl w:val="0"/>
          <w:numId w:val="5"/>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r w:rsidRPr="00553174">
        <w:rPr>
          <w:rStyle w:val="keyword"/>
          <w:rFonts w:cs="Arial"/>
          <w:b/>
          <w:bCs/>
          <w:color w:val="006699"/>
          <w:sz w:val="20"/>
          <w:szCs w:val="20"/>
          <w:bdr w:val="none" w:sz="0" w:space="0" w:color="auto" w:frame="1"/>
        </w:rPr>
        <w:t>protected</w:t>
      </w:r>
      <w:r w:rsidRPr="00553174">
        <w:rPr>
          <w:rFonts w:cs="Arial"/>
          <w:color w:val="000000"/>
          <w:sz w:val="20"/>
          <w:szCs w:val="20"/>
          <w:bdr w:val="none" w:sz="0" w:space="0" w:color="auto" w:frame="1"/>
        </w:rPr>
        <w:t> Object readResolve() {  </w:t>
      </w:r>
    </w:p>
    <w:p w:rsidR="00905DDB" w:rsidRPr="00553174" w:rsidRDefault="00905DDB" w:rsidP="00905DDB">
      <w:pPr>
        <w:numPr>
          <w:ilvl w:val="0"/>
          <w:numId w:val="5"/>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r w:rsidRPr="00553174">
        <w:rPr>
          <w:rStyle w:val="keyword"/>
          <w:rFonts w:cs="Arial"/>
          <w:b/>
          <w:bCs/>
          <w:color w:val="006699"/>
          <w:sz w:val="20"/>
          <w:szCs w:val="20"/>
          <w:bdr w:val="none" w:sz="0" w:space="0" w:color="auto" w:frame="1"/>
        </w:rPr>
        <w:t>return</w:t>
      </w:r>
      <w:r w:rsidRPr="00553174">
        <w:rPr>
          <w:rFonts w:cs="Arial"/>
          <w:color w:val="000000"/>
          <w:sz w:val="20"/>
          <w:szCs w:val="20"/>
          <w:bdr w:val="none" w:sz="0" w:space="0" w:color="auto" w:frame="1"/>
        </w:rPr>
        <w:t> getA();  </w:t>
      </w:r>
    </w:p>
    <w:p w:rsidR="00905DDB" w:rsidRPr="00553174" w:rsidRDefault="00905DDB" w:rsidP="00905DDB">
      <w:pPr>
        <w:numPr>
          <w:ilvl w:val="0"/>
          <w:numId w:val="5"/>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  </w:t>
      </w:r>
    </w:p>
    <w:p w:rsidR="00905DDB" w:rsidRPr="00553174" w:rsidRDefault="00905DDB" w:rsidP="00905DDB">
      <w:pPr>
        <w:numPr>
          <w:ilvl w:val="0"/>
          <w:numId w:val="5"/>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p>
    <w:p w:rsidR="00905DDB" w:rsidRPr="00553174" w:rsidRDefault="00905DDB" w:rsidP="00905DDB">
      <w:pPr>
        <w:numPr>
          <w:ilvl w:val="0"/>
          <w:numId w:val="5"/>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  </w:t>
      </w:r>
    </w:p>
    <w:p w:rsidR="00905DDB" w:rsidRPr="00553174" w:rsidRDefault="00C05106" w:rsidP="00905DDB">
      <w:pPr>
        <w:spacing w:line="240" w:lineRule="auto"/>
        <w:rPr>
          <w:rFonts w:cs="Arial"/>
          <w:sz w:val="20"/>
          <w:szCs w:val="20"/>
        </w:rPr>
      </w:pPr>
      <w:r w:rsidRPr="00553174">
        <w:rPr>
          <w:rFonts w:cs="Arial"/>
          <w:sz w:val="20"/>
          <w:szCs w:val="20"/>
        </w:rPr>
        <w:pict>
          <v:rect id="_x0000_i1028" style="width:0;height:.75pt" o:hrstd="t" o:hrnoshade="t" o:hr="t" fillcolor="#d4d4d4" stroked="f"/>
        </w:pict>
      </w:r>
    </w:p>
    <w:p w:rsidR="00905DDB" w:rsidRPr="00553174" w:rsidRDefault="00905DDB" w:rsidP="00905DDB">
      <w:pPr>
        <w:pStyle w:val="Heading3"/>
        <w:shd w:val="clear" w:color="auto" w:fill="FFFFFF"/>
        <w:spacing w:line="312" w:lineRule="atLeast"/>
        <w:jc w:val="both"/>
        <w:rPr>
          <w:rFonts w:asciiTheme="minorHAnsi" w:hAnsiTheme="minorHAnsi" w:cs="Arial"/>
          <w:color w:val="610B4B"/>
          <w:sz w:val="20"/>
          <w:szCs w:val="20"/>
        </w:rPr>
      </w:pPr>
      <w:r w:rsidRPr="00553174">
        <w:rPr>
          <w:rFonts w:asciiTheme="minorHAnsi" w:hAnsiTheme="minorHAnsi" w:cs="Arial"/>
          <w:b/>
          <w:bCs/>
          <w:color w:val="610B4B"/>
          <w:sz w:val="20"/>
          <w:szCs w:val="20"/>
        </w:rPr>
        <w:t>Understanding Real Example of Singleton Pattern</w:t>
      </w:r>
    </w:p>
    <w:p w:rsidR="00905DDB" w:rsidRPr="00553174" w:rsidRDefault="00905DDB" w:rsidP="00905DDB">
      <w:pPr>
        <w:numPr>
          <w:ilvl w:val="0"/>
          <w:numId w:val="6"/>
        </w:numPr>
        <w:shd w:val="clear" w:color="auto" w:fill="FFFFFF"/>
        <w:spacing w:before="60" w:after="100" w:afterAutospacing="1" w:line="345" w:lineRule="atLeast"/>
        <w:jc w:val="both"/>
        <w:rPr>
          <w:rFonts w:cs="Arial"/>
          <w:color w:val="000000"/>
          <w:sz w:val="20"/>
          <w:szCs w:val="20"/>
        </w:rPr>
      </w:pPr>
      <w:r w:rsidRPr="00553174">
        <w:rPr>
          <w:rFonts w:cs="Arial"/>
          <w:color w:val="000000"/>
          <w:sz w:val="20"/>
          <w:szCs w:val="20"/>
        </w:rPr>
        <w:t>We are going to create a JDBCSingleton class. This JDBCSingleton class contains its constructor as private and a private static instance jdbc of itself.</w:t>
      </w:r>
    </w:p>
    <w:p w:rsidR="00905DDB" w:rsidRPr="00553174" w:rsidRDefault="00905DDB" w:rsidP="00905DDB">
      <w:pPr>
        <w:numPr>
          <w:ilvl w:val="0"/>
          <w:numId w:val="6"/>
        </w:numPr>
        <w:shd w:val="clear" w:color="auto" w:fill="FFFFFF"/>
        <w:spacing w:before="60" w:after="100" w:afterAutospacing="1" w:line="345" w:lineRule="atLeast"/>
        <w:jc w:val="both"/>
        <w:rPr>
          <w:rFonts w:cs="Arial"/>
          <w:color w:val="000000"/>
          <w:sz w:val="20"/>
          <w:szCs w:val="20"/>
        </w:rPr>
      </w:pPr>
      <w:r w:rsidRPr="00553174">
        <w:rPr>
          <w:rFonts w:cs="Arial"/>
          <w:color w:val="000000"/>
          <w:sz w:val="20"/>
          <w:szCs w:val="20"/>
        </w:rPr>
        <w:t>JDBCSingleton class provides a static method to get its static instance to the outside world. Now, JDBCSingletonDemo class will use JDBCSingleton class to get the JDBCSingleton object.</w:t>
      </w:r>
    </w:p>
    <w:p w:rsidR="00905DDB" w:rsidRPr="00553174" w:rsidRDefault="00905DDB" w:rsidP="00905DDB">
      <w:pPr>
        <w:spacing w:after="0" w:line="240" w:lineRule="auto"/>
        <w:rPr>
          <w:rFonts w:cs="Arial"/>
          <w:sz w:val="20"/>
          <w:szCs w:val="20"/>
        </w:rPr>
      </w:pPr>
      <w:r w:rsidRPr="00553174">
        <w:rPr>
          <w:rFonts w:cs="Arial"/>
          <w:noProof/>
          <w:sz w:val="20"/>
          <w:szCs w:val="20"/>
        </w:rPr>
        <w:lastRenderedPageBreak/>
        <w:drawing>
          <wp:inline distT="0" distB="0" distL="0" distR="0">
            <wp:extent cx="3714750" cy="6124575"/>
            <wp:effectExtent l="0" t="0" r="0" b="9525"/>
            <wp:docPr id="3" name="Picture 3" descr="example of Singleton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ample of Singleton Design Patter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14750" cy="6124575"/>
                    </a:xfrm>
                    <a:prstGeom prst="rect">
                      <a:avLst/>
                    </a:prstGeom>
                    <a:noFill/>
                    <a:ln>
                      <a:noFill/>
                    </a:ln>
                  </pic:spPr>
                </pic:pic>
              </a:graphicData>
            </a:graphic>
          </wp:inline>
        </w:drawing>
      </w:r>
    </w:p>
    <w:p w:rsidR="00905DDB" w:rsidRPr="00553174" w:rsidRDefault="00905DDB" w:rsidP="00905DDB">
      <w:pPr>
        <w:pStyle w:val="NormalWeb"/>
        <w:shd w:val="clear" w:color="auto" w:fill="FFFFFF"/>
        <w:jc w:val="both"/>
        <w:rPr>
          <w:rFonts w:asciiTheme="minorHAnsi" w:hAnsiTheme="minorHAnsi" w:cs="Arial"/>
          <w:color w:val="000000"/>
          <w:sz w:val="20"/>
          <w:szCs w:val="20"/>
        </w:rPr>
      </w:pPr>
      <w:r w:rsidRPr="00553174">
        <w:rPr>
          <w:rFonts w:asciiTheme="minorHAnsi" w:hAnsiTheme="minorHAnsi" w:cs="Arial"/>
          <w:b/>
          <w:bCs/>
          <w:color w:val="000000"/>
          <w:sz w:val="20"/>
          <w:szCs w:val="20"/>
        </w:rPr>
        <w:t>Assumption:</w:t>
      </w:r>
      <w:r w:rsidRPr="00553174">
        <w:rPr>
          <w:rFonts w:asciiTheme="minorHAnsi" w:hAnsiTheme="minorHAnsi" w:cs="Arial"/>
          <w:color w:val="000000"/>
          <w:sz w:val="20"/>
          <w:szCs w:val="20"/>
        </w:rPr>
        <w:t xml:space="preserve"> you have created a table userdata that has three </w:t>
      </w:r>
      <w:proofErr w:type="gramStart"/>
      <w:r w:rsidRPr="00553174">
        <w:rPr>
          <w:rFonts w:asciiTheme="minorHAnsi" w:hAnsiTheme="minorHAnsi" w:cs="Arial"/>
          <w:color w:val="000000"/>
          <w:sz w:val="20"/>
          <w:szCs w:val="20"/>
        </w:rPr>
        <w:t>fields</w:t>
      </w:r>
      <w:proofErr w:type="gramEnd"/>
      <w:r w:rsidRPr="00553174">
        <w:rPr>
          <w:rFonts w:asciiTheme="minorHAnsi" w:hAnsiTheme="minorHAnsi" w:cs="Arial"/>
          <w:color w:val="000000"/>
          <w:sz w:val="20"/>
          <w:szCs w:val="20"/>
        </w:rPr>
        <w:t xml:space="preserve"> uid, uname and upassword in mysql database. Database name is ashwinirajput, username is root, </w:t>
      </w:r>
      <w:proofErr w:type="gramStart"/>
      <w:r w:rsidRPr="00553174">
        <w:rPr>
          <w:rFonts w:asciiTheme="minorHAnsi" w:hAnsiTheme="minorHAnsi" w:cs="Arial"/>
          <w:color w:val="000000"/>
          <w:sz w:val="20"/>
          <w:szCs w:val="20"/>
        </w:rPr>
        <w:t>password</w:t>
      </w:r>
      <w:proofErr w:type="gramEnd"/>
      <w:r w:rsidRPr="00553174">
        <w:rPr>
          <w:rFonts w:asciiTheme="minorHAnsi" w:hAnsiTheme="minorHAnsi" w:cs="Arial"/>
          <w:color w:val="000000"/>
          <w:sz w:val="20"/>
          <w:szCs w:val="20"/>
        </w:rPr>
        <w:t xml:space="preserve"> is ashwini.</w:t>
      </w:r>
    </w:p>
    <w:p w:rsidR="00905DDB" w:rsidRPr="00553174" w:rsidRDefault="00905DDB" w:rsidP="00905DDB">
      <w:pPr>
        <w:shd w:val="clear" w:color="auto" w:fill="FFFFFF"/>
        <w:jc w:val="both"/>
        <w:rPr>
          <w:rFonts w:cs="Arial"/>
          <w:i/>
          <w:iCs/>
          <w:color w:val="000000"/>
          <w:sz w:val="20"/>
          <w:szCs w:val="20"/>
        </w:rPr>
      </w:pPr>
      <w:r w:rsidRPr="00553174">
        <w:rPr>
          <w:rFonts w:cs="Arial"/>
          <w:i/>
          <w:iCs/>
          <w:color w:val="000000"/>
          <w:sz w:val="20"/>
          <w:szCs w:val="20"/>
        </w:rPr>
        <w:t>File: JDBCSingleton.java</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Style w:val="keyword"/>
          <w:rFonts w:cs="Arial"/>
          <w:b/>
          <w:bCs/>
          <w:color w:val="006699"/>
          <w:sz w:val="20"/>
          <w:szCs w:val="20"/>
          <w:bdr w:val="none" w:sz="0" w:space="0" w:color="auto" w:frame="1"/>
        </w:rPr>
        <w:t>import</w:t>
      </w:r>
      <w:r w:rsidRPr="00553174">
        <w:rPr>
          <w:rFonts w:cs="Arial"/>
          <w:color w:val="000000"/>
          <w:sz w:val="20"/>
          <w:szCs w:val="20"/>
          <w:bdr w:val="none" w:sz="0" w:space="0" w:color="auto" w:frame="1"/>
        </w:rPr>
        <w:t> java.io.BufferedReader;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Style w:val="keyword"/>
          <w:rFonts w:cs="Arial"/>
          <w:b/>
          <w:bCs/>
          <w:color w:val="006699"/>
          <w:sz w:val="20"/>
          <w:szCs w:val="20"/>
          <w:bdr w:val="none" w:sz="0" w:space="0" w:color="auto" w:frame="1"/>
        </w:rPr>
        <w:t>import</w:t>
      </w:r>
      <w:r w:rsidRPr="00553174">
        <w:rPr>
          <w:rFonts w:cs="Arial"/>
          <w:color w:val="000000"/>
          <w:sz w:val="20"/>
          <w:szCs w:val="20"/>
          <w:bdr w:val="none" w:sz="0" w:space="0" w:color="auto" w:frame="1"/>
        </w:rPr>
        <w:t> java.io.IOException;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Style w:val="keyword"/>
          <w:rFonts w:cs="Arial"/>
          <w:b/>
          <w:bCs/>
          <w:color w:val="006699"/>
          <w:sz w:val="20"/>
          <w:szCs w:val="20"/>
          <w:bdr w:val="none" w:sz="0" w:space="0" w:color="auto" w:frame="1"/>
        </w:rPr>
        <w:t>import</w:t>
      </w:r>
      <w:r w:rsidRPr="00553174">
        <w:rPr>
          <w:rFonts w:cs="Arial"/>
          <w:color w:val="000000"/>
          <w:sz w:val="20"/>
          <w:szCs w:val="20"/>
          <w:bdr w:val="none" w:sz="0" w:space="0" w:color="auto" w:frame="1"/>
        </w:rPr>
        <w:t> java.io.InputStreamReader;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Style w:val="keyword"/>
          <w:rFonts w:cs="Arial"/>
          <w:b/>
          <w:bCs/>
          <w:color w:val="006699"/>
          <w:sz w:val="20"/>
          <w:szCs w:val="20"/>
          <w:bdr w:val="none" w:sz="0" w:space="0" w:color="auto" w:frame="1"/>
        </w:rPr>
        <w:t>import</w:t>
      </w:r>
      <w:r w:rsidRPr="00553174">
        <w:rPr>
          <w:rFonts w:cs="Arial"/>
          <w:color w:val="000000"/>
          <w:sz w:val="20"/>
          <w:szCs w:val="20"/>
          <w:bdr w:val="none" w:sz="0" w:space="0" w:color="auto" w:frame="1"/>
        </w:rPr>
        <w:t> java.sql.Connection;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Style w:val="keyword"/>
          <w:rFonts w:cs="Arial"/>
          <w:b/>
          <w:bCs/>
          <w:color w:val="006699"/>
          <w:sz w:val="20"/>
          <w:szCs w:val="20"/>
          <w:bdr w:val="none" w:sz="0" w:space="0" w:color="auto" w:frame="1"/>
        </w:rPr>
        <w:t>import</w:t>
      </w:r>
      <w:r w:rsidRPr="00553174">
        <w:rPr>
          <w:rFonts w:cs="Arial"/>
          <w:color w:val="000000"/>
          <w:sz w:val="20"/>
          <w:szCs w:val="20"/>
          <w:bdr w:val="none" w:sz="0" w:space="0" w:color="auto" w:frame="1"/>
        </w:rPr>
        <w:t> java.sql.DriverManager;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Style w:val="keyword"/>
          <w:rFonts w:cs="Arial"/>
          <w:b/>
          <w:bCs/>
          <w:color w:val="006699"/>
          <w:sz w:val="20"/>
          <w:szCs w:val="20"/>
          <w:bdr w:val="none" w:sz="0" w:space="0" w:color="auto" w:frame="1"/>
        </w:rPr>
        <w:lastRenderedPageBreak/>
        <w:t>import</w:t>
      </w:r>
      <w:r w:rsidRPr="00553174">
        <w:rPr>
          <w:rFonts w:cs="Arial"/>
          <w:color w:val="000000"/>
          <w:sz w:val="20"/>
          <w:szCs w:val="20"/>
          <w:bdr w:val="none" w:sz="0" w:space="0" w:color="auto" w:frame="1"/>
        </w:rPr>
        <w:t> java.sql.PreparedStatement;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Style w:val="keyword"/>
          <w:rFonts w:cs="Arial"/>
          <w:b/>
          <w:bCs/>
          <w:color w:val="006699"/>
          <w:sz w:val="20"/>
          <w:szCs w:val="20"/>
          <w:bdr w:val="none" w:sz="0" w:space="0" w:color="auto" w:frame="1"/>
        </w:rPr>
        <w:t>import</w:t>
      </w:r>
      <w:r w:rsidRPr="00553174">
        <w:rPr>
          <w:rFonts w:cs="Arial"/>
          <w:color w:val="000000"/>
          <w:sz w:val="20"/>
          <w:szCs w:val="20"/>
          <w:bdr w:val="none" w:sz="0" w:space="0" w:color="auto" w:frame="1"/>
        </w:rPr>
        <w:t> java.sql.ResultSet;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Style w:val="keyword"/>
          <w:rFonts w:cs="Arial"/>
          <w:b/>
          <w:bCs/>
          <w:color w:val="006699"/>
          <w:sz w:val="20"/>
          <w:szCs w:val="20"/>
          <w:bdr w:val="none" w:sz="0" w:space="0" w:color="auto" w:frame="1"/>
        </w:rPr>
        <w:t>import</w:t>
      </w:r>
      <w:r w:rsidRPr="00553174">
        <w:rPr>
          <w:rFonts w:cs="Arial"/>
          <w:color w:val="000000"/>
          <w:sz w:val="20"/>
          <w:szCs w:val="20"/>
          <w:bdr w:val="none" w:sz="0" w:space="0" w:color="auto" w:frame="1"/>
        </w:rPr>
        <w:t> java.sql.SQLException;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Style w:val="keyword"/>
          <w:rFonts w:cs="Arial"/>
          <w:b/>
          <w:bCs/>
          <w:color w:val="006699"/>
          <w:sz w:val="20"/>
          <w:szCs w:val="20"/>
          <w:bdr w:val="none" w:sz="0" w:space="0" w:color="auto" w:frame="1"/>
        </w:rPr>
        <w:t>class</w:t>
      </w:r>
      <w:r w:rsidRPr="00553174">
        <w:rPr>
          <w:rFonts w:cs="Arial"/>
          <w:color w:val="000000"/>
          <w:sz w:val="20"/>
          <w:szCs w:val="20"/>
          <w:bdr w:val="none" w:sz="0" w:space="0" w:color="auto" w:frame="1"/>
        </w:rPr>
        <w:t> JDBCSingleton {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r w:rsidRPr="00553174">
        <w:rPr>
          <w:rStyle w:val="comment"/>
          <w:rFonts w:cs="Arial"/>
          <w:color w:val="008200"/>
          <w:sz w:val="20"/>
          <w:szCs w:val="20"/>
          <w:bdr w:val="none" w:sz="0" w:space="0" w:color="auto" w:frame="1"/>
        </w:rPr>
        <w:t>//Step 1</w:t>
      </w:r>
      <w:r w:rsidRPr="00553174">
        <w:rPr>
          <w:rFonts w:cs="Arial"/>
          <w:color w:val="000000"/>
          <w:sz w:val="20"/>
          <w:szCs w:val="20"/>
          <w:bdr w:val="none" w:sz="0" w:space="0" w:color="auto" w:frame="1"/>
        </w:rPr>
        <w:t>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r w:rsidRPr="00553174">
        <w:rPr>
          <w:rStyle w:val="comment"/>
          <w:rFonts w:cs="Arial"/>
          <w:color w:val="008200"/>
          <w:sz w:val="20"/>
          <w:szCs w:val="20"/>
          <w:bdr w:val="none" w:sz="0" w:space="0" w:color="auto" w:frame="1"/>
        </w:rPr>
        <w:t>// create a JDBCSingleton class.</w:t>
      </w:r>
      <w:r w:rsidRPr="00553174">
        <w:rPr>
          <w:rFonts w:cs="Arial"/>
          <w:color w:val="000000"/>
          <w:sz w:val="20"/>
          <w:szCs w:val="20"/>
          <w:bdr w:val="none" w:sz="0" w:space="0" w:color="auto" w:frame="1"/>
        </w:rPr>
        <w:t>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r w:rsidRPr="00553174">
        <w:rPr>
          <w:rStyle w:val="comment"/>
          <w:rFonts w:cs="Arial"/>
          <w:color w:val="008200"/>
          <w:sz w:val="20"/>
          <w:szCs w:val="20"/>
          <w:bdr w:val="none" w:sz="0" w:space="0" w:color="auto" w:frame="1"/>
        </w:rPr>
        <w:t>//static member holds only one instance of the JDBCSingleton class.</w:t>
      </w:r>
      <w:r w:rsidRPr="00553174">
        <w:rPr>
          <w:rFonts w:cs="Arial"/>
          <w:color w:val="000000"/>
          <w:sz w:val="20"/>
          <w:szCs w:val="20"/>
          <w:bdr w:val="none" w:sz="0" w:space="0" w:color="auto" w:frame="1"/>
        </w:rPr>
        <w:t>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r w:rsidRPr="00553174">
        <w:rPr>
          <w:rStyle w:val="keyword"/>
          <w:rFonts w:cs="Arial"/>
          <w:b/>
          <w:bCs/>
          <w:color w:val="006699"/>
          <w:sz w:val="20"/>
          <w:szCs w:val="20"/>
          <w:bdr w:val="none" w:sz="0" w:space="0" w:color="auto" w:frame="1"/>
        </w:rPr>
        <w:t>private</w:t>
      </w:r>
      <w:r w:rsidRPr="00553174">
        <w:rPr>
          <w:rFonts w:cs="Arial"/>
          <w:color w:val="000000"/>
          <w:sz w:val="20"/>
          <w:szCs w:val="20"/>
          <w:bdr w:val="none" w:sz="0" w:space="0" w:color="auto" w:frame="1"/>
        </w:rPr>
        <w:t> </w:t>
      </w:r>
      <w:r w:rsidRPr="00553174">
        <w:rPr>
          <w:rStyle w:val="keyword"/>
          <w:rFonts w:cs="Arial"/>
          <w:b/>
          <w:bCs/>
          <w:color w:val="006699"/>
          <w:sz w:val="20"/>
          <w:szCs w:val="20"/>
          <w:bdr w:val="none" w:sz="0" w:space="0" w:color="auto" w:frame="1"/>
        </w:rPr>
        <w:t>static</w:t>
      </w:r>
      <w:r w:rsidRPr="00553174">
        <w:rPr>
          <w:rFonts w:cs="Arial"/>
          <w:color w:val="000000"/>
          <w:sz w:val="20"/>
          <w:szCs w:val="20"/>
          <w:bdr w:val="none" w:sz="0" w:space="0" w:color="auto" w:frame="1"/>
        </w:rPr>
        <w:t> JDBCSingleton jdbc;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r w:rsidRPr="00553174">
        <w:rPr>
          <w:rStyle w:val="comment"/>
          <w:rFonts w:cs="Arial"/>
          <w:color w:val="008200"/>
          <w:sz w:val="20"/>
          <w:szCs w:val="20"/>
          <w:bdr w:val="none" w:sz="0" w:space="0" w:color="auto" w:frame="1"/>
        </w:rPr>
        <w:t>//JDBCSingleton prevents the instantiation from any other class.</w:t>
      </w:r>
      <w:r w:rsidRPr="00553174">
        <w:rPr>
          <w:rFonts w:cs="Arial"/>
          <w:color w:val="000000"/>
          <w:sz w:val="20"/>
          <w:szCs w:val="20"/>
          <w:bdr w:val="none" w:sz="0" w:space="0" w:color="auto" w:frame="1"/>
        </w:rPr>
        <w:t>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r w:rsidRPr="00553174">
        <w:rPr>
          <w:rStyle w:val="keyword"/>
          <w:rFonts w:cs="Arial"/>
          <w:b/>
          <w:bCs/>
          <w:color w:val="006699"/>
          <w:sz w:val="20"/>
          <w:szCs w:val="20"/>
          <w:bdr w:val="none" w:sz="0" w:space="0" w:color="auto" w:frame="1"/>
        </w:rPr>
        <w:t>private</w:t>
      </w:r>
      <w:r w:rsidRPr="00553174">
        <w:rPr>
          <w:rFonts w:cs="Arial"/>
          <w:color w:val="000000"/>
          <w:sz w:val="20"/>
          <w:szCs w:val="20"/>
          <w:bdr w:val="none" w:sz="0" w:space="0" w:color="auto" w:frame="1"/>
        </w:rPr>
        <w:t> JDBCSingleton() {  }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r w:rsidRPr="00553174">
        <w:rPr>
          <w:rStyle w:val="comment"/>
          <w:rFonts w:cs="Arial"/>
          <w:color w:val="008200"/>
          <w:sz w:val="20"/>
          <w:szCs w:val="20"/>
          <w:bdr w:val="none" w:sz="0" w:space="0" w:color="auto" w:frame="1"/>
        </w:rPr>
        <w:t>//Now we are providing gloabal point of access.</w:t>
      </w:r>
      <w:r w:rsidRPr="00553174">
        <w:rPr>
          <w:rFonts w:cs="Arial"/>
          <w:color w:val="000000"/>
          <w:sz w:val="20"/>
          <w:szCs w:val="20"/>
          <w:bdr w:val="none" w:sz="0" w:space="0" w:color="auto" w:frame="1"/>
        </w:rPr>
        <w:t>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r w:rsidRPr="00553174">
        <w:rPr>
          <w:rStyle w:val="keyword"/>
          <w:rFonts w:cs="Arial"/>
          <w:b/>
          <w:bCs/>
          <w:color w:val="006699"/>
          <w:sz w:val="20"/>
          <w:szCs w:val="20"/>
          <w:bdr w:val="none" w:sz="0" w:space="0" w:color="auto" w:frame="1"/>
        </w:rPr>
        <w:t>public</w:t>
      </w:r>
      <w:r w:rsidRPr="00553174">
        <w:rPr>
          <w:rFonts w:cs="Arial"/>
          <w:color w:val="000000"/>
          <w:sz w:val="20"/>
          <w:szCs w:val="20"/>
          <w:bdr w:val="none" w:sz="0" w:space="0" w:color="auto" w:frame="1"/>
        </w:rPr>
        <w:t> </w:t>
      </w:r>
      <w:r w:rsidRPr="00553174">
        <w:rPr>
          <w:rStyle w:val="keyword"/>
          <w:rFonts w:cs="Arial"/>
          <w:b/>
          <w:bCs/>
          <w:color w:val="006699"/>
          <w:sz w:val="20"/>
          <w:szCs w:val="20"/>
          <w:bdr w:val="none" w:sz="0" w:space="0" w:color="auto" w:frame="1"/>
        </w:rPr>
        <w:t>static</w:t>
      </w:r>
      <w:r w:rsidRPr="00553174">
        <w:rPr>
          <w:rFonts w:cs="Arial"/>
          <w:color w:val="000000"/>
          <w:sz w:val="20"/>
          <w:szCs w:val="20"/>
          <w:bdr w:val="none" w:sz="0" w:space="0" w:color="auto" w:frame="1"/>
        </w:rPr>
        <w:t> JDBCSingleton getInstance() {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r w:rsidRPr="00553174">
        <w:rPr>
          <w:rStyle w:val="keyword"/>
          <w:rFonts w:cs="Arial"/>
          <w:b/>
          <w:bCs/>
          <w:color w:val="006699"/>
          <w:sz w:val="20"/>
          <w:szCs w:val="20"/>
          <w:bdr w:val="none" w:sz="0" w:space="0" w:color="auto" w:frame="1"/>
        </w:rPr>
        <w:t>if</w:t>
      </w:r>
      <w:r w:rsidRPr="00553174">
        <w:rPr>
          <w:rFonts w:cs="Arial"/>
          <w:color w:val="000000"/>
          <w:sz w:val="20"/>
          <w:szCs w:val="20"/>
          <w:bdr w:val="none" w:sz="0" w:space="0" w:color="auto" w:frame="1"/>
        </w:rPr>
        <w:t> (jdbc==</w:t>
      </w:r>
      <w:r w:rsidRPr="00553174">
        <w:rPr>
          <w:rStyle w:val="keyword"/>
          <w:rFonts w:cs="Arial"/>
          <w:b/>
          <w:bCs/>
          <w:color w:val="006699"/>
          <w:sz w:val="20"/>
          <w:szCs w:val="20"/>
          <w:bdr w:val="none" w:sz="0" w:space="0" w:color="auto" w:frame="1"/>
        </w:rPr>
        <w:t>null</w:t>
      </w:r>
      <w:r w:rsidRPr="00553174">
        <w:rPr>
          <w:rFonts w:cs="Arial"/>
          <w:color w:val="000000"/>
          <w:sz w:val="20"/>
          <w:szCs w:val="20"/>
          <w:bdr w:val="none" w:sz="0" w:space="0" w:color="auto" w:frame="1"/>
        </w:rPr>
        <w:t>)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jdbc=</w:t>
      </w:r>
      <w:r w:rsidRPr="00553174">
        <w:rPr>
          <w:rStyle w:val="keyword"/>
          <w:rFonts w:cs="Arial"/>
          <w:b/>
          <w:bCs/>
          <w:color w:val="006699"/>
          <w:sz w:val="20"/>
          <w:szCs w:val="20"/>
          <w:bdr w:val="none" w:sz="0" w:space="0" w:color="auto" w:frame="1"/>
        </w:rPr>
        <w:t>new</w:t>
      </w:r>
      <w:r w:rsidRPr="00553174">
        <w:rPr>
          <w:rFonts w:cs="Arial"/>
          <w:color w:val="000000"/>
          <w:sz w:val="20"/>
          <w:szCs w:val="20"/>
          <w:bdr w:val="none" w:sz="0" w:space="0" w:color="auto" w:frame="1"/>
        </w:rPr>
        <w:t>  JDBCSingleton();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r w:rsidRPr="00553174">
        <w:rPr>
          <w:rStyle w:val="keyword"/>
          <w:rFonts w:cs="Arial"/>
          <w:b/>
          <w:bCs/>
          <w:color w:val="006699"/>
          <w:sz w:val="20"/>
          <w:szCs w:val="20"/>
          <w:bdr w:val="none" w:sz="0" w:space="0" w:color="auto" w:frame="1"/>
        </w:rPr>
        <w:t>return</w:t>
      </w:r>
      <w:r w:rsidRPr="00553174">
        <w:rPr>
          <w:rFonts w:cs="Arial"/>
          <w:color w:val="000000"/>
          <w:sz w:val="20"/>
          <w:szCs w:val="20"/>
          <w:bdr w:val="none" w:sz="0" w:space="0" w:color="auto" w:frame="1"/>
        </w:rPr>
        <w:t> jdbc;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r w:rsidRPr="00553174">
        <w:rPr>
          <w:rStyle w:val="comment"/>
          <w:rFonts w:cs="Arial"/>
          <w:color w:val="008200"/>
          <w:sz w:val="20"/>
          <w:szCs w:val="20"/>
          <w:bdr w:val="none" w:sz="0" w:space="0" w:color="auto" w:frame="1"/>
        </w:rPr>
        <w:t>// to get the connection from methods like insert, view etc. </w:t>
      </w:r>
      <w:r w:rsidRPr="00553174">
        <w:rPr>
          <w:rFonts w:cs="Arial"/>
          <w:color w:val="000000"/>
          <w:sz w:val="20"/>
          <w:szCs w:val="20"/>
          <w:bdr w:val="none" w:sz="0" w:space="0" w:color="auto" w:frame="1"/>
        </w:rPr>
        <w:t>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r w:rsidRPr="00553174">
        <w:rPr>
          <w:rStyle w:val="keyword"/>
          <w:rFonts w:cs="Arial"/>
          <w:b/>
          <w:bCs/>
          <w:color w:val="006699"/>
          <w:sz w:val="20"/>
          <w:szCs w:val="20"/>
          <w:bdr w:val="none" w:sz="0" w:space="0" w:color="auto" w:frame="1"/>
        </w:rPr>
        <w:t>private</w:t>
      </w:r>
      <w:r w:rsidRPr="00553174">
        <w:rPr>
          <w:rFonts w:cs="Arial"/>
          <w:color w:val="000000"/>
          <w:sz w:val="20"/>
          <w:szCs w:val="20"/>
          <w:bdr w:val="none" w:sz="0" w:space="0" w:color="auto" w:frame="1"/>
        </w:rPr>
        <w:t> </w:t>
      </w:r>
      <w:r w:rsidRPr="00553174">
        <w:rPr>
          <w:rStyle w:val="keyword"/>
          <w:rFonts w:cs="Arial"/>
          <w:b/>
          <w:bCs/>
          <w:color w:val="006699"/>
          <w:sz w:val="20"/>
          <w:szCs w:val="20"/>
          <w:bdr w:val="none" w:sz="0" w:space="0" w:color="auto" w:frame="1"/>
        </w:rPr>
        <w:t>static</w:t>
      </w:r>
      <w:r w:rsidRPr="00553174">
        <w:rPr>
          <w:rFonts w:cs="Arial"/>
          <w:color w:val="000000"/>
          <w:sz w:val="20"/>
          <w:szCs w:val="20"/>
          <w:bdr w:val="none" w:sz="0" w:space="0" w:color="auto" w:frame="1"/>
        </w:rPr>
        <w:t> Connection getConnection()</w:t>
      </w:r>
      <w:r w:rsidRPr="00553174">
        <w:rPr>
          <w:rStyle w:val="keyword"/>
          <w:rFonts w:cs="Arial"/>
          <w:b/>
          <w:bCs/>
          <w:color w:val="006699"/>
          <w:sz w:val="20"/>
          <w:szCs w:val="20"/>
          <w:bdr w:val="none" w:sz="0" w:space="0" w:color="auto" w:frame="1"/>
        </w:rPr>
        <w:t>throws</w:t>
      </w:r>
      <w:r w:rsidRPr="00553174">
        <w:rPr>
          <w:rFonts w:cs="Arial"/>
          <w:color w:val="000000"/>
          <w:sz w:val="20"/>
          <w:szCs w:val="20"/>
          <w:bdr w:val="none" w:sz="0" w:space="0" w:color="auto" w:frame="1"/>
        </w:rPr>
        <w:t> ClassNotFoundException, SQLException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Connection con=</w:t>
      </w:r>
      <w:r w:rsidRPr="00553174">
        <w:rPr>
          <w:rStyle w:val="keyword"/>
          <w:rFonts w:cs="Arial"/>
          <w:b/>
          <w:bCs/>
          <w:color w:val="006699"/>
          <w:sz w:val="20"/>
          <w:szCs w:val="20"/>
          <w:bdr w:val="none" w:sz="0" w:space="0" w:color="auto" w:frame="1"/>
        </w:rPr>
        <w:t>null</w:t>
      </w:r>
      <w:r w:rsidRPr="00553174">
        <w:rPr>
          <w:rFonts w:cs="Arial"/>
          <w:color w:val="000000"/>
          <w:sz w:val="20"/>
          <w:szCs w:val="20"/>
          <w:bdr w:val="none" w:sz="0" w:space="0" w:color="auto" w:frame="1"/>
        </w:rPr>
        <w:t>;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Class.forName(</w:t>
      </w:r>
      <w:r w:rsidRPr="00553174">
        <w:rPr>
          <w:rStyle w:val="string"/>
          <w:rFonts w:cs="Arial"/>
          <w:color w:val="0000FF"/>
          <w:sz w:val="20"/>
          <w:szCs w:val="20"/>
          <w:bdr w:val="none" w:sz="0" w:space="0" w:color="auto" w:frame="1"/>
        </w:rPr>
        <w:t>"com.mysql.jdbc.Driver"</w:t>
      </w:r>
      <w:r w:rsidRPr="00553174">
        <w:rPr>
          <w:rFonts w:cs="Arial"/>
          <w:color w:val="000000"/>
          <w:sz w:val="20"/>
          <w:szCs w:val="20"/>
          <w:bdr w:val="none" w:sz="0" w:space="0" w:color="auto" w:frame="1"/>
        </w:rPr>
        <w:t>);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con= DriverManager.getConnection(</w:t>
      </w:r>
      <w:r w:rsidRPr="00553174">
        <w:rPr>
          <w:rStyle w:val="string"/>
          <w:rFonts w:cs="Arial"/>
          <w:color w:val="0000FF"/>
          <w:sz w:val="20"/>
          <w:szCs w:val="20"/>
          <w:bdr w:val="none" w:sz="0" w:space="0" w:color="auto" w:frame="1"/>
        </w:rPr>
        <w:t>"jdbc:mysql://localhost:3306/ashwanirajput"</w:t>
      </w:r>
      <w:r w:rsidRPr="00553174">
        <w:rPr>
          <w:rFonts w:cs="Arial"/>
          <w:color w:val="000000"/>
          <w:sz w:val="20"/>
          <w:szCs w:val="20"/>
          <w:bdr w:val="none" w:sz="0" w:space="0" w:color="auto" w:frame="1"/>
        </w:rPr>
        <w:t>, </w:t>
      </w:r>
      <w:r w:rsidRPr="00553174">
        <w:rPr>
          <w:rStyle w:val="string"/>
          <w:rFonts w:cs="Arial"/>
          <w:color w:val="0000FF"/>
          <w:sz w:val="20"/>
          <w:szCs w:val="20"/>
          <w:bdr w:val="none" w:sz="0" w:space="0" w:color="auto" w:frame="1"/>
        </w:rPr>
        <w:t>"root"</w:t>
      </w:r>
      <w:r w:rsidRPr="00553174">
        <w:rPr>
          <w:rFonts w:cs="Arial"/>
          <w:color w:val="000000"/>
          <w:sz w:val="20"/>
          <w:szCs w:val="20"/>
          <w:bdr w:val="none" w:sz="0" w:space="0" w:color="auto" w:frame="1"/>
        </w:rPr>
        <w:t>, </w:t>
      </w:r>
      <w:r w:rsidRPr="00553174">
        <w:rPr>
          <w:rStyle w:val="string"/>
          <w:rFonts w:cs="Arial"/>
          <w:color w:val="0000FF"/>
          <w:sz w:val="20"/>
          <w:szCs w:val="20"/>
          <w:bdr w:val="none" w:sz="0" w:space="0" w:color="auto" w:frame="1"/>
        </w:rPr>
        <w:t>"ashwani"</w:t>
      </w:r>
      <w:r w:rsidRPr="00553174">
        <w:rPr>
          <w:rFonts w:cs="Arial"/>
          <w:color w:val="000000"/>
          <w:sz w:val="20"/>
          <w:szCs w:val="20"/>
          <w:bdr w:val="none" w:sz="0" w:space="0" w:color="auto" w:frame="1"/>
        </w:rPr>
        <w:t>);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r w:rsidRPr="00553174">
        <w:rPr>
          <w:rStyle w:val="keyword"/>
          <w:rFonts w:cs="Arial"/>
          <w:b/>
          <w:bCs/>
          <w:color w:val="006699"/>
          <w:sz w:val="20"/>
          <w:szCs w:val="20"/>
          <w:bdr w:val="none" w:sz="0" w:space="0" w:color="auto" w:frame="1"/>
        </w:rPr>
        <w:t>return</w:t>
      </w:r>
      <w:r w:rsidRPr="00553174">
        <w:rPr>
          <w:rFonts w:cs="Arial"/>
          <w:color w:val="000000"/>
          <w:sz w:val="20"/>
          <w:szCs w:val="20"/>
          <w:bdr w:val="none" w:sz="0" w:space="0" w:color="auto" w:frame="1"/>
        </w:rPr>
        <w:t> con;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r w:rsidRPr="00553174">
        <w:rPr>
          <w:rStyle w:val="comment"/>
          <w:rFonts w:cs="Arial"/>
          <w:color w:val="008200"/>
          <w:sz w:val="20"/>
          <w:szCs w:val="20"/>
          <w:bdr w:val="none" w:sz="0" w:space="0" w:color="auto" w:frame="1"/>
        </w:rPr>
        <w:t>//to insert the record into the database </w:t>
      </w:r>
      <w:r w:rsidRPr="00553174">
        <w:rPr>
          <w:rFonts w:cs="Arial"/>
          <w:color w:val="000000"/>
          <w:sz w:val="20"/>
          <w:szCs w:val="20"/>
          <w:bdr w:val="none" w:sz="0" w:space="0" w:color="auto" w:frame="1"/>
        </w:rPr>
        <w:t>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r w:rsidRPr="00553174">
        <w:rPr>
          <w:rStyle w:val="keyword"/>
          <w:rFonts w:cs="Arial"/>
          <w:b/>
          <w:bCs/>
          <w:color w:val="006699"/>
          <w:sz w:val="20"/>
          <w:szCs w:val="20"/>
          <w:bdr w:val="none" w:sz="0" w:space="0" w:color="auto" w:frame="1"/>
        </w:rPr>
        <w:t>public</w:t>
      </w:r>
      <w:r w:rsidRPr="00553174">
        <w:rPr>
          <w:rFonts w:cs="Arial"/>
          <w:color w:val="000000"/>
          <w:sz w:val="20"/>
          <w:szCs w:val="20"/>
          <w:bdr w:val="none" w:sz="0" w:space="0" w:color="auto" w:frame="1"/>
        </w:rPr>
        <w:t> </w:t>
      </w:r>
      <w:r w:rsidRPr="00553174">
        <w:rPr>
          <w:rStyle w:val="keyword"/>
          <w:rFonts w:cs="Arial"/>
          <w:b/>
          <w:bCs/>
          <w:color w:val="006699"/>
          <w:sz w:val="20"/>
          <w:szCs w:val="20"/>
          <w:bdr w:val="none" w:sz="0" w:space="0" w:color="auto" w:frame="1"/>
        </w:rPr>
        <w:t>int</w:t>
      </w:r>
      <w:r w:rsidRPr="00553174">
        <w:rPr>
          <w:rFonts w:cs="Arial"/>
          <w:color w:val="000000"/>
          <w:sz w:val="20"/>
          <w:szCs w:val="20"/>
          <w:bdr w:val="none" w:sz="0" w:space="0" w:color="auto" w:frame="1"/>
        </w:rPr>
        <w:t> insert(String name, String pass) </w:t>
      </w:r>
      <w:r w:rsidRPr="00553174">
        <w:rPr>
          <w:rStyle w:val="keyword"/>
          <w:rFonts w:cs="Arial"/>
          <w:b/>
          <w:bCs/>
          <w:color w:val="006699"/>
          <w:sz w:val="20"/>
          <w:szCs w:val="20"/>
          <w:bdr w:val="none" w:sz="0" w:space="0" w:color="auto" w:frame="1"/>
        </w:rPr>
        <w:t>throws</w:t>
      </w:r>
      <w:r w:rsidRPr="00553174">
        <w:rPr>
          <w:rFonts w:cs="Arial"/>
          <w:color w:val="000000"/>
          <w:sz w:val="20"/>
          <w:szCs w:val="20"/>
          <w:bdr w:val="none" w:sz="0" w:space="0" w:color="auto" w:frame="1"/>
        </w:rPr>
        <w:t> SQLException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lastRenderedPageBreak/>
        <w:t>              Connection c=</w:t>
      </w:r>
      <w:r w:rsidRPr="00553174">
        <w:rPr>
          <w:rStyle w:val="keyword"/>
          <w:rFonts w:cs="Arial"/>
          <w:b/>
          <w:bCs/>
          <w:color w:val="006699"/>
          <w:sz w:val="20"/>
          <w:szCs w:val="20"/>
          <w:bdr w:val="none" w:sz="0" w:space="0" w:color="auto" w:frame="1"/>
        </w:rPr>
        <w:t>null</w:t>
      </w:r>
      <w:r w:rsidRPr="00553174">
        <w:rPr>
          <w:rFonts w:cs="Arial"/>
          <w:color w:val="000000"/>
          <w:sz w:val="20"/>
          <w:szCs w:val="20"/>
          <w:bdr w:val="none" w:sz="0" w:space="0" w:color="auto" w:frame="1"/>
        </w:rPr>
        <w:t>;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PreparedStatement ps=</w:t>
      </w:r>
      <w:r w:rsidRPr="00553174">
        <w:rPr>
          <w:rStyle w:val="keyword"/>
          <w:rFonts w:cs="Arial"/>
          <w:b/>
          <w:bCs/>
          <w:color w:val="006699"/>
          <w:sz w:val="20"/>
          <w:szCs w:val="20"/>
          <w:bdr w:val="none" w:sz="0" w:space="0" w:color="auto" w:frame="1"/>
        </w:rPr>
        <w:t>null</w:t>
      </w:r>
      <w:r w:rsidRPr="00553174">
        <w:rPr>
          <w:rFonts w:cs="Arial"/>
          <w:color w:val="000000"/>
          <w:sz w:val="20"/>
          <w:szCs w:val="20"/>
          <w:bdr w:val="none" w:sz="0" w:space="0" w:color="auto" w:frame="1"/>
        </w:rPr>
        <w:t>;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r w:rsidRPr="00553174">
        <w:rPr>
          <w:rStyle w:val="keyword"/>
          <w:rFonts w:cs="Arial"/>
          <w:b/>
          <w:bCs/>
          <w:color w:val="006699"/>
          <w:sz w:val="20"/>
          <w:szCs w:val="20"/>
          <w:bdr w:val="none" w:sz="0" w:space="0" w:color="auto" w:frame="1"/>
        </w:rPr>
        <w:t>int</w:t>
      </w:r>
      <w:r w:rsidRPr="00553174">
        <w:rPr>
          <w:rFonts w:cs="Arial"/>
          <w:color w:val="000000"/>
          <w:sz w:val="20"/>
          <w:szCs w:val="20"/>
          <w:bdr w:val="none" w:sz="0" w:space="0" w:color="auto" w:frame="1"/>
        </w:rPr>
        <w:t> recordCounter=</w:t>
      </w:r>
      <w:r w:rsidRPr="00553174">
        <w:rPr>
          <w:rStyle w:val="number"/>
          <w:rFonts w:cs="Arial"/>
          <w:color w:val="C00000"/>
          <w:sz w:val="20"/>
          <w:szCs w:val="20"/>
          <w:bdr w:val="none" w:sz="0" w:space="0" w:color="auto" w:frame="1"/>
        </w:rPr>
        <w:t>0</w:t>
      </w:r>
      <w:r w:rsidRPr="00553174">
        <w:rPr>
          <w:rFonts w:cs="Arial"/>
          <w:color w:val="000000"/>
          <w:sz w:val="20"/>
          <w:szCs w:val="20"/>
          <w:bdr w:val="none" w:sz="0" w:space="0" w:color="auto" w:frame="1"/>
        </w:rPr>
        <w:t>;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r w:rsidRPr="00553174">
        <w:rPr>
          <w:rStyle w:val="keyword"/>
          <w:rFonts w:cs="Arial"/>
          <w:b/>
          <w:bCs/>
          <w:color w:val="006699"/>
          <w:sz w:val="20"/>
          <w:szCs w:val="20"/>
          <w:bdr w:val="none" w:sz="0" w:space="0" w:color="auto" w:frame="1"/>
        </w:rPr>
        <w:t>try</w:t>
      </w:r>
      <w:r w:rsidRPr="00553174">
        <w:rPr>
          <w:rFonts w:cs="Arial"/>
          <w:color w:val="000000"/>
          <w:sz w:val="20"/>
          <w:szCs w:val="20"/>
          <w:bdr w:val="none" w:sz="0" w:space="0" w:color="auto" w:frame="1"/>
        </w:rPr>
        <w:t> {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c=</w:t>
      </w:r>
      <w:r w:rsidRPr="00553174">
        <w:rPr>
          <w:rStyle w:val="keyword"/>
          <w:rFonts w:cs="Arial"/>
          <w:b/>
          <w:bCs/>
          <w:color w:val="006699"/>
          <w:sz w:val="20"/>
          <w:szCs w:val="20"/>
          <w:bdr w:val="none" w:sz="0" w:space="0" w:color="auto" w:frame="1"/>
        </w:rPr>
        <w:t>this</w:t>
      </w:r>
      <w:r w:rsidRPr="00553174">
        <w:rPr>
          <w:rFonts w:cs="Arial"/>
          <w:color w:val="000000"/>
          <w:sz w:val="20"/>
          <w:szCs w:val="20"/>
          <w:bdr w:val="none" w:sz="0" w:space="0" w:color="auto" w:frame="1"/>
        </w:rPr>
        <w:t>.getConnection();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proofErr w:type="gramStart"/>
      <w:r w:rsidRPr="00553174">
        <w:rPr>
          <w:rFonts w:cs="Arial"/>
          <w:color w:val="000000"/>
          <w:sz w:val="20"/>
          <w:szCs w:val="20"/>
          <w:bdr w:val="none" w:sz="0" w:space="0" w:color="auto" w:frame="1"/>
        </w:rPr>
        <w:t>ps=</w:t>
      </w:r>
      <w:proofErr w:type="gramEnd"/>
      <w:r w:rsidRPr="00553174">
        <w:rPr>
          <w:rFonts w:cs="Arial"/>
          <w:color w:val="000000"/>
          <w:sz w:val="20"/>
          <w:szCs w:val="20"/>
          <w:bdr w:val="none" w:sz="0" w:space="0" w:color="auto" w:frame="1"/>
        </w:rPr>
        <w:t>c.prepareStatement(</w:t>
      </w:r>
      <w:r w:rsidRPr="00553174">
        <w:rPr>
          <w:rStyle w:val="string"/>
          <w:rFonts w:cs="Arial"/>
          <w:color w:val="0000FF"/>
          <w:sz w:val="20"/>
          <w:szCs w:val="20"/>
          <w:bdr w:val="none" w:sz="0" w:space="0" w:color="auto" w:frame="1"/>
        </w:rPr>
        <w:t>"insert into userdata(uname,upassword)values(?,?)"</w:t>
      </w:r>
      <w:r w:rsidRPr="00553174">
        <w:rPr>
          <w:rFonts w:cs="Arial"/>
          <w:color w:val="000000"/>
          <w:sz w:val="20"/>
          <w:szCs w:val="20"/>
          <w:bdr w:val="none" w:sz="0" w:space="0" w:color="auto" w:frame="1"/>
        </w:rPr>
        <w:t>);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ps.setString(</w:t>
      </w:r>
      <w:r w:rsidRPr="00553174">
        <w:rPr>
          <w:rStyle w:val="number"/>
          <w:rFonts w:cs="Arial"/>
          <w:color w:val="C00000"/>
          <w:sz w:val="20"/>
          <w:szCs w:val="20"/>
          <w:bdr w:val="none" w:sz="0" w:space="0" w:color="auto" w:frame="1"/>
        </w:rPr>
        <w:t>1</w:t>
      </w:r>
      <w:r w:rsidRPr="00553174">
        <w:rPr>
          <w:rFonts w:cs="Arial"/>
          <w:color w:val="000000"/>
          <w:sz w:val="20"/>
          <w:szCs w:val="20"/>
          <w:bdr w:val="none" w:sz="0" w:space="0" w:color="auto" w:frame="1"/>
        </w:rPr>
        <w:t>, name);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ps.setString(</w:t>
      </w:r>
      <w:r w:rsidRPr="00553174">
        <w:rPr>
          <w:rStyle w:val="number"/>
          <w:rFonts w:cs="Arial"/>
          <w:color w:val="C00000"/>
          <w:sz w:val="20"/>
          <w:szCs w:val="20"/>
          <w:bdr w:val="none" w:sz="0" w:space="0" w:color="auto" w:frame="1"/>
        </w:rPr>
        <w:t>2</w:t>
      </w:r>
      <w:r w:rsidRPr="00553174">
        <w:rPr>
          <w:rFonts w:cs="Arial"/>
          <w:color w:val="000000"/>
          <w:sz w:val="20"/>
          <w:szCs w:val="20"/>
          <w:bdr w:val="none" w:sz="0" w:space="0" w:color="auto" w:frame="1"/>
        </w:rPr>
        <w:t>, pass);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recordCounter=ps.executeUpdate();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 </w:t>
      </w:r>
      <w:r w:rsidRPr="00553174">
        <w:rPr>
          <w:rStyle w:val="keyword"/>
          <w:rFonts w:cs="Arial"/>
          <w:b/>
          <w:bCs/>
          <w:color w:val="006699"/>
          <w:sz w:val="20"/>
          <w:szCs w:val="20"/>
          <w:bdr w:val="none" w:sz="0" w:space="0" w:color="auto" w:frame="1"/>
        </w:rPr>
        <w:t>catch</w:t>
      </w:r>
      <w:r w:rsidRPr="00553174">
        <w:rPr>
          <w:rFonts w:cs="Arial"/>
          <w:color w:val="000000"/>
          <w:sz w:val="20"/>
          <w:szCs w:val="20"/>
          <w:bdr w:val="none" w:sz="0" w:space="0" w:color="auto" w:frame="1"/>
        </w:rPr>
        <w:t> (Exception e) { e.printStackTrace(); } </w:t>
      </w:r>
      <w:r w:rsidRPr="00553174">
        <w:rPr>
          <w:rStyle w:val="keyword"/>
          <w:rFonts w:cs="Arial"/>
          <w:b/>
          <w:bCs/>
          <w:color w:val="006699"/>
          <w:sz w:val="20"/>
          <w:szCs w:val="20"/>
          <w:bdr w:val="none" w:sz="0" w:space="0" w:color="auto" w:frame="1"/>
        </w:rPr>
        <w:t>finally</w:t>
      </w:r>
      <w:r w:rsidRPr="00553174">
        <w:rPr>
          <w:rFonts w:cs="Arial"/>
          <w:color w:val="000000"/>
          <w:sz w:val="20"/>
          <w:szCs w:val="20"/>
          <w:bdr w:val="none" w:sz="0" w:space="0" w:color="auto" w:frame="1"/>
        </w:rPr>
        <w:t>{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r w:rsidRPr="00553174">
        <w:rPr>
          <w:rStyle w:val="keyword"/>
          <w:rFonts w:cs="Arial"/>
          <w:b/>
          <w:bCs/>
          <w:color w:val="006699"/>
          <w:sz w:val="20"/>
          <w:szCs w:val="20"/>
          <w:bdr w:val="none" w:sz="0" w:space="0" w:color="auto" w:frame="1"/>
        </w:rPr>
        <w:t>if</w:t>
      </w:r>
      <w:r w:rsidRPr="00553174">
        <w:rPr>
          <w:rFonts w:cs="Arial"/>
          <w:color w:val="000000"/>
          <w:sz w:val="20"/>
          <w:szCs w:val="20"/>
          <w:bdr w:val="none" w:sz="0" w:space="0" w:color="auto" w:frame="1"/>
        </w:rPr>
        <w:t> (ps!=</w:t>
      </w:r>
      <w:r w:rsidRPr="00553174">
        <w:rPr>
          <w:rStyle w:val="keyword"/>
          <w:rFonts w:cs="Arial"/>
          <w:b/>
          <w:bCs/>
          <w:color w:val="006699"/>
          <w:sz w:val="20"/>
          <w:szCs w:val="20"/>
          <w:bdr w:val="none" w:sz="0" w:space="0" w:color="auto" w:frame="1"/>
        </w:rPr>
        <w:t>null</w:t>
      </w:r>
      <w:r w:rsidRPr="00553174">
        <w:rPr>
          <w:rFonts w:cs="Arial"/>
          <w:color w:val="000000"/>
          <w:sz w:val="20"/>
          <w:szCs w:val="20"/>
          <w:bdr w:val="none" w:sz="0" w:space="0" w:color="auto" w:frame="1"/>
        </w:rPr>
        <w:t>){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ps.close();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r w:rsidRPr="00553174">
        <w:rPr>
          <w:rStyle w:val="keyword"/>
          <w:rFonts w:cs="Arial"/>
          <w:b/>
          <w:bCs/>
          <w:color w:val="006699"/>
          <w:sz w:val="20"/>
          <w:szCs w:val="20"/>
          <w:bdr w:val="none" w:sz="0" w:space="0" w:color="auto" w:frame="1"/>
        </w:rPr>
        <w:t>if</w:t>
      </w:r>
      <w:r w:rsidRPr="00553174">
        <w:rPr>
          <w:rFonts w:cs="Arial"/>
          <w:color w:val="000000"/>
          <w:sz w:val="20"/>
          <w:szCs w:val="20"/>
          <w:bdr w:val="none" w:sz="0" w:space="0" w:color="auto" w:frame="1"/>
        </w:rPr>
        <w:t>(c!=</w:t>
      </w:r>
      <w:r w:rsidRPr="00553174">
        <w:rPr>
          <w:rStyle w:val="keyword"/>
          <w:rFonts w:cs="Arial"/>
          <w:b/>
          <w:bCs/>
          <w:color w:val="006699"/>
          <w:sz w:val="20"/>
          <w:szCs w:val="20"/>
          <w:bdr w:val="none" w:sz="0" w:space="0" w:color="auto" w:frame="1"/>
        </w:rPr>
        <w:t>null</w:t>
      </w:r>
      <w:r w:rsidRPr="00553174">
        <w:rPr>
          <w:rFonts w:cs="Arial"/>
          <w:color w:val="000000"/>
          <w:sz w:val="20"/>
          <w:szCs w:val="20"/>
          <w:bdr w:val="none" w:sz="0" w:space="0" w:color="auto" w:frame="1"/>
        </w:rPr>
        <w:t>){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c.close();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r w:rsidRPr="00553174">
        <w:rPr>
          <w:rStyle w:val="keyword"/>
          <w:rFonts w:cs="Arial"/>
          <w:b/>
          <w:bCs/>
          <w:color w:val="006699"/>
          <w:sz w:val="20"/>
          <w:szCs w:val="20"/>
          <w:bdr w:val="none" w:sz="0" w:space="0" w:color="auto" w:frame="1"/>
        </w:rPr>
        <w:t>return</w:t>
      </w:r>
      <w:r w:rsidRPr="00553174">
        <w:rPr>
          <w:rFonts w:cs="Arial"/>
          <w:color w:val="000000"/>
          <w:sz w:val="20"/>
          <w:szCs w:val="20"/>
          <w:bdr w:val="none" w:sz="0" w:space="0" w:color="auto" w:frame="1"/>
        </w:rPr>
        <w:t> recordCounter;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Style w:val="comment"/>
          <w:rFonts w:cs="Arial"/>
          <w:color w:val="008200"/>
          <w:sz w:val="20"/>
          <w:szCs w:val="20"/>
          <w:bdr w:val="none" w:sz="0" w:space="0" w:color="auto" w:frame="1"/>
        </w:rPr>
        <w:t>//to view the data from the database      </w:t>
      </w:r>
      <w:r w:rsidRPr="00553174">
        <w:rPr>
          <w:rFonts w:cs="Arial"/>
          <w:color w:val="000000"/>
          <w:sz w:val="20"/>
          <w:szCs w:val="20"/>
          <w:bdr w:val="none" w:sz="0" w:space="0" w:color="auto" w:frame="1"/>
        </w:rPr>
        <w:t>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r w:rsidRPr="00553174">
        <w:rPr>
          <w:rStyle w:val="keyword"/>
          <w:rFonts w:cs="Arial"/>
          <w:b/>
          <w:bCs/>
          <w:color w:val="006699"/>
          <w:sz w:val="20"/>
          <w:szCs w:val="20"/>
          <w:bdr w:val="none" w:sz="0" w:space="0" w:color="auto" w:frame="1"/>
        </w:rPr>
        <w:t>public</w:t>
      </w:r>
      <w:r w:rsidRPr="00553174">
        <w:rPr>
          <w:rFonts w:cs="Arial"/>
          <w:color w:val="000000"/>
          <w:sz w:val="20"/>
          <w:szCs w:val="20"/>
          <w:bdr w:val="none" w:sz="0" w:space="0" w:color="auto" w:frame="1"/>
        </w:rPr>
        <w:t>  </w:t>
      </w:r>
      <w:r w:rsidRPr="00553174">
        <w:rPr>
          <w:rStyle w:val="keyword"/>
          <w:rFonts w:cs="Arial"/>
          <w:b/>
          <w:bCs/>
          <w:color w:val="006699"/>
          <w:sz w:val="20"/>
          <w:szCs w:val="20"/>
          <w:bdr w:val="none" w:sz="0" w:space="0" w:color="auto" w:frame="1"/>
        </w:rPr>
        <w:t>void</w:t>
      </w:r>
      <w:r w:rsidRPr="00553174">
        <w:rPr>
          <w:rFonts w:cs="Arial"/>
          <w:color w:val="000000"/>
          <w:sz w:val="20"/>
          <w:szCs w:val="20"/>
          <w:bdr w:val="none" w:sz="0" w:space="0" w:color="auto" w:frame="1"/>
        </w:rPr>
        <w:t> view(String name) </w:t>
      </w:r>
      <w:r w:rsidRPr="00553174">
        <w:rPr>
          <w:rStyle w:val="keyword"/>
          <w:rFonts w:cs="Arial"/>
          <w:b/>
          <w:bCs/>
          <w:color w:val="006699"/>
          <w:sz w:val="20"/>
          <w:szCs w:val="20"/>
          <w:bdr w:val="none" w:sz="0" w:space="0" w:color="auto" w:frame="1"/>
        </w:rPr>
        <w:t>throws</w:t>
      </w:r>
      <w:r w:rsidRPr="00553174">
        <w:rPr>
          <w:rFonts w:cs="Arial"/>
          <w:color w:val="000000"/>
          <w:sz w:val="20"/>
          <w:szCs w:val="20"/>
          <w:bdr w:val="none" w:sz="0" w:space="0" w:color="auto" w:frame="1"/>
        </w:rPr>
        <w:t> SQLException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Connection con = </w:t>
      </w:r>
      <w:r w:rsidRPr="00553174">
        <w:rPr>
          <w:rStyle w:val="keyword"/>
          <w:rFonts w:cs="Arial"/>
          <w:b/>
          <w:bCs/>
          <w:color w:val="006699"/>
          <w:sz w:val="20"/>
          <w:szCs w:val="20"/>
          <w:bdr w:val="none" w:sz="0" w:space="0" w:color="auto" w:frame="1"/>
        </w:rPr>
        <w:t>null</w:t>
      </w:r>
      <w:r w:rsidRPr="00553174">
        <w:rPr>
          <w:rFonts w:cs="Arial"/>
          <w:color w:val="000000"/>
          <w:sz w:val="20"/>
          <w:szCs w:val="20"/>
          <w:bdr w:val="none" w:sz="0" w:space="0" w:color="auto" w:frame="1"/>
        </w:rPr>
        <w:t>;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PreparedStatement ps = </w:t>
      </w:r>
      <w:r w:rsidRPr="00553174">
        <w:rPr>
          <w:rStyle w:val="keyword"/>
          <w:rFonts w:cs="Arial"/>
          <w:b/>
          <w:bCs/>
          <w:color w:val="006699"/>
          <w:sz w:val="20"/>
          <w:szCs w:val="20"/>
          <w:bdr w:val="none" w:sz="0" w:space="0" w:color="auto" w:frame="1"/>
        </w:rPr>
        <w:t>null</w:t>
      </w:r>
      <w:r w:rsidRPr="00553174">
        <w:rPr>
          <w:rFonts w:cs="Arial"/>
          <w:color w:val="000000"/>
          <w:sz w:val="20"/>
          <w:szCs w:val="20"/>
          <w:bdr w:val="none" w:sz="0" w:space="0" w:color="auto" w:frame="1"/>
        </w:rPr>
        <w:t>;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ResultSet rs = </w:t>
      </w:r>
      <w:r w:rsidRPr="00553174">
        <w:rPr>
          <w:rStyle w:val="keyword"/>
          <w:rFonts w:cs="Arial"/>
          <w:b/>
          <w:bCs/>
          <w:color w:val="006699"/>
          <w:sz w:val="20"/>
          <w:szCs w:val="20"/>
          <w:bdr w:val="none" w:sz="0" w:space="0" w:color="auto" w:frame="1"/>
        </w:rPr>
        <w:t>null</w:t>
      </w:r>
      <w:r w:rsidRPr="00553174">
        <w:rPr>
          <w:rFonts w:cs="Arial"/>
          <w:color w:val="000000"/>
          <w:sz w:val="20"/>
          <w:szCs w:val="20"/>
          <w:bdr w:val="none" w:sz="0" w:space="0" w:color="auto" w:frame="1"/>
        </w:rPr>
        <w:t>;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r w:rsidRPr="00553174">
        <w:rPr>
          <w:rStyle w:val="keyword"/>
          <w:rFonts w:cs="Arial"/>
          <w:b/>
          <w:bCs/>
          <w:color w:val="006699"/>
          <w:sz w:val="20"/>
          <w:szCs w:val="20"/>
          <w:bdr w:val="none" w:sz="0" w:space="0" w:color="auto" w:frame="1"/>
        </w:rPr>
        <w:t>try</w:t>
      </w:r>
      <w:r w:rsidRPr="00553174">
        <w:rPr>
          <w:rFonts w:cs="Arial"/>
          <w:color w:val="000000"/>
          <w:sz w:val="20"/>
          <w:szCs w:val="20"/>
          <w:bdr w:val="none" w:sz="0" w:space="0" w:color="auto" w:frame="1"/>
        </w:rPr>
        <w:t> {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con=</w:t>
      </w:r>
      <w:r w:rsidRPr="00553174">
        <w:rPr>
          <w:rStyle w:val="keyword"/>
          <w:rFonts w:cs="Arial"/>
          <w:b/>
          <w:bCs/>
          <w:color w:val="006699"/>
          <w:sz w:val="20"/>
          <w:szCs w:val="20"/>
          <w:bdr w:val="none" w:sz="0" w:space="0" w:color="auto" w:frame="1"/>
        </w:rPr>
        <w:t>this</w:t>
      </w:r>
      <w:r w:rsidRPr="00553174">
        <w:rPr>
          <w:rFonts w:cs="Arial"/>
          <w:color w:val="000000"/>
          <w:sz w:val="20"/>
          <w:szCs w:val="20"/>
          <w:bdr w:val="none" w:sz="0" w:space="0" w:color="auto" w:frame="1"/>
        </w:rPr>
        <w:t>.getConnection();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proofErr w:type="gramStart"/>
      <w:r w:rsidRPr="00553174">
        <w:rPr>
          <w:rFonts w:cs="Arial"/>
          <w:color w:val="000000"/>
          <w:sz w:val="20"/>
          <w:szCs w:val="20"/>
          <w:bdr w:val="none" w:sz="0" w:space="0" w:color="auto" w:frame="1"/>
        </w:rPr>
        <w:t>ps=</w:t>
      </w:r>
      <w:proofErr w:type="gramEnd"/>
      <w:r w:rsidRPr="00553174">
        <w:rPr>
          <w:rFonts w:cs="Arial"/>
          <w:color w:val="000000"/>
          <w:sz w:val="20"/>
          <w:szCs w:val="20"/>
          <w:bdr w:val="none" w:sz="0" w:space="0" w:color="auto" w:frame="1"/>
        </w:rPr>
        <w:t>con.prepareStatement(</w:t>
      </w:r>
      <w:r w:rsidRPr="00553174">
        <w:rPr>
          <w:rStyle w:val="string"/>
          <w:rFonts w:cs="Arial"/>
          <w:color w:val="0000FF"/>
          <w:sz w:val="20"/>
          <w:szCs w:val="20"/>
          <w:bdr w:val="none" w:sz="0" w:space="0" w:color="auto" w:frame="1"/>
        </w:rPr>
        <w:t>"select * from userdata where uname=?"</w:t>
      </w:r>
      <w:r w:rsidRPr="00553174">
        <w:rPr>
          <w:rFonts w:cs="Arial"/>
          <w:color w:val="000000"/>
          <w:sz w:val="20"/>
          <w:szCs w:val="20"/>
          <w:bdr w:val="none" w:sz="0" w:space="0" w:color="auto" w:frame="1"/>
        </w:rPr>
        <w:t>);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ps.setString(</w:t>
      </w:r>
      <w:r w:rsidRPr="00553174">
        <w:rPr>
          <w:rStyle w:val="number"/>
          <w:rFonts w:cs="Arial"/>
          <w:color w:val="C00000"/>
          <w:sz w:val="20"/>
          <w:szCs w:val="20"/>
          <w:bdr w:val="none" w:sz="0" w:space="0" w:color="auto" w:frame="1"/>
        </w:rPr>
        <w:t>1</w:t>
      </w:r>
      <w:r w:rsidRPr="00553174">
        <w:rPr>
          <w:rFonts w:cs="Arial"/>
          <w:color w:val="000000"/>
          <w:sz w:val="20"/>
          <w:szCs w:val="20"/>
          <w:bdr w:val="none" w:sz="0" w:space="0" w:color="auto" w:frame="1"/>
        </w:rPr>
        <w:t>, name);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rs=ps.executeQuery();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lastRenderedPageBreak/>
        <w:t>                        </w:t>
      </w:r>
      <w:r w:rsidRPr="00553174">
        <w:rPr>
          <w:rStyle w:val="keyword"/>
          <w:rFonts w:cs="Arial"/>
          <w:b/>
          <w:bCs/>
          <w:color w:val="006699"/>
          <w:sz w:val="20"/>
          <w:szCs w:val="20"/>
          <w:bdr w:val="none" w:sz="0" w:space="0" w:color="auto" w:frame="1"/>
        </w:rPr>
        <w:t>while</w:t>
      </w:r>
      <w:r w:rsidRPr="00553174">
        <w:rPr>
          <w:rFonts w:cs="Arial"/>
          <w:color w:val="000000"/>
          <w:sz w:val="20"/>
          <w:szCs w:val="20"/>
          <w:bdr w:val="none" w:sz="0" w:space="0" w:color="auto" w:frame="1"/>
        </w:rPr>
        <w:t> (rs.next()) {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System.out.println(</w:t>
      </w:r>
      <w:r w:rsidRPr="00553174">
        <w:rPr>
          <w:rStyle w:val="string"/>
          <w:rFonts w:cs="Arial"/>
          <w:color w:val="0000FF"/>
          <w:sz w:val="20"/>
          <w:szCs w:val="20"/>
          <w:bdr w:val="none" w:sz="0" w:space="0" w:color="auto" w:frame="1"/>
        </w:rPr>
        <w:t>"Name= "</w:t>
      </w:r>
      <w:r w:rsidRPr="00553174">
        <w:rPr>
          <w:rFonts w:cs="Arial"/>
          <w:color w:val="000000"/>
          <w:sz w:val="20"/>
          <w:szCs w:val="20"/>
          <w:bdr w:val="none" w:sz="0" w:space="0" w:color="auto" w:frame="1"/>
        </w:rPr>
        <w:t>+rs.getString(</w:t>
      </w:r>
      <w:r w:rsidRPr="00553174">
        <w:rPr>
          <w:rStyle w:val="number"/>
          <w:rFonts w:cs="Arial"/>
          <w:color w:val="C00000"/>
          <w:sz w:val="20"/>
          <w:szCs w:val="20"/>
          <w:bdr w:val="none" w:sz="0" w:space="0" w:color="auto" w:frame="1"/>
        </w:rPr>
        <w:t>2</w:t>
      </w:r>
      <w:r w:rsidRPr="00553174">
        <w:rPr>
          <w:rFonts w:cs="Arial"/>
          <w:color w:val="000000"/>
          <w:sz w:val="20"/>
          <w:szCs w:val="20"/>
          <w:bdr w:val="none" w:sz="0" w:space="0" w:color="auto" w:frame="1"/>
        </w:rPr>
        <w:t>)+</w:t>
      </w:r>
      <w:r w:rsidRPr="00553174">
        <w:rPr>
          <w:rStyle w:val="string"/>
          <w:rFonts w:cs="Arial"/>
          <w:color w:val="0000FF"/>
          <w:sz w:val="20"/>
          <w:szCs w:val="20"/>
          <w:bdr w:val="none" w:sz="0" w:space="0" w:color="auto" w:frame="1"/>
        </w:rPr>
        <w:t>"\t"</w:t>
      </w:r>
      <w:r w:rsidRPr="00553174">
        <w:rPr>
          <w:rFonts w:cs="Arial"/>
          <w:color w:val="000000"/>
          <w:sz w:val="20"/>
          <w:szCs w:val="20"/>
          <w:bdr w:val="none" w:sz="0" w:space="0" w:color="auto" w:frame="1"/>
        </w:rPr>
        <w:t>+</w:t>
      </w:r>
      <w:r w:rsidRPr="00553174">
        <w:rPr>
          <w:rStyle w:val="string"/>
          <w:rFonts w:cs="Arial"/>
          <w:color w:val="0000FF"/>
          <w:sz w:val="20"/>
          <w:szCs w:val="20"/>
          <w:bdr w:val="none" w:sz="0" w:space="0" w:color="auto" w:frame="1"/>
        </w:rPr>
        <w:t>"Paasword= "</w:t>
      </w:r>
      <w:r w:rsidRPr="00553174">
        <w:rPr>
          <w:rFonts w:cs="Arial"/>
          <w:color w:val="000000"/>
          <w:sz w:val="20"/>
          <w:szCs w:val="20"/>
          <w:bdr w:val="none" w:sz="0" w:space="0" w:color="auto" w:frame="1"/>
        </w:rPr>
        <w:t>+rs.getString(</w:t>
      </w:r>
      <w:r w:rsidRPr="00553174">
        <w:rPr>
          <w:rStyle w:val="number"/>
          <w:rFonts w:cs="Arial"/>
          <w:color w:val="C00000"/>
          <w:sz w:val="20"/>
          <w:szCs w:val="20"/>
          <w:bdr w:val="none" w:sz="0" w:space="0" w:color="auto" w:frame="1"/>
        </w:rPr>
        <w:t>3</w:t>
      </w:r>
      <w:r w:rsidRPr="00553174">
        <w:rPr>
          <w:rFonts w:cs="Arial"/>
          <w:color w:val="000000"/>
          <w:sz w:val="20"/>
          <w:szCs w:val="20"/>
          <w:bdr w:val="none" w:sz="0" w:space="0" w:color="auto" w:frame="1"/>
        </w:rPr>
        <w:t>));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 </w:t>
      </w:r>
      <w:r w:rsidRPr="00553174">
        <w:rPr>
          <w:rStyle w:val="keyword"/>
          <w:rFonts w:cs="Arial"/>
          <w:b/>
          <w:bCs/>
          <w:color w:val="006699"/>
          <w:sz w:val="20"/>
          <w:szCs w:val="20"/>
          <w:bdr w:val="none" w:sz="0" w:space="0" w:color="auto" w:frame="1"/>
        </w:rPr>
        <w:t>catch</w:t>
      </w:r>
      <w:r w:rsidRPr="00553174">
        <w:rPr>
          <w:rFonts w:cs="Arial"/>
          <w:color w:val="000000"/>
          <w:sz w:val="20"/>
          <w:szCs w:val="20"/>
          <w:bdr w:val="none" w:sz="0" w:space="0" w:color="auto" w:frame="1"/>
        </w:rPr>
        <w:t> (Exception e) { System.out.println(e);}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r w:rsidRPr="00553174">
        <w:rPr>
          <w:rStyle w:val="keyword"/>
          <w:rFonts w:cs="Arial"/>
          <w:b/>
          <w:bCs/>
          <w:color w:val="006699"/>
          <w:sz w:val="20"/>
          <w:szCs w:val="20"/>
          <w:bdr w:val="none" w:sz="0" w:space="0" w:color="auto" w:frame="1"/>
        </w:rPr>
        <w:t>finally</w:t>
      </w:r>
      <w:r w:rsidRPr="00553174">
        <w:rPr>
          <w:rFonts w:cs="Arial"/>
          <w:color w:val="000000"/>
          <w:sz w:val="20"/>
          <w:szCs w:val="20"/>
          <w:bdr w:val="none" w:sz="0" w:space="0" w:color="auto" w:frame="1"/>
        </w:rPr>
        <w:t>{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r w:rsidRPr="00553174">
        <w:rPr>
          <w:rStyle w:val="keyword"/>
          <w:rFonts w:cs="Arial"/>
          <w:b/>
          <w:bCs/>
          <w:color w:val="006699"/>
          <w:sz w:val="20"/>
          <w:szCs w:val="20"/>
          <w:bdr w:val="none" w:sz="0" w:space="0" w:color="auto" w:frame="1"/>
        </w:rPr>
        <w:t>if</w:t>
      </w:r>
      <w:r w:rsidRPr="00553174">
        <w:rPr>
          <w:rFonts w:cs="Arial"/>
          <w:color w:val="000000"/>
          <w:sz w:val="20"/>
          <w:szCs w:val="20"/>
          <w:bdr w:val="none" w:sz="0" w:space="0" w:color="auto" w:frame="1"/>
        </w:rPr>
        <w:t>(rs!=</w:t>
      </w:r>
      <w:r w:rsidRPr="00553174">
        <w:rPr>
          <w:rStyle w:val="keyword"/>
          <w:rFonts w:cs="Arial"/>
          <w:b/>
          <w:bCs/>
          <w:color w:val="006699"/>
          <w:sz w:val="20"/>
          <w:szCs w:val="20"/>
          <w:bdr w:val="none" w:sz="0" w:space="0" w:color="auto" w:frame="1"/>
        </w:rPr>
        <w:t>null</w:t>
      </w:r>
      <w:r w:rsidRPr="00553174">
        <w:rPr>
          <w:rFonts w:cs="Arial"/>
          <w:color w:val="000000"/>
          <w:sz w:val="20"/>
          <w:szCs w:val="20"/>
          <w:bdr w:val="none" w:sz="0" w:space="0" w:color="auto" w:frame="1"/>
        </w:rPr>
        <w:t>){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rs.close();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r w:rsidRPr="00553174">
        <w:rPr>
          <w:rStyle w:val="keyword"/>
          <w:rFonts w:cs="Arial"/>
          <w:b/>
          <w:bCs/>
          <w:color w:val="006699"/>
          <w:sz w:val="20"/>
          <w:szCs w:val="20"/>
          <w:bdr w:val="none" w:sz="0" w:space="0" w:color="auto" w:frame="1"/>
        </w:rPr>
        <w:t>if</w:t>
      </w:r>
      <w:r w:rsidRPr="00553174">
        <w:rPr>
          <w:rFonts w:cs="Arial"/>
          <w:color w:val="000000"/>
          <w:sz w:val="20"/>
          <w:szCs w:val="20"/>
          <w:bdr w:val="none" w:sz="0" w:space="0" w:color="auto" w:frame="1"/>
        </w:rPr>
        <w:t> (ps!=</w:t>
      </w:r>
      <w:r w:rsidRPr="00553174">
        <w:rPr>
          <w:rStyle w:val="keyword"/>
          <w:rFonts w:cs="Arial"/>
          <w:b/>
          <w:bCs/>
          <w:color w:val="006699"/>
          <w:sz w:val="20"/>
          <w:szCs w:val="20"/>
          <w:bdr w:val="none" w:sz="0" w:space="0" w:color="auto" w:frame="1"/>
        </w:rPr>
        <w:t>null</w:t>
      </w:r>
      <w:r w:rsidRPr="00553174">
        <w:rPr>
          <w:rFonts w:cs="Arial"/>
          <w:color w:val="000000"/>
          <w:sz w:val="20"/>
          <w:szCs w:val="20"/>
          <w:bdr w:val="none" w:sz="0" w:space="0" w:color="auto" w:frame="1"/>
        </w:rPr>
        <w:t>){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ps.close();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r w:rsidRPr="00553174">
        <w:rPr>
          <w:rStyle w:val="keyword"/>
          <w:rFonts w:cs="Arial"/>
          <w:b/>
          <w:bCs/>
          <w:color w:val="006699"/>
          <w:sz w:val="20"/>
          <w:szCs w:val="20"/>
          <w:bdr w:val="none" w:sz="0" w:space="0" w:color="auto" w:frame="1"/>
        </w:rPr>
        <w:t>if</w:t>
      </w:r>
      <w:r w:rsidRPr="00553174">
        <w:rPr>
          <w:rFonts w:cs="Arial"/>
          <w:color w:val="000000"/>
          <w:sz w:val="20"/>
          <w:szCs w:val="20"/>
          <w:bdr w:val="none" w:sz="0" w:space="0" w:color="auto" w:frame="1"/>
        </w:rPr>
        <w:t>(con!=</w:t>
      </w:r>
      <w:r w:rsidRPr="00553174">
        <w:rPr>
          <w:rStyle w:val="keyword"/>
          <w:rFonts w:cs="Arial"/>
          <w:b/>
          <w:bCs/>
          <w:color w:val="006699"/>
          <w:sz w:val="20"/>
          <w:szCs w:val="20"/>
          <w:bdr w:val="none" w:sz="0" w:space="0" w:color="auto" w:frame="1"/>
        </w:rPr>
        <w:t>null</w:t>
      </w:r>
      <w:r w:rsidRPr="00553174">
        <w:rPr>
          <w:rFonts w:cs="Arial"/>
          <w:color w:val="000000"/>
          <w:sz w:val="20"/>
          <w:szCs w:val="20"/>
          <w:bdr w:val="none" w:sz="0" w:space="0" w:color="auto" w:frame="1"/>
        </w:rPr>
        <w:t>){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con.close();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r w:rsidRPr="00553174">
        <w:rPr>
          <w:rStyle w:val="comment"/>
          <w:rFonts w:cs="Arial"/>
          <w:color w:val="008200"/>
          <w:sz w:val="20"/>
          <w:szCs w:val="20"/>
          <w:bdr w:val="none" w:sz="0" w:space="0" w:color="auto" w:frame="1"/>
        </w:rPr>
        <w:t>// to update the password for the given username</w:t>
      </w:r>
      <w:r w:rsidRPr="00553174">
        <w:rPr>
          <w:rFonts w:cs="Arial"/>
          <w:color w:val="000000"/>
          <w:sz w:val="20"/>
          <w:szCs w:val="20"/>
          <w:bdr w:val="none" w:sz="0" w:space="0" w:color="auto" w:frame="1"/>
        </w:rPr>
        <w:t>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r w:rsidRPr="00553174">
        <w:rPr>
          <w:rStyle w:val="keyword"/>
          <w:rFonts w:cs="Arial"/>
          <w:b/>
          <w:bCs/>
          <w:color w:val="006699"/>
          <w:sz w:val="20"/>
          <w:szCs w:val="20"/>
          <w:bdr w:val="none" w:sz="0" w:space="0" w:color="auto" w:frame="1"/>
        </w:rPr>
        <w:t>public</w:t>
      </w:r>
      <w:r w:rsidRPr="00553174">
        <w:rPr>
          <w:rFonts w:cs="Arial"/>
          <w:color w:val="000000"/>
          <w:sz w:val="20"/>
          <w:szCs w:val="20"/>
          <w:bdr w:val="none" w:sz="0" w:space="0" w:color="auto" w:frame="1"/>
        </w:rPr>
        <w:t> </w:t>
      </w:r>
      <w:r w:rsidRPr="00553174">
        <w:rPr>
          <w:rStyle w:val="keyword"/>
          <w:rFonts w:cs="Arial"/>
          <w:b/>
          <w:bCs/>
          <w:color w:val="006699"/>
          <w:sz w:val="20"/>
          <w:szCs w:val="20"/>
          <w:bdr w:val="none" w:sz="0" w:space="0" w:color="auto" w:frame="1"/>
        </w:rPr>
        <w:t>int</w:t>
      </w:r>
      <w:r w:rsidRPr="00553174">
        <w:rPr>
          <w:rFonts w:cs="Arial"/>
          <w:color w:val="000000"/>
          <w:sz w:val="20"/>
          <w:szCs w:val="20"/>
          <w:bdr w:val="none" w:sz="0" w:space="0" w:color="auto" w:frame="1"/>
        </w:rPr>
        <w:t> update(String name, String password) </w:t>
      </w:r>
      <w:r w:rsidRPr="00553174">
        <w:rPr>
          <w:rStyle w:val="keyword"/>
          <w:rFonts w:cs="Arial"/>
          <w:b/>
          <w:bCs/>
          <w:color w:val="006699"/>
          <w:sz w:val="20"/>
          <w:szCs w:val="20"/>
          <w:bdr w:val="none" w:sz="0" w:space="0" w:color="auto" w:frame="1"/>
        </w:rPr>
        <w:t>throws</w:t>
      </w:r>
      <w:r w:rsidRPr="00553174">
        <w:rPr>
          <w:rFonts w:cs="Arial"/>
          <w:color w:val="000000"/>
          <w:sz w:val="20"/>
          <w:szCs w:val="20"/>
          <w:bdr w:val="none" w:sz="0" w:space="0" w:color="auto" w:frame="1"/>
        </w:rPr>
        <w:t> SQLException  {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Connection c=</w:t>
      </w:r>
      <w:r w:rsidRPr="00553174">
        <w:rPr>
          <w:rStyle w:val="keyword"/>
          <w:rFonts w:cs="Arial"/>
          <w:b/>
          <w:bCs/>
          <w:color w:val="006699"/>
          <w:sz w:val="20"/>
          <w:szCs w:val="20"/>
          <w:bdr w:val="none" w:sz="0" w:space="0" w:color="auto" w:frame="1"/>
        </w:rPr>
        <w:t>null</w:t>
      </w:r>
      <w:r w:rsidRPr="00553174">
        <w:rPr>
          <w:rFonts w:cs="Arial"/>
          <w:color w:val="000000"/>
          <w:sz w:val="20"/>
          <w:szCs w:val="20"/>
          <w:bdr w:val="none" w:sz="0" w:space="0" w:color="auto" w:frame="1"/>
        </w:rPr>
        <w:t>;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PreparedStatement ps=</w:t>
      </w:r>
      <w:r w:rsidRPr="00553174">
        <w:rPr>
          <w:rStyle w:val="keyword"/>
          <w:rFonts w:cs="Arial"/>
          <w:b/>
          <w:bCs/>
          <w:color w:val="006699"/>
          <w:sz w:val="20"/>
          <w:szCs w:val="20"/>
          <w:bdr w:val="none" w:sz="0" w:space="0" w:color="auto" w:frame="1"/>
        </w:rPr>
        <w:t>null</w:t>
      </w:r>
      <w:r w:rsidRPr="00553174">
        <w:rPr>
          <w:rFonts w:cs="Arial"/>
          <w:color w:val="000000"/>
          <w:sz w:val="20"/>
          <w:szCs w:val="20"/>
          <w:bdr w:val="none" w:sz="0" w:space="0" w:color="auto" w:frame="1"/>
        </w:rPr>
        <w:t>;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r w:rsidRPr="00553174">
        <w:rPr>
          <w:rStyle w:val="keyword"/>
          <w:rFonts w:cs="Arial"/>
          <w:b/>
          <w:bCs/>
          <w:color w:val="006699"/>
          <w:sz w:val="20"/>
          <w:szCs w:val="20"/>
          <w:bdr w:val="none" w:sz="0" w:space="0" w:color="auto" w:frame="1"/>
        </w:rPr>
        <w:t>int</w:t>
      </w:r>
      <w:r w:rsidRPr="00553174">
        <w:rPr>
          <w:rFonts w:cs="Arial"/>
          <w:color w:val="000000"/>
          <w:sz w:val="20"/>
          <w:szCs w:val="20"/>
          <w:bdr w:val="none" w:sz="0" w:space="0" w:color="auto" w:frame="1"/>
        </w:rPr>
        <w:t> recordCounter=</w:t>
      </w:r>
      <w:r w:rsidRPr="00553174">
        <w:rPr>
          <w:rStyle w:val="number"/>
          <w:rFonts w:cs="Arial"/>
          <w:color w:val="C00000"/>
          <w:sz w:val="20"/>
          <w:szCs w:val="20"/>
          <w:bdr w:val="none" w:sz="0" w:space="0" w:color="auto" w:frame="1"/>
        </w:rPr>
        <w:t>0</w:t>
      </w:r>
      <w:r w:rsidRPr="00553174">
        <w:rPr>
          <w:rFonts w:cs="Arial"/>
          <w:color w:val="000000"/>
          <w:sz w:val="20"/>
          <w:szCs w:val="20"/>
          <w:bdr w:val="none" w:sz="0" w:space="0" w:color="auto" w:frame="1"/>
        </w:rPr>
        <w:t>;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r w:rsidRPr="00553174">
        <w:rPr>
          <w:rStyle w:val="keyword"/>
          <w:rFonts w:cs="Arial"/>
          <w:b/>
          <w:bCs/>
          <w:color w:val="006699"/>
          <w:sz w:val="20"/>
          <w:szCs w:val="20"/>
          <w:bdr w:val="none" w:sz="0" w:space="0" w:color="auto" w:frame="1"/>
        </w:rPr>
        <w:t>try</w:t>
      </w:r>
      <w:r w:rsidRPr="00553174">
        <w:rPr>
          <w:rFonts w:cs="Arial"/>
          <w:color w:val="000000"/>
          <w:sz w:val="20"/>
          <w:szCs w:val="20"/>
          <w:bdr w:val="none" w:sz="0" w:space="0" w:color="auto" w:frame="1"/>
        </w:rPr>
        <w:t> {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c=</w:t>
      </w:r>
      <w:r w:rsidRPr="00553174">
        <w:rPr>
          <w:rStyle w:val="keyword"/>
          <w:rFonts w:cs="Arial"/>
          <w:b/>
          <w:bCs/>
          <w:color w:val="006699"/>
          <w:sz w:val="20"/>
          <w:szCs w:val="20"/>
          <w:bdr w:val="none" w:sz="0" w:space="0" w:color="auto" w:frame="1"/>
        </w:rPr>
        <w:t>this</w:t>
      </w:r>
      <w:r w:rsidRPr="00553174">
        <w:rPr>
          <w:rFonts w:cs="Arial"/>
          <w:color w:val="000000"/>
          <w:sz w:val="20"/>
          <w:szCs w:val="20"/>
          <w:bdr w:val="none" w:sz="0" w:space="0" w:color="auto" w:frame="1"/>
        </w:rPr>
        <w:t>.getConnection();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proofErr w:type="gramStart"/>
      <w:r w:rsidRPr="00553174">
        <w:rPr>
          <w:rFonts w:cs="Arial"/>
          <w:color w:val="000000"/>
          <w:sz w:val="20"/>
          <w:szCs w:val="20"/>
          <w:bdr w:val="none" w:sz="0" w:space="0" w:color="auto" w:frame="1"/>
        </w:rPr>
        <w:t>ps=</w:t>
      </w:r>
      <w:proofErr w:type="gramEnd"/>
      <w:r w:rsidRPr="00553174">
        <w:rPr>
          <w:rFonts w:cs="Arial"/>
          <w:color w:val="000000"/>
          <w:sz w:val="20"/>
          <w:szCs w:val="20"/>
          <w:bdr w:val="none" w:sz="0" w:space="0" w:color="auto" w:frame="1"/>
        </w:rPr>
        <w:t>c.prepareStatement(</w:t>
      </w:r>
      <w:r w:rsidRPr="00553174">
        <w:rPr>
          <w:rStyle w:val="string"/>
          <w:rFonts w:cs="Arial"/>
          <w:color w:val="0000FF"/>
          <w:sz w:val="20"/>
          <w:szCs w:val="20"/>
          <w:bdr w:val="none" w:sz="0" w:space="0" w:color="auto" w:frame="1"/>
        </w:rPr>
        <w:t>" update userdata set upassword=? where uname='"</w:t>
      </w:r>
      <w:r w:rsidRPr="00553174">
        <w:rPr>
          <w:rFonts w:cs="Arial"/>
          <w:color w:val="000000"/>
          <w:sz w:val="20"/>
          <w:szCs w:val="20"/>
          <w:bdr w:val="none" w:sz="0" w:space="0" w:color="auto" w:frame="1"/>
        </w:rPr>
        <w:t>+name+</w:t>
      </w:r>
      <w:r w:rsidRPr="00553174">
        <w:rPr>
          <w:rStyle w:val="string"/>
          <w:rFonts w:cs="Arial"/>
          <w:color w:val="0000FF"/>
          <w:sz w:val="20"/>
          <w:szCs w:val="20"/>
          <w:bdr w:val="none" w:sz="0" w:space="0" w:color="auto" w:frame="1"/>
        </w:rPr>
        <w:t>"' "</w:t>
      </w:r>
      <w:r w:rsidRPr="00553174">
        <w:rPr>
          <w:rFonts w:cs="Arial"/>
          <w:color w:val="000000"/>
          <w:sz w:val="20"/>
          <w:szCs w:val="20"/>
          <w:bdr w:val="none" w:sz="0" w:space="0" w:color="auto" w:frame="1"/>
        </w:rPr>
        <w:t>);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ps.setString(</w:t>
      </w:r>
      <w:r w:rsidRPr="00553174">
        <w:rPr>
          <w:rStyle w:val="number"/>
          <w:rFonts w:cs="Arial"/>
          <w:color w:val="C00000"/>
          <w:sz w:val="20"/>
          <w:szCs w:val="20"/>
          <w:bdr w:val="none" w:sz="0" w:space="0" w:color="auto" w:frame="1"/>
        </w:rPr>
        <w:t>1</w:t>
      </w:r>
      <w:r w:rsidRPr="00553174">
        <w:rPr>
          <w:rFonts w:cs="Arial"/>
          <w:color w:val="000000"/>
          <w:sz w:val="20"/>
          <w:szCs w:val="20"/>
          <w:bdr w:val="none" w:sz="0" w:space="0" w:color="auto" w:frame="1"/>
        </w:rPr>
        <w:t>, password);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recordCounter=ps.executeUpdate();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 </w:t>
      </w:r>
      <w:r w:rsidRPr="00553174">
        <w:rPr>
          <w:rStyle w:val="keyword"/>
          <w:rFonts w:cs="Arial"/>
          <w:b/>
          <w:bCs/>
          <w:color w:val="006699"/>
          <w:sz w:val="20"/>
          <w:szCs w:val="20"/>
          <w:bdr w:val="none" w:sz="0" w:space="0" w:color="auto" w:frame="1"/>
        </w:rPr>
        <w:t>catch</w:t>
      </w:r>
      <w:r w:rsidRPr="00553174">
        <w:rPr>
          <w:rFonts w:cs="Arial"/>
          <w:color w:val="000000"/>
          <w:sz w:val="20"/>
          <w:szCs w:val="20"/>
          <w:bdr w:val="none" w:sz="0" w:space="0" w:color="auto" w:frame="1"/>
        </w:rPr>
        <w:t> (Exception e) {  e.printStackTrace(); } </w:t>
      </w:r>
      <w:r w:rsidRPr="00553174">
        <w:rPr>
          <w:rStyle w:val="keyword"/>
          <w:rFonts w:cs="Arial"/>
          <w:b/>
          <w:bCs/>
          <w:color w:val="006699"/>
          <w:sz w:val="20"/>
          <w:szCs w:val="20"/>
          <w:bdr w:val="none" w:sz="0" w:space="0" w:color="auto" w:frame="1"/>
        </w:rPr>
        <w:t>finally</w:t>
      </w:r>
      <w:r w:rsidRPr="00553174">
        <w:rPr>
          <w:rFonts w:cs="Arial"/>
          <w:color w:val="000000"/>
          <w:sz w:val="20"/>
          <w:szCs w:val="20"/>
          <w:bdr w:val="none" w:sz="0" w:space="0" w:color="auto" w:frame="1"/>
        </w:rPr>
        <w:t>{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r w:rsidRPr="00553174">
        <w:rPr>
          <w:rStyle w:val="keyword"/>
          <w:rFonts w:cs="Arial"/>
          <w:b/>
          <w:bCs/>
          <w:color w:val="006699"/>
          <w:sz w:val="20"/>
          <w:szCs w:val="20"/>
          <w:bdr w:val="none" w:sz="0" w:space="0" w:color="auto" w:frame="1"/>
        </w:rPr>
        <w:t>if</w:t>
      </w:r>
      <w:r w:rsidRPr="00553174">
        <w:rPr>
          <w:rFonts w:cs="Arial"/>
          <w:color w:val="000000"/>
          <w:sz w:val="20"/>
          <w:szCs w:val="20"/>
          <w:bdr w:val="none" w:sz="0" w:space="0" w:color="auto" w:frame="1"/>
        </w:rPr>
        <w:t> (ps!=</w:t>
      </w:r>
      <w:r w:rsidRPr="00553174">
        <w:rPr>
          <w:rStyle w:val="keyword"/>
          <w:rFonts w:cs="Arial"/>
          <w:b/>
          <w:bCs/>
          <w:color w:val="006699"/>
          <w:sz w:val="20"/>
          <w:szCs w:val="20"/>
          <w:bdr w:val="none" w:sz="0" w:space="0" w:color="auto" w:frame="1"/>
        </w:rPr>
        <w:t>null</w:t>
      </w:r>
      <w:r w:rsidRPr="00553174">
        <w:rPr>
          <w:rFonts w:cs="Arial"/>
          <w:color w:val="000000"/>
          <w:sz w:val="20"/>
          <w:szCs w:val="20"/>
          <w:bdr w:val="none" w:sz="0" w:space="0" w:color="auto" w:frame="1"/>
        </w:rPr>
        <w:t>){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ps.close();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r w:rsidRPr="00553174">
        <w:rPr>
          <w:rStyle w:val="keyword"/>
          <w:rFonts w:cs="Arial"/>
          <w:b/>
          <w:bCs/>
          <w:color w:val="006699"/>
          <w:sz w:val="20"/>
          <w:szCs w:val="20"/>
          <w:bdr w:val="none" w:sz="0" w:space="0" w:color="auto" w:frame="1"/>
        </w:rPr>
        <w:t>if</w:t>
      </w:r>
      <w:r w:rsidRPr="00553174">
        <w:rPr>
          <w:rFonts w:cs="Arial"/>
          <w:color w:val="000000"/>
          <w:sz w:val="20"/>
          <w:szCs w:val="20"/>
          <w:bdr w:val="none" w:sz="0" w:space="0" w:color="auto" w:frame="1"/>
        </w:rPr>
        <w:t>(c!=</w:t>
      </w:r>
      <w:r w:rsidRPr="00553174">
        <w:rPr>
          <w:rStyle w:val="keyword"/>
          <w:rFonts w:cs="Arial"/>
          <w:b/>
          <w:bCs/>
          <w:color w:val="006699"/>
          <w:sz w:val="20"/>
          <w:szCs w:val="20"/>
          <w:bdr w:val="none" w:sz="0" w:space="0" w:color="auto" w:frame="1"/>
        </w:rPr>
        <w:t>null</w:t>
      </w:r>
      <w:r w:rsidRPr="00553174">
        <w:rPr>
          <w:rFonts w:cs="Arial"/>
          <w:color w:val="000000"/>
          <w:sz w:val="20"/>
          <w:szCs w:val="20"/>
          <w:bdr w:val="none" w:sz="0" w:space="0" w:color="auto" w:frame="1"/>
        </w:rPr>
        <w:t>){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c.close();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r w:rsidRPr="00553174">
        <w:rPr>
          <w:rStyle w:val="keyword"/>
          <w:rFonts w:cs="Arial"/>
          <w:b/>
          <w:bCs/>
          <w:color w:val="006699"/>
          <w:sz w:val="20"/>
          <w:szCs w:val="20"/>
          <w:bdr w:val="none" w:sz="0" w:space="0" w:color="auto" w:frame="1"/>
        </w:rPr>
        <w:t>return</w:t>
      </w:r>
      <w:r w:rsidRPr="00553174">
        <w:rPr>
          <w:rFonts w:cs="Arial"/>
          <w:color w:val="000000"/>
          <w:sz w:val="20"/>
          <w:szCs w:val="20"/>
          <w:bdr w:val="none" w:sz="0" w:space="0" w:color="auto" w:frame="1"/>
        </w:rPr>
        <w:t> recordCounter;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lastRenderedPageBreak/>
        <w:t>          }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Style w:val="comment"/>
          <w:rFonts w:cs="Arial"/>
          <w:color w:val="008200"/>
          <w:sz w:val="20"/>
          <w:szCs w:val="20"/>
          <w:bdr w:val="none" w:sz="0" w:space="0" w:color="auto" w:frame="1"/>
        </w:rPr>
        <w:t>// to delete the data from the database </w:t>
      </w:r>
      <w:r w:rsidRPr="00553174">
        <w:rPr>
          <w:rFonts w:cs="Arial"/>
          <w:color w:val="000000"/>
          <w:sz w:val="20"/>
          <w:szCs w:val="20"/>
          <w:bdr w:val="none" w:sz="0" w:space="0" w:color="auto" w:frame="1"/>
        </w:rPr>
        <w:t>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r w:rsidRPr="00553174">
        <w:rPr>
          <w:rStyle w:val="keyword"/>
          <w:rFonts w:cs="Arial"/>
          <w:b/>
          <w:bCs/>
          <w:color w:val="006699"/>
          <w:sz w:val="20"/>
          <w:szCs w:val="20"/>
          <w:bdr w:val="none" w:sz="0" w:space="0" w:color="auto" w:frame="1"/>
        </w:rPr>
        <w:t>public</w:t>
      </w:r>
      <w:r w:rsidRPr="00553174">
        <w:rPr>
          <w:rFonts w:cs="Arial"/>
          <w:color w:val="000000"/>
          <w:sz w:val="20"/>
          <w:szCs w:val="20"/>
          <w:bdr w:val="none" w:sz="0" w:space="0" w:color="auto" w:frame="1"/>
        </w:rPr>
        <w:t> </w:t>
      </w:r>
      <w:r w:rsidRPr="00553174">
        <w:rPr>
          <w:rStyle w:val="keyword"/>
          <w:rFonts w:cs="Arial"/>
          <w:b/>
          <w:bCs/>
          <w:color w:val="006699"/>
          <w:sz w:val="20"/>
          <w:szCs w:val="20"/>
          <w:bdr w:val="none" w:sz="0" w:space="0" w:color="auto" w:frame="1"/>
        </w:rPr>
        <w:t>int</w:t>
      </w:r>
      <w:r w:rsidRPr="00553174">
        <w:rPr>
          <w:rFonts w:cs="Arial"/>
          <w:color w:val="000000"/>
          <w:sz w:val="20"/>
          <w:szCs w:val="20"/>
          <w:bdr w:val="none" w:sz="0" w:space="0" w:color="auto" w:frame="1"/>
        </w:rPr>
        <w:t> delete(</w:t>
      </w:r>
      <w:r w:rsidRPr="00553174">
        <w:rPr>
          <w:rStyle w:val="keyword"/>
          <w:rFonts w:cs="Arial"/>
          <w:b/>
          <w:bCs/>
          <w:color w:val="006699"/>
          <w:sz w:val="20"/>
          <w:szCs w:val="20"/>
          <w:bdr w:val="none" w:sz="0" w:space="0" w:color="auto" w:frame="1"/>
        </w:rPr>
        <w:t>int</w:t>
      </w:r>
      <w:r w:rsidRPr="00553174">
        <w:rPr>
          <w:rFonts w:cs="Arial"/>
          <w:color w:val="000000"/>
          <w:sz w:val="20"/>
          <w:szCs w:val="20"/>
          <w:bdr w:val="none" w:sz="0" w:space="0" w:color="auto" w:frame="1"/>
        </w:rPr>
        <w:t> userid) </w:t>
      </w:r>
      <w:r w:rsidRPr="00553174">
        <w:rPr>
          <w:rStyle w:val="keyword"/>
          <w:rFonts w:cs="Arial"/>
          <w:b/>
          <w:bCs/>
          <w:color w:val="006699"/>
          <w:sz w:val="20"/>
          <w:szCs w:val="20"/>
          <w:bdr w:val="none" w:sz="0" w:space="0" w:color="auto" w:frame="1"/>
        </w:rPr>
        <w:t>throws</w:t>
      </w:r>
      <w:r w:rsidRPr="00553174">
        <w:rPr>
          <w:rFonts w:cs="Arial"/>
          <w:color w:val="000000"/>
          <w:sz w:val="20"/>
          <w:szCs w:val="20"/>
          <w:bdr w:val="none" w:sz="0" w:space="0" w:color="auto" w:frame="1"/>
        </w:rPr>
        <w:t> SQLException{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Connection c=</w:t>
      </w:r>
      <w:r w:rsidRPr="00553174">
        <w:rPr>
          <w:rStyle w:val="keyword"/>
          <w:rFonts w:cs="Arial"/>
          <w:b/>
          <w:bCs/>
          <w:color w:val="006699"/>
          <w:sz w:val="20"/>
          <w:szCs w:val="20"/>
          <w:bdr w:val="none" w:sz="0" w:space="0" w:color="auto" w:frame="1"/>
        </w:rPr>
        <w:t>null</w:t>
      </w:r>
      <w:r w:rsidRPr="00553174">
        <w:rPr>
          <w:rFonts w:cs="Arial"/>
          <w:color w:val="000000"/>
          <w:sz w:val="20"/>
          <w:szCs w:val="20"/>
          <w:bdr w:val="none" w:sz="0" w:space="0" w:color="auto" w:frame="1"/>
        </w:rPr>
        <w:t>;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PreparedStatement ps=</w:t>
      </w:r>
      <w:r w:rsidRPr="00553174">
        <w:rPr>
          <w:rStyle w:val="keyword"/>
          <w:rFonts w:cs="Arial"/>
          <w:b/>
          <w:bCs/>
          <w:color w:val="006699"/>
          <w:sz w:val="20"/>
          <w:szCs w:val="20"/>
          <w:bdr w:val="none" w:sz="0" w:space="0" w:color="auto" w:frame="1"/>
        </w:rPr>
        <w:t>null</w:t>
      </w:r>
      <w:r w:rsidRPr="00553174">
        <w:rPr>
          <w:rFonts w:cs="Arial"/>
          <w:color w:val="000000"/>
          <w:sz w:val="20"/>
          <w:szCs w:val="20"/>
          <w:bdr w:val="none" w:sz="0" w:space="0" w:color="auto" w:frame="1"/>
        </w:rPr>
        <w:t>;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r w:rsidRPr="00553174">
        <w:rPr>
          <w:rStyle w:val="keyword"/>
          <w:rFonts w:cs="Arial"/>
          <w:b/>
          <w:bCs/>
          <w:color w:val="006699"/>
          <w:sz w:val="20"/>
          <w:szCs w:val="20"/>
          <w:bdr w:val="none" w:sz="0" w:space="0" w:color="auto" w:frame="1"/>
        </w:rPr>
        <w:t>int</w:t>
      </w:r>
      <w:r w:rsidRPr="00553174">
        <w:rPr>
          <w:rFonts w:cs="Arial"/>
          <w:color w:val="000000"/>
          <w:sz w:val="20"/>
          <w:szCs w:val="20"/>
          <w:bdr w:val="none" w:sz="0" w:space="0" w:color="auto" w:frame="1"/>
        </w:rPr>
        <w:t> recordCounter=</w:t>
      </w:r>
      <w:r w:rsidRPr="00553174">
        <w:rPr>
          <w:rStyle w:val="number"/>
          <w:rFonts w:cs="Arial"/>
          <w:color w:val="C00000"/>
          <w:sz w:val="20"/>
          <w:szCs w:val="20"/>
          <w:bdr w:val="none" w:sz="0" w:space="0" w:color="auto" w:frame="1"/>
        </w:rPr>
        <w:t>0</w:t>
      </w:r>
      <w:r w:rsidRPr="00553174">
        <w:rPr>
          <w:rFonts w:cs="Arial"/>
          <w:color w:val="000000"/>
          <w:sz w:val="20"/>
          <w:szCs w:val="20"/>
          <w:bdr w:val="none" w:sz="0" w:space="0" w:color="auto" w:frame="1"/>
        </w:rPr>
        <w:t>;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r w:rsidRPr="00553174">
        <w:rPr>
          <w:rStyle w:val="keyword"/>
          <w:rFonts w:cs="Arial"/>
          <w:b/>
          <w:bCs/>
          <w:color w:val="006699"/>
          <w:sz w:val="20"/>
          <w:szCs w:val="20"/>
          <w:bdr w:val="none" w:sz="0" w:space="0" w:color="auto" w:frame="1"/>
        </w:rPr>
        <w:t>try</w:t>
      </w:r>
      <w:r w:rsidRPr="00553174">
        <w:rPr>
          <w:rFonts w:cs="Arial"/>
          <w:color w:val="000000"/>
          <w:sz w:val="20"/>
          <w:szCs w:val="20"/>
          <w:bdr w:val="none" w:sz="0" w:space="0" w:color="auto" w:frame="1"/>
        </w:rPr>
        <w:t> {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c=</w:t>
      </w:r>
      <w:r w:rsidRPr="00553174">
        <w:rPr>
          <w:rStyle w:val="keyword"/>
          <w:rFonts w:cs="Arial"/>
          <w:b/>
          <w:bCs/>
          <w:color w:val="006699"/>
          <w:sz w:val="20"/>
          <w:szCs w:val="20"/>
          <w:bdr w:val="none" w:sz="0" w:space="0" w:color="auto" w:frame="1"/>
        </w:rPr>
        <w:t>this</w:t>
      </w:r>
      <w:r w:rsidRPr="00553174">
        <w:rPr>
          <w:rFonts w:cs="Arial"/>
          <w:color w:val="000000"/>
          <w:sz w:val="20"/>
          <w:szCs w:val="20"/>
          <w:bdr w:val="none" w:sz="0" w:space="0" w:color="auto" w:frame="1"/>
        </w:rPr>
        <w:t>.getConnection();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ps=c.prepareStatement(</w:t>
      </w:r>
      <w:r w:rsidRPr="00553174">
        <w:rPr>
          <w:rStyle w:val="string"/>
          <w:rFonts w:cs="Arial"/>
          <w:color w:val="0000FF"/>
          <w:sz w:val="20"/>
          <w:szCs w:val="20"/>
          <w:bdr w:val="none" w:sz="0" w:space="0" w:color="auto" w:frame="1"/>
        </w:rPr>
        <w:t>" delete from userdata where uid='"</w:t>
      </w:r>
      <w:r w:rsidRPr="00553174">
        <w:rPr>
          <w:rFonts w:cs="Arial"/>
          <w:color w:val="000000"/>
          <w:sz w:val="20"/>
          <w:szCs w:val="20"/>
          <w:bdr w:val="none" w:sz="0" w:space="0" w:color="auto" w:frame="1"/>
        </w:rPr>
        <w:t>+userid+</w:t>
      </w:r>
      <w:r w:rsidRPr="00553174">
        <w:rPr>
          <w:rStyle w:val="string"/>
          <w:rFonts w:cs="Arial"/>
          <w:color w:val="0000FF"/>
          <w:sz w:val="20"/>
          <w:szCs w:val="20"/>
          <w:bdr w:val="none" w:sz="0" w:space="0" w:color="auto" w:frame="1"/>
        </w:rPr>
        <w:t>"' "</w:t>
      </w:r>
      <w:r w:rsidRPr="00553174">
        <w:rPr>
          <w:rFonts w:cs="Arial"/>
          <w:color w:val="000000"/>
          <w:sz w:val="20"/>
          <w:szCs w:val="20"/>
          <w:bdr w:val="none" w:sz="0" w:space="0" w:color="auto" w:frame="1"/>
        </w:rPr>
        <w:t>);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recordCounter=ps.executeUpdate();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 </w:t>
      </w:r>
      <w:r w:rsidRPr="00553174">
        <w:rPr>
          <w:rStyle w:val="keyword"/>
          <w:rFonts w:cs="Arial"/>
          <w:b/>
          <w:bCs/>
          <w:color w:val="006699"/>
          <w:sz w:val="20"/>
          <w:szCs w:val="20"/>
          <w:bdr w:val="none" w:sz="0" w:space="0" w:color="auto" w:frame="1"/>
        </w:rPr>
        <w:t>catch</w:t>
      </w:r>
      <w:r w:rsidRPr="00553174">
        <w:rPr>
          <w:rFonts w:cs="Arial"/>
          <w:color w:val="000000"/>
          <w:sz w:val="20"/>
          <w:szCs w:val="20"/>
          <w:bdr w:val="none" w:sz="0" w:space="0" w:color="auto" w:frame="1"/>
        </w:rPr>
        <w:t> (Exception e) { e.printStackTrace(); }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r w:rsidRPr="00553174">
        <w:rPr>
          <w:rStyle w:val="keyword"/>
          <w:rFonts w:cs="Arial"/>
          <w:b/>
          <w:bCs/>
          <w:color w:val="006699"/>
          <w:sz w:val="20"/>
          <w:szCs w:val="20"/>
          <w:bdr w:val="none" w:sz="0" w:space="0" w:color="auto" w:frame="1"/>
        </w:rPr>
        <w:t>finally</w:t>
      </w:r>
      <w:r w:rsidRPr="00553174">
        <w:rPr>
          <w:rFonts w:cs="Arial"/>
          <w:color w:val="000000"/>
          <w:sz w:val="20"/>
          <w:szCs w:val="20"/>
          <w:bdr w:val="none" w:sz="0" w:space="0" w:color="auto" w:frame="1"/>
        </w:rPr>
        <w:t>{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r w:rsidRPr="00553174">
        <w:rPr>
          <w:rStyle w:val="keyword"/>
          <w:rFonts w:cs="Arial"/>
          <w:b/>
          <w:bCs/>
          <w:color w:val="006699"/>
          <w:sz w:val="20"/>
          <w:szCs w:val="20"/>
          <w:bdr w:val="none" w:sz="0" w:space="0" w:color="auto" w:frame="1"/>
        </w:rPr>
        <w:t>if</w:t>
      </w:r>
      <w:r w:rsidRPr="00553174">
        <w:rPr>
          <w:rFonts w:cs="Arial"/>
          <w:color w:val="000000"/>
          <w:sz w:val="20"/>
          <w:szCs w:val="20"/>
          <w:bdr w:val="none" w:sz="0" w:space="0" w:color="auto" w:frame="1"/>
        </w:rPr>
        <w:t> (ps!=</w:t>
      </w:r>
      <w:r w:rsidRPr="00553174">
        <w:rPr>
          <w:rStyle w:val="keyword"/>
          <w:rFonts w:cs="Arial"/>
          <w:b/>
          <w:bCs/>
          <w:color w:val="006699"/>
          <w:sz w:val="20"/>
          <w:szCs w:val="20"/>
          <w:bdr w:val="none" w:sz="0" w:space="0" w:color="auto" w:frame="1"/>
        </w:rPr>
        <w:t>null</w:t>
      </w:r>
      <w:r w:rsidRPr="00553174">
        <w:rPr>
          <w:rFonts w:cs="Arial"/>
          <w:color w:val="000000"/>
          <w:sz w:val="20"/>
          <w:szCs w:val="20"/>
          <w:bdr w:val="none" w:sz="0" w:space="0" w:color="auto" w:frame="1"/>
        </w:rPr>
        <w:t>){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ps.close();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r w:rsidRPr="00553174">
        <w:rPr>
          <w:rStyle w:val="keyword"/>
          <w:rFonts w:cs="Arial"/>
          <w:b/>
          <w:bCs/>
          <w:color w:val="006699"/>
          <w:sz w:val="20"/>
          <w:szCs w:val="20"/>
          <w:bdr w:val="none" w:sz="0" w:space="0" w:color="auto" w:frame="1"/>
        </w:rPr>
        <w:t>if</w:t>
      </w:r>
      <w:r w:rsidRPr="00553174">
        <w:rPr>
          <w:rFonts w:cs="Arial"/>
          <w:color w:val="000000"/>
          <w:sz w:val="20"/>
          <w:szCs w:val="20"/>
          <w:bdr w:val="none" w:sz="0" w:space="0" w:color="auto" w:frame="1"/>
        </w:rPr>
        <w:t>(c!=</w:t>
      </w:r>
      <w:r w:rsidRPr="00553174">
        <w:rPr>
          <w:rStyle w:val="keyword"/>
          <w:rFonts w:cs="Arial"/>
          <w:b/>
          <w:bCs/>
          <w:color w:val="006699"/>
          <w:sz w:val="20"/>
          <w:szCs w:val="20"/>
          <w:bdr w:val="none" w:sz="0" w:space="0" w:color="auto" w:frame="1"/>
        </w:rPr>
        <w:t>null</w:t>
      </w:r>
      <w:r w:rsidRPr="00553174">
        <w:rPr>
          <w:rFonts w:cs="Arial"/>
          <w:color w:val="000000"/>
          <w:sz w:val="20"/>
          <w:szCs w:val="20"/>
          <w:bdr w:val="none" w:sz="0" w:space="0" w:color="auto" w:frame="1"/>
        </w:rPr>
        <w:t>){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c.close();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r w:rsidRPr="00553174">
        <w:rPr>
          <w:rStyle w:val="keyword"/>
          <w:rFonts w:cs="Arial"/>
          <w:b/>
          <w:bCs/>
          <w:color w:val="006699"/>
          <w:sz w:val="20"/>
          <w:szCs w:val="20"/>
          <w:bdr w:val="none" w:sz="0" w:space="0" w:color="auto" w:frame="1"/>
        </w:rPr>
        <w:t>return</w:t>
      </w:r>
      <w:r w:rsidRPr="00553174">
        <w:rPr>
          <w:rFonts w:cs="Arial"/>
          <w:color w:val="000000"/>
          <w:sz w:val="20"/>
          <w:szCs w:val="20"/>
          <w:bdr w:val="none" w:sz="0" w:space="0" w:color="auto" w:frame="1"/>
        </w:rPr>
        <w:t> recordCounter;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  </w:t>
      </w:r>
    </w:p>
    <w:p w:rsidR="00905DDB" w:rsidRPr="00553174" w:rsidRDefault="00905DDB" w:rsidP="00905DDB">
      <w:pPr>
        <w:numPr>
          <w:ilvl w:val="0"/>
          <w:numId w:val="7"/>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r w:rsidRPr="00553174">
        <w:rPr>
          <w:rStyle w:val="comment"/>
          <w:rFonts w:cs="Arial"/>
          <w:color w:val="008200"/>
          <w:sz w:val="20"/>
          <w:szCs w:val="20"/>
          <w:bdr w:val="none" w:sz="0" w:space="0" w:color="auto" w:frame="1"/>
        </w:rPr>
        <w:t>// End of JDBCSingleton class</w:t>
      </w:r>
      <w:r w:rsidRPr="00553174">
        <w:rPr>
          <w:rFonts w:cs="Arial"/>
          <w:color w:val="000000"/>
          <w:sz w:val="20"/>
          <w:szCs w:val="20"/>
          <w:bdr w:val="none" w:sz="0" w:space="0" w:color="auto" w:frame="1"/>
        </w:rPr>
        <w:t>  </w:t>
      </w:r>
    </w:p>
    <w:p w:rsidR="00905DDB" w:rsidRPr="00553174" w:rsidRDefault="00905DDB" w:rsidP="00905DDB">
      <w:pPr>
        <w:shd w:val="clear" w:color="auto" w:fill="FFFFFF"/>
        <w:spacing w:line="240" w:lineRule="auto"/>
        <w:jc w:val="both"/>
        <w:rPr>
          <w:rFonts w:cs="Arial"/>
          <w:i/>
          <w:iCs/>
          <w:color w:val="000000"/>
          <w:sz w:val="20"/>
          <w:szCs w:val="20"/>
        </w:rPr>
      </w:pPr>
      <w:r w:rsidRPr="00553174">
        <w:rPr>
          <w:rFonts w:cs="Arial"/>
          <w:i/>
          <w:iCs/>
          <w:color w:val="000000"/>
          <w:sz w:val="20"/>
          <w:szCs w:val="20"/>
        </w:rPr>
        <w:t>File: JDBCSingletonDemo.java</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Style w:val="keyword"/>
          <w:rFonts w:cs="Arial"/>
          <w:b/>
          <w:bCs/>
          <w:color w:val="006699"/>
          <w:sz w:val="20"/>
          <w:szCs w:val="20"/>
          <w:bdr w:val="none" w:sz="0" w:space="0" w:color="auto" w:frame="1"/>
        </w:rPr>
        <w:t>import</w:t>
      </w:r>
      <w:r w:rsidRPr="00553174">
        <w:rPr>
          <w:rFonts w:cs="Arial"/>
          <w:color w:val="000000"/>
          <w:sz w:val="20"/>
          <w:szCs w:val="20"/>
          <w:bdr w:val="none" w:sz="0" w:space="0" w:color="auto" w:frame="1"/>
        </w:rPr>
        <w:t> java.io.BufferedReader;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Style w:val="keyword"/>
          <w:rFonts w:cs="Arial"/>
          <w:b/>
          <w:bCs/>
          <w:color w:val="006699"/>
          <w:sz w:val="20"/>
          <w:szCs w:val="20"/>
          <w:bdr w:val="none" w:sz="0" w:space="0" w:color="auto" w:frame="1"/>
        </w:rPr>
        <w:t>import</w:t>
      </w:r>
      <w:r w:rsidRPr="00553174">
        <w:rPr>
          <w:rFonts w:cs="Arial"/>
          <w:color w:val="000000"/>
          <w:sz w:val="20"/>
          <w:szCs w:val="20"/>
          <w:bdr w:val="none" w:sz="0" w:space="0" w:color="auto" w:frame="1"/>
        </w:rPr>
        <w:t> java.io.IOException;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Style w:val="keyword"/>
          <w:rFonts w:cs="Arial"/>
          <w:b/>
          <w:bCs/>
          <w:color w:val="006699"/>
          <w:sz w:val="20"/>
          <w:szCs w:val="20"/>
          <w:bdr w:val="none" w:sz="0" w:space="0" w:color="auto" w:frame="1"/>
        </w:rPr>
        <w:t>import</w:t>
      </w:r>
      <w:r w:rsidRPr="00553174">
        <w:rPr>
          <w:rFonts w:cs="Arial"/>
          <w:color w:val="000000"/>
          <w:sz w:val="20"/>
          <w:szCs w:val="20"/>
          <w:bdr w:val="none" w:sz="0" w:space="0" w:color="auto" w:frame="1"/>
        </w:rPr>
        <w:t> java.io.InputStreamReader;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Style w:val="keyword"/>
          <w:rFonts w:cs="Arial"/>
          <w:b/>
          <w:bCs/>
          <w:color w:val="006699"/>
          <w:sz w:val="20"/>
          <w:szCs w:val="20"/>
          <w:bdr w:val="none" w:sz="0" w:space="0" w:color="auto" w:frame="1"/>
        </w:rPr>
        <w:t>import</w:t>
      </w:r>
      <w:r w:rsidRPr="00553174">
        <w:rPr>
          <w:rFonts w:cs="Arial"/>
          <w:color w:val="000000"/>
          <w:sz w:val="20"/>
          <w:szCs w:val="20"/>
          <w:bdr w:val="none" w:sz="0" w:space="0" w:color="auto" w:frame="1"/>
        </w:rPr>
        <w:t> java.sql.Connection;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Style w:val="keyword"/>
          <w:rFonts w:cs="Arial"/>
          <w:b/>
          <w:bCs/>
          <w:color w:val="006699"/>
          <w:sz w:val="20"/>
          <w:szCs w:val="20"/>
          <w:bdr w:val="none" w:sz="0" w:space="0" w:color="auto" w:frame="1"/>
        </w:rPr>
        <w:t>import</w:t>
      </w:r>
      <w:r w:rsidRPr="00553174">
        <w:rPr>
          <w:rFonts w:cs="Arial"/>
          <w:color w:val="000000"/>
          <w:sz w:val="20"/>
          <w:szCs w:val="20"/>
          <w:bdr w:val="none" w:sz="0" w:space="0" w:color="auto" w:frame="1"/>
        </w:rPr>
        <w:t> java.sql.DriverManager;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Style w:val="keyword"/>
          <w:rFonts w:cs="Arial"/>
          <w:b/>
          <w:bCs/>
          <w:color w:val="006699"/>
          <w:sz w:val="20"/>
          <w:szCs w:val="20"/>
          <w:bdr w:val="none" w:sz="0" w:space="0" w:color="auto" w:frame="1"/>
        </w:rPr>
        <w:t>import</w:t>
      </w:r>
      <w:r w:rsidRPr="00553174">
        <w:rPr>
          <w:rFonts w:cs="Arial"/>
          <w:color w:val="000000"/>
          <w:sz w:val="20"/>
          <w:szCs w:val="20"/>
          <w:bdr w:val="none" w:sz="0" w:space="0" w:color="auto" w:frame="1"/>
        </w:rPr>
        <w:t> java.sql.PreparedStatement;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Style w:val="keyword"/>
          <w:rFonts w:cs="Arial"/>
          <w:b/>
          <w:bCs/>
          <w:color w:val="006699"/>
          <w:sz w:val="20"/>
          <w:szCs w:val="20"/>
          <w:bdr w:val="none" w:sz="0" w:space="0" w:color="auto" w:frame="1"/>
        </w:rPr>
        <w:t>import</w:t>
      </w:r>
      <w:r w:rsidRPr="00553174">
        <w:rPr>
          <w:rFonts w:cs="Arial"/>
          <w:color w:val="000000"/>
          <w:sz w:val="20"/>
          <w:szCs w:val="20"/>
          <w:bdr w:val="none" w:sz="0" w:space="0" w:color="auto" w:frame="1"/>
        </w:rPr>
        <w:t> java.sql.ResultSet;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Style w:val="keyword"/>
          <w:rFonts w:cs="Arial"/>
          <w:b/>
          <w:bCs/>
          <w:color w:val="006699"/>
          <w:sz w:val="20"/>
          <w:szCs w:val="20"/>
          <w:bdr w:val="none" w:sz="0" w:space="0" w:color="auto" w:frame="1"/>
        </w:rPr>
        <w:t>import</w:t>
      </w:r>
      <w:r w:rsidRPr="00553174">
        <w:rPr>
          <w:rFonts w:cs="Arial"/>
          <w:color w:val="000000"/>
          <w:sz w:val="20"/>
          <w:szCs w:val="20"/>
          <w:bdr w:val="none" w:sz="0" w:space="0" w:color="auto" w:frame="1"/>
        </w:rPr>
        <w:t> java.sql.SQLException;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Style w:val="keyword"/>
          <w:rFonts w:cs="Arial"/>
          <w:b/>
          <w:bCs/>
          <w:color w:val="006699"/>
          <w:sz w:val="20"/>
          <w:szCs w:val="20"/>
          <w:bdr w:val="none" w:sz="0" w:space="0" w:color="auto" w:frame="1"/>
        </w:rPr>
        <w:t>class</w:t>
      </w:r>
      <w:r w:rsidRPr="00553174">
        <w:rPr>
          <w:rFonts w:cs="Arial"/>
          <w:color w:val="000000"/>
          <w:sz w:val="20"/>
          <w:szCs w:val="20"/>
          <w:bdr w:val="none" w:sz="0" w:space="0" w:color="auto" w:frame="1"/>
        </w:rPr>
        <w:t> JDBCSingletonDemo{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r w:rsidRPr="00553174">
        <w:rPr>
          <w:rStyle w:val="keyword"/>
          <w:rFonts w:cs="Arial"/>
          <w:b/>
          <w:bCs/>
          <w:color w:val="006699"/>
          <w:sz w:val="20"/>
          <w:szCs w:val="20"/>
          <w:bdr w:val="none" w:sz="0" w:space="0" w:color="auto" w:frame="1"/>
        </w:rPr>
        <w:t>static</w:t>
      </w:r>
      <w:r w:rsidRPr="00553174">
        <w:rPr>
          <w:rFonts w:cs="Arial"/>
          <w:color w:val="000000"/>
          <w:sz w:val="20"/>
          <w:szCs w:val="20"/>
          <w:bdr w:val="none" w:sz="0" w:space="0" w:color="auto" w:frame="1"/>
        </w:rPr>
        <w:t> </w:t>
      </w:r>
      <w:r w:rsidRPr="00553174">
        <w:rPr>
          <w:rStyle w:val="keyword"/>
          <w:rFonts w:cs="Arial"/>
          <w:b/>
          <w:bCs/>
          <w:color w:val="006699"/>
          <w:sz w:val="20"/>
          <w:szCs w:val="20"/>
          <w:bdr w:val="none" w:sz="0" w:space="0" w:color="auto" w:frame="1"/>
        </w:rPr>
        <w:t>int</w:t>
      </w:r>
      <w:r w:rsidRPr="00553174">
        <w:rPr>
          <w:rFonts w:cs="Arial"/>
          <w:color w:val="000000"/>
          <w:sz w:val="20"/>
          <w:szCs w:val="20"/>
          <w:bdr w:val="none" w:sz="0" w:space="0" w:color="auto" w:frame="1"/>
        </w:rPr>
        <w:t> count=</w:t>
      </w:r>
      <w:r w:rsidRPr="00553174">
        <w:rPr>
          <w:rStyle w:val="number"/>
          <w:rFonts w:cs="Arial"/>
          <w:color w:val="C00000"/>
          <w:sz w:val="20"/>
          <w:szCs w:val="20"/>
          <w:bdr w:val="none" w:sz="0" w:space="0" w:color="auto" w:frame="1"/>
        </w:rPr>
        <w:t>1</w:t>
      </w:r>
      <w:r w:rsidRPr="00553174">
        <w:rPr>
          <w:rFonts w:cs="Arial"/>
          <w:color w:val="000000"/>
          <w:sz w:val="20"/>
          <w:szCs w:val="20"/>
          <w:bdr w:val="none" w:sz="0" w:space="0" w:color="auto" w:frame="1"/>
        </w:rPr>
        <w:t>;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r w:rsidRPr="00553174">
        <w:rPr>
          <w:rStyle w:val="keyword"/>
          <w:rFonts w:cs="Arial"/>
          <w:b/>
          <w:bCs/>
          <w:color w:val="006699"/>
          <w:sz w:val="20"/>
          <w:szCs w:val="20"/>
          <w:bdr w:val="none" w:sz="0" w:space="0" w:color="auto" w:frame="1"/>
        </w:rPr>
        <w:t>static</w:t>
      </w:r>
      <w:r w:rsidRPr="00553174">
        <w:rPr>
          <w:rFonts w:cs="Arial"/>
          <w:color w:val="000000"/>
          <w:sz w:val="20"/>
          <w:szCs w:val="20"/>
          <w:bdr w:val="none" w:sz="0" w:space="0" w:color="auto" w:frame="1"/>
        </w:rPr>
        <w:t> </w:t>
      </w:r>
      <w:r w:rsidRPr="00553174">
        <w:rPr>
          <w:rStyle w:val="keyword"/>
          <w:rFonts w:cs="Arial"/>
          <w:b/>
          <w:bCs/>
          <w:color w:val="006699"/>
          <w:sz w:val="20"/>
          <w:szCs w:val="20"/>
          <w:bdr w:val="none" w:sz="0" w:space="0" w:color="auto" w:frame="1"/>
        </w:rPr>
        <w:t>int</w:t>
      </w:r>
      <w:r w:rsidRPr="00553174">
        <w:rPr>
          <w:rFonts w:cs="Arial"/>
          <w:color w:val="000000"/>
          <w:sz w:val="20"/>
          <w:szCs w:val="20"/>
          <w:bdr w:val="none" w:sz="0" w:space="0" w:color="auto" w:frame="1"/>
        </w:rPr>
        <w:t>  choice;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r w:rsidRPr="00553174">
        <w:rPr>
          <w:rStyle w:val="keyword"/>
          <w:rFonts w:cs="Arial"/>
          <w:b/>
          <w:bCs/>
          <w:color w:val="006699"/>
          <w:sz w:val="20"/>
          <w:szCs w:val="20"/>
          <w:bdr w:val="none" w:sz="0" w:space="0" w:color="auto" w:frame="1"/>
        </w:rPr>
        <w:t>public</w:t>
      </w:r>
      <w:r w:rsidRPr="00553174">
        <w:rPr>
          <w:rFonts w:cs="Arial"/>
          <w:color w:val="000000"/>
          <w:sz w:val="20"/>
          <w:szCs w:val="20"/>
          <w:bdr w:val="none" w:sz="0" w:space="0" w:color="auto" w:frame="1"/>
        </w:rPr>
        <w:t> </w:t>
      </w:r>
      <w:r w:rsidRPr="00553174">
        <w:rPr>
          <w:rStyle w:val="keyword"/>
          <w:rFonts w:cs="Arial"/>
          <w:b/>
          <w:bCs/>
          <w:color w:val="006699"/>
          <w:sz w:val="20"/>
          <w:szCs w:val="20"/>
          <w:bdr w:val="none" w:sz="0" w:space="0" w:color="auto" w:frame="1"/>
        </w:rPr>
        <w:t>static</w:t>
      </w:r>
      <w:r w:rsidRPr="00553174">
        <w:rPr>
          <w:rFonts w:cs="Arial"/>
          <w:color w:val="000000"/>
          <w:sz w:val="20"/>
          <w:szCs w:val="20"/>
          <w:bdr w:val="none" w:sz="0" w:space="0" w:color="auto" w:frame="1"/>
        </w:rPr>
        <w:t> </w:t>
      </w:r>
      <w:r w:rsidRPr="00553174">
        <w:rPr>
          <w:rStyle w:val="keyword"/>
          <w:rFonts w:cs="Arial"/>
          <w:b/>
          <w:bCs/>
          <w:color w:val="006699"/>
          <w:sz w:val="20"/>
          <w:szCs w:val="20"/>
          <w:bdr w:val="none" w:sz="0" w:space="0" w:color="auto" w:frame="1"/>
        </w:rPr>
        <w:t>void</w:t>
      </w:r>
      <w:r w:rsidRPr="00553174">
        <w:rPr>
          <w:rFonts w:cs="Arial"/>
          <w:color w:val="000000"/>
          <w:sz w:val="20"/>
          <w:szCs w:val="20"/>
          <w:bdr w:val="none" w:sz="0" w:space="0" w:color="auto" w:frame="1"/>
        </w:rPr>
        <w:t> main(String[] args) </w:t>
      </w:r>
      <w:r w:rsidRPr="00553174">
        <w:rPr>
          <w:rStyle w:val="keyword"/>
          <w:rFonts w:cs="Arial"/>
          <w:b/>
          <w:bCs/>
          <w:color w:val="006699"/>
          <w:sz w:val="20"/>
          <w:szCs w:val="20"/>
          <w:bdr w:val="none" w:sz="0" w:space="0" w:color="auto" w:frame="1"/>
        </w:rPr>
        <w:t>throws</w:t>
      </w:r>
      <w:r w:rsidRPr="00553174">
        <w:rPr>
          <w:rFonts w:cs="Arial"/>
          <w:color w:val="000000"/>
          <w:sz w:val="20"/>
          <w:szCs w:val="20"/>
          <w:bdr w:val="none" w:sz="0" w:space="0" w:color="auto" w:frame="1"/>
        </w:rPr>
        <w:t> IOException {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JDBCSingleton jdbc= JDBCSingleton.getInstance();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lastRenderedPageBreak/>
        <w:t>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BufferedReader br=</w:t>
      </w:r>
      <w:r w:rsidRPr="00553174">
        <w:rPr>
          <w:rStyle w:val="keyword"/>
          <w:rFonts w:cs="Arial"/>
          <w:b/>
          <w:bCs/>
          <w:color w:val="006699"/>
          <w:sz w:val="20"/>
          <w:szCs w:val="20"/>
          <w:bdr w:val="none" w:sz="0" w:space="0" w:color="auto" w:frame="1"/>
        </w:rPr>
        <w:t>new</w:t>
      </w:r>
      <w:r w:rsidRPr="00553174">
        <w:rPr>
          <w:rFonts w:cs="Arial"/>
          <w:color w:val="000000"/>
          <w:sz w:val="20"/>
          <w:szCs w:val="20"/>
          <w:bdr w:val="none" w:sz="0" w:space="0" w:color="auto" w:frame="1"/>
        </w:rPr>
        <w:t> BufferedReader(</w:t>
      </w:r>
      <w:r w:rsidRPr="00553174">
        <w:rPr>
          <w:rStyle w:val="keyword"/>
          <w:rFonts w:cs="Arial"/>
          <w:b/>
          <w:bCs/>
          <w:color w:val="006699"/>
          <w:sz w:val="20"/>
          <w:szCs w:val="20"/>
          <w:bdr w:val="none" w:sz="0" w:space="0" w:color="auto" w:frame="1"/>
        </w:rPr>
        <w:t>new</w:t>
      </w:r>
      <w:r w:rsidRPr="00553174">
        <w:rPr>
          <w:rFonts w:cs="Arial"/>
          <w:color w:val="000000"/>
          <w:sz w:val="20"/>
          <w:szCs w:val="20"/>
          <w:bdr w:val="none" w:sz="0" w:space="0" w:color="auto" w:frame="1"/>
        </w:rPr>
        <w:t> InputStreamReader(System.in));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r w:rsidRPr="00553174">
        <w:rPr>
          <w:rStyle w:val="keyword"/>
          <w:rFonts w:cs="Arial"/>
          <w:b/>
          <w:bCs/>
          <w:color w:val="006699"/>
          <w:sz w:val="20"/>
          <w:szCs w:val="20"/>
          <w:bdr w:val="none" w:sz="0" w:space="0" w:color="auto" w:frame="1"/>
        </w:rPr>
        <w:t>do</w:t>
      </w:r>
      <w:r w:rsidRPr="00553174">
        <w:rPr>
          <w:rFonts w:cs="Arial"/>
          <w:color w:val="000000"/>
          <w:sz w:val="20"/>
          <w:szCs w:val="20"/>
          <w:bdr w:val="none" w:sz="0" w:space="0" w:color="auto" w:frame="1"/>
        </w:rPr>
        <w:t>{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System.out.println(</w:t>
      </w:r>
      <w:r w:rsidRPr="00553174">
        <w:rPr>
          <w:rStyle w:val="string"/>
          <w:rFonts w:cs="Arial"/>
          <w:color w:val="0000FF"/>
          <w:sz w:val="20"/>
          <w:szCs w:val="20"/>
          <w:bdr w:val="none" w:sz="0" w:space="0" w:color="auto" w:frame="1"/>
        </w:rPr>
        <w:t>"DATABASE OPERATIONS"</w:t>
      </w:r>
      <w:r w:rsidRPr="00553174">
        <w:rPr>
          <w:rFonts w:cs="Arial"/>
          <w:color w:val="000000"/>
          <w:sz w:val="20"/>
          <w:szCs w:val="20"/>
          <w:bdr w:val="none" w:sz="0" w:space="0" w:color="auto" w:frame="1"/>
        </w:rPr>
        <w:t>);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System.out.println(</w:t>
      </w:r>
      <w:r w:rsidRPr="00553174">
        <w:rPr>
          <w:rStyle w:val="string"/>
          <w:rFonts w:cs="Arial"/>
          <w:color w:val="0000FF"/>
          <w:sz w:val="20"/>
          <w:szCs w:val="20"/>
          <w:bdr w:val="none" w:sz="0" w:space="0" w:color="auto" w:frame="1"/>
        </w:rPr>
        <w:t>" --------------------- "</w:t>
      </w:r>
      <w:r w:rsidRPr="00553174">
        <w:rPr>
          <w:rFonts w:cs="Arial"/>
          <w:color w:val="000000"/>
          <w:sz w:val="20"/>
          <w:szCs w:val="20"/>
          <w:bdr w:val="none" w:sz="0" w:space="0" w:color="auto" w:frame="1"/>
        </w:rPr>
        <w:t>);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proofErr w:type="gramStart"/>
      <w:r w:rsidRPr="00553174">
        <w:rPr>
          <w:rFonts w:cs="Arial"/>
          <w:color w:val="000000"/>
          <w:sz w:val="20"/>
          <w:szCs w:val="20"/>
          <w:bdr w:val="none" w:sz="0" w:space="0" w:color="auto" w:frame="1"/>
        </w:rPr>
        <w:t>System.out.println(</w:t>
      </w:r>
      <w:proofErr w:type="gramEnd"/>
      <w:r w:rsidRPr="00553174">
        <w:rPr>
          <w:rStyle w:val="string"/>
          <w:rFonts w:cs="Arial"/>
          <w:color w:val="0000FF"/>
          <w:sz w:val="20"/>
          <w:szCs w:val="20"/>
          <w:bdr w:val="none" w:sz="0" w:space="0" w:color="auto" w:frame="1"/>
        </w:rPr>
        <w:t>" 1. Insertion "</w:t>
      </w:r>
      <w:r w:rsidRPr="00553174">
        <w:rPr>
          <w:rFonts w:cs="Arial"/>
          <w:color w:val="000000"/>
          <w:sz w:val="20"/>
          <w:szCs w:val="20"/>
          <w:bdr w:val="none" w:sz="0" w:space="0" w:color="auto" w:frame="1"/>
        </w:rPr>
        <w:t>);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proofErr w:type="gramStart"/>
      <w:r w:rsidRPr="00553174">
        <w:rPr>
          <w:rFonts w:cs="Arial"/>
          <w:color w:val="000000"/>
          <w:sz w:val="20"/>
          <w:szCs w:val="20"/>
          <w:bdr w:val="none" w:sz="0" w:space="0" w:color="auto" w:frame="1"/>
        </w:rPr>
        <w:t>System.out.println(</w:t>
      </w:r>
      <w:proofErr w:type="gramEnd"/>
      <w:r w:rsidRPr="00553174">
        <w:rPr>
          <w:rStyle w:val="string"/>
          <w:rFonts w:cs="Arial"/>
          <w:color w:val="0000FF"/>
          <w:sz w:val="20"/>
          <w:szCs w:val="20"/>
          <w:bdr w:val="none" w:sz="0" w:space="0" w:color="auto" w:frame="1"/>
        </w:rPr>
        <w:t>" 2. View      "</w:t>
      </w:r>
      <w:r w:rsidRPr="00553174">
        <w:rPr>
          <w:rFonts w:cs="Arial"/>
          <w:color w:val="000000"/>
          <w:sz w:val="20"/>
          <w:szCs w:val="20"/>
          <w:bdr w:val="none" w:sz="0" w:space="0" w:color="auto" w:frame="1"/>
        </w:rPr>
        <w:t>);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proofErr w:type="gramStart"/>
      <w:r w:rsidRPr="00553174">
        <w:rPr>
          <w:rFonts w:cs="Arial"/>
          <w:color w:val="000000"/>
          <w:sz w:val="20"/>
          <w:szCs w:val="20"/>
          <w:bdr w:val="none" w:sz="0" w:space="0" w:color="auto" w:frame="1"/>
        </w:rPr>
        <w:t>System.out.println(</w:t>
      </w:r>
      <w:proofErr w:type="gramEnd"/>
      <w:r w:rsidRPr="00553174">
        <w:rPr>
          <w:rStyle w:val="string"/>
          <w:rFonts w:cs="Arial"/>
          <w:color w:val="0000FF"/>
          <w:sz w:val="20"/>
          <w:szCs w:val="20"/>
          <w:bdr w:val="none" w:sz="0" w:space="0" w:color="auto" w:frame="1"/>
        </w:rPr>
        <w:t>" 3. Delete    "</w:t>
      </w:r>
      <w:r w:rsidRPr="00553174">
        <w:rPr>
          <w:rFonts w:cs="Arial"/>
          <w:color w:val="000000"/>
          <w:sz w:val="20"/>
          <w:szCs w:val="20"/>
          <w:bdr w:val="none" w:sz="0" w:space="0" w:color="auto" w:frame="1"/>
        </w:rPr>
        <w:t>);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proofErr w:type="gramStart"/>
      <w:r w:rsidRPr="00553174">
        <w:rPr>
          <w:rFonts w:cs="Arial"/>
          <w:color w:val="000000"/>
          <w:sz w:val="20"/>
          <w:szCs w:val="20"/>
          <w:bdr w:val="none" w:sz="0" w:space="0" w:color="auto" w:frame="1"/>
        </w:rPr>
        <w:t>System.out.println(</w:t>
      </w:r>
      <w:proofErr w:type="gramEnd"/>
      <w:r w:rsidRPr="00553174">
        <w:rPr>
          <w:rStyle w:val="string"/>
          <w:rFonts w:cs="Arial"/>
          <w:color w:val="0000FF"/>
          <w:sz w:val="20"/>
          <w:szCs w:val="20"/>
          <w:bdr w:val="none" w:sz="0" w:space="0" w:color="auto" w:frame="1"/>
        </w:rPr>
        <w:t>" 4. Update    "</w:t>
      </w:r>
      <w:r w:rsidRPr="00553174">
        <w:rPr>
          <w:rFonts w:cs="Arial"/>
          <w:color w:val="000000"/>
          <w:sz w:val="20"/>
          <w:szCs w:val="20"/>
          <w:bdr w:val="none" w:sz="0" w:space="0" w:color="auto" w:frame="1"/>
        </w:rPr>
        <w:t>);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proofErr w:type="gramStart"/>
      <w:r w:rsidRPr="00553174">
        <w:rPr>
          <w:rFonts w:cs="Arial"/>
          <w:color w:val="000000"/>
          <w:sz w:val="20"/>
          <w:szCs w:val="20"/>
          <w:bdr w:val="none" w:sz="0" w:space="0" w:color="auto" w:frame="1"/>
        </w:rPr>
        <w:t>System.out.println(</w:t>
      </w:r>
      <w:proofErr w:type="gramEnd"/>
      <w:r w:rsidRPr="00553174">
        <w:rPr>
          <w:rStyle w:val="string"/>
          <w:rFonts w:cs="Arial"/>
          <w:color w:val="0000FF"/>
          <w:sz w:val="20"/>
          <w:szCs w:val="20"/>
          <w:bdr w:val="none" w:sz="0" w:space="0" w:color="auto" w:frame="1"/>
        </w:rPr>
        <w:t>" 5. Exit      "</w:t>
      </w:r>
      <w:r w:rsidRPr="00553174">
        <w:rPr>
          <w:rFonts w:cs="Arial"/>
          <w:color w:val="000000"/>
          <w:sz w:val="20"/>
          <w:szCs w:val="20"/>
          <w:bdr w:val="none" w:sz="0" w:space="0" w:color="auto" w:frame="1"/>
        </w:rPr>
        <w:t>);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System.out.print(</w:t>
      </w:r>
      <w:r w:rsidRPr="00553174">
        <w:rPr>
          <w:rStyle w:val="string"/>
          <w:rFonts w:cs="Arial"/>
          <w:color w:val="0000FF"/>
          <w:sz w:val="20"/>
          <w:szCs w:val="20"/>
          <w:bdr w:val="none" w:sz="0" w:space="0" w:color="auto" w:frame="1"/>
        </w:rPr>
        <w:t>"\n"</w:t>
      </w:r>
      <w:r w:rsidRPr="00553174">
        <w:rPr>
          <w:rFonts w:cs="Arial"/>
          <w:color w:val="000000"/>
          <w:sz w:val="20"/>
          <w:szCs w:val="20"/>
          <w:bdr w:val="none" w:sz="0" w:space="0" w:color="auto" w:frame="1"/>
        </w:rPr>
        <w:t>);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System.out.print(</w:t>
      </w:r>
      <w:r w:rsidRPr="00553174">
        <w:rPr>
          <w:rStyle w:val="string"/>
          <w:rFonts w:cs="Arial"/>
          <w:color w:val="0000FF"/>
          <w:sz w:val="20"/>
          <w:szCs w:val="20"/>
          <w:bdr w:val="none" w:sz="0" w:space="0" w:color="auto" w:frame="1"/>
        </w:rPr>
        <w:t>"Please enter the choice what you want to perform in the database: "</w:t>
      </w:r>
      <w:r w:rsidRPr="00553174">
        <w:rPr>
          <w:rFonts w:cs="Arial"/>
          <w:color w:val="000000"/>
          <w:sz w:val="20"/>
          <w:szCs w:val="20"/>
          <w:bdr w:val="none" w:sz="0" w:space="0" w:color="auto" w:frame="1"/>
        </w:rPr>
        <w:t>);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choice=Integer.parseInt(br.readLine());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r w:rsidRPr="00553174">
        <w:rPr>
          <w:rStyle w:val="keyword"/>
          <w:rFonts w:cs="Arial"/>
          <w:b/>
          <w:bCs/>
          <w:color w:val="006699"/>
          <w:sz w:val="20"/>
          <w:szCs w:val="20"/>
          <w:bdr w:val="none" w:sz="0" w:space="0" w:color="auto" w:frame="1"/>
        </w:rPr>
        <w:t>switch</w:t>
      </w:r>
      <w:r w:rsidRPr="00553174">
        <w:rPr>
          <w:rFonts w:cs="Arial"/>
          <w:color w:val="000000"/>
          <w:sz w:val="20"/>
          <w:szCs w:val="20"/>
          <w:bdr w:val="none" w:sz="0" w:space="0" w:color="auto" w:frame="1"/>
        </w:rPr>
        <w:t>(choice) {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r w:rsidRPr="00553174">
        <w:rPr>
          <w:rStyle w:val="keyword"/>
          <w:rFonts w:cs="Arial"/>
          <w:b/>
          <w:bCs/>
          <w:color w:val="006699"/>
          <w:sz w:val="20"/>
          <w:szCs w:val="20"/>
          <w:bdr w:val="none" w:sz="0" w:space="0" w:color="auto" w:frame="1"/>
        </w:rPr>
        <w:t>case</w:t>
      </w:r>
      <w:r w:rsidRPr="00553174">
        <w:rPr>
          <w:rFonts w:cs="Arial"/>
          <w:color w:val="000000"/>
          <w:sz w:val="20"/>
          <w:szCs w:val="20"/>
          <w:bdr w:val="none" w:sz="0" w:space="0" w:color="auto" w:frame="1"/>
        </w:rPr>
        <w:t> </w:t>
      </w:r>
      <w:r w:rsidRPr="00553174">
        <w:rPr>
          <w:rStyle w:val="number"/>
          <w:rFonts w:cs="Arial"/>
          <w:color w:val="C00000"/>
          <w:sz w:val="20"/>
          <w:szCs w:val="20"/>
          <w:bdr w:val="none" w:sz="0" w:space="0" w:color="auto" w:frame="1"/>
        </w:rPr>
        <w:t>1</w:t>
      </w:r>
      <w:r w:rsidRPr="00553174">
        <w:rPr>
          <w:rFonts w:cs="Arial"/>
          <w:color w:val="000000"/>
          <w:sz w:val="20"/>
          <w:szCs w:val="20"/>
          <w:bdr w:val="none" w:sz="0" w:space="0" w:color="auto" w:frame="1"/>
        </w:rPr>
        <w:t>:{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System.out.print(</w:t>
      </w:r>
      <w:r w:rsidRPr="00553174">
        <w:rPr>
          <w:rStyle w:val="string"/>
          <w:rFonts w:cs="Arial"/>
          <w:color w:val="0000FF"/>
          <w:sz w:val="20"/>
          <w:szCs w:val="20"/>
          <w:bdr w:val="none" w:sz="0" w:space="0" w:color="auto" w:frame="1"/>
        </w:rPr>
        <w:t>"Enter the username you want to insert data into the database: "</w:t>
      </w:r>
      <w:r w:rsidRPr="00553174">
        <w:rPr>
          <w:rFonts w:cs="Arial"/>
          <w:color w:val="000000"/>
          <w:sz w:val="20"/>
          <w:szCs w:val="20"/>
          <w:bdr w:val="none" w:sz="0" w:space="0" w:color="auto" w:frame="1"/>
        </w:rPr>
        <w:t>);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String username=br.readLine();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System.out.print(</w:t>
      </w:r>
      <w:r w:rsidRPr="00553174">
        <w:rPr>
          <w:rStyle w:val="string"/>
          <w:rFonts w:cs="Arial"/>
          <w:color w:val="0000FF"/>
          <w:sz w:val="20"/>
          <w:szCs w:val="20"/>
          <w:bdr w:val="none" w:sz="0" w:space="0" w:color="auto" w:frame="1"/>
        </w:rPr>
        <w:t>"Enter the password you want to insert data into the database: "</w:t>
      </w:r>
      <w:r w:rsidRPr="00553174">
        <w:rPr>
          <w:rFonts w:cs="Arial"/>
          <w:color w:val="000000"/>
          <w:sz w:val="20"/>
          <w:szCs w:val="20"/>
          <w:bdr w:val="none" w:sz="0" w:space="0" w:color="auto" w:frame="1"/>
        </w:rPr>
        <w:t>);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String password=br.readLine();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r w:rsidRPr="00553174">
        <w:rPr>
          <w:rStyle w:val="keyword"/>
          <w:rFonts w:cs="Arial"/>
          <w:b/>
          <w:bCs/>
          <w:color w:val="006699"/>
          <w:sz w:val="20"/>
          <w:szCs w:val="20"/>
          <w:bdr w:val="none" w:sz="0" w:space="0" w:color="auto" w:frame="1"/>
        </w:rPr>
        <w:t>try</w:t>
      </w:r>
      <w:r w:rsidRPr="00553174">
        <w:rPr>
          <w:rFonts w:cs="Arial"/>
          <w:color w:val="000000"/>
          <w:sz w:val="20"/>
          <w:szCs w:val="20"/>
          <w:bdr w:val="none" w:sz="0" w:space="0" w:color="auto" w:frame="1"/>
        </w:rPr>
        <w:t> {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r w:rsidRPr="00553174">
        <w:rPr>
          <w:rStyle w:val="keyword"/>
          <w:rFonts w:cs="Arial"/>
          <w:b/>
          <w:bCs/>
          <w:color w:val="006699"/>
          <w:sz w:val="20"/>
          <w:szCs w:val="20"/>
          <w:bdr w:val="none" w:sz="0" w:space="0" w:color="auto" w:frame="1"/>
        </w:rPr>
        <w:t>int</w:t>
      </w:r>
      <w:r w:rsidRPr="00553174">
        <w:rPr>
          <w:rFonts w:cs="Arial"/>
          <w:color w:val="000000"/>
          <w:sz w:val="20"/>
          <w:szCs w:val="20"/>
          <w:bdr w:val="none" w:sz="0" w:space="0" w:color="auto" w:frame="1"/>
        </w:rPr>
        <w:t> i= jdbc.insert(username, password);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r w:rsidRPr="00553174">
        <w:rPr>
          <w:rStyle w:val="keyword"/>
          <w:rFonts w:cs="Arial"/>
          <w:b/>
          <w:bCs/>
          <w:color w:val="006699"/>
          <w:sz w:val="20"/>
          <w:szCs w:val="20"/>
          <w:bdr w:val="none" w:sz="0" w:space="0" w:color="auto" w:frame="1"/>
        </w:rPr>
        <w:t>if</w:t>
      </w:r>
      <w:r w:rsidRPr="00553174">
        <w:rPr>
          <w:rFonts w:cs="Arial"/>
          <w:color w:val="000000"/>
          <w:sz w:val="20"/>
          <w:szCs w:val="20"/>
          <w:bdr w:val="none" w:sz="0" w:space="0" w:color="auto" w:frame="1"/>
        </w:rPr>
        <w:t> (i&gt;</w:t>
      </w:r>
      <w:r w:rsidRPr="00553174">
        <w:rPr>
          <w:rStyle w:val="number"/>
          <w:rFonts w:cs="Arial"/>
          <w:color w:val="C00000"/>
          <w:sz w:val="20"/>
          <w:szCs w:val="20"/>
          <w:bdr w:val="none" w:sz="0" w:space="0" w:color="auto" w:frame="1"/>
        </w:rPr>
        <w:t>0</w:t>
      </w:r>
      <w:r w:rsidRPr="00553174">
        <w:rPr>
          <w:rFonts w:cs="Arial"/>
          <w:color w:val="000000"/>
          <w:sz w:val="20"/>
          <w:szCs w:val="20"/>
          <w:bdr w:val="none" w:sz="0" w:space="0" w:color="auto" w:frame="1"/>
        </w:rPr>
        <w:t>) {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System.out.println((count++) + </w:t>
      </w:r>
      <w:r w:rsidRPr="00553174">
        <w:rPr>
          <w:rStyle w:val="string"/>
          <w:rFonts w:cs="Arial"/>
          <w:color w:val="0000FF"/>
          <w:sz w:val="20"/>
          <w:szCs w:val="20"/>
          <w:bdr w:val="none" w:sz="0" w:space="0" w:color="auto" w:frame="1"/>
        </w:rPr>
        <w:t>" Data has been inserted successfully"</w:t>
      </w:r>
      <w:r w:rsidRPr="00553174">
        <w:rPr>
          <w:rFonts w:cs="Arial"/>
          <w:color w:val="000000"/>
          <w:sz w:val="20"/>
          <w:szCs w:val="20"/>
          <w:bdr w:val="none" w:sz="0" w:space="0" w:color="auto" w:frame="1"/>
        </w:rPr>
        <w:t>);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r w:rsidRPr="00553174">
        <w:rPr>
          <w:rStyle w:val="keyword"/>
          <w:rFonts w:cs="Arial"/>
          <w:b/>
          <w:bCs/>
          <w:color w:val="006699"/>
          <w:sz w:val="20"/>
          <w:szCs w:val="20"/>
          <w:bdr w:val="none" w:sz="0" w:space="0" w:color="auto" w:frame="1"/>
        </w:rPr>
        <w:t>else</w:t>
      </w:r>
      <w:r w:rsidRPr="00553174">
        <w:rPr>
          <w:rFonts w:cs="Arial"/>
          <w:color w:val="000000"/>
          <w:sz w:val="20"/>
          <w:szCs w:val="20"/>
          <w:bdr w:val="none" w:sz="0" w:space="0" w:color="auto" w:frame="1"/>
        </w:rPr>
        <w:t>{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System.out.println(</w:t>
      </w:r>
      <w:r w:rsidRPr="00553174">
        <w:rPr>
          <w:rStyle w:val="string"/>
          <w:rFonts w:cs="Arial"/>
          <w:color w:val="0000FF"/>
          <w:sz w:val="20"/>
          <w:szCs w:val="20"/>
          <w:bdr w:val="none" w:sz="0" w:space="0" w:color="auto" w:frame="1"/>
        </w:rPr>
        <w:t>"Data has not been inserted "</w:t>
      </w:r>
      <w:r w:rsidRPr="00553174">
        <w:rPr>
          <w:rFonts w:cs="Arial"/>
          <w:color w:val="000000"/>
          <w:sz w:val="20"/>
          <w:szCs w:val="20"/>
          <w:bdr w:val="none" w:sz="0" w:space="0" w:color="auto" w:frame="1"/>
        </w:rPr>
        <w:t>);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 </w:t>
      </w:r>
      <w:r w:rsidRPr="00553174">
        <w:rPr>
          <w:rStyle w:val="keyword"/>
          <w:rFonts w:cs="Arial"/>
          <w:b/>
          <w:bCs/>
          <w:color w:val="006699"/>
          <w:sz w:val="20"/>
          <w:szCs w:val="20"/>
          <w:bdr w:val="none" w:sz="0" w:space="0" w:color="auto" w:frame="1"/>
        </w:rPr>
        <w:t>catch</w:t>
      </w:r>
      <w:r w:rsidRPr="00553174">
        <w:rPr>
          <w:rFonts w:cs="Arial"/>
          <w:color w:val="000000"/>
          <w:sz w:val="20"/>
          <w:szCs w:val="20"/>
          <w:bdr w:val="none" w:sz="0" w:space="0" w:color="auto" w:frame="1"/>
        </w:rPr>
        <w:t> (Exception e) {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System.out.println(e);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proofErr w:type="gramStart"/>
      <w:r w:rsidRPr="00553174">
        <w:rPr>
          <w:rFonts w:cs="Arial"/>
          <w:color w:val="000000"/>
          <w:sz w:val="20"/>
          <w:szCs w:val="20"/>
          <w:bdr w:val="none" w:sz="0" w:space="0" w:color="auto" w:frame="1"/>
        </w:rPr>
        <w:t>System.out.println(</w:t>
      </w:r>
      <w:proofErr w:type="gramEnd"/>
      <w:r w:rsidRPr="00553174">
        <w:rPr>
          <w:rStyle w:val="string"/>
          <w:rFonts w:cs="Arial"/>
          <w:color w:val="0000FF"/>
          <w:sz w:val="20"/>
          <w:szCs w:val="20"/>
          <w:bdr w:val="none" w:sz="0" w:space="0" w:color="auto" w:frame="1"/>
        </w:rPr>
        <w:t>"Press Enter key to continue..."</w:t>
      </w:r>
      <w:r w:rsidRPr="00553174">
        <w:rPr>
          <w:rFonts w:cs="Arial"/>
          <w:color w:val="000000"/>
          <w:sz w:val="20"/>
          <w:szCs w:val="20"/>
          <w:bdr w:val="none" w:sz="0" w:space="0" w:color="auto" w:frame="1"/>
        </w:rPr>
        <w:t>);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lastRenderedPageBreak/>
        <w:t>                     System.in.read();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r w:rsidRPr="00553174">
        <w:rPr>
          <w:rStyle w:val="comment"/>
          <w:rFonts w:cs="Arial"/>
          <w:color w:val="008200"/>
          <w:sz w:val="20"/>
          <w:szCs w:val="20"/>
          <w:bdr w:val="none" w:sz="0" w:space="0" w:color="auto" w:frame="1"/>
        </w:rPr>
        <w:t>//End of case 1</w:t>
      </w:r>
      <w:r w:rsidRPr="00553174">
        <w:rPr>
          <w:rFonts w:cs="Arial"/>
          <w:color w:val="000000"/>
          <w:sz w:val="20"/>
          <w:szCs w:val="20"/>
          <w:bdr w:val="none" w:sz="0" w:space="0" w:color="auto" w:frame="1"/>
        </w:rPr>
        <w:t>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r w:rsidRPr="00553174">
        <w:rPr>
          <w:rStyle w:val="keyword"/>
          <w:rFonts w:cs="Arial"/>
          <w:b/>
          <w:bCs/>
          <w:color w:val="006699"/>
          <w:sz w:val="20"/>
          <w:szCs w:val="20"/>
          <w:bdr w:val="none" w:sz="0" w:space="0" w:color="auto" w:frame="1"/>
        </w:rPr>
        <w:t>break</w:t>
      </w:r>
      <w:r w:rsidRPr="00553174">
        <w:rPr>
          <w:rFonts w:cs="Arial"/>
          <w:color w:val="000000"/>
          <w:sz w:val="20"/>
          <w:szCs w:val="20"/>
          <w:bdr w:val="none" w:sz="0" w:space="0" w:color="auto" w:frame="1"/>
        </w:rPr>
        <w:t>;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r w:rsidRPr="00553174">
        <w:rPr>
          <w:rStyle w:val="keyword"/>
          <w:rFonts w:cs="Arial"/>
          <w:b/>
          <w:bCs/>
          <w:color w:val="006699"/>
          <w:sz w:val="20"/>
          <w:szCs w:val="20"/>
          <w:bdr w:val="none" w:sz="0" w:space="0" w:color="auto" w:frame="1"/>
        </w:rPr>
        <w:t>case</w:t>
      </w:r>
      <w:r w:rsidRPr="00553174">
        <w:rPr>
          <w:rFonts w:cs="Arial"/>
          <w:color w:val="000000"/>
          <w:sz w:val="20"/>
          <w:szCs w:val="20"/>
          <w:bdr w:val="none" w:sz="0" w:space="0" w:color="auto" w:frame="1"/>
        </w:rPr>
        <w:t> </w:t>
      </w:r>
      <w:r w:rsidRPr="00553174">
        <w:rPr>
          <w:rStyle w:val="number"/>
          <w:rFonts w:cs="Arial"/>
          <w:color w:val="C00000"/>
          <w:sz w:val="20"/>
          <w:szCs w:val="20"/>
          <w:bdr w:val="none" w:sz="0" w:space="0" w:color="auto" w:frame="1"/>
        </w:rPr>
        <w:t>2</w:t>
      </w:r>
      <w:r w:rsidRPr="00553174">
        <w:rPr>
          <w:rFonts w:cs="Arial"/>
          <w:color w:val="000000"/>
          <w:sz w:val="20"/>
          <w:szCs w:val="20"/>
          <w:bdr w:val="none" w:sz="0" w:space="0" w:color="auto" w:frame="1"/>
        </w:rPr>
        <w:t>:{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System.out.print(</w:t>
      </w:r>
      <w:r w:rsidRPr="00553174">
        <w:rPr>
          <w:rStyle w:val="string"/>
          <w:rFonts w:cs="Arial"/>
          <w:color w:val="0000FF"/>
          <w:sz w:val="20"/>
          <w:szCs w:val="20"/>
          <w:bdr w:val="none" w:sz="0" w:space="0" w:color="auto" w:frame="1"/>
        </w:rPr>
        <w:t>"Enter the username : "</w:t>
      </w:r>
      <w:r w:rsidRPr="00553174">
        <w:rPr>
          <w:rFonts w:cs="Arial"/>
          <w:color w:val="000000"/>
          <w:sz w:val="20"/>
          <w:szCs w:val="20"/>
          <w:bdr w:val="none" w:sz="0" w:space="0" w:color="auto" w:frame="1"/>
        </w:rPr>
        <w:t>);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String username=br.readLine();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r w:rsidRPr="00553174">
        <w:rPr>
          <w:rStyle w:val="keyword"/>
          <w:rFonts w:cs="Arial"/>
          <w:b/>
          <w:bCs/>
          <w:color w:val="006699"/>
          <w:sz w:val="20"/>
          <w:szCs w:val="20"/>
          <w:bdr w:val="none" w:sz="0" w:space="0" w:color="auto" w:frame="1"/>
        </w:rPr>
        <w:t>try</w:t>
      </w:r>
      <w:r w:rsidRPr="00553174">
        <w:rPr>
          <w:rFonts w:cs="Arial"/>
          <w:color w:val="000000"/>
          <w:sz w:val="20"/>
          <w:szCs w:val="20"/>
          <w:bdr w:val="none" w:sz="0" w:space="0" w:color="auto" w:frame="1"/>
        </w:rPr>
        <w:t>  {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jdbc.view(username);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 </w:t>
      </w:r>
      <w:r w:rsidRPr="00553174">
        <w:rPr>
          <w:rStyle w:val="keyword"/>
          <w:rFonts w:cs="Arial"/>
          <w:b/>
          <w:bCs/>
          <w:color w:val="006699"/>
          <w:sz w:val="20"/>
          <w:szCs w:val="20"/>
          <w:bdr w:val="none" w:sz="0" w:space="0" w:color="auto" w:frame="1"/>
        </w:rPr>
        <w:t>catch</w:t>
      </w:r>
      <w:r w:rsidRPr="00553174">
        <w:rPr>
          <w:rFonts w:cs="Arial"/>
          <w:color w:val="000000"/>
          <w:sz w:val="20"/>
          <w:szCs w:val="20"/>
          <w:bdr w:val="none" w:sz="0" w:space="0" w:color="auto" w:frame="1"/>
        </w:rPr>
        <w:t> (Exception e) {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System.out.println(e);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proofErr w:type="gramStart"/>
      <w:r w:rsidRPr="00553174">
        <w:rPr>
          <w:rFonts w:cs="Arial"/>
          <w:color w:val="000000"/>
          <w:sz w:val="20"/>
          <w:szCs w:val="20"/>
          <w:bdr w:val="none" w:sz="0" w:space="0" w:color="auto" w:frame="1"/>
        </w:rPr>
        <w:t>System.out.println(</w:t>
      </w:r>
      <w:proofErr w:type="gramEnd"/>
      <w:r w:rsidRPr="00553174">
        <w:rPr>
          <w:rStyle w:val="string"/>
          <w:rFonts w:cs="Arial"/>
          <w:color w:val="0000FF"/>
          <w:sz w:val="20"/>
          <w:szCs w:val="20"/>
          <w:bdr w:val="none" w:sz="0" w:space="0" w:color="auto" w:frame="1"/>
        </w:rPr>
        <w:t>"Press Enter key to continue..."</w:t>
      </w:r>
      <w:r w:rsidRPr="00553174">
        <w:rPr>
          <w:rFonts w:cs="Arial"/>
          <w:color w:val="000000"/>
          <w:sz w:val="20"/>
          <w:szCs w:val="20"/>
          <w:bdr w:val="none" w:sz="0" w:space="0" w:color="auto" w:frame="1"/>
        </w:rPr>
        <w:t>);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System.in.read();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r w:rsidRPr="00553174">
        <w:rPr>
          <w:rStyle w:val="comment"/>
          <w:rFonts w:cs="Arial"/>
          <w:color w:val="008200"/>
          <w:sz w:val="20"/>
          <w:szCs w:val="20"/>
          <w:bdr w:val="none" w:sz="0" w:space="0" w:color="auto" w:frame="1"/>
        </w:rPr>
        <w:t>//End of case 2</w:t>
      </w:r>
      <w:r w:rsidRPr="00553174">
        <w:rPr>
          <w:rFonts w:cs="Arial"/>
          <w:color w:val="000000"/>
          <w:sz w:val="20"/>
          <w:szCs w:val="20"/>
          <w:bdr w:val="none" w:sz="0" w:space="0" w:color="auto" w:frame="1"/>
        </w:rPr>
        <w:t>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r w:rsidRPr="00553174">
        <w:rPr>
          <w:rStyle w:val="keyword"/>
          <w:rFonts w:cs="Arial"/>
          <w:b/>
          <w:bCs/>
          <w:color w:val="006699"/>
          <w:sz w:val="20"/>
          <w:szCs w:val="20"/>
          <w:bdr w:val="none" w:sz="0" w:space="0" w:color="auto" w:frame="1"/>
        </w:rPr>
        <w:t>break</w:t>
      </w:r>
      <w:r w:rsidRPr="00553174">
        <w:rPr>
          <w:rFonts w:cs="Arial"/>
          <w:color w:val="000000"/>
          <w:sz w:val="20"/>
          <w:szCs w:val="20"/>
          <w:bdr w:val="none" w:sz="0" w:space="0" w:color="auto" w:frame="1"/>
        </w:rPr>
        <w:t>;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r w:rsidRPr="00553174">
        <w:rPr>
          <w:rStyle w:val="keyword"/>
          <w:rFonts w:cs="Arial"/>
          <w:b/>
          <w:bCs/>
          <w:color w:val="006699"/>
          <w:sz w:val="20"/>
          <w:szCs w:val="20"/>
          <w:bdr w:val="none" w:sz="0" w:space="0" w:color="auto" w:frame="1"/>
        </w:rPr>
        <w:t>case</w:t>
      </w:r>
      <w:r w:rsidRPr="00553174">
        <w:rPr>
          <w:rFonts w:cs="Arial"/>
          <w:color w:val="000000"/>
          <w:sz w:val="20"/>
          <w:szCs w:val="20"/>
          <w:bdr w:val="none" w:sz="0" w:space="0" w:color="auto" w:frame="1"/>
        </w:rPr>
        <w:t> </w:t>
      </w:r>
      <w:r w:rsidRPr="00553174">
        <w:rPr>
          <w:rStyle w:val="number"/>
          <w:rFonts w:cs="Arial"/>
          <w:color w:val="C00000"/>
          <w:sz w:val="20"/>
          <w:szCs w:val="20"/>
          <w:bdr w:val="none" w:sz="0" w:space="0" w:color="auto" w:frame="1"/>
        </w:rPr>
        <w:t>3</w:t>
      </w:r>
      <w:r w:rsidRPr="00553174">
        <w:rPr>
          <w:rFonts w:cs="Arial"/>
          <w:color w:val="000000"/>
          <w:sz w:val="20"/>
          <w:szCs w:val="20"/>
          <w:bdr w:val="none" w:sz="0" w:space="0" w:color="auto" w:frame="1"/>
        </w:rPr>
        <w:t>:{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System.out.print(</w:t>
      </w:r>
      <w:r w:rsidRPr="00553174">
        <w:rPr>
          <w:rStyle w:val="string"/>
          <w:rFonts w:cs="Arial"/>
          <w:color w:val="0000FF"/>
          <w:sz w:val="20"/>
          <w:szCs w:val="20"/>
          <w:bdr w:val="none" w:sz="0" w:space="0" w:color="auto" w:frame="1"/>
        </w:rPr>
        <w:t>"Enter the userid,  you want to delete: "</w:t>
      </w:r>
      <w:r w:rsidRPr="00553174">
        <w:rPr>
          <w:rFonts w:cs="Arial"/>
          <w:color w:val="000000"/>
          <w:sz w:val="20"/>
          <w:szCs w:val="20"/>
          <w:bdr w:val="none" w:sz="0" w:space="0" w:color="auto" w:frame="1"/>
        </w:rPr>
        <w:t>);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r w:rsidRPr="00553174">
        <w:rPr>
          <w:rStyle w:val="keyword"/>
          <w:rFonts w:cs="Arial"/>
          <w:b/>
          <w:bCs/>
          <w:color w:val="006699"/>
          <w:sz w:val="20"/>
          <w:szCs w:val="20"/>
          <w:bdr w:val="none" w:sz="0" w:space="0" w:color="auto" w:frame="1"/>
        </w:rPr>
        <w:t>int</w:t>
      </w:r>
      <w:r w:rsidRPr="00553174">
        <w:rPr>
          <w:rFonts w:cs="Arial"/>
          <w:color w:val="000000"/>
          <w:sz w:val="20"/>
          <w:szCs w:val="20"/>
          <w:bdr w:val="none" w:sz="0" w:space="0" w:color="auto" w:frame="1"/>
        </w:rPr>
        <w:t> userid=Integer.parseInt(br.readLine());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r w:rsidRPr="00553174">
        <w:rPr>
          <w:rStyle w:val="keyword"/>
          <w:rFonts w:cs="Arial"/>
          <w:b/>
          <w:bCs/>
          <w:color w:val="006699"/>
          <w:sz w:val="20"/>
          <w:szCs w:val="20"/>
          <w:bdr w:val="none" w:sz="0" w:space="0" w:color="auto" w:frame="1"/>
        </w:rPr>
        <w:t>try</w:t>
      </w:r>
      <w:r w:rsidRPr="00553174">
        <w:rPr>
          <w:rFonts w:cs="Arial"/>
          <w:color w:val="000000"/>
          <w:sz w:val="20"/>
          <w:szCs w:val="20"/>
          <w:bdr w:val="none" w:sz="0" w:space="0" w:color="auto" w:frame="1"/>
        </w:rPr>
        <w:t> {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r w:rsidRPr="00553174">
        <w:rPr>
          <w:rStyle w:val="keyword"/>
          <w:rFonts w:cs="Arial"/>
          <w:b/>
          <w:bCs/>
          <w:color w:val="006699"/>
          <w:sz w:val="20"/>
          <w:szCs w:val="20"/>
          <w:bdr w:val="none" w:sz="0" w:space="0" w:color="auto" w:frame="1"/>
        </w:rPr>
        <w:t>int</w:t>
      </w:r>
      <w:r w:rsidRPr="00553174">
        <w:rPr>
          <w:rFonts w:cs="Arial"/>
          <w:color w:val="000000"/>
          <w:sz w:val="20"/>
          <w:szCs w:val="20"/>
          <w:bdr w:val="none" w:sz="0" w:space="0" w:color="auto" w:frame="1"/>
        </w:rPr>
        <w:t> i= jdbc.delete(userid);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r w:rsidRPr="00553174">
        <w:rPr>
          <w:rStyle w:val="keyword"/>
          <w:rFonts w:cs="Arial"/>
          <w:b/>
          <w:bCs/>
          <w:color w:val="006699"/>
          <w:sz w:val="20"/>
          <w:szCs w:val="20"/>
          <w:bdr w:val="none" w:sz="0" w:space="0" w:color="auto" w:frame="1"/>
        </w:rPr>
        <w:t>if</w:t>
      </w:r>
      <w:r w:rsidRPr="00553174">
        <w:rPr>
          <w:rFonts w:cs="Arial"/>
          <w:color w:val="000000"/>
          <w:sz w:val="20"/>
          <w:szCs w:val="20"/>
          <w:bdr w:val="none" w:sz="0" w:space="0" w:color="auto" w:frame="1"/>
        </w:rPr>
        <w:t> (i&gt;</w:t>
      </w:r>
      <w:r w:rsidRPr="00553174">
        <w:rPr>
          <w:rStyle w:val="number"/>
          <w:rFonts w:cs="Arial"/>
          <w:color w:val="C00000"/>
          <w:sz w:val="20"/>
          <w:szCs w:val="20"/>
          <w:bdr w:val="none" w:sz="0" w:space="0" w:color="auto" w:frame="1"/>
        </w:rPr>
        <w:t>0</w:t>
      </w:r>
      <w:r w:rsidRPr="00553174">
        <w:rPr>
          <w:rFonts w:cs="Arial"/>
          <w:color w:val="000000"/>
          <w:sz w:val="20"/>
          <w:szCs w:val="20"/>
          <w:bdr w:val="none" w:sz="0" w:space="0" w:color="auto" w:frame="1"/>
        </w:rPr>
        <w:t>) {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System.out.println((count++) + </w:t>
      </w:r>
      <w:r w:rsidRPr="00553174">
        <w:rPr>
          <w:rStyle w:val="string"/>
          <w:rFonts w:cs="Arial"/>
          <w:color w:val="0000FF"/>
          <w:sz w:val="20"/>
          <w:szCs w:val="20"/>
          <w:bdr w:val="none" w:sz="0" w:space="0" w:color="auto" w:frame="1"/>
        </w:rPr>
        <w:t>" Data has been deleted successfully"</w:t>
      </w:r>
      <w:r w:rsidRPr="00553174">
        <w:rPr>
          <w:rFonts w:cs="Arial"/>
          <w:color w:val="000000"/>
          <w:sz w:val="20"/>
          <w:szCs w:val="20"/>
          <w:bdr w:val="none" w:sz="0" w:space="0" w:color="auto" w:frame="1"/>
        </w:rPr>
        <w:t>);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r w:rsidRPr="00553174">
        <w:rPr>
          <w:rStyle w:val="keyword"/>
          <w:rFonts w:cs="Arial"/>
          <w:b/>
          <w:bCs/>
          <w:color w:val="006699"/>
          <w:sz w:val="20"/>
          <w:szCs w:val="20"/>
          <w:bdr w:val="none" w:sz="0" w:space="0" w:color="auto" w:frame="1"/>
        </w:rPr>
        <w:t>else</w:t>
      </w:r>
      <w:r w:rsidRPr="00553174">
        <w:rPr>
          <w:rFonts w:cs="Arial"/>
          <w:color w:val="000000"/>
          <w:sz w:val="20"/>
          <w:szCs w:val="20"/>
          <w:bdr w:val="none" w:sz="0" w:space="0" w:color="auto" w:frame="1"/>
        </w:rPr>
        <w:t>{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System.out.println(</w:t>
      </w:r>
      <w:r w:rsidRPr="00553174">
        <w:rPr>
          <w:rStyle w:val="string"/>
          <w:rFonts w:cs="Arial"/>
          <w:color w:val="0000FF"/>
          <w:sz w:val="20"/>
          <w:szCs w:val="20"/>
          <w:bdr w:val="none" w:sz="0" w:space="0" w:color="auto" w:frame="1"/>
        </w:rPr>
        <w:t>"Data has not been deleted"</w:t>
      </w:r>
      <w:r w:rsidRPr="00553174">
        <w:rPr>
          <w:rFonts w:cs="Arial"/>
          <w:color w:val="000000"/>
          <w:sz w:val="20"/>
          <w:szCs w:val="20"/>
          <w:bdr w:val="none" w:sz="0" w:space="0" w:color="auto" w:frame="1"/>
        </w:rPr>
        <w:t>);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 </w:t>
      </w:r>
      <w:r w:rsidRPr="00553174">
        <w:rPr>
          <w:rStyle w:val="keyword"/>
          <w:rFonts w:cs="Arial"/>
          <w:b/>
          <w:bCs/>
          <w:color w:val="006699"/>
          <w:sz w:val="20"/>
          <w:szCs w:val="20"/>
          <w:bdr w:val="none" w:sz="0" w:space="0" w:color="auto" w:frame="1"/>
        </w:rPr>
        <w:t>catch</w:t>
      </w:r>
      <w:r w:rsidRPr="00553174">
        <w:rPr>
          <w:rFonts w:cs="Arial"/>
          <w:color w:val="000000"/>
          <w:sz w:val="20"/>
          <w:szCs w:val="20"/>
          <w:bdr w:val="none" w:sz="0" w:space="0" w:color="auto" w:frame="1"/>
        </w:rPr>
        <w:t> (Exception e) {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System.out.println(e);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proofErr w:type="gramStart"/>
      <w:r w:rsidRPr="00553174">
        <w:rPr>
          <w:rFonts w:cs="Arial"/>
          <w:color w:val="000000"/>
          <w:sz w:val="20"/>
          <w:szCs w:val="20"/>
          <w:bdr w:val="none" w:sz="0" w:space="0" w:color="auto" w:frame="1"/>
        </w:rPr>
        <w:t>System.out.println(</w:t>
      </w:r>
      <w:proofErr w:type="gramEnd"/>
      <w:r w:rsidRPr="00553174">
        <w:rPr>
          <w:rStyle w:val="string"/>
          <w:rFonts w:cs="Arial"/>
          <w:color w:val="0000FF"/>
          <w:sz w:val="20"/>
          <w:szCs w:val="20"/>
          <w:bdr w:val="none" w:sz="0" w:space="0" w:color="auto" w:frame="1"/>
        </w:rPr>
        <w:t>"Press Enter key to continue..."</w:t>
      </w:r>
      <w:r w:rsidRPr="00553174">
        <w:rPr>
          <w:rFonts w:cs="Arial"/>
          <w:color w:val="000000"/>
          <w:sz w:val="20"/>
          <w:szCs w:val="20"/>
          <w:bdr w:val="none" w:sz="0" w:space="0" w:color="auto" w:frame="1"/>
        </w:rPr>
        <w:t>);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System.in.read();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r w:rsidRPr="00553174">
        <w:rPr>
          <w:rStyle w:val="comment"/>
          <w:rFonts w:cs="Arial"/>
          <w:color w:val="008200"/>
          <w:sz w:val="20"/>
          <w:szCs w:val="20"/>
          <w:bdr w:val="none" w:sz="0" w:space="0" w:color="auto" w:frame="1"/>
        </w:rPr>
        <w:t>//End of case 3</w:t>
      </w:r>
      <w:r w:rsidRPr="00553174">
        <w:rPr>
          <w:rFonts w:cs="Arial"/>
          <w:color w:val="000000"/>
          <w:sz w:val="20"/>
          <w:szCs w:val="20"/>
          <w:bdr w:val="none" w:sz="0" w:space="0" w:color="auto" w:frame="1"/>
        </w:rPr>
        <w:t>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lastRenderedPageBreak/>
        <w:t>                   </w:t>
      </w:r>
      <w:r w:rsidRPr="00553174">
        <w:rPr>
          <w:rStyle w:val="keyword"/>
          <w:rFonts w:cs="Arial"/>
          <w:b/>
          <w:bCs/>
          <w:color w:val="006699"/>
          <w:sz w:val="20"/>
          <w:szCs w:val="20"/>
          <w:bdr w:val="none" w:sz="0" w:space="0" w:color="auto" w:frame="1"/>
        </w:rPr>
        <w:t>break</w:t>
      </w:r>
      <w:r w:rsidRPr="00553174">
        <w:rPr>
          <w:rFonts w:cs="Arial"/>
          <w:color w:val="000000"/>
          <w:sz w:val="20"/>
          <w:szCs w:val="20"/>
          <w:bdr w:val="none" w:sz="0" w:space="0" w:color="auto" w:frame="1"/>
        </w:rPr>
        <w:t>;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r w:rsidRPr="00553174">
        <w:rPr>
          <w:rStyle w:val="keyword"/>
          <w:rFonts w:cs="Arial"/>
          <w:b/>
          <w:bCs/>
          <w:color w:val="006699"/>
          <w:sz w:val="20"/>
          <w:szCs w:val="20"/>
          <w:bdr w:val="none" w:sz="0" w:space="0" w:color="auto" w:frame="1"/>
        </w:rPr>
        <w:t>case</w:t>
      </w:r>
      <w:r w:rsidRPr="00553174">
        <w:rPr>
          <w:rFonts w:cs="Arial"/>
          <w:color w:val="000000"/>
          <w:sz w:val="20"/>
          <w:szCs w:val="20"/>
          <w:bdr w:val="none" w:sz="0" w:space="0" w:color="auto" w:frame="1"/>
        </w:rPr>
        <w:t> </w:t>
      </w:r>
      <w:r w:rsidRPr="00553174">
        <w:rPr>
          <w:rStyle w:val="number"/>
          <w:rFonts w:cs="Arial"/>
          <w:color w:val="C00000"/>
          <w:sz w:val="20"/>
          <w:szCs w:val="20"/>
          <w:bdr w:val="none" w:sz="0" w:space="0" w:color="auto" w:frame="1"/>
        </w:rPr>
        <w:t>4</w:t>
      </w:r>
      <w:r w:rsidRPr="00553174">
        <w:rPr>
          <w:rFonts w:cs="Arial"/>
          <w:color w:val="000000"/>
          <w:sz w:val="20"/>
          <w:szCs w:val="20"/>
          <w:bdr w:val="none" w:sz="0" w:space="0" w:color="auto" w:frame="1"/>
        </w:rPr>
        <w:t>:{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System.out.print(</w:t>
      </w:r>
      <w:r w:rsidRPr="00553174">
        <w:rPr>
          <w:rStyle w:val="string"/>
          <w:rFonts w:cs="Arial"/>
          <w:color w:val="0000FF"/>
          <w:sz w:val="20"/>
          <w:szCs w:val="20"/>
          <w:bdr w:val="none" w:sz="0" w:space="0" w:color="auto" w:frame="1"/>
        </w:rPr>
        <w:t>"Enter the username,  you want to update: "</w:t>
      </w:r>
      <w:r w:rsidRPr="00553174">
        <w:rPr>
          <w:rFonts w:cs="Arial"/>
          <w:color w:val="000000"/>
          <w:sz w:val="20"/>
          <w:szCs w:val="20"/>
          <w:bdr w:val="none" w:sz="0" w:space="0" w:color="auto" w:frame="1"/>
        </w:rPr>
        <w:t>);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String username=br.readLine();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System.out.print(</w:t>
      </w:r>
      <w:r w:rsidRPr="00553174">
        <w:rPr>
          <w:rStyle w:val="string"/>
          <w:rFonts w:cs="Arial"/>
          <w:color w:val="0000FF"/>
          <w:sz w:val="20"/>
          <w:szCs w:val="20"/>
          <w:bdr w:val="none" w:sz="0" w:space="0" w:color="auto" w:frame="1"/>
        </w:rPr>
        <w:t>"Enter the new password "</w:t>
      </w:r>
      <w:r w:rsidRPr="00553174">
        <w:rPr>
          <w:rFonts w:cs="Arial"/>
          <w:color w:val="000000"/>
          <w:sz w:val="20"/>
          <w:szCs w:val="20"/>
          <w:bdr w:val="none" w:sz="0" w:space="0" w:color="auto" w:frame="1"/>
        </w:rPr>
        <w:t>);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String password=br.readLine();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r w:rsidRPr="00553174">
        <w:rPr>
          <w:rStyle w:val="keyword"/>
          <w:rFonts w:cs="Arial"/>
          <w:b/>
          <w:bCs/>
          <w:color w:val="006699"/>
          <w:sz w:val="20"/>
          <w:szCs w:val="20"/>
          <w:bdr w:val="none" w:sz="0" w:space="0" w:color="auto" w:frame="1"/>
        </w:rPr>
        <w:t>try</w:t>
      </w:r>
      <w:r w:rsidRPr="00553174">
        <w:rPr>
          <w:rFonts w:cs="Arial"/>
          <w:color w:val="000000"/>
          <w:sz w:val="20"/>
          <w:szCs w:val="20"/>
          <w:bdr w:val="none" w:sz="0" w:space="0" w:color="auto" w:frame="1"/>
        </w:rPr>
        <w:t> {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r w:rsidRPr="00553174">
        <w:rPr>
          <w:rStyle w:val="keyword"/>
          <w:rFonts w:cs="Arial"/>
          <w:b/>
          <w:bCs/>
          <w:color w:val="006699"/>
          <w:sz w:val="20"/>
          <w:szCs w:val="20"/>
          <w:bdr w:val="none" w:sz="0" w:space="0" w:color="auto" w:frame="1"/>
        </w:rPr>
        <w:t>int</w:t>
      </w:r>
      <w:r w:rsidRPr="00553174">
        <w:rPr>
          <w:rFonts w:cs="Arial"/>
          <w:color w:val="000000"/>
          <w:sz w:val="20"/>
          <w:szCs w:val="20"/>
          <w:bdr w:val="none" w:sz="0" w:space="0" w:color="auto" w:frame="1"/>
        </w:rPr>
        <w:t> i= jdbc.update(username, password);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r w:rsidRPr="00553174">
        <w:rPr>
          <w:rStyle w:val="keyword"/>
          <w:rFonts w:cs="Arial"/>
          <w:b/>
          <w:bCs/>
          <w:color w:val="006699"/>
          <w:sz w:val="20"/>
          <w:szCs w:val="20"/>
          <w:bdr w:val="none" w:sz="0" w:space="0" w:color="auto" w:frame="1"/>
        </w:rPr>
        <w:t>if</w:t>
      </w:r>
      <w:r w:rsidRPr="00553174">
        <w:rPr>
          <w:rFonts w:cs="Arial"/>
          <w:color w:val="000000"/>
          <w:sz w:val="20"/>
          <w:szCs w:val="20"/>
          <w:bdr w:val="none" w:sz="0" w:space="0" w:color="auto" w:frame="1"/>
        </w:rPr>
        <w:t> (i&gt;</w:t>
      </w:r>
      <w:r w:rsidRPr="00553174">
        <w:rPr>
          <w:rStyle w:val="number"/>
          <w:rFonts w:cs="Arial"/>
          <w:color w:val="C00000"/>
          <w:sz w:val="20"/>
          <w:szCs w:val="20"/>
          <w:bdr w:val="none" w:sz="0" w:space="0" w:color="auto" w:frame="1"/>
        </w:rPr>
        <w:t>0</w:t>
      </w:r>
      <w:r w:rsidRPr="00553174">
        <w:rPr>
          <w:rFonts w:cs="Arial"/>
          <w:color w:val="000000"/>
          <w:sz w:val="20"/>
          <w:szCs w:val="20"/>
          <w:bdr w:val="none" w:sz="0" w:space="0" w:color="auto" w:frame="1"/>
        </w:rPr>
        <w:t>) {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System.out.println((count++) + </w:t>
      </w:r>
      <w:r w:rsidRPr="00553174">
        <w:rPr>
          <w:rStyle w:val="string"/>
          <w:rFonts w:cs="Arial"/>
          <w:color w:val="0000FF"/>
          <w:sz w:val="20"/>
          <w:szCs w:val="20"/>
          <w:bdr w:val="none" w:sz="0" w:space="0" w:color="auto" w:frame="1"/>
        </w:rPr>
        <w:t>" Data has been updated successfully"</w:t>
      </w:r>
      <w:r w:rsidRPr="00553174">
        <w:rPr>
          <w:rFonts w:cs="Arial"/>
          <w:color w:val="000000"/>
          <w:sz w:val="20"/>
          <w:szCs w:val="20"/>
          <w:bdr w:val="none" w:sz="0" w:space="0" w:color="auto" w:frame="1"/>
        </w:rPr>
        <w:t>);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 </w:t>
      </w:r>
      <w:r w:rsidRPr="00553174">
        <w:rPr>
          <w:rStyle w:val="keyword"/>
          <w:rFonts w:cs="Arial"/>
          <w:b/>
          <w:bCs/>
          <w:color w:val="006699"/>
          <w:sz w:val="20"/>
          <w:szCs w:val="20"/>
          <w:bdr w:val="none" w:sz="0" w:space="0" w:color="auto" w:frame="1"/>
        </w:rPr>
        <w:t>catch</w:t>
      </w:r>
      <w:r w:rsidRPr="00553174">
        <w:rPr>
          <w:rFonts w:cs="Arial"/>
          <w:color w:val="000000"/>
          <w:sz w:val="20"/>
          <w:szCs w:val="20"/>
          <w:bdr w:val="none" w:sz="0" w:space="0" w:color="auto" w:frame="1"/>
        </w:rPr>
        <w:t> (Exception e) {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System.out.println(e);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proofErr w:type="gramStart"/>
      <w:r w:rsidRPr="00553174">
        <w:rPr>
          <w:rFonts w:cs="Arial"/>
          <w:color w:val="000000"/>
          <w:sz w:val="20"/>
          <w:szCs w:val="20"/>
          <w:bdr w:val="none" w:sz="0" w:space="0" w:color="auto" w:frame="1"/>
        </w:rPr>
        <w:t>System.out.println(</w:t>
      </w:r>
      <w:proofErr w:type="gramEnd"/>
      <w:r w:rsidRPr="00553174">
        <w:rPr>
          <w:rStyle w:val="string"/>
          <w:rFonts w:cs="Arial"/>
          <w:color w:val="0000FF"/>
          <w:sz w:val="20"/>
          <w:szCs w:val="20"/>
          <w:bdr w:val="none" w:sz="0" w:space="0" w:color="auto" w:frame="1"/>
        </w:rPr>
        <w:t>"Press Enter key to continue..."</w:t>
      </w:r>
      <w:r w:rsidRPr="00553174">
        <w:rPr>
          <w:rFonts w:cs="Arial"/>
          <w:color w:val="000000"/>
          <w:sz w:val="20"/>
          <w:szCs w:val="20"/>
          <w:bdr w:val="none" w:sz="0" w:space="0" w:color="auto" w:frame="1"/>
        </w:rPr>
        <w:t>);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System.in.read();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r w:rsidRPr="00553174">
        <w:rPr>
          <w:rStyle w:val="comment"/>
          <w:rFonts w:cs="Arial"/>
          <w:color w:val="008200"/>
          <w:sz w:val="20"/>
          <w:szCs w:val="20"/>
          <w:bdr w:val="none" w:sz="0" w:space="0" w:color="auto" w:frame="1"/>
        </w:rPr>
        <w:t>// end of case 4</w:t>
      </w:r>
      <w:r w:rsidRPr="00553174">
        <w:rPr>
          <w:rFonts w:cs="Arial"/>
          <w:color w:val="000000"/>
          <w:sz w:val="20"/>
          <w:szCs w:val="20"/>
          <w:bdr w:val="none" w:sz="0" w:space="0" w:color="auto" w:frame="1"/>
        </w:rPr>
        <w:t>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r w:rsidRPr="00553174">
        <w:rPr>
          <w:rStyle w:val="keyword"/>
          <w:rFonts w:cs="Arial"/>
          <w:b/>
          <w:bCs/>
          <w:color w:val="006699"/>
          <w:sz w:val="20"/>
          <w:szCs w:val="20"/>
          <w:bdr w:val="none" w:sz="0" w:space="0" w:color="auto" w:frame="1"/>
        </w:rPr>
        <w:t>break</w:t>
      </w:r>
      <w:r w:rsidRPr="00553174">
        <w:rPr>
          <w:rFonts w:cs="Arial"/>
          <w:color w:val="000000"/>
          <w:sz w:val="20"/>
          <w:szCs w:val="20"/>
          <w:bdr w:val="none" w:sz="0" w:space="0" w:color="auto" w:frame="1"/>
        </w:rPr>
        <w:t>;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r w:rsidRPr="00553174">
        <w:rPr>
          <w:rStyle w:val="keyword"/>
          <w:rFonts w:cs="Arial"/>
          <w:b/>
          <w:bCs/>
          <w:color w:val="006699"/>
          <w:sz w:val="20"/>
          <w:szCs w:val="20"/>
          <w:bdr w:val="none" w:sz="0" w:space="0" w:color="auto" w:frame="1"/>
        </w:rPr>
        <w:t>default</w:t>
      </w:r>
      <w:r w:rsidRPr="00553174">
        <w:rPr>
          <w:rFonts w:cs="Arial"/>
          <w:color w:val="000000"/>
          <w:sz w:val="20"/>
          <w:szCs w:val="20"/>
          <w:bdr w:val="none" w:sz="0" w:space="0" w:color="auto" w:frame="1"/>
        </w:rPr>
        <w:t>: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r w:rsidRPr="00553174">
        <w:rPr>
          <w:rStyle w:val="keyword"/>
          <w:rFonts w:cs="Arial"/>
          <w:b/>
          <w:bCs/>
          <w:color w:val="006699"/>
          <w:sz w:val="20"/>
          <w:szCs w:val="20"/>
          <w:bdr w:val="none" w:sz="0" w:space="0" w:color="auto" w:frame="1"/>
        </w:rPr>
        <w:t>return</w:t>
      </w:r>
      <w:r w:rsidRPr="00553174">
        <w:rPr>
          <w:rFonts w:cs="Arial"/>
          <w:color w:val="000000"/>
          <w:sz w:val="20"/>
          <w:szCs w:val="20"/>
          <w:bdr w:val="none" w:sz="0" w:space="0" w:color="auto" w:frame="1"/>
        </w:rPr>
        <w:t>;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 </w:t>
      </w:r>
      <w:r w:rsidRPr="00553174">
        <w:rPr>
          <w:rStyle w:val="keyword"/>
          <w:rFonts w:cs="Arial"/>
          <w:b/>
          <w:bCs/>
          <w:color w:val="006699"/>
          <w:sz w:val="20"/>
          <w:szCs w:val="20"/>
          <w:bdr w:val="none" w:sz="0" w:space="0" w:color="auto" w:frame="1"/>
        </w:rPr>
        <w:t>while</w:t>
      </w:r>
      <w:r w:rsidRPr="00553174">
        <w:rPr>
          <w:rFonts w:cs="Arial"/>
          <w:color w:val="000000"/>
          <w:sz w:val="20"/>
          <w:szCs w:val="20"/>
          <w:bdr w:val="none" w:sz="0" w:space="0" w:color="auto" w:frame="1"/>
        </w:rPr>
        <w:t> (choice!=</w:t>
      </w:r>
      <w:r w:rsidRPr="00553174">
        <w:rPr>
          <w:rStyle w:val="number"/>
          <w:rFonts w:cs="Arial"/>
          <w:color w:val="C00000"/>
          <w:sz w:val="20"/>
          <w:szCs w:val="20"/>
          <w:bdr w:val="none" w:sz="0" w:space="0" w:color="auto" w:frame="1"/>
        </w:rPr>
        <w:t>4</w:t>
      </w:r>
      <w:r w:rsidRPr="00553174">
        <w:rPr>
          <w:rFonts w:cs="Arial"/>
          <w:color w:val="000000"/>
          <w:sz w:val="20"/>
          <w:szCs w:val="20"/>
          <w:bdr w:val="none" w:sz="0" w:space="0" w:color="auto" w:frame="1"/>
        </w:rPr>
        <w:t>);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  </w:t>
      </w:r>
    </w:p>
    <w:p w:rsidR="00905DDB" w:rsidRPr="00553174" w:rsidRDefault="00905DDB" w:rsidP="00905DDB">
      <w:pPr>
        <w:numPr>
          <w:ilvl w:val="0"/>
          <w:numId w:val="8"/>
        </w:numPr>
        <w:shd w:val="clear" w:color="auto" w:fill="FFFFFF"/>
        <w:spacing w:after="0" w:line="345" w:lineRule="atLeast"/>
        <w:ind w:left="0"/>
        <w:jc w:val="both"/>
        <w:rPr>
          <w:rFonts w:cs="Arial"/>
          <w:color w:val="000000"/>
          <w:sz w:val="20"/>
          <w:szCs w:val="20"/>
        </w:rPr>
      </w:pPr>
      <w:r w:rsidRPr="00553174">
        <w:rPr>
          <w:rFonts w:cs="Arial"/>
          <w:color w:val="000000"/>
          <w:sz w:val="20"/>
          <w:szCs w:val="20"/>
          <w:bdr w:val="none" w:sz="0" w:space="0" w:color="auto" w:frame="1"/>
        </w:rPr>
        <w:t>}  </w:t>
      </w:r>
    </w:p>
    <w:p w:rsidR="00905DDB" w:rsidRPr="00553174" w:rsidRDefault="00C05106" w:rsidP="00905DDB">
      <w:pPr>
        <w:spacing w:line="240" w:lineRule="auto"/>
        <w:rPr>
          <w:rFonts w:cs="Arial"/>
          <w:sz w:val="20"/>
          <w:szCs w:val="20"/>
        </w:rPr>
      </w:pPr>
      <w:r w:rsidRPr="00553174">
        <w:rPr>
          <w:rFonts w:cs="Arial"/>
          <w:sz w:val="20"/>
          <w:szCs w:val="20"/>
        </w:rPr>
        <w:pict>
          <v:rect id="_x0000_i1029" style="width:0;height:.75pt" o:hrstd="t" o:hrnoshade="t" o:hr="t" fillcolor="#d4d4d4" stroked="f"/>
        </w:pict>
      </w:r>
    </w:p>
    <w:p w:rsidR="00905DDB" w:rsidRPr="00553174" w:rsidRDefault="00AB75CD" w:rsidP="00AB75CD">
      <w:pPr>
        <w:pStyle w:val="Heading1"/>
        <w:rPr>
          <w:rFonts w:asciiTheme="minorHAnsi" w:hAnsiTheme="minorHAnsi" w:cs="Arial"/>
          <w:sz w:val="20"/>
          <w:szCs w:val="20"/>
        </w:rPr>
      </w:pPr>
      <w:r w:rsidRPr="00553174">
        <w:rPr>
          <w:rFonts w:asciiTheme="minorHAnsi" w:hAnsiTheme="minorHAnsi" w:cs="Arial"/>
          <w:sz w:val="20"/>
          <w:szCs w:val="20"/>
        </w:rPr>
        <w:t>Factory method:</w:t>
      </w:r>
    </w:p>
    <w:p w:rsidR="00AB75CD" w:rsidRPr="00553174" w:rsidRDefault="00B97D46" w:rsidP="00AB75CD">
      <w:pPr>
        <w:rPr>
          <w:rFonts w:cs="Arial"/>
          <w:sz w:val="20"/>
          <w:szCs w:val="20"/>
        </w:rPr>
      </w:pPr>
      <w:r w:rsidRPr="00553174">
        <w:rPr>
          <w:rFonts w:cs="Arial"/>
          <w:sz w:val="20"/>
          <w:szCs w:val="20"/>
        </w:rPr>
        <w:t>Factory design pattern allows us to create the object without bothering on what is the actual class.</w:t>
      </w:r>
    </w:p>
    <w:p w:rsidR="00B97D46" w:rsidRPr="00553174" w:rsidRDefault="00CC0620" w:rsidP="00AB75CD">
      <w:pPr>
        <w:rPr>
          <w:rFonts w:cs="Arial"/>
          <w:sz w:val="20"/>
          <w:szCs w:val="20"/>
        </w:rPr>
      </w:pPr>
      <w:r w:rsidRPr="00553174">
        <w:rPr>
          <w:rFonts w:cs="Arial"/>
          <w:sz w:val="20"/>
          <w:szCs w:val="20"/>
        </w:rPr>
        <w:t>Being created.</w:t>
      </w:r>
    </w:p>
    <w:p w:rsidR="00CC0620" w:rsidRPr="00553174" w:rsidRDefault="00CC0620" w:rsidP="00AB75CD">
      <w:pPr>
        <w:rPr>
          <w:rFonts w:cs="Arial"/>
          <w:color w:val="000000"/>
          <w:sz w:val="20"/>
          <w:szCs w:val="20"/>
          <w:shd w:val="clear" w:color="auto" w:fill="FFFFFF"/>
        </w:rPr>
      </w:pPr>
      <w:r w:rsidRPr="00553174">
        <w:rPr>
          <w:rFonts w:cs="Arial"/>
          <w:color w:val="000000"/>
          <w:sz w:val="20"/>
          <w:szCs w:val="20"/>
          <w:shd w:val="clear" w:color="auto" w:fill="FFFFFF"/>
        </w:rPr>
        <w:t xml:space="preserve">The benefit is that the client </w:t>
      </w:r>
      <w:proofErr w:type="gramStart"/>
      <w:r w:rsidRPr="00553174">
        <w:rPr>
          <w:rFonts w:cs="Arial"/>
          <w:color w:val="000000"/>
          <w:sz w:val="20"/>
          <w:szCs w:val="20"/>
          <w:shd w:val="clear" w:color="auto" w:fill="FFFFFF"/>
        </w:rPr>
        <w:t>code(</w:t>
      </w:r>
      <w:proofErr w:type="gramEnd"/>
      <w:r w:rsidRPr="00553174">
        <w:rPr>
          <w:rFonts w:cs="Arial"/>
          <w:color w:val="000000"/>
          <w:sz w:val="20"/>
          <w:szCs w:val="20"/>
          <w:shd w:val="clear" w:color="auto" w:fill="FFFFFF"/>
        </w:rPr>
        <w:t>calling code) can just say "give me an object that can do XYZ" without knowing what is the actual class that can do "XYZ". </w:t>
      </w:r>
    </w:p>
    <w:p w:rsidR="00CC0620" w:rsidRPr="00553174" w:rsidRDefault="00CC0620" w:rsidP="00CC0620">
      <w:pPr>
        <w:shd w:val="clear" w:color="auto" w:fill="FFFFFF"/>
        <w:spacing w:before="100" w:beforeAutospacing="1" w:after="100" w:afterAutospacing="1" w:line="240" w:lineRule="auto"/>
        <w:jc w:val="both"/>
        <w:rPr>
          <w:rFonts w:eastAsia="Times New Roman" w:cs="Times New Roman"/>
          <w:color w:val="000000"/>
          <w:sz w:val="20"/>
          <w:szCs w:val="20"/>
        </w:rPr>
      </w:pPr>
      <w:r w:rsidRPr="00553174">
        <w:rPr>
          <w:rFonts w:eastAsia="Times New Roman" w:cs="Times New Roman"/>
          <w:color w:val="000000"/>
          <w:sz w:val="20"/>
          <w:szCs w:val="20"/>
        </w:rPr>
        <w:lastRenderedPageBreak/>
        <w:t>A Factory Pattern or Factory Method Pattern says that just </w:t>
      </w:r>
      <w:r w:rsidRPr="00553174">
        <w:rPr>
          <w:rFonts w:eastAsia="Times New Roman" w:cs="Times New Roman"/>
          <w:b/>
          <w:bCs/>
          <w:color w:val="000000"/>
          <w:sz w:val="20"/>
          <w:szCs w:val="20"/>
        </w:rPr>
        <w:t>define an interface or abstract class for creating an object but let the subclasses decide which class to instantiate.</w:t>
      </w:r>
      <w:r w:rsidRPr="00553174">
        <w:rPr>
          <w:rFonts w:eastAsia="Times New Roman" w:cs="Times New Roman"/>
          <w:color w:val="000000"/>
          <w:sz w:val="20"/>
          <w:szCs w:val="20"/>
        </w:rPr>
        <w:t> In other words, subclasses are responsible to create the instance of the class.</w:t>
      </w:r>
    </w:p>
    <w:p w:rsidR="00CC0620" w:rsidRPr="00553174" w:rsidRDefault="00CC0620" w:rsidP="00CC0620">
      <w:pPr>
        <w:shd w:val="clear" w:color="auto" w:fill="FFFFFF"/>
        <w:spacing w:before="100" w:beforeAutospacing="1" w:after="100" w:afterAutospacing="1" w:line="240" w:lineRule="auto"/>
        <w:jc w:val="both"/>
        <w:rPr>
          <w:rFonts w:eastAsia="Times New Roman" w:cs="Times New Roman"/>
          <w:color w:val="000000"/>
          <w:sz w:val="20"/>
          <w:szCs w:val="20"/>
        </w:rPr>
      </w:pPr>
      <w:r w:rsidRPr="00553174">
        <w:rPr>
          <w:rFonts w:eastAsia="Times New Roman" w:cs="Times New Roman"/>
          <w:color w:val="000000"/>
          <w:sz w:val="20"/>
          <w:szCs w:val="20"/>
        </w:rPr>
        <w:t>The Factory Method Pattern is also known as </w:t>
      </w:r>
      <w:r w:rsidRPr="00553174">
        <w:rPr>
          <w:rFonts w:eastAsia="Times New Roman" w:cs="Times New Roman"/>
          <w:b/>
          <w:bCs/>
          <w:color w:val="000000"/>
          <w:sz w:val="20"/>
          <w:szCs w:val="20"/>
        </w:rPr>
        <w:t>Virtual Constructor.</w:t>
      </w:r>
    </w:p>
    <w:p w:rsidR="00CC0620" w:rsidRPr="00553174" w:rsidRDefault="00CC0620" w:rsidP="00CC0620">
      <w:pPr>
        <w:shd w:val="clear" w:color="auto" w:fill="FFFFFF"/>
        <w:spacing w:before="100" w:beforeAutospacing="1" w:after="100" w:afterAutospacing="1" w:line="240" w:lineRule="auto"/>
        <w:jc w:val="both"/>
        <w:outlineLvl w:val="3"/>
        <w:rPr>
          <w:rFonts w:eastAsia="Times New Roman" w:cs="Helvetica"/>
          <w:color w:val="610B4B"/>
          <w:sz w:val="20"/>
          <w:szCs w:val="20"/>
        </w:rPr>
      </w:pPr>
      <w:r w:rsidRPr="00553174">
        <w:rPr>
          <w:rFonts w:eastAsia="Times New Roman" w:cs="Helvetica"/>
          <w:color w:val="610B4B"/>
          <w:sz w:val="20"/>
          <w:szCs w:val="20"/>
        </w:rPr>
        <w:t>Advantage of Factory Design Pattern</w:t>
      </w:r>
    </w:p>
    <w:p w:rsidR="00CC0620" w:rsidRPr="00553174" w:rsidRDefault="00CC0620" w:rsidP="00CC0620">
      <w:pPr>
        <w:numPr>
          <w:ilvl w:val="0"/>
          <w:numId w:val="9"/>
        </w:numPr>
        <w:shd w:val="clear" w:color="auto" w:fill="FFFFFF"/>
        <w:spacing w:before="60" w:after="100" w:afterAutospacing="1" w:line="345" w:lineRule="atLeast"/>
        <w:jc w:val="both"/>
        <w:rPr>
          <w:rFonts w:eastAsia="Times New Roman" w:cs="Times New Roman"/>
          <w:color w:val="000000"/>
          <w:sz w:val="20"/>
          <w:szCs w:val="20"/>
        </w:rPr>
      </w:pPr>
      <w:r w:rsidRPr="00553174">
        <w:rPr>
          <w:rFonts w:eastAsia="Times New Roman" w:cs="Times New Roman"/>
          <w:color w:val="000000"/>
          <w:sz w:val="20"/>
          <w:szCs w:val="20"/>
        </w:rPr>
        <w:t>Factory Method Pattern allows the sub-classes to choose the type of objects to create.</w:t>
      </w:r>
    </w:p>
    <w:p w:rsidR="00CC0620" w:rsidRPr="00553174" w:rsidRDefault="00CC0620" w:rsidP="00CC0620">
      <w:pPr>
        <w:numPr>
          <w:ilvl w:val="0"/>
          <w:numId w:val="9"/>
        </w:numPr>
        <w:shd w:val="clear" w:color="auto" w:fill="FFFFFF"/>
        <w:spacing w:before="60" w:after="100" w:afterAutospacing="1" w:line="345" w:lineRule="atLeast"/>
        <w:jc w:val="both"/>
        <w:rPr>
          <w:rFonts w:eastAsia="Times New Roman" w:cs="Times New Roman"/>
          <w:color w:val="000000"/>
          <w:sz w:val="20"/>
          <w:szCs w:val="20"/>
        </w:rPr>
      </w:pPr>
      <w:r w:rsidRPr="00553174">
        <w:rPr>
          <w:rFonts w:eastAsia="Times New Roman" w:cs="Times New Roman"/>
          <w:color w:val="000000"/>
          <w:sz w:val="20"/>
          <w:szCs w:val="20"/>
        </w:rPr>
        <w:t>It promotes the </w:t>
      </w:r>
      <w:r w:rsidRPr="00553174">
        <w:rPr>
          <w:rFonts w:eastAsia="Times New Roman" w:cs="Times New Roman"/>
          <w:b/>
          <w:bCs/>
          <w:color w:val="000000"/>
          <w:sz w:val="20"/>
          <w:szCs w:val="20"/>
        </w:rPr>
        <w:t>loose-coupling</w:t>
      </w:r>
      <w:r w:rsidRPr="00553174">
        <w:rPr>
          <w:rFonts w:eastAsia="Times New Roman" w:cs="Times New Roman"/>
          <w:color w:val="000000"/>
          <w:sz w:val="20"/>
          <w:szCs w:val="20"/>
        </w:rPr>
        <w:t> by eliminating the need to bind application-specific classes into the code. That means the code interacts solely with the resultant interface or abstract class, so that it will work with any classes that implement that interface or that extends that abstract class.</w:t>
      </w:r>
    </w:p>
    <w:p w:rsidR="00CC0620" w:rsidRPr="00553174" w:rsidRDefault="00CC0620" w:rsidP="00CC0620">
      <w:pPr>
        <w:shd w:val="clear" w:color="auto" w:fill="FFFFFF"/>
        <w:spacing w:before="100" w:beforeAutospacing="1" w:after="100" w:afterAutospacing="1" w:line="240" w:lineRule="auto"/>
        <w:jc w:val="both"/>
        <w:outlineLvl w:val="3"/>
        <w:rPr>
          <w:rFonts w:eastAsia="Times New Roman" w:cs="Helvetica"/>
          <w:color w:val="610B4B"/>
          <w:sz w:val="20"/>
          <w:szCs w:val="20"/>
        </w:rPr>
      </w:pPr>
      <w:r w:rsidRPr="00553174">
        <w:rPr>
          <w:rFonts w:eastAsia="Times New Roman" w:cs="Helvetica"/>
          <w:color w:val="610B4B"/>
          <w:sz w:val="20"/>
          <w:szCs w:val="20"/>
        </w:rPr>
        <w:t>Usage of Factory Design Pattern</w:t>
      </w:r>
    </w:p>
    <w:p w:rsidR="00CC0620" w:rsidRPr="00553174" w:rsidRDefault="00CC0620" w:rsidP="00CC0620">
      <w:pPr>
        <w:numPr>
          <w:ilvl w:val="0"/>
          <w:numId w:val="10"/>
        </w:numPr>
        <w:shd w:val="clear" w:color="auto" w:fill="FFFFFF"/>
        <w:spacing w:before="60" w:after="100" w:afterAutospacing="1" w:line="345" w:lineRule="atLeast"/>
        <w:jc w:val="both"/>
        <w:rPr>
          <w:rFonts w:eastAsia="Times New Roman" w:cs="Times New Roman"/>
          <w:color w:val="000000"/>
          <w:sz w:val="20"/>
          <w:szCs w:val="20"/>
        </w:rPr>
      </w:pPr>
      <w:r w:rsidRPr="00553174">
        <w:rPr>
          <w:rFonts w:eastAsia="Times New Roman" w:cs="Times New Roman"/>
          <w:color w:val="000000"/>
          <w:sz w:val="20"/>
          <w:szCs w:val="20"/>
        </w:rPr>
        <w:t>When a class doesn't know what sub-classes will be required to create</w:t>
      </w:r>
    </w:p>
    <w:p w:rsidR="00CC0620" w:rsidRPr="00553174" w:rsidRDefault="00CC0620" w:rsidP="00CC0620">
      <w:pPr>
        <w:numPr>
          <w:ilvl w:val="0"/>
          <w:numId w:val="10"/>
        </w:numPr>
        <w:shd w:val="clear" w:color="auto" w:fill="FFFFFF"/>
        <w:spacing w:before="60" w:after="100" w:afterAutospacing="1" w:line="345" w:lineRule="atLeast"/>
        <w:jc w:val="both"/>
        <w:rPr>
          <w:rFonts w:eastAsia="Times New Roman" w:cs="Times New Roman"/>
          <w:color w:val="000000"/>
          <w:sz w:val="20"/>
          <w:szCs w:val="20"/>
        </w:rPr>
      </w:pPr>
      <w:r w:rsidRPr="00553174">
        <w:rPr>
          <w:rFonts w:eastAsia="Times New Roman" w:cs="Times New Roman"/>
          <w:color w:val="000000"/>
          <w:sz w:val="20"/>
          <w:szCs w:val="20"/>
        </w:rPr>
        <w:t>When a class wants that its sub-classes specify the objects to be created.</w:t>
      </w:r>
    </w:p>
    <w:p w:rsidR="00CC0620" w:rsidRPr="00553174" w:rsidRDefault="00CC0620" w:rsidP="00CC0620">
      <w:pPr>
        <w:numPr>
          <w:ilvl w:val="0"/>
          <w:numId w:val="10"/>
        </w:numPr>
        <w:shd w:val="clear" w:color="auto" w:fill="FFFFFF"/>
        <w:spacing w:before="60" w:after="100" w:afterAutospacing="1" w:line="345" w:lineRule="atLeast"/>
        <w:jc w:val="both"/>
        <w:rPr>
          <w:rFonts w:eastAsia="Times New Roman" w:cs="Times New Roman"/>
          <w:color w:val="000000"/>
          <w:sz w:val="20"/>
          <w:szCs w:val="20"/>
        </w:rPr>
      </w:pPr>
      <w:r w:rsidRPr="00553174">
        <w:rPr>
          <w:rFonts w:eastAsia="Times New Roman" w:cs="Times New Roman"/>
          <w:color w:val="000000"/>
          <w:sz w:val="20"/>
          <w:szCs w:val="20"/>
        </w:rPr>
        <w:t>When the parent classes choose the creation of objects to its sub-classes.</w:t>
      </w:r>
    </w:p>
    <w:p w:rsidR="002733B4" w:rsidRPr="00553174" w:rsidRDefault="002733B4" w:rsidP="002733B4">
      <w:pPr>
        <w:pStyle w:val="Heading2"/>
        <w:spacing w:before="48" w:after="48" w:line="360" w:lineRule="atLeast"/>
        <w:ind w:right="48"/>
        <w:rPr>
          <w:rFonts w:asciiTheme="minorHAnsi" w:hAnsiTheme="minorHAnsi"/>
          <w:color w:val="121214"/>
          <w:spacing w:val="-15"/>
          <w:sz w:val="20"/>
          <w:szCs w:val="20"/>
        </w:rPr>
      </w:pPr>
      <w:r w:rsidRPr="00553174">
        <w:rPr>
          <w:rFonts w:asciiTheme="minorHAnsi" w:hAnsiTheme="minorHAnsi"/>
          <w:b/>
          <w:bCs/>
          <w:color w:val="121214"/>
          <w:spacing w:val="-15"/>
          <w:sz w:val="20"/>
          <w:szCs w:val="20"/>
        </w:rPr>
        <w:t>Implementation</w:t>
      </w:r>
    </w:p>
    <w:p w:rsidR="002733B4" w:rsidRPr="00553174" w:rsidRDefault="002733B4" w:rsidP="002733B4">
      <w:pPr>
        <w:pStyle w:val="NormalWeb"/>
        <w:spacing w:before="0" w:beforeAutospacing="0" w:after="240" w:afterAutospacing="0" w:line="360" w:lineRule="atLeast"/>
        <w:ind w:left="48" w:right="48"/>
        <w:jc w:val="both"/>
        <w:rPr>
          <w:rFonts w:asciiTheme="minorHAnsi" w:hAnsiTheme="minorHAnsi"/>
          <w:color w:val="000000"/>
          <w:sz w:val="20"/>
          <w:szCs w:val="20"/>
        </w:rPr>
      </w:pPr>
      <w:r w:rsidRPr="00553174">
        <w:rPr>
          <w:rFonts w:asciiTheme="minorHAnsi" w:hAnsiTheme="minorHAnsi"/>
          <w:color w:val="000000"/>
          <w:sz w:val="20"/>
          <w:szCs w:val="20"/>
        </w:rPr>
        <w:t>We're going to create a </w:t>
      </w:r>
      <w:r w:rsidRPr="00553174">
        <w:rPr>
          <w:rFonts w:asciiTheme="minorHAnsi" w:hAnsiTheme="minorHAnsi"/>
          <w:i/>
          <w:iCs/>
          <w:color w:val="000000"/>
          <w:sz w:val="20"/>
          <w:szCs w:val="20"/>
        </w:rPr>
        <w:t>Shape</w:t>
      </w:r>
      <w:r w:rsidRPr="00553174">
        <w:rPr>
          <w:rFonts w:asciiTheme="minorHAnsi" w:hAnsiTheme="minorHAnsi"/>
          <w:color w:val="000000"/>
          <w:sz w:val="20"/>
          <w:szCs w:val="20"/>
        </w:rPr>
        <w:t> interface and concrete classes implementing the </w:t>
      </w:r>
      <w:r w:rsidRPr="00553174">
        <w:rPr>
          <w:rFonts w:asciiTheme="minorHAnsi" w:hAnsiTheme="minorHAnsi"/>
          <w:i/>
          <w:iCs/>
          <w:color w:val="000000"/>
          <w:sz w:val="20"/>
          <w:szCs w:val="20"/>
        </w:rPr>
        <w:t>Shape</w:t>
      </w:r>
      <w:r w:rsidRPr="00553174">
        <w:rPr>
          <w:rFonts w:asciiTheme="minorHAnsi" w:hAnsiTheme="minorHAnsi"/>
          <w:color w:val="000000"/>
          <w:sz w:val="20"/>
          <w:szCs w:val="20"/>
        </w:rPr>
        <w:t> interface. A factory class </w:t>
      </w:r>
      <w:r w:rsidRPr="00553174">
        <w:rPr>
          <w:rFonts w:asciiTheme="minorHAnsi" w:hAnsiTheme="minorHAnsi"/>
          <w:i/>
          <w:iCs/>
          <w:color w:val="000000"/>
          <w:sz w:val="20"/>
          <w:szCs w:val="20"/>
        </w:rPr>
        <w:t>ShapeFactory</w:t>
      </w:r>
      <w:r w:rsidRPr="00553174">
        <w:rPr>
          <w:rFonts w:asciiTheme="minorHAnsi" w:hAnsiTheme="minorHAnsi"/>
          <w:color w:val="000000"/>
          <w:sz w:val="20"/>
          <w:szCs w:val="20"/>
        </w:rPr>
        <w:t> is defined as a next step.</w:t>
      </w:r>
    </w:p>
    <w:p w:rsidR="002733B4" w:rsidRPr="00553174" w:rsidRDefault="002733B4" w:rsidP="002733B4">
      <w:pPr>
        <w:pStyle w:val="NormalWeb"/>
        <w:spacing w:before="0" w:beforeAutospacing="0" w:after="240" w:afterAutospacing="0" w:line="360" w:lineRule="atLeast"/>
        <w:ind w:left="48" w:right="48"/>
        <w:jc w:val="both"/>
        <w:rPr>
          <w:rFonts w:asciiTheme="minorHAnsi" w:hAnsiTheme="minorHAnsi"/>
          <w:color w:val="000000"/>
          <w:sz w:val="20"/>
          <w:szCs w:val="20"/>
        </w:rPr>
      </w:pPr>
      <w:r w:rsidRPr="00553174">
        <w:rPr>
          <w:rFonts w:asciiTheme="minorHAnsi" w:hAnsiTheme="minorHAnsi"/>
          <w:i/>
          <w:iCs/>
          <w:color w:val="000000"/>
          <w:sz w:val="20"/>
          <w:szCs w:val="20"/>
        </w:rPr>
        <w:t>FactoryPatternDemo</w:t>
      </w:r>
      <w:r w:rsidRPr="00553174">
        <w:rPr>
          <w:rFonts w:asciiTheme="minorHAnsi" w:hAnsiTheme="minorHAnsi"/>
          <w:color w:val="000000"/>
          <w:sz w:val="20"/>
          <w:szCs w:val="20"/>
        </w:rPr>
        <w:t>, our demo class will use </w:t>
      </w:r>
      <w:r w:rsidRPr="00553174">
        <w:rPr>
          <w:rFonts w:asciiTheme="minorHAnsi" w:hAnsiTheme="minorHAnsi"/>
          <w:i/>
          <w:iCs/>
          <w:color w:val="000000"/>
          <w:sz w:val="20"/>
          <w:szCs w:val="20"/>
        </w:rPr>
        <w:t>ShapeFactory</w:t>
      </w:r>
      <w:r w:rsidRPr="00553174">
        <w:rPr>
          <w:rFonts w:asciiTheme="minorHAnsi" w:hAnsiTheme="minorHAnsi"/>
          <w:color w:val="000000"/>
          <w:sz w:val="20"/>
          <w:szCs w:val="20"/>
        </w:rPr>
        <w:t> to get a </w:t>
      </w:r>
      <w:r w:rsidRPr="00553174">
        <w:rPr>
          <w:rFonts w:asciiTheme="minorHAnsi" w:hAnsiTheme="minorHAnsi"/>
          <w:i/>
          <w:iCs/>
          <w:color w:val="000000"/>
          <w:sz w:val="20"/>
          <w:szCs w:val="20"/>
        </w:rPr>
        <w:t>Shape</w:t>
      </w:r>
      <w:r w:rsidRPr="00553174">
        <w:rPr>
          <w:rFonts w:asciiTheme="minorHAnsi" w:hAnsiTheme="minorHAnsi"/>
          <w:color w:val="000000"/>
          <w:sz w:val="20"/>
          <w:szCs w:val="20"/>
        </w:rPr>
        <w:t>object. It will pass information (</w:t>
      </w:r>
      <w:r w:rsidRPr="00553174">
        <w:rPr>
          <w:rFonts w:asciiTheme="minorHAnsi" w:hAnsiTheme="minorHAnsi"/>
          <w:i/>
          <w:iCs/>
          <w:color w:val="000000"/>
          <w:sz w:val="20"/>
          <w:szCs w:val="20"/>
        </w:rPr>
        <w:t>CIRCLE / RECTANGLE / SQUARE</w:t>
      </w:r>
      <w:r w:rsidRPr="00553174">
        <w:rPr>
          <w:rFonts w:asciiTheme="minorHAnsi" w:hAnsiTheme="minorHAnsi"/>
          <w:color w:val="000000"/>
          <w:sz w:val="20"/>
          <w:szCs w:val="20"/>
        </w:rPr>
        <w:t>) to </w:t>
      </w:r>
      <w:r w:rsidRPr="00553174">
        <w:rPr>
          <w:rFonts w:asciiTheme="minorHAnsi" w:hAnsiTheme="minorHAnsi"/>
          <w:i/>
          <w:iCs/>
          <w:color w:val="000000"/>
          <w:sz w:val="20"/>
          <w:szCs w:val="20"/>
        </w:rPr>
        <w:t>ShapeFactory</w:t>
      </w:r>
      <w:r w:rsidRPr="00553174">
        <w:rPr>
          <w:rFonts w:asciiTheme="minorHAnsi" w:hAnsiTheme="minorHAnsi"/>
          <w:color w:val="000000"/>
          <w:sz w:val="20"/>
          <w:szCs w:val="20"/>
        </w:rPr>
        <w:t> to get the type of object it needs.</w:t>
      </w:r>
    </w:p>
    <w:p w:rsidR="002733B4" w:rsidRPr="00553174" w:rsidRDefault="002733B4" w:rsidP="002733B4">
      <w:pPr>
        <w:rPr>
          <w:sz w:val="20"/>
          <w:szCs w:val="20"/>
        </w:rPr>
      </w:pPr>
      <w:r w:rsidRPr="00553174">
        <w:rPr>
          <w:noProof/>
          <w:sz w:val="20"/>
          <w:szCs w:val="20"/>
        </w:rPr>
        <w:drawing>
          <wp:inline distT="0" distB="0" distL="0" distR="0">
            <wp:extent cx="5334000" cy="3095625"/>
            <wp:effectExtent l="0" t="0" r="0" b="9525"/>
            <wp:docPr id="1" name="Picture 1" descr="Factory Pattern 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actory Pattern UML Diagra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34000" cy="3095625"/>
                    </a:xfrm>
                    <a:prstGeom prst="rect">
                      <a:avLst/>
                    </a:prstGeom>
                    <a:noFill/>
                    <a:ln>
                      <a:noFill/>
                    </a:ln>
                  </pic:spPr>
                </pic:pic>
              </a:graphicData>
            </a:graphic>
          </wp:inline>
        </w:drawing>
      </w:r>
    </w:p>
    <w:p w:rsidR="002733B4" w:rsidRPr="00553174" w:rsidRDefault="002733B4" w:rsidP="002733B4">
      <w:pPr>
        <w:pStyle w:val="Heading2"/>
        <w:spacing w:before="48" w:after="48" w:line="360" w:lineRule="atLeast"/>
        <w:ind w:right="48"/>
        <w:rPr>
          <w:rFonts w:asciiTheme="minorHAnsi" w:hAnsiTheme="minorHAnsi"/>
          <w:color w:val="121214"/>
          <w:spacing w:val="-15"/>
          <w:sz w:val="20"/>
          <w:szCs w:val="20"/>
        </w:rPr>
      </w:pPr>
      <w:r w:rsidRPr="00553174">
        <w:rPr>
          <w:rFonts w:asciiTheme="minorHAnsi" w:hAnsiTheme="minorHAnsi"/>
          <w:b/>
          <w:bCs/>
          <w:color w:val="121214"/>
          <w:spacing w:val="-15"/>
          <w:sz w:val="20"/>
          <w:szCs w:val="20"/>
        </w:rPr>
        <w:lastRenderedPageBreak/>
        <w:t>Step 1</w:t>
      </w:r>
    </w:p>
    <w:p w:rsidR="002733B4" w:rsidRPr="00553174" w:rsidRDefault="002733B4" w:rsidP="002733B4">
      <w:pPr>
        <w:pStyle w:val="NormalWeb"/>
        <w:spacing w:before="0" w:beforeAutospacing="0" w:after="240" w:afterAutospacing="0" w:line="360" w:lineRule="atLeast"/>
        <w:ind w:left="48" w:right="48"/>
        <w:jc w:val="both"/>
        <w:rPr>
          <w:rFonts w:asciiTheme="minorHAnsi" w:hAnsiTheme="minorHAnsi"/>
          <w:color w:val="000000"/>
          <w:sz w:val="20"/>
          <w:szCs w:val="20"/>
        </w:rPr>
      </w:pPr>
      <w:r w:rsidRPr="00553174">
        <w:rPr>
          <w:rFonts w:asciiTheme="minorHAnsi" w:hAnsiTheme="minorHAnsi"/>
          <w:color w:val="000000"/>
          <w:sz w:val="20"/>
          <w:szCs w:val="20"/>
        </w:rPr>
        <w:t>Create an interface.</w:t>
      </w:r>
    </w:p>
    <w:p w:rsidR="002733B4" w:rsidRPr="00553174" w:rsidRDefault="002733B4" w:rsidP="002733B4">
      <w:pPr>
        <w:pStyle w:val="NormalWeb"/>
        <w:spacing w:before="0" w:beforeAutospacing="0" w:after="240" w:afterAutospacing="0" w:line="360" w:lineRule="atLeast"/>
        <w:ind w:left="48" w:right="48"/>
        <w:jc w:val="both"/>
        <w:rPr>
          <w:rFonts w:asciiTheme="minorHAnsi" w:hAnsiTheme="minorHAnsi"/>
          <w:color w:val="000000"/>
          <w:sz w:val="20"/>
          <w:szCs w:val="20"/>
        </w:rPr>
      </w:pPr>
      <w:r w:rsidRPr="00553174">
        <w:rPr>
          <w:rFonts w:asciiTheme="minorHAnsi" w:hAnsiTheme="minorHAnsi"/>
          <w:i/>
          <w:iCs/>
          <w:color w:val="000000"/>
          <w:sz w:val="20"/>
          <w:szCs w:val="20"/>
        </w:rPr>
        <w:t>Shape.java</w:t>
      </w:r>
    </w:p>
    <w:p w:rsidR="002733B4" w:rsidRPr="00553174" w:rsidRDefault="002733B4" w:rsidP="002733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Theme="minorHAnsi" w:eastAsiaTheme="majorEastAsia" w:hAnsiTheme="minorHAnsi" w:cs="Consolas"/>
          <w:color w:val="313131"/>
        </w:rPr>
      </w:pPr>
      <w:proofErr w:type="gramStart"/>
      <w:r w:rsidRPr="00553174">
        <w:rPr>
          <w:rStyle w:val="kwd"/>
          <w:rFonts w:asciiTheme="minorHAnsi" w:hAnsiTheme="minorHAnsi" w:cs="Consolas"/>
          <w:color w:val="000088"/>
        </w:rPr>
        <w:t>public</w:t>
      </w:r>
      <w:proofErr w:type="gramEnd"/>
      <w:r w:rsidRPr="00553174">
        <w:rPr>
          <w:rStyle w:val="pln"/>
          <w:rFonts w:asciiTheme="minorHAnsi" w:eastAsiaTheme="majorEastAsia" w:hAnsiTheme="minorHAnsi" w:cs="Consolas"/>
          <w:color w:val="313131"/>
        </w:rPr>
        <w:t xml:space="preserve"> </w:t>
      </w:r>
      <w:r w:rsidRPr="00553174">
        <w:rPr>
          <w:rStyle w:val="kwd"/>
          <w:rFonts w:asciiTheme="minorHAnsi" w:hAnsiTheme="minorHAnsi" w:cs="Consolas"/>
          <w:color w:val="000088"/>
        </w:rPr>
        <w:t>interface</w:t>
      </w:r>
      <w:r w:rsidRPr="00553174">
        <w:rPr>
          <w:rStyle w:val="pln"/>
          <w:rFonts w:asciiTheme="minorHAnsi" w:eastAsiaTheme="majorEastAsia" w:hAnsiTheme="minorHAnsi" w:cs="Consolas"/>
          <w:color w:val="313131"/>
        </w:rPr>
        <w:t xml:space="preserve"> </w:t>
      </w:r>
      <w:r w:rsidRPr="00553174">
        <w:rPr>
          <w:rStyle w:val="typ"/>
          <w:rFonts w:asciiTheme="minorHAnsi" w:hAnsiTheme="minorHAnsi" w:cs="Consolas"/>
          <w:color w:val="7F0055"/>
        </w:rPr>
        <w:t>Shape</w:t>
      </w:r>
      <w:r w:rsidRPr="00553174">
        <w:rPr>
          <w:rStyle w:val="pln"/>
          <w:rFonts w:asciiTheme="minorHAnsi" w:eastAsiaTheme="majorEastAsia" w:hAnsiTheme="minorHAnsi" w:cs="Consolas"/>
          <w:color w:val="313131"/>
        </w:rPr>
        <w:t xml:space="preserve"> </w:t>
      </w:r>
      <w:r w:rsidRPr="00553174">
        <w:rPr>
          <w:rStyle w:val="pun"/>
          <w:rFonts w:asciiTheme="minorHAnsi" w:hAnsiTheme="minorHAnsi" w:cs="Consolas"/>
          <w:color w:val="666600"/>
        </w:rPr>
        <w:t>{</w:t>
      </w:r>
    </w:p>
    <w:p w:rsidR="002733B4" w:rsidRPr="00553174" w:rsidRDefault="002733B4" w:rsidP="002733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Theme="minorHAnsi" w:eastAsiaTheme="majorEastAsia" w:hAnsiTheme="minorHAnsi" w:cs="Consolas"/>
          <w:color w:val="313131"/>
        </w:rPr>
      </w:pPr>
      <w:r w:rsidRPr="00553174">
        <w:rPr>
          <w:rStyle w:val="pln"/>
          <w:rFonts w:asciiTheme="minorHAnsi" w:eastAsiaTheme="majorEastAsia" w:hAnsiTheme="minorHAnsi" w:cs="Consolas"/>
          <w:color w:val="313131"/>
        </w:rPr>
        <w:t xml:space="preserve">   </w:t>
      </w:r>
      <w:proofErr w:type="gramStart"/>
      <w:r w:rsidRPr="00553174">
        <w:rPr>
          <w:rStyle w:val="kwd"/>
          <w:rFonts w:asciiTheme="minorHAnsi" w:hAnsiTheme="minorHAnsi" w:cs="Consolas"/>
          <w:color w:val="000088"/>
        </w:rPr>
        <w:t>void</w:t>
      </w:r>
      <w:proofErr w:type="gramEnd"/>
      <w:r w:rsidRPr="00553174">
        <w:rPr>
          <w:rStyle w:val="pln"/>
          <w:rFonts w:asciiTheme="minorHAnsi" w:eastAsiaTheme="majorEastAsia" w:hAnsiTheme="minorHAnsi" w:cs="Consolas"/>
          <w:color w:val="313131"/>
        </w:rPr>
        <w:t xml:space="preserve"> draw</w:t>
      </w:r>
      <w:r w:rsidRPr="00553174">
        <w:rPr>
          <w:rStyle w:val="pun"/>
          <w:rFonts w:asciiTheme="minorHAnsi" w:hAnsiTheme="minorHAnsi" w:cs="Consolas"/>
          <w:color w:val="666600"/>
        </w:rPr>
        <w:t>();</w:t>
      </w:r>
    </w:p>
    <w:p w:rsidR="002733B4" w:rsidRPr="00553174" w:rsidRDefault="002733B4" w:rsidP="002733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heme="minorHAnsi" w:hAnsiTheme="minorHAnsi" w:cs="Consolas"/>
          <w:color w:val="313131"/>
        </w:rPr>
      </w:pPr>
      <w:r w:rsidRPr="00553174">
        <w:rPr>
          <w:rStyle w:val="pun"/>
          <w:rFonts w:asciiTheme="minorHAnsi" w:hAnsiTheme="minorHAnsi" w:cs="Consolas"/>
          <w:color w:val="666600"/>
        </w:rPr>
        <w:t>}</w:t>
      </w:r>
    </w:p>
    <w:p w:rsidR="002733B4" w:rsidRPr="00553174" w:rsidRDefault="002733B4" w:rsidP="002733B4">
      <w:pPr>
        <w:pStyle w:val="Heading2"/>
        <w:spacing w:before="48" w:after="48" w:line="360" w:lineRule="atLeast"/>
        <w:ind w:right="48"/>
        <w:rPr>
          <w:rFonts w:asciiTheme="minorHAnsi" w:hAnsiTheme="minorHAnsi" w:cs="Times New Roman"/>
          <w:color w:val="121214"/>
          <w:spacing w:val="-15"/>
          <w:sz w:val="20"/>
          <w:szCs w:val="20"/>
        </w:rPr>
      </w:pPr>
      <w:r w:rsidRPr="00553174">
        <w:rPr>
          <w:rFonts w:asciiTheme="minorHAnsi" w:hAnsiTheme="minorHAnsi"/>
          <w:b/>
          <w:bCs/>
          <w:color w:val="121214"/>
          <w:spacing w:val="-15"/>
          <w:sz w:val="20"/>
          <w:szCs w:val="20"/>
        </w:rPr>
        <w:t>Step 2</w:t>
      </w:r>
    </w:p>
    <w:p w:rsidR="002733B4" w:rsidRPr="00553174" w:rsidRDefault="002733B4" w:rsidP="002733B4">
      <w:pPr>
        <w:pStyle w:val="NormalWeb"/>
        <w:spacing w:before="0" w:beforeAutospacing="0" w:after="240" w:afterAutospacing="0" w:line="360" w:lineRule="atLeast"/>
        <w:ind w:left="48" w:right="48"/>
        <w:jc w:val="both"/>
        <w:rPr>
          <w:rFonts w:asciiTheme="minorHAnsi" w:hAnsiTheme="minorHAnsi"/>
          <w:color w:val="000000"/>
          <w:sz w:val="20"/>
          <w:szCs w:val="20"/>
        </w:rPr>
      </w:pPr>
      <w:r w:rsidRPr="00553174">
        <w:rPr>
          <w:rFonts w:asciiTheme="minorHAnsi" w:hAnsiTheme="minorHAnsi"/>
          <w:color w:val="000000"/>
          <w:sz w:val="20"/>
          <w:szCs w:val="20"/>
        </w:rPr>
        <w:t>Create concrete classes implementing the same interface.</w:t>
      </w:r>
    </w:p>
    <w:p w:rsidR="002733B4" w:rsidRPr="00553174" w:rsidRDefault="002733B4" w:rsidP="002733B4">
      <w:pPr>
        <w:pStyle w:val="NormalWeb"/>
        <w:spacing w:before="0" w:beforeAutospacing="0" w:after="240" w:afterAutospacing="0" w:line="360" w:lineRule="atLeast"/>
        <w:ind w:left="48" w:right="48"/>
        <w:jc w:val="both"/>
        <w:rPr>
          <w:rFonts w:asciiTheme="minorHAnsi" w:hAnsiTheme="minorHAnsi"/>
          <w:color w:val="000000"/>
          <w:sz w:val="20"/>
          <w:szCs w:val="20"/>
        </w:rPr>
      </w:pPr>
      <w:r w:rsidRPr="00553174">
        <w:rPr>
          <w:rFonts w:asciiTheme="minorHAnsi" w:hAnsiTheme="minorHAnsi"/>
          <w:i/>
          <w:iCs/>
          <w:color w:val="000000"/>
          <w:sz w:val="20"/>
          <w:szCs w:val="20"/>
        </w:rPr>
        <w:t>Rectangle.java</w:t>
      </w:r>
    </w:p>
    <w:p w:rsidR="002733B4" w:rsidRPr="00553174" w:rsidRDefault="002733B4" w:rsidP="002733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Theme="minorHAnsi" w:eastAsiaTheme="majorEastAsia" w:hAnsiTheme="minorHAnsi" w:cs="Consolas"/>
          <w:color w:val="313131"/>
        </w:rPr>
      </w:pPr>
      <w:proofErr w:type="gramStart"/>
      <w:r w:rsidRPr="00553174">
        <w:rPr>
          <w:rStyle w:val="kwd"/>
          <w:rFonts w:asciiTheme="minorHAnsi" w:hAnsiTheme="minorHAnsi" w:cs="Consolas"/>
          <w:color w:val="000088"/>
        </w:rPr>
        <w:t>public</w:t>
      </w:r>
      <w:proofErr w:type="gramEnd"/>
      <w:r w:rsidRPr="00553174">
        <w:rPr>
          <w:rStyle w:val="pln"/>
          <w:rFonts w:asciiTheme="minorHAnsi" w:eastAsiaTheme="majorEastAsia" w:hAnsiTheme="minorHAnsi" w:cs="Consolas"/>
          <w:color w:val="313131"/>
        </w:rPr>
        <w:t xml:space="preserve"> </w:t>
      </w:r>
      <w:r w:rsidRPr="00553174">
        <w:rPr>
          <w:rStyle w:val="kwd"/>
          <w:rFonts w:asciiTheme="minorHAnsi" w:hAnsiTheme="minorHAnsi" w:cs="Consolas"/>
          <w:color w:val="000088"/>
        </w:rPr>
        <w:t>class</w:t>
      </w:r>
      <w:r w:rsidRPr="00553174">
        <w:rPr>
          <w:rStyle w:val="pln"/>
          <w:rFonts w:asciiTheme="minorHAnsi" w:eastAsiaTheme="majorEastAsia" w:hAnsiTheme="minorHAnsi" w:cs="Consolas"/>
          <w:color w:val="313131"/>
        </w:rPr>
        <w:t xml:space="preserve"> </w:t>
      </w:r>
      <w:r w:rsidRPr="00553174">
        <w:rPr>
          <w:rStyle w:val="typ"/>
          <w:rFonts w:asciiTheme="minorHAnsi" w:hAnsiTheme="minorHAnsi" w:cs="Consolas"/>
          <w:color w:val="7F0055"/>
        </w:rPr>
        <w:t>Rectangle</w:t>
      </w:r>
      <w:r w:rsidRPr="00553174">
        <w:rPr>
          <w:rStyle w:val="pln"/>
          <w:rFonts w:asciiTheme="minorHAnsi" w:eastAsiaTheme="majorEastAsia" w:hAnsiTheme="minorHAnsi" w:cs="Consolas"/>
          <w:color w:val="313131"/>
        </w:rPr>
        <w:t xml:space="preserve"> </w:t>
      </w:r>
      <w:r w:rsidRPr="00553174">
        <w:rPr>
          <w:rStyle w:val="kwd"/>
          <w:rFonts w:asciiTheme="minorHAnsi" w:hAnsiTheme="minorHAnsi" w:cs="Consolas"/>
          <w:color w:val="000088"/>
        </w:rPr>
        <w:t>implements</w:t>
      </w:r>
      <w:r w:rsidRPr="00553174">
        <w:rPr>
          <w:rStyle w:val="pln"/>
          <w:rFonts w:asciiTheme="minorHAnsi" w:eastAsiaTheme="majorEastAsia" w:hAnsiTheme="minorHAnsi" w:cs="Consolas"/>
          <w:color w:val="313131"/>
        </w:rPr>
        <w:t xml:space="preserve"> </w:t>
      </w:r>
      <w:r w:rsidRPr="00553174">
        <w:rPr>
          <w:rStyle w:val="typ"/>
          <w:rFonts w:asciiTheme="minorHAnsi" w:hAnsiTheme="minorHAnsi" w:cs="Consolas"/>
          <w:color w:val="7F0055"/>
        </w:rPr>
        <w:t>Shape</w:t>
      </w:r>
      <w:r w:rsidRPr="00553174">
        <w:rPr>
          <w:rStyle w:val="pln"/>
          <w:rFonts w:asciiTheme="minorHAnsi" w:eastAsiaTheme="majorEastAsia" w:hAnsiTheme="minorHAnsi" w:cs="Consolas"/>
          <w:color w:val="313131"/>
        </w:rPr>
        <w:t xml:space="preserve"> </w:t>
      </w:r>
      <w:r w:rsidRPr="00553174">
        <w:rPr>
          <w:rStyle w:val="pun"/>
          <w:rFonts w:asciiTheme="minorHAnsi" w:hAnsiTheme="minorHAnsi" w:cs="Consolas"/>
          <w:color w:val="666600"/>
        </w:rPr>
        <w:t>{</w:t>
      </w:r>
    </w:p>
    <w:p w:rsidR="002733B4" w:rsidRPr="00553174" w:rsidRDefault="002733B4" w:rsidP="002733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Theme="minorHAnsi" w:eastAsiaTheme="majorEastAsia" w:hAnsiTheme="minorHAnsi" w:cs="Consolas"/>
          <w:color w:val="313131"/>
        </w:rPr>
      </w:pPr>
    </w:p>
    <w:p w:rsidR="002733B4" w:rsidRPr="00553174" w:rsidRDefault="002733B4" w:rsidP="002733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Theme="minorHAnsi" w:eastAsiaTheme="majorEastAsia" w:hAnsiTheme="minorHAnsi" w:cs="Consolas"/>
          <w:color w:val="313131"/>
        </w:rPr>
      </w:pPr>
      <w:r w:rsidRPr="00553174">
        <w:rPr>
          <w:rStyle w:val="pln"/>
          <w:rFonts w:asciiTheme="minorHAnsi" w:eastAsiaTheme="majorEastAsia" w:hAnsiTheme="minorHAnsi" w:cs="Consolas"/>
          <w:color w:val="313131"/>
        </w:rPr>
        <w:t xml:space="preserve">   </w:t>
      </w:r>
      <w:r w:rsidRPr="00553174">
        <w:rPr>
          <w:rStyle w:val="lit"/>
          <w:rFonts w:asciiTheme="minorHAnsi" w:hAnsiTheme="minorHAnsi" w:cs="Consolas"/>
          <w:color w:val="006666"/>
        </w:rPr>
        <w:t>@Override</w:t>
      </w:r>
    </w:p>
    <w:p w:rsidR="002733B4" w:rsidRPr="00553174" w:rsidRDefault="002733B4" w:rsidP="002733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Theme="minorHAnsi" w:eastAsiaTheme="majorEastAsia" w:hAnsiTheme="minorHAnsi" w:cs="Consolas"/>
          <w:color w:val="313131"/>
        </w:rPr>
      </w:pPr>
      <w:r w:rsidRPr="00553174">
        <w:rPr>
          <w:rStyle w:val="pln"/>
          <w:rFonts w:asciiTheme="minorHAnsi" w:eastAsiaTheme="majorEastAsia" w:hAnsiTheme="minorHAnsi" w:cs="Consolas"/>
          <w:color w:val="313131"/>
        </w:rPr>
        <w:t xml:space="preserve">   </w:t>
      </w:r>
      <w:proofErr w:type="gramStart"/>
      <w:r w:rsidRPr="00553174">
        <w:rPr>
          <w:rStyle w:val="kwd"/>
          <w:rFonts w:asciiTheme="minorHAnsi" w:hAnsiTheme="minorHAnsi" w:cs="Consolas"/>
          <w:color w:val="000088"/>
        </w:rPr>
        <w:t>public</w:t>
      </w:r>
      <w:proofErr w:type="gramEnd"/>
      <w:r w:rsidRPr="00553174">
        <w:rPr>
          <w:rStyle w:val="pln"/>
          <w:rFonts w:asciiTheme="minorHAnsi" w:eastAsiaTheme="majorEastAsia" w:hAnsiTheme="minorHAnsi" w:cs="Consolas"/>
          <w:color w:val="313131"/>
        </w:rPr>
        <w:t xml:space="preserve"> </w:t>
      </w:r>
      <w:r w:rsidRPr="00553174">
        <w:rPr>
          <w:rStyle w:val="kwd"/>
          <w:rFonts w:asciiTheme="minorHAnsi" w:hAnsiTheme="minorHAnsi" w:cs="Consolas"/>
          <w:color w:val="000088"/>
        </w:rPr>
        <w:t>void</w:t>
      </w:r>
      <w:r w:rsidRPr="00553174">
        <w:rPr>
          <w:rStyle w:val="pln"/>
          <w:rFonts w:asciiTheme="minorHAnsi" w:eastAsiaTheme="majorEastAsia" w:hAnsiTheme="minorHAnsi" w:cs="Consolas"/>
          <w:color w:val="313131"/>
        </w:rPr>
        <w:t xml:space="preserve"> draw</w:t>
      </w:r>
      <w:r w:rsidRPr="00553174">
        <w:rPr>
          <w:rStyle w:val="pun"/>
          <w:rFonts w:asciiTheme="minorHAnsi" w:hAnsiTheme="minorHAnsi" w:cs="Consolas"/>
          <w:color w:val="666600"/>
        </w:rPr>
        <w:t>()</w:t>
      </w:r>
      <w:r w:rsidRPr="00553174">
        <w:rPr>
          <w:rStyle w:val="pln"/>
          <w:rFonts w:asciiTheme="minorHAnsi" w:eastAsiaTheme="majorEastAsia" w:hAnsiTheme="minorHAnsi" w:cs="Consolas"/>
          <w:color w:val="313131"/>
        </w:rPr>
        <w:t xml:space="preserve"> </w:t>
      </w:r>
      <w:r w:rsidRPr="00553174">
        <w:rPr>
          <w:rStyle w:val="pun"/>
          <w:rFonts w:asciiTheme="minorHAnsi" w:hAnsiTheme="minorHAnsi" w:cs="Consolas"/>
          <w:color w:val="666600"/>
        </w:rPr>
        <w:t>{</w:t>
      </w:r>
    </w:p>
    <w:p w:rsidR="002733B4" w:rsidRPr="00553174" w:rsidRDefault="002733B4" w:rsidP="002733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Theme="minorHAnsi" w:eastAsiaTheme="majorEastAsia" w:hAnsiTheme="minorHAnsi" w:cs="Consolas"/>
          <w:color w:val="313131"/>
        </w:rPr>
      </w:pPr>
      <w:r w:rsidRPr="00553174">
        <w:rPr>
          <w:rStyle w:val="pln"/>
          <w:rFonts w:asciiTheme="minorHAnsi" w:eastAsiaTheme="majorEastAsia" w:hAnsiTheme="minorHAnsi" w:cs="Consolas"/>
          <w:color w:val="313131"/>
        </w:rPr>
        <w:t xml:space="preserve">      </w:t>
      </w:r>
      <w:proofErr w:type="gramStart"/>
      <w:r w:rsidRPr="00553174">
        <w:rPr>
          <w:rStyle w:val="typ"/>
          <w:rFonts w:asciiTheme="minorHAnsi" w:hAnsiTheme="minorHAnsi" w:cs="Consolas"/>
          <w:color w:val="7F0055"/>
        </w:rPr>
        <w:t>System</w:t>
      </w:r>
      <w:r w:rsidRPr="00553174">
        <w:rPr>
          <w:rStyle w:val="pun"/>
          <w:rFonts w:asciiTheme="minorHAnsi" w:hAnsiTheme="minorHAnsi" w:cs="Consolas"/>
          <w:color w:val="666600"/>
        </w:rPr>
        <w:t>.</w:t>
      </w:r>
      <w:r w:rsidRPr="00553174">
        <w:rPr>
          <w:rStyle w:val="kwd"/>
          <w:rFonts w:asciiTheme="minorHAnsi" w:hAnsiTheme="minorHAnsi" w:cs="Consolas"/>
          <w:color w:val="000088"/>
        </w:rPr>
        <w:t>out</w:t>
      </w:r>
      <w:r w:rsidRPr="00553174">
        <w:rPr>
          <w:rStyle w:val="pun"/>
          <w:rFonts w:asciiTheme="minorHAnsi" w:hAnsiTheme="minorHAnsi" w:cs="Consolas"/>
          <w:color w:val="666600"/>
        </w:rPr>
        <w:t>.</w:t>
      </w:r>
      <w:r w:rsidRPr="00553174">
        <w:rPr>
          <w:rStyle w:val="pln"/>
          <w:rFonts w:asciiTheme="minorHAnsi" w:eastAsiaTheme="majorEastAsia" w:hAnsiTheme="minorHAnsi" w:cs="Consolas"/>
          <w:color w:val="313131"/>
        </w:rPr>
        <w:t>println</w:t>
      </w:r>
      <w:r w:rsidRPr="00553174">
        <w:rPr>
          <w:rStyle w:val="pun"/>
          <w:rFonts w:asciiTheme="minorHAnsi" w:hAnsiTheme="minorHAnsi" w:cs="Consolas"/>
          <w:color w:val="666600"/>
        </w:rPr>
        <w:t>(</w:t>
      </w:r>
      <w:proofErr w:type="gramEnd"/>
      <w:r w:rsidRPr="00553174">
        <w:rPr>
          <w:rStyle w:val="str"/>
          <w:rFonts w:asciiTheme="minorHAnsi" w:hAnsiTheme="minorHAnsi" w:cs="Consolas"/>
          <w:color w:val="008800"/>
        </w:rPr>
        <w:t>"Inside Rectangle::draw() method."</w:t>
      </w:r>
      <w:r w:rsidRPr="00553174">
        <w:rPr>
          <w:rStyle w:val="pun"/>
          <w:rFonts w:asciiTheme="minorHAnsi" w:hAnsiTheme="minorHAnsi" w:cs="Consolas"/>
          <w:color w:val="666600"/>
        </w:rPr>
        <w:t>);</w:t>
      </w:r>
    </w:p>
    <w:p w:rsidR="002733B4" w:rsidRPr="00553174" w:rsidRDefault="002733B4" w:rsidP="002733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Theme="minorHAnsi" w:eastAsiaTheme="majorEastAsia" w:hAnsiTheme="minorHAnsi" w:cs="Consolas"/>
          <w:color w:val="313131"/>
        </w:rPr>
      </w:pPr>
      <w:r w:rsidRPr="00553174">
        <w:rPr>
          <w:rStyle w:val="pln"/>
          <w:rFonts w:asciiTheme="minorHAnsi" w:eastAsiaTheme="majorEastAsia" w:hAnsiTheme="minorHAnsi" w:cs="Consolas"/>
          <w:color w:val="313131"/>
        </w:rPr>
        <w:t xml:space="preserve">   </w:t>
      </w:r>
      <w:r w:rsidRPr="00553174">
        <w:rPr>
          <w:rStyle w:val="pun"/>
          <w:rFonts w:asciiTheme="minorHAnsi" w:hAnsiTheme="minorHAnsi" w:cs="Consolas"/>
          <w:color w:val="666600"/>
        </w:rPr>
        <w:t>}</w:t>
      </w:r>
    </w:p>
    <w:p w:rsidR="002733B4" w:rsidRPr="00553174" w:rsidRDefault="002733B4" w:rsidP="002733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heme="minorHAnsi" w:hAnsiTheme="minorHAnsi" w:cs="Consolas"/>
          <w:color w:val="313131"/>
        </w:rPr>
      </w:pPr>
      <w:r w:rsidRPr="00553174">
        <w:rPr>
          <w:rStyle w:val="pun"/>
          <w:rFonts w:asciiTheme="minorHAnsi" w:hAnsiTheme="minorHAnsi" w:cs="Consolas"/>
          <w:color w:val="666600"/>
        </w:rPr>
        <w:t>}</w:t>
      </w:r>
    </w:p>
    <w:p w:rsidR="002733B4" w:rsidRPr="00553174" w:rsidRDefault="002733B4" w:rsidP="002733B4">
      <w:pPr>
        <w:pStyle w:val="NormalWeb"/>
        <w:spacing w:before="0" w:beforeAutospacing="0" w:after="240" w:afterAutospacing="0" w:line="360" w:lineRule="atLeast"/>
        <w:ind w:left="48" w:right="48"/>
        <w:jc w:val="both"/>
        <w:rPr>
          <w:rFonts w:asciiTheme="minorHAnsi" w:hAnsiTheme="minorHAnsi"/>
          <w:color w:val="000000"/>
          <w:sz w:val="20"/>
          <w:szCs w:val="20"/>
        </w:rPr>
      </w:pPr>
      <w:r w:rsidRPr="00553174">
        <w:rPr>
          <w:rFonts w:asciiTheme="minorHAnsi" w:hAnsiTheme="minorHAnsi"/>
          <w:i/>
          <w:iCs/>
          <w:color w:val="000000"/>
          <w:sz w:val="20"/>
          <w:szCs w:val="20"/>
        </w:rPr>
        <w:t>Square.java</w:t>
      </w:r>
    </w:p>
    <w:p w:rsidR="002733B4" w:rsidRPr="00553174" w:rsidRDefault="002733B4" w:rsidP="002733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Theme="minorHAnsi" w:eastAsiaTheme="majorEastAsia" w:hAnsiTheme="minorHAnsi" w:cs="Consolas"/>
          <w:color w:val="313131"/>
        </w:rPr>
      </w:pPr>
      <w:proofErr w:type="gramStart"/>
      <w:r w:rsidRPr="00553174">
        <w:rPr>
          <w:rStyle w:val="kwd"/>
          <w:rFonts w:asciiTheme="minorHAnsi" w:hAnsiTheme="minorHAnsi" w:cs="Consolas"/>
          <w:color w:val="000088"/>
        </w:rPr>
        <w:t>public</w:t>
      </w:r>
      <w:proofErr w:type="gramEnd"/>
      <w:r w:rsidRPr="00553174">
        <w:rPr>
          <w:rStyle w:val="pln"/>
          <w:rFonts w:asciiTheme="minorHAnsi" w:eastAsiaTheme="majorEastAsia" w:hAnsiTheme="minorHAnsi" w:cs="Consolas"/>
          <w:color w:val="313131"/>
        </w:rPr>
        <w:t xml:space="preserve"> </w:t>
      </w:r>
      <w:r w:rsidRPr="00553174">
        <w:rPr>
          <w:rStyle w:val="kwd"/>
          <w:rFonts w:asciiTheme="minorHAnsi" w:hAnsiTheme="minorHAnsi" w:cs="Consolas"/>
          <w:color w:val="000088"/>
        </w:rPr>
        <w:t>class</w:t>
      </w:r>
      <w:r w:rsidRPr="00553174">
        <w:rPr>
          <w:rStyle w:val="pln"/>
          <w:rFonts w:asciiTheme="minorHAnsi" w:eastAsiaTheme="majorEastAsia" w:hAnsiTheme="minorHAnsi" w:cs="Consolas"/>
          <w:color w:val="313131"/>
        </w:rPr>
        <w:t xml:space="preserve"> </w:t>
      </w:r>
      <w:r w:rsidRPr="00553174">
        <w:rPr>
          <w:rStyle w:val="typ"/>
          <w:rFonts w:asciiTheme="minorHAnsi" w:hAnsiTheme="minorHAnsi" w:cs="Consolas"/>
          <w:color w:val="7F0055"/>
        </w:rPr>
        <w:t>Square</w:t>
      </w:r>
      <w:r w:rsidRPr="00553174">
        <w:rPr>
          <w:rStyle w:val="pln"/>
          <w:rFonts w:asciiTheme="minorHAnsi" w:eastAsiaTheme="majorEastAsia" w:hAnsiTheme="minorHAnsi" w:cs="Consolas"/>
          <w:color w:val="313131"/>
        </w:rPr>
        <w:t xml:space="preserve"> </w:t>
      </w:r>
      <w:r w:rsidRPr="00553174">
        <w:rPr>
          <w:rStyle w:val="kwd"/>
          <w:rFonts w:asciiTheme="minorHAnsi" w:hAnsiTheme="minorHAnsi" w:cs="Consolas"/>
          <w:color w:val="000088"/>
        </w:rPr>
        <w:t>implements</w:t>
      </w:r>
      <w:r w:rsidRPr="00553174">
        <w:rPr>
          <w:rStyle w:val="pln"/>
          <w:rFonts w:asciiTheme="minorHAnsi" w:eastAsiaTheme="majorEastAsia" w:hAnsiTheme="minorHAnsi" w:cs="Consolas"/>
          <w:color w:val="313131"/>
        </w:rPr>
        <w:t xml:space="preserve"> </w:t>
      </w:r>
      <w:r w:rsidRPr="00553174">
        <w:rPr>
          <w:rStyle w:val="typ"/>
          <w:rFonts w:asciiTheme="minorHAnsi" w:hAnsiTheme="minorHAnsi" w:cs="Consolas"/>
          <w:color w:val="7F0055"/>
        </w:rPr>
        <w:t>Shape</w:t>
      </w:r>
      <w:r w:rsidRPr="00553174">
        <w:rPr>
          <w:rStyle w:val="pln"/>
          <w:rFonts w:asciiTheme="minorHAnsi" w:eastAsiaTheme="majorEastAsia" w:hAnsiTheme="minorHAnsi" w:cs="Consolas"/>
          <w:color w:val="313131"/>
        </w:rPr>
        <w:t xml:space="preserve"> </w:t>
      </w:r>
      <w:r w:rsidRPr="00553174">
        <w:rPr>
          <w:rStyle w:val="pun"/>
          <w:rFonts w:asciiTheme="minorHAnsi" w:hAnsiTheme="minorHAnsi" w:cs="Consolas"/>
          <w:color w:val="666600"/>
        </w:rPr>
        <w:t>{</w:t>
      </w:r>
    </w:p>
    <w:p w:rsidR="002733B4" w:rsidRPr="00553174" w:rsidRDefault="002733B4" w:rsidP="002733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Theme="minorHAnsi" w:eastAsiaTheme="majorEastAsia" w:hAnsiTheme="minorHAnsi" w:cs="Consolas"/>
          <w:color w:val="313131"/>
        </w:rPr>
      </w:pPr>
    </w:p>
    <w:p w:rsidR="002733B4" w:rsidRPr="00553174" w:rsidRDefault="002733B4" w:rsidP="002733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Theme="minorHAnsi" w:eastAsiaTheme="majorEastAsia" w:hAnsiTheme="minorHAnsi" w:cs="Consolas"/>
          <w:color w:val="313131"/>
        </w:rPr>
      </w:pPr>
      <w:r w:rsidRPr="00553174">
        <w:rPr>
          <w:rStyle w:val="pln"/>
          <w:rFonts w:asciiTheme="minorHAnsi" w:eastAsiaTheme="majorEastAsia" w:hAnsiTheme="minorHAnsi" w:cs="Consolas"/>
          <w:color w:val="313131"/>
        </w:rPr>
        <w:t xml:space="preserve">   </w:t>
      </w:r>
      <w:r w:rsidRPr="00553174">
        <w:rPr>
          <w:rStyle w:val="lit"/>
          <w:rFonts w:asciiTheme="minorHAnsi" w:hAnsiTheme="minorHAnsi" w:cs="Consolas"/>
          <w:color w:val="006666"/>
        </w:rPr>
        <w:t>@Override</w:t>
      </w:r>
    </w:p>
    <w:p w:rsidR="002733B4" w:rsidRPr="00553174" w:rsidRDefault="002733B4" w:rsidP="002733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Theme="minorHAnsi" w:eastAsiaTheme="majorEastAsia" w:hAnsiTheme="minorHAnsi" w:cs="Consolas"/>
          <w:color w:val="313131"/>
        </w:rPr>
      </w:pPr>
      <w:r w:rsidRPr="00553174">
        <w:rPr>
          <w:rStyle w:val="pln"/>
          <w:rFonts w:asciiTheme="minorHAnsi" w:eastAsiaTheme="majorEastAsia" w:hAnsiTheme="minorHAnsi" w:cs="Consolas"/>
          <w:color w:val="313131"/>
        </w:rPr>
        <w:t xml:space="preserve">   </w:t>
      </w:r>
      <w:proofErr w:type="gramStart"/>
      <w:r w:rsidRPr="00553174">
        <w:rPr>
          <w:rStyle w:val="kwd"/>
          <w:rFonts w:asciiTheme="minorHAnsi" w:hAnsiTheme="minorHAnsi" w:cs="Consolas"/>
          <w:color w:val="000088"/>
        </w:rPr>
        <w:t>public</w:t>
      </w:r>
      <w:proofErr w:type="gramEnd"/>
      <w:r w:rsidRPr="00553174">
        <w:rPr>
          <w:rStyle w:val="pln"/>
          <w:rFonts w:asciiTheme="minorHAnsi" w:eastAsiaTheme="majorEastAsia" w:hAnsiTheme="minorHAnsi" w:cs="Consolas"/>
          <w:color w:val="313131"/>
        </w:rPr>
        <w:t xml:space="preserve"> </w:t>
      </w:r>
      <w:r w:rsidRPr="00553174">
        <w:rPr>
          <w:rStyle w:val="kwd"/>
          <w:rFonts w:asciiTheme="minorHAnsi" w:hAnsiTheme="minorHAnsi" w:cs="Consolas"/>
          <w:color w:val="000088"/>
        </w:rPr>
        <w:t>void</w:t>
      </w:r>
      <w:r w:rsidRPr="00553174">
        <w:rPr>
          <w:rStyle w:val="pln"/>
          <w:rFonts w:asciiTheme="minorHAnsi" w:eastAsiaTheme="majorEastAsia" w:hAnsiTheme="minorHAnsi" w:cs="Consolas"/>
          <w:color w:val="313131"/>
        </w:rPr>
        <w:t xml:space="preserve"> draw</w:t>
      </w:r>
      <w:r w:rsidRPr="00553174">
        <w:rPr>
          <w:rStyle w:val="pun"/>
          <w:rFonts w:asciiTheme="minorHAnsi" w:hAnsiTheme="minorHAnsi" w:cs="Consolas"/>
          <w:color w:val="666600"/>
        </w:rPr>
        <w:t>()</w:t>
      </w:r>
      <w:r w:rsidRPr="00553174">
        <w:rPr>
          <w:rStyle w:val="pln"/>
          <w:rFonts w:asciiTheme="minorHAnsi" w:eastAsiaTheme="majorEastAsia" w:hAnsiTheme="minorHAnsi" w:cs="Consolas"/>
          <w:color w:val="313131"/>
        </w:rPr>
        <w:t xml:space="preserve"> </w:t>
      </w:r>
      <w:r w:rsidRPr="00553174">
        <w:rPr>
          <w:rStyle w:val="pun"/>
          <w:rFonts w:asciiTheme="minorHAnsi" w:hAnsiTheme="minorHAnsi" w:cs="Consolas"/>
          <w:color w:val="666600"/>
        </w:rPr>
        <w:t>{</w:t>
      </w:r>
    </w:p>
    <w:p w:rsidR="002733B4" w:rsidRPr="00553174" w:rsidRDefault="002733B4" w:rsidP="002733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Theme="minorHAnsi" w:eastAsiaTheme="majorEastAsia" w:hAnsiTheme="minorHAnsi" w:cs="Consolas"/>
          <w:color w:val="313131"/>
        </w:rPr>
      </w:pPr>
      <w:r w:rsidRPr="00553174">
        <w:rPr>
          <w:rStyle w:val="pln"/>
          <w:rFonts w:asciiTheme="minorHAnsi" w:eastAsiaTheme="majorEastAsia" w:hAnsiTheme="minorHAnsi" w:cs="Consolas"/>
          <w:color w:val="313131"/>
        </w:rPr>
        <w:t xml:space="preserve">      </w:t>
      </w:r>
      <w:proofErr w:type="gramStart"/>
      <w:r w:rsidRPr="00553174">
        <w:rPr>
          <w:rStyle w:val="typ"/>
          <w:rFonts w:asciiTheme="minorHAnsi" w:hAnsiTheme="minorHAnsi" w:cs="Consolas"/>
          <w:color w:val="7F0055"/>
        </w:rPr>
        <w:t>System</w:t>
      </w:r>
      <w:r w:rsidRPr="00553174">
        <w:rPr>
          <w:rStyle w:val="pun"/>
          <w:rFonts w:asciiTheme="minorHAnsi" w:hAnsiTheme="minorHAnsi" w:cs="Consolas"/>
          <w:color w:val="666600"/>
        </w:rPr>
        <w:t>.</w:t>
      </w:r>
      <w:r w:rsidRPr="00553174">
        <w:rPr>
          <w:rStyle w:val="kwd"/>
          <w:rFonts w:asciiTheme="minorHAnsi" w:hAnsiTheme="minorHAnsi" w:cs="Consolas"/>
          <w:color w:val="000088"/>
        </w:rPr>
        <w:t>out</w:t>
      </w:r>
      <w:r w:rsidRPr="00553174">
        <w:rPr>
          <w:rStyle w:val="pun"/>
          <w:rFonts w:asciiTheme="minorHAnsi" w:hAnsiTheme="minorHAnsi" w:cs="Consolas"/>
          <w:color w:val="666600"/>
        </w:rPr>
        <w:t>.</w:t>
      </w:r>
      <w:r w:rsidRPr="00553174">
        <w:rPr>
          <w:rStyle w:val="pln"/>
          <w:rFonts w:asciiTheme="minorHAnsi" w:eastAsiaTheme="majorEastAsia" w:hAnsiTheme="minorHAnsi" w:cs="Consolas"/>
          <w:color w:val="313131"/>
        </w:rPr>
        <w:t>println</w:t>
      </w:r>
      <w:r w:rsidRPr="00553174">
        <w:rPr>
          <w:rStyle w:val="pun"/>
          <w:rFonts w:asciiTheme="minorHAnsi" w:hAnsiTheme="minorHAnsi" w:cs="Consolas"/>
          <w:color w:val="666600"/>
        </w:rPr>
        <w:t>(</w:t>
      </w:r>
      <w:proofErr w:type="gramEnd"/>
      <w:r w:rsidRPr="00553174">
        <w:rPr>
          <w:rStyle w:val="str"/>
          <w:rFonts w:asciiTheme="minorHAnsi" w:hAnsiTheme="minorHAnsi" w:cs="Consolas"/>
          <w:color w:val="008800"/>
        </w:rPr>
        <w:t>"Inside Square::draw() method."</w:t>
      </w:r>
      <w:r w:rsidRPr="00553174">
        <w:rPr>
          <w:rStyle w:val="pun"/>
          <w:rFonts w:asciiTheme="minorHAnsi" w:hAnsiTheme="minorHAnsi" w:cs="Consolas"/>
          <w:color w:val="666600"/>
        </w:rPr>
        <w:t>);</w:t>
      </w:r>
    </w:p>
    <w:p w:rsidR="002733B4" w:rsidRPr="00553174" w:rsidRDefault="002733B4" w:rsidP="002733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Theme="minorHAnsi" w:eastAsiaTheme="majorEastAsia" w:hAnsiTheme="minorHAnsi" w:cs="Consolas"/>
          <w:color w:val="313131"/>
        </w:rPr>
      </w:pPr>
      <w:r w:rsidRPr="00553174">
        <w:rPr>
          <w:rStyle w:val="pln"/>
          <w:rFonts w:asciiTheme="minorHAnsi" w:eastAsiaTheme="majorEastAsia" w:hAnsiTheme="minorHAnsi" w:cs="Consolas"/>
          <w:color w:val="313131"/>
        </w:rPr>
        <w:t xml:space="preserve">   </w:t>
      </w:r>
      <w:r w:rsidRPr="00553174">
        <w:rPr>
          <w:rStyle w:val="pun"/>
          <w:rFonts w:asciiTheme="minorHAnsi" w:hAnsiTheme="minorHAnsi" w:cs="Consolas"/>
          <w:color w:val="666600"/>
        </w:rPr>
        <w:t>}</w:t>
      </w:r>
    </w:p>
    <w:p w:rsidR="002733B4" w:rsidRPr="00553174" w:rsidRDefault="002733B4" w:rsidP="002733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heme="minorHAnsi" w:hAnsiTheme="minorHAnsi" w:cs="Consolas"/>
          <w:color w:val="313131"/>
        </w:rPr>
      </w:pPr>
      <w:r w:rsidRPr="00553174">
        <w:rPr>
          <w:rStyle w:val="pun"/>
          <w:rFonts w:asciiTheme="minorHAnsi" w:hAnsiTheme="minorHAnsi" w:cs="Consolas"/>
          <w:color w:val="666600"/>
        </w:rPr>
        <w:t>}</w:t>
      </w:r>
    </w:p>
    <w:p w:rsidR="002733B4" w:rsidRPr="00553174" w:rsidRDefault="002733B4" w:rsidP="002733B4">
      <w:pPr>
        <w:pStyle w:val="NormalWeb"/>
        <w:spacing w:before="0" w:beforeAutospacing="0" w:after="240" w:afterAutospacing="0" w:line="360" w:lineRule="atLeast"/>
        <w:ind w:left="48" w:right="48"/>
        <w:jc w:val="both"/>
        <w:rPr>
          <w:rFonts w:asciiTheme="minorHAnsi" w:hAnsiTheme="minorHAnsi"/>
          <w:color w:val="000000"/>
          <w:sz w:val="20"/>
          <w:szCs w:val="20"/>
        </w:rPr>
      </w:pPr>
      <w:r w:rsidRPr="00553174">
        <w:rPr>
          <w:rFonts w:asciiTheme="minorHAnsi" w:hAnsiTheme="minorHAnsi"/>
          <w:i/>
          <w:iCs/>
          <w:color w:val="000000"/>
          <w:sz w:val="20"/>
          <w:szCs w:val="20"/>
        </w:rPr>
        <w:t>Circle.java</w:t>
      </w:r>
    </w:p>
    <w:p w:rsidR="002733B4" w:rsidRPr="00553174" w:rsidRDefault="002733B4" w:rsidP="002733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Theme="minorHAnsi" w:eastAsiaTheme="majorEastAsia" w:hAnsiTheme="minorHAnsi" w:cs="Consolas"/>
          <w:color w:val="313131"/>
        </w:rPr>
      </w:pPr>
      <w:proofErr w:type="gramStart"/>
      <w:r w:rsidRPr="00553174">
        <w:rPr>
          <w:rStyle w:val="kwd"/>
          <w:rFonts w:asciiTheme="minorHAnsi" w:hAnsiTheme="minorHAnsi" w:cs="Consolas"/>
          <w:color w:val="000088"/>
        </w:rPr>
        <w:t>public</w:t>
      </w:r>
      <w:proofErr w:type="gramEnd"/>
      <w:r w:rsidRPr="00553174">
        <w:rPr>
          <w:rStyle w:val="pln"/>
          <w:rFonts w:asciiTheme="minorHAnsi" w:eastAsiaTheme="majorEastAsia" w:hAnsiTheme="minorHAnsi" w:cs="Consolas"/>
          <w:color w:val="313131"/>
        </w:rPr>
        <w:t xml:space="preserve"> </w:t>
      </w:r>
      <w:r w:rsidRPr="00553174">
        <w:rPr>
          <w:rStyle w:val="kwd"/>
          <w:rFonts w:asciiTheme="minorHAnsi" w:hAnsiTheme="minorHAnsi" w:cs="Consolas"/>
          <w:color w:val="000088"/>
        </w:rPr>
        <w:t>class</w:t>
      </w:r>
      <w:r w:rsidRPr="00553174">
        <w:rPr>
          <w:rStyle w:val="pln"/>
          <w:rFonts w:asciiTheme="minorHAnsi" w:eastAsiaTheme="majorEastAsia" w:hAnsiTheme="minorHAnsi" w:cs="Consolas"/>
          <w:color w:val="313131"/>
        </w:rPr>
        <w:t xml:space="preserve"> </w:t>
      </w:r>
      <w:r w:rsidRPr="00553174">
        <w:rPr>
          <w:rStyle w:val="typ"/>
          <w:rFonts w:asciiTheme="minorHAnsi" w:hAnsiTheme="minorHAnsi" w:cs="Consolas"/>
          <w:color w:val="7F0055"/>
        </w:rPr>
        <w:t>Circle</w:t>
      </w:r>
      <w:r w:rsidRPr="00553174">
        <w:rPr>
          <w:rStyle w:val="pln"/>
          <w:rFonts w:asciiTheme="minorHAnsi" w:eastAsiaTheme="majorEastAsia" w:hAnsiTheme="minorHAnsi" w:cs="Consolas"/>
          <w:color w:val="313131"/>
        </w:rPr>
        <w:t xml:space="preserve"> </w:t>
      </w:r>
      <w:r w:rsidRPr="00553174">
        <w:rPr>
          <w:rStyle w:val="kwd"/>
          <w:rFonts w:asciiTheme="minorHAnsi" w:hAnsiTheme="minorHAnsi" w:cs="Consolas"/>
          <w:color w:val="000088"/>
        </w:rPr>
        <w:t>implements</w:t>
      </w:r>
      <w:r w:rsidRPr="00553174">
        <w:rPr>
          <w:rStyle w:val="pln"/>
          <w:rFonts w:asciiTheme="minorHAnsi" w:eastAsiaTheme="majorEastAsia" w:hAnsiTheme="minorHAnsi" w:cs="Consolas"/>
          <w:color w:val="313131"/>
        </w:rPr>
        <w:t xml:space="preserve"> </w:t>
      </w:r>
      <w:r w:rsidRPr="00553174">
        <w:rPr>
          <w:rStyle w:val="typ"/>
          <w:rFonts w:asciiTheme="minorHAnsi" w:hAnsiTheme="minorHAnsi" w:cs="Consolas"/>
          <w:color w:val="7F0055"/>
        </w:rPr>
        <w:t>Shape</w:t>
      </w:r>
      <w:r w:rsidRPr="00553174">
        <w:rPr>
          <w:rStyle w:val="pln"/>
          <w:rFonts w:asciiTheme="minorHAnsi" w:eastAsiaTheme="majorEastAsia" w:hAnsiTheme="minorHAnsi" w:cs="Consolas"/>
          <w:color w:val="313131"/>
        </w:rPr>
        <w:t xml:space="preserve"> </w:t>
      </w:r>
      <w:r w:rsidRPr="00553174">
        <w:rPr>
          <w:rStyle w:val="pun"/>
          <w:rFonts w:asciiTheme="minorHAnsi" w:hAnsiTheme="minorHAnsi" w:cs="Consolas"/>
          <w:color w:val="666600"/>
        </w:rPr>
        <w:t>{</w:t>
      </w:r>
    </w:p>
    <w:p w:rsidR="002733B4" w:rsidRPr="00553174" w:rsidRDefault="002733B4" w:rsidP="002733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Theme="minorHAnsi" w:eastAsiaTheme="majorEastAsia" w:hAnsiTheme="minorHAnsi" w:cs="Consolas"/>
          <w:color w:val="313131"/>
        </w:rPr>
      </w:pPr>
    </w:p>
    <w:p w:rsidR="002733B4" w:rsidRPr="00553174" w:rsidRDefault="002733B4" w:rsidP="002733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Theme="minorHAnsi" w:eastAsiaTheme="majorEastAsia" w:hAnsiTheme="minorHAnsi" w:cs="Consolas"/>
          <w:color w:val="313131"/>
        </w:rPr>
      </w:pPr>
      <w:r w:rsidRPr="00553174">
        <w:rPr>
          <w:rStyle w:val="pln"/>
          <w:rFonts w:asciiTheme="minorHAnsi" w:eastAsiaTheme="majorEastAsia" w:hAnsiTheme="minorHAnsi" w:cs="Consolas"/>
          <w:color w:val="313131"/>
        </w:rPr>
        <w:t xml:space="preserve">   </w:t>
      </w:r>
      <w:r w:rsidRPr="00553174">
        <w:rPr>
          <w:rStyle w:val="lit"/>
          <w:rFonts w:asciiTheme="minorHAnsi" w:hAnsiTheme="minorHAnsi" w:cs="Consolas"/>
          <w:color w:val="006666"/>
        </w:rPr>
        <w:t>@Override</w:t>
      </w:r>
    </w:p>
    <w:p w:rsidR="002733B4" w:rsidRPr="00553174" w:rsidRDefault="002733B4" w:rsidP="002733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Theme="minorHAnsi" w:eastAsiaTheme="majorEastAsia" w:hAnsiTheme="minorHAnsi" w:cs="Consolas"/>
          <w:color w:val="313131"/>
        </w:rPr>
      </w:pPr>
      <w:r w:rsidRPr="00553174">
        <w:rPr>
          <w:rStyle w:val="pln"/>
          <w:rFonts w:asciiTheme="minorHAnsi" w:eastAsiaTheme="majorEastAsia" w:hAnsiTheme="minorHAnsi" w:cs="Consolas"/>
          <w:color w:val="313131"/>
        </w:rPr>
        <w:lastRenderedPageBreak/>
        <w:t xml:space="preserve">   </w:t>
      </w:r>
      <w:proofErr w:type="gramStart"/>
      <w:r w:rsidRPr="00553174">
        <w:rPr>
          <w:rStyle w:val="kwd"/>
          <w:rFonts w:asciiTheme="minorHAnsi" w:hAnsiTheme="minorHAnsi" w:cs="Consolas"/>
          <w:color w:val="000088"/>
        </w:rPr>
        <w:t>public</w:t>
      </w:r>
      <w:proofErr w:type="gramEnd"/>
      <w:r w:rsidRPr="00553174">
        <w:rPr>
          <w:rStyle w:val="pln"/>
          <w:rFonts w:asciiTheme="minorHAnsi" w:eastAsiaTheme="majorEastAsia" w:hAnsiTheme="minorHAnsi" w:cs="Consolas"/>
          <w:color w:val="313131"/>
        </w:rPr>
        <w:t xml:space="preserve"> </w:t>
      </w:r>
      <w:r w:rsidRPr="00553174">
        <w:rPr>
          <w:rStyle w:val="kwd"/>
          <w:rFonts w:asciiTheme="minorHAnsi" w:hAnsiTheme="minorHAnsi" w:cs="Consolas"/>
          <w:color w:val="000088"/>
        </w:rPr>
        <w:t>void</w:t>
      </w:r>
      <w:r w:rsidRPr="00553174">
        <w:rPr>
          <w:rStyle w:val="pln"/>
          <w:rFonts w:asciiTheme="minorHAnsi" w:eastAsiaTheme="majorEastAsia" w:hAnsiTheme="minorHAnsi" w:cs="Consolas"/>
          <w:color w:val="313131"/>
        </w:rPr>
        <w:t xml:space="preserve"> draw</w:t>
      </w:r>
      <w:r w:rsidRPr="00553174">
        <w:rPr>
          <w:rStyle w:val="pun"/>
          <w:rFonts w:asciiTheme="minorHAnsi" w:hAnsiTheme="minorHAnsi" w:cs="Consolas"/>
          <w:color w:val="666600"/>
        </w:rPr>
        <w:t>()</w:t>
      </w:r>
      <w:r w:rsidRPr="00553174">
        <w:rPr>
          <w:rStyle w:val="pln"/>
          <w:rFonts w:asciiTheme="minorHAnsi" w:eastAsiaTheme="majorEastAsia" w:hAnsiTheme="minorHAnsi" w:cs="Consolas"/>
          <w:color w:val="313131"/>
        </w:rPr>
        <w:t xml:space="preserve"> </w:t>
      </w:r>
      <w:r w:rsidRPr="00553174">
        <w:rPr>
          <w:rStyle w:val="pun"/>
          <w:rFonts w:asciiTheme="minorHAnsi" w:hAnsiTheme="minorHAnsi" w:cs="Consolas"/>
          <w:color w:val="666600"/>
        </w:rPr>
        <w:t>{</w:t>
      </w:r>
    </w:p>
    <w:p w:rsidR="002733B4" w:rsidRPr="00553174" w:rsidRDefault="002733B4" w:rsidP="002733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Theme="minorHAnsi" w:eastAsiaTheme="majorEastAsia" w:hAnsiTheme="minorHAnsi" w:cs="Consolas"/>
          <w:color w:val="313131"/>
        </w:rPr>
      </w:pPr>
      <w:r w:rsidRPr="00553174">
        <w:rPr>
          <w:rStyle w:val="pln"/>
          <w:rFonts w:asciiTheme="minorHAnsi" w:eastAsiaTheme="majorEastAsia" w:hAnsiTheme="minorHAnsi" w:cs="Consolas"/>
          <w:color w:val="313131"/>
        </w:rPr>
        <w:t xml:space="preserve">      </w:t>
      </w:r>
      <w:proofErr w:type="gramStart"/>
      <w:r w:rsidRPr="00553174">
        <w:rPr>
          <w:rStyle w:val="typ"/>
          <w:rFonts w:asciiTheme="minorHAnsi" w:hAnsiTheme="minorHAnsi" w:cs="Consolas"/>
          <w:color w:val="7F0055"/>
        </w:rPr>
        <w:t>System</w:t>
      </w:r>
      <w:r w:rsidRPr="00553174">
        <w:rPr>
          <w:rStyle w:val="pun"/>
          <w:rFonts w:asciiTheme="minorHAnsi" w:hAnsiTheme="minorHAnsi" w:cs="Consolas"/>
          <w:color w:val="666600"/>
        </w:rPr>
        <w:t>.</w:t>
      </w:r>
      <w:r w:rsidRPr="00553174">
        <w:rPr>
          <w:rStyle w:val="kwd"/>
          <w:rFonts w:asciiTheme="minorHAnsi" w:hAnsiTheme="minorHAnsi" w:cs="Consolas"/>
          <w:color w:val="000088"/>
        </w:rPr>
        <w:t>out</w:t>
      </w:r>
      <w:r w:rsidRPr="00553174">
        <w:rPr>
          <w:rStyle w:val="pun"/>
          <w:rFonts w:asciiTheme="minorHAnsi" w:hAnsiTheme="minorHAnsi" w:cs="Consolas"/>
          <w:color w:val="666600"/>
        </w:rPr>
        <w:t>.</w:t>
      </w:r>
      <w:r w:rsidRPr="00553174">
        <w:rPr>
          <w:rStyle w:val="pln"/>
          <w:rFonts w:asciiTheme="minorHAnsi" w:eastAsiaTheme="majorEastAsia" w:hAnsiTheme="minorHAnsi" w:cs="Consolas"/>
          <w:color w:val="313131"/>
        </w:rPr>
        <w:t>println</w:t>
      </w:r>
      <w:r w:rsidRPr="00553174">
        <w:rPr>
          <w:rStyle w:val="pun"/>
          <w:rFonts w:asciiTheme="minorHAnsi" w:hAnsiTheme="minorHAnsi" w:cs="Consolas"/>
          <w:color w:val="666600"/>
        </w:rPr>
        <w:t>(</w:t>
      </w:r>
      <w:proofErr w:type="gramEnd"/>
      <w:r w:rsidRPr="00553174">
        <w:rPr>
          <w:rStyle w:val="str"/>
          <w:rFonts w:asciiTheme="minorHAnsi" w:hAnsiTheme="minorHAnsi" w:cs="Consolas"/>
          <w:color w:val="008800"/>
        </w:rPr>
        <w:t>"Inside Circle::draw() method."</w:t>
      </w:r>
      <w:r w:rsidRPr="00553174">
        <w:rPr>
          <w:rStyle w:val="pun"/>
          <w:rFonts w:asciiTheme="minorHAnsi" w:hAnsiTheme="minorHAnsi" w:cs="Consolas"/>
          <w:color w:val="666600"/>
        </w:rPr>
        <w:t>);</w:t>
      </w:r>
    </w:p>
    <w:p w:rsidR="002733B4" w:rsidRPr="00553174" w:rsidRDefault="002733B4" w:rsidP="002733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Theme="minorHAnsi" w:eastAsiaTheme="majorEastAsia" w:hAnsiTheme="minorHAnsi" w:cs="Consolas"/>
          <w:color w:val="313131"/>
        </w:rPr>
      </w:pPr>
      <w:r w:rsidRPr="00553174">
        <w:rPr>
          <w:rStyle w:val="pln"/>
          <w:rFonts w:asciiTheme="minorHAnsi" w:eastAsiaTheme="majorEastAsia" w:hAnsiTheme="minorHAnsi" w:cs="Consolas"/>
          <w:color w:val="313131"/>
        </w:rPr>
        <w:t xml:space="preserve">   </w:t>
      </w:r>
      <w:r w:rsidRPr="00553174">
        <w:rPr>
          <w:rStyle w:val="pun"/>
          <w:rFonts w:asciiTheme="minorHAnsi" w:hAnsiTheme="minorHAnsi" w:cs="Consolas"/>
          <w:color w:val="666600"/>
        </w:rPr>
        <w:t>}</w:t>
      </w:r>
    </w:p>
    <w:p w:rsidR="002733B4" w:rsidRPr="00553174" w:rsidRDefault="002733B4" w:rsidP="002733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heme="minorHAnsi" w:hAnsiTheme="minorHAnsi" w:cs="Consolas"/>
          <w:color w:val="313131"/>
        </w:rPr>
      </w:pPr>
      <w:r w:rsidRPr="00553174">
        <w:rPr>
          <w:rStyle w:val="pun"/>
          <w:rFonts w:asciiTheme="minorHAnsi" w:hAnsiTheme="minorHAnsi" w:cs="Consolas"/>
          <w:color w:val="666600"/>
        </w:rPr>
        <w:t>}</w:t>
      </w:r>
    </w:p>
    <w:p w:rsidR="002733B4" w:rsidRPr="00553174" w:rsidRDefault="002733B4" w:rsidP="002733B4">
      <w:pPr>
        <w:pStyle w:val="Heading2"/>
        <w:spacing w:before="48" w:after="48" w:line="360" w:lineRule="atLeast"/>
        <w:ind w:right="48"/>
        <w:rPr>
          <w:rFonts w:asciiTheme="minorHAnsi" w:hAnsiTheme="minorHAnsi" w:cs="Times New Roman"/>
          <w:color w:val="121214"/>
          <w:spacing w:val="-15"/>
          <w:sz w:val="20"/>
          <w:szCs w:val="20"/>
        </w:rPr>
      </w:pPr>
      <w:r w:rsidRPr="00553174">
        <w:rPr>
          <w:rFonts w:asciiTheme="minorHAnsi" w:hAnsiTheme="minorHAnsi"/>
          <w:b/>
          <w:bCs/>
          <w:color w:val="121214"/>
          <w:spacing w:val="-15"/>
          <w:sz w:val="20"/>
          <w:szCs w:val="20"/>
        </w:rPr>
        <w:t>Step 3</w:t>
      </w:r>
    </w:p>
    <w:p w:rsidR="002733B4" w:rsidRPr="00553174" w:rsidRDefault="002733B4" w:rsidP="002733B4">
      <w:pPr>
        <w:pStyle w:val="NormalWeb"/>
        <w:spacing w:before="0" w:beforeAutospacing="0" w:after="240" w:afterAutospacing="0" w:line="360" w:lineRule="atLeast"/>
        <w:ind w:left="48" w:right="48"/>
        <w:jc w:val="both"/>
        <w:rPr>
          <w:rFonts w:asciiTheme="minorHAnsi" w:hAnsiTheme="minorHAnsi"/>
          <w:color w:val="000000"/>
          <w:sz w:val="20"/>
          <w:szCs w:val="20"/>
        </w:rPr>
      </w:pPr>
      <w:r w:rsidRPr="00553174">
        <w:rPr>
          <w:rFonts w:asciiTheme="minorHAnsi" w:hAnsiTheme="minorHAnsi"/>
          <w:color w:val="000000"/>
          <w:sz w:val="20"/>
          <w:szCs w:val="20"/>
        </w:rPr>
        <w:t>Create a Factory to generate object of concrete class based on given information.</w:t>
      </w:r>
    </w:p>
    <w:p w:rsidR="002733B4" w:rsidRPr="00553174" w:rsidRDefault="002733B4" w:rsidP="002733B4">
      <w:pPr>
        <w:pStyle w:val="NormalWeb"/>
        <w:spacing w:before="0" w:beforeAutospacing="0" w:after="240" w:afterAutospacing="0" w:line="360" w:lineRule="atLeast"/>
        <w:ind w:left="48" w:right="48"/>
        <w:jc w:val="both"/>
        <w:rPr>
          <w:rFonts w:asciiTheme="minorHAnsi" w:hAnsiTheme="minorHAnsi"/>
          <w:color w:val="000000"/>
          <w:sz w:val="20"/>
          <w:szCs w:val="20"/>
        </w:rPr>
      </w:pPr>
      <w:r w:rsidRPr="00553174">
        <w:rPr>
          <w:rFonts w:asciiTheme="minorHAnsi" w:hAnsiTheme="minorHAnsi"/>
          <w:i/>
          <w:iCs/>
          <w:color w:val="000000"/>
          <w:sz w:val="20"/>
          <w:szCs w:val="20"/>
        </w:rPr>
        <w:t>ShapeFactory.java</w:t>
      </w:r>
    </w:p>
    <w:p w:rsidR="002733B4" w:rsidRPr="00553174" w:rsidRDefault="002733B4" w:rsidP="002733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Theme="minorHAnsi" w:eastAsiaTheme="majorEastAsia" w:hAnsiTheme="minorHAnsi" w:cs="Consolas"/>
          <w:color w:val="313131"/>
        </w:rPr>
      </w:pPr>
      <w:proofErr w:type="gramStart"/>
      <w:r w:rsidRPr="00553174">
        <w:rPr>
          <w:rStyle w:val="kwd"/>
          <w:rFonts w:asciiTheme="minorHAnsi" w:hAnsiTheme="minorHAnsi" w:cs="Consolas"/>
          <w:color w:val="000088"/>
        </w:rPr>
        <w:t>public</w:t>
      </w:r>
      <w:proofErr w:type="gramEnd"/>
      <w:r w:rsidRPr="00553174">
        <w:rPr>
          <w:rStyle w:val="pln"/>
          <w:rFonts w:asciiTheme="minorHAnsi" w:eastAsiaTheme="majorEastAsia" w:hAnsiTheme="minorHAnsi" w:cs="Consolas"/>
          <w:color w:val="313131"/>
        </w:rPr>
        <w:t xml:space="preserve"> </w:t>
      </w:r>
      <w:r w:rsidRPr="00553174">
        <w:rPr>
          <w:rStyle w:val="kwd"/>
          <w:rFonts w:asciiTheme="minorHAnsi" w:hAnsiTheme="minorHAnsi" w:cs="Consolas"/>
          <w:color w:val="000088"/>
        </w:rPr>
        <w:t>class</w:t>
      </w:r>
      <w:r w:rsidRPr="00553174">
        <w:rPr>
          <w:rStyle w:val="pln"/>
          <w:rFonts w:asciiTheme="minorHAnsi" w:eastAsiaTheme="majorEastAsia" w:hAnsiTheme="minorHAnsi" w:cs="Consolas"/>
          <w:color w:val="313131"/>
        </w:rPr>
        <w:t xml:space="preserve"> </w:t>
      </w:r>
      <w:r w:rsidRPr="00553174">
        <w:rPr>
          <w:rStyle w:val="typ"/>
          <w:rFonts w:asciiTheme="minorHAnsi" w:hAnsiTheme="minorHAnsi" w:cs="Consolas"/>
          <w:color w:val="7F0055"/>
        </w:rPr>
        <w:t>ShapeFactory</w:t>
      </w:r>
      <w:r w:rsidRPr="00553174">
        <w:rPr>
          <w:rStyle w:val="pln"/>
          <w:rFonts w:asciiTheme="minorHAnsi" w:eastAsiaTheme="majorEastAsia" w:hAnsiTheme="minorHAnsi" w:cs="Consolas"/>
          <w:color w:val="313131"/>
        </w:rPr>
        <w:t xml:space="preserve"> </w:t>
      </w:r>
      <w:r w:rsidRPr="00553174">
        <w:rPr>
          <w:rStyle w:val="pun"/>
          <w:rFonts w:asciiTheme="minorHAnsi" w:hAnsiTheme="minorHAnsi" w:cs="Consolas"/>
          <w:color w:val="666600"/>
        </w:rPr>
        <w:t>{</w:t>
      </w:r>
    </w:p>
    <w:p w:rsidR="002733B4" w:rsidRPr="00553174" w:rsidRDefault="002733B4" w:rsidP="002733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Theme="minorHAnsi" w:eastAsiaTheme="majorEastAsia" w:hAnsiTheme="minorHAnsi" w:cs="Consolas"/>
          <w:color w:val="313131"/>
        </w:rPr>
      </w:pPr>
      <w:r w:rsidRPr="00553174">
        <w:rPr>
          <w:rStyle w:val="pln"/>
          <w:rFonts w:asciiTheme="minorHAnsi" w:eastAsiaTheme="majorEastAsia" w:hAnsiTheme="minorHAnsi" w:cs="Consolas"/>
          <w:color w:val="313131"/>
        </w:rPr>
        <w:tab/>
      </w:r>
    </w:p>
    <w:p w:rsidR="002733B4" w:rsidRPr="00553174" w:rsidRDefault="002733B4" w:rsidP="002733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Theme="minorHAnsi" w:eastAsiaTheme="majorEastAsia" w:hAnsiTheme="minorHAnsi" w:cs="Consolas"/>
          <w:color w:val="313131"/>
        </w:rPr>
      </w:pPr>
      <w:r w:rsidRPr="00553174">
        <w:rPr>
          <w:rStyle w:val="pln"/>
          <w:rFonts w:asciiTheme="minorHAnsi" w:eastAsiaTheme="majorEastAsia" w:hAnsiTheme="minorHAnsi" w:cs="Consolas"/>
          <w:color w:val="313131"/>
        </w:rPr>
        <w:t xml:space="preserve">   </w:t>
      </w:r>
      <w:r w:rsidRPr="00553174">
        <w:rPr>
          <w:rStyle w:val="com"/>
          <w:rFonts w:asciiTheme="minorHAnsi" w:hAnsiTheme="minorHAnsi" w:cs="Consolas"/>
          <w:color w:val="880000"/>
        </w:rPr>
        <w:t xml:space="preserve">//use getShape method to get object of type shape </w:t>
      </w:r>
    </w:p>
    <w:p w:rsidR="002733B4" w:rsidRPr="00553174" w:rsidRDefault="002733B4" w:rsidP="002733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Theme="minorHAnsi" w:eastAsiaTheme="majorEastAsia" w:hAnsiTheme="minorHAnsi" w:cs="Consolas"/>
          <w:color w:val="313131"/>
        </w:rPr>
      </w:pPr>
      <w:r w:rsidRPr="00553174">
        <w:rPr>
          <w:rStyle w:val="pln"/>
          <w:rFonts w:asciiTheme="minorHAnsi" w:eastAsiaTheme="majorEastAsia" w:hAnsiTheme="minorHAnsi" w:cs="Consolas"/>
          <w:color w:val="313131"/>
        </w:rPr>
        <w:t xml:space="preserve">   </w:t>
      </w:r>
      <w:proofErr w:type="gramStart"/>
      <w:r w:rsidRPr="00553174">
        <w:rPr>
          <w:rStyle w:val="kwd"/>
          <w:rFonts w:asciiTheme="minorHAnsi" w:hAnsiTheme="minorHAnsi" w:cs="Consolas"/>
          <w:color w:val="000088"/>
        </w:rPr>
        <w:t>public</w:t>
      </w:r>
      <w:proofErr w:type="gramEnd"/>
      <w:r w:rsidRPr="00553174">
        <w:rPr>
          <w:rStyle w:val="pln"/>
          <w:rFonts w:asciiTheme="minorHAnsi" w:eastAsiaTheme="majorEastAsia" w:hAnsiTheme="minorHAnsi" w:cs="Consolas"/>
          <w:color w:val="313131"/>
        </w:rPr>
        <w:t xml:space="preserve"> </w:t>
      </w:r>
      <w:r w:rsidRPr="00553174">
        <w:rPr>
          <w:rStyle w:val="typ"/>
          <w:rFonts w:asciiTheme="minorHAnsi" w:hAnsiTheme="minorHAnsi" w:cs="Consolas"/>
          <w:color w:val="7F0055"/>
        </w:rPr>
        <w:t>Shape</w:t>
      </w:r>
      <w:r w:rsidRPr="00553174">
        <w:rPr>
          <w:rStyle w:val="pln"/>
          <w:rFonts w:asciiTheme="minorHAnsi" w:eastAsiaTheme="majorEastAsia" w:hAnsiTheme="minorHAnsi" w:cs="Consolas"/>
          <w:color w:val="313131"/>
        </w:rPr>
        <w:t xml:space="preserve"> getShape</w:t>
      </w:r>
      <w:r w:rsidRPr="00553174">
        <w:rPr>
          <w:rStyle w:val="pun"/>
          <w:rFonts w:asciiTheme="minorHAnsi" w:hAnsiTheme="minorHAnsi" w:cs="Consolas"/>
          <w:color w:val="666600"/>
        </w:rPr>
        <w:t>(</w:t>
      </w:r>
      <w:r w:rsidRPr="00553174">
        <w:rPr>
          <w:rStyle w:val="typ"/>
          <w:rFonts w:asciiTheme="minorHAnsi" w:hAnsiTheme="minorHAnsi" w:cs="Consolas"/>
          <w:color w:val="7F0055"/>
        </w:rPr>
        <w:t>String</w:t>
      </w:r>
      <w:r w:rsidRPr="00553174">
        <w:rPr>
          <w:rStyle w:val="pln"/>
          <w:rFonts w:asciiTheme="minorHAnsi" w:eastAsiaTheme="majorEastAsia" w:hAnsiTheme="minorHAnsi" w:cs="Consolas"/>
          <w:color w:val="313131"/>
        </w:rPr>
        <w:t xml:space="preserve"> shapeType</w:t>
      </w:r>
      <w:r w:rsidRPr="00553174">
        <w:rPr>
          <w:rStyle w:val="pun"/>
          <w:rFonts w:asciiTheme="minorHAnsi" w:hAnsiTheme="minorHAnsi" w:cs="Consolas"/>
          <w:color w:val="666600"/>
        </w:rPr>
        <w:t>){</w:t>
      </w:r>
    </w:p>
    <w:p w:rsidR="002733B4" w:rsidRPr="00553174" w:rsidRDefault="002733B4" w:rsidP="002733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Theme="minorHAnsi" w:eastAsiaTheme="majorEastAsia" w:hAnsiTheme="minorHAnsi" w:cs="Consolas"/>
          <w:color w:val="313131"/>
        </w:rPr>
      </w:pPr>
      <w:r w:rsidRPr="00553174">
        <w:rPr>
          <w:rStyle w:val="pln"/>
          <w:rFonts w:asciiTheme="minorHAnsi" w:eastAsiaTheme="majorEastAsia" w:hAnsiTheme="minorHAnsi" w:cs="Consolas"/>
          <w:color w:val="313131"/>
        </w:rPr>
        <w:t xml:space="preserve">      </w:t>
      </w:r>
      <w:proofErr w:type="gramStart"/>
      <w:r w:rsidRPr="00553174">
        <w:rPr>
          <w:rStyle w:val="kwd"/>
          <w:rFonts w:asciiTheme="minorHAnsi" w:hAnsiTheme="minorHAnsi" w:cs="Consolas"/>
          <w:color w:val="000088"/>
        </w:rPr>
        <w:t>if</w:t>
      </w:r>
      <w:r w:rsidRPr="00553174">
        <w:rPr>
          <w:rStyle w:val="pun"/>
          <w:rFonts w:asciiTheme="minorHAnsi" w:hAnsiTheme="minorHAnsi" w:cs="Consolas"/>
          <w:color w:val="666600"/>
        </w:rPr>
        <w:t>(</w:t>
      </w:r>
      <w:proofErr w:type="gramEnd"/>
      <w:r w:rsidRPr="00553174">
        <w:rPr>
          <w:rStyle w:val="pln"/>
          <w:rFonts w:asciiTheme="minorHAnsi" w:eastAsiaTheme="majorEastAsia" w:hAnsiTheme="minorHAnsi" w:cs="Consolas"/>
          <w:color w:val="313131"/>
        </w:rPr>
        <w:t xml:space="preserve">shapeType </w:t>
      </w:r>
      <w:r w:rsidRPr="00553174">
        <w:rPr>
          <w:rStyle w:val="pun"/>
          <w:rFonts w:asciiTheme="minorHAnsi" w:hAnsiTheme="minorHAnsi" w:cs="Consolas"/>
          <w:color w:val="666600"/>
        </w:rPr>
        <w:t>==</w:t>
      </w:r>
      <w:r w:rsidRPr="00553174">
        <w:rPr>
          <w:rStyle w:val="pln"/>
          <w:rFonts w:asciiTheme="minorHAnsi" w:eastAsiaTheme="majorEastAsia" w:hAnsiTheme="minorHAnsi" w:cs="Consolas"/>
          <w:color w:val="313131"/>
        </w:rPr>
        <w:t xml:space="preserve"> </w:t>
      </w:r>
      <w:r w:rsidRPr="00553174">
        <w:rPr>
          <w:rStyle w:val="kwd"/>
          <w:rFonts w:asciiTheme="minorHAnsi" w:hAnsiTheme="minorHAnsi" w:cs="Consolas"/>
          <w:color w:val="000088"/>
        </w:rPr>
        <w:t>null</w:t>
      </w:r>
      <w:r w:rsidRPr="00553174">
        <w:rPr>
          <w:rStyle w:val="pun"/>
          <w:rFonts w:asciiTheme="minorHAnsi" w:hAnsiTheme="minorHAnsi" w:cs="Consolas"/>
          <w:color w:val="666600"/>
        </w:rPr>
        <w:t>){</w:t>
      </w:r>
    </w:p>
    <w:p w:rsidR="002733B4" w:rsidRPr="00553174" w:rsidRDefault="002733B4" w:rsidP="002733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Theme="minorHAnsi" w:eastAsiaTheme="majorEastAsia" w:hAnsiTheme="minorHAnsi" w:cs="Consolas"/>
          <w:color w:val="313131"/>
        </w:rPr>
      </w:pPr>
      <w:r w:rsidRPr="00553174">
        <w:rPr>
          <w:rStyle w:val="pln"/>
          <w:rFonts w:asciiTheme="minorHAnsi" w:eastAsiaTheme="majorEastAsia" w:hAnsiTheme="minorHAnsi" w:cs="Consolas"/>
          <w:color w:val="313131"/>
        </w:rPr>
        <w:t xml:space="preserve">         </w:t>
      </w:r>
      <w:proofErr w:type="gramStart"/>
      <w:r w:rsidRPr="00553174">
        <w:rPr>
          <w:rStyle w:val="kwd"/>
          <w:rFonts w:asciiTheme="minorHAnsi" w:hAnsiTheme="minorHAnsi" w:cs="Consolas"/>
          <w:color w:val="000088"/>
        </w:rPr>
        <w:t>return</w:t>
      </w:r>
      <w:proofErr w:type="gramEnd"/>
      <w:r w:rsidRPr="00553174">
        <w:rPr>
          <w:rStyle w:val="pln"/>
          <w:rFonts w:asciiTheme="minorHAnsi" w:eastAsiaTheme="majorEastAsia" w:hAnsiTheme="minorHAnsi" w:cs="Consolas"/>
          <w:color w:val="313131"/>
        </w:rPr>
        <w:t xml:space="preserve"> </w:t>
      </w:r>
      <w:r w:rsidRPr="00553174">
        <w:rPr>
          <w:rStyle w:val="kwd"/>
          <w:rFonts w:asciiTheme="minorHAnsi" w:hAnsiTheme="minorHAnsi" w:cs="Consolas"/>
          <w:color w:val="000088"/>
        </w:rPr>
        <w:t>null</w:t>
      </w:r>
      <w:r w:rsidRPr="00553174">
        <w:rPr>
          <w:rStyle w:val="pun"/>
          <w:rFonts w:asciiTheme="minorHAnsi" w:hAnsiTheme="minorHAnsi" w:cs="Consolas"/>
          <w:color w:val="666600"/>
        </w:rPr>
        <w:t>;</w:t>
      </w:r>
    </w:p>
    <w:p w:rsidR="002733B4" w:rsidRPr="00553174" w:rsidRDefault="002733B4" w:rsidP="002733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Theme="minorHAnsi" w:eastAsiaTheme="majorEastAsia" w:hAnsiTheme="minorHAnsi" w:cs="Consolas"/>
          <w:color w:val="313131"/>
        </w:rPr>
      </w:pPr>
      <w:r w:rsidRPr="00553174">
        <w:rPr>
          <w:rStyle w:val="pln"/>
          <w:rFonts w:asciiTheme="minorHAnsi" w:eastAsiaTheme="majorEastAsia" w:hAnsiTheme="minorHAnsi" w:cs="Consolas"/>
          <w:color w:val="313131"/>
        </w:rPr>
        <w:t xml:space="preserve">      </w:t>
      </w:r>
      <w:r w:rsidRPr="00553174">
        <w:rPr>
          <w:rStyle w:val="pun"/>
          <w:rFonts w:asciiTheme="minorHAnsi" w:hAnsiTheme="minorHAnsi" w:cs="Consolas"/>
          <w:color w:val="666600"/>
        </w:rPr>
        <w:t>}</w:t>
      </w:r>
      <w:r w:rsidRPr="00553174">
        <w:rPr>
          <w:rStyle w:val="pln"/>
          <w:rFonts w:asciiTheme="minorHAnsi" w:eastAsiaTheme="majorEastAsia" w:hAnsiTheme="minorHAnsi" w:cs="Consolas"/>
          <w:color w:val="313131"/>
        </w:rPr>
        <w:tab/>
      </w:r>
      <w:r w:rsidRPr="00553174">
        <w:rPr>
          <w:rStyle w:val="pln"/>
          <w:rFonts w:asciiTheme="minorHAnsi" w:eastAsiaTheme="majorEastAsia" w:hAnsiTheme="minorHAnsi" w:cs="Consolas"/>
          <w:color w:val="313131"/>
        </w:rPr>
        <w:tab/>
      </w:r>
    </w:p>
    <w:p w:rsidR="002733B4" w:rsidRPr="00553174" w:rsidRDefault="002733B4" w:rsidP="002733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Theme="minorHAnsi" w:eastAsiaTheme="majorEastAsia" w:hAnsiTheme="minorHAnsi" w:cs="Consolas"/>
          <w:color w:val="313131"/>
        </w:rPr>
      </w:pPr>
      <w:r w:rsidRPr="00553174">
        <w:rPr>
          <w:rStyle w:val="pln"/>
          <w:rFonts w:asciiTheme="minorHAnsi" w:eastAsiaTheme="majorEastAsia" w:hAnsiTheme="minorHAnsi" w:cs="Consolas"/>
          <w:color w:val="313131"/>
        </w:rPr>
        <w:t xml:space="preserve">      </w:t>
      </w:r>
      <w:proofErr w:type="gramStart"/>
      <w:r w:rsidRPr="00553174">
        <w:rPr>
          <w:rStyle w:val="kwd"/>
          <w:rFonts w:asciiTheme="minorHAnsi" w:hAnsiTheme="minorHAnsi" w:cs="Consolas"/>
          <w:color w:val="000088"/>
        </w:rPr>
        <w:t>if</w:t>
      </w:r>
      <w:r w:rsidRPr="00553174">
        <w:rPr>
          <w:rStyle w:val="pun"/>
          <w:rFonts w:asciiTheme="minorHAnsi" w:hAnsiTheme="minorHAnsi" w:cs="Consolas"/>
          <w:color w:val="666600"/>
        </w:rPr>
        <w:t>(</w:t>
      </w:r>
      <w:proofErr w:type="gramEnd"/>
      <w:r w:rsidRPr="00553174">
        <w:rPr>
          <w:rStyle w:val="pln"/>
          <w:rFonts w:asciiTheme="minorHAnsi" w:eastAsiaTheme="majorEastAsia" w:hAnsiTheme="minorHAnsi" w:cs="Consolas"/>
          <w:color w:val="313131"/>
        </w:rPr>
        <w:t>shapeType</w:t>
      </w:r>
      <w:r w:rsidRPr="00553174">
        <w:rPr>
          <w:rStyle w:val="pun"/>
          <w:rFonts w:asciiTheme="minorHAnsi" w:hAnsiTheme="minorHAnsi" w:cs="Consolas"/>
          <w:color w:val="666600"/>
        </w:rPr>
        <w:t>.</w:t>
      </w:r>
      <w:r w:rsidRPr="00553174">
        <w:rPr>
          <w:rStyle w:val="pln"/>
          <w:rFonts w:asciiTheme="minorHAnsi" w:eastAsiaTheme="majorEastAsia" w:hAnsiTheme="minorHAnsi" w:cs="Consolas"/>
          <w:color w:val="313131"/>
        </w:rPr>
        <w:t>equalsIgnoreCase</w:t>
      </w:r>
      <w:r w:rsidRPr="00553174">
        <w:rPr>
          <w:rStyle w:val="pun"/>
          <w:rFonts w:asciiTheme="minorHAnsi" w:hAnsiTheme="minorHAnsi" w:cs="Consolas"/>
          <w:color w:val="666600"/>
        </w:rPr>
        <w:t>(</w:t>
      </w:r>
      <w:r w:rsidRPr="00553174">
        <w:rPr>
          <w:rStyle w:val="str"/>
          <w:rFonts w:asciiTheme="minorHAnsi" w:hAnsiTheme="minorHAnsi" w:cs="Consolas"/>
          <w:color w:val="008800"/>
        </w:rPr>
        <w:t>"CIRCLE"</w:t>
      </w:r>
      <w:r w:rsidRPr="00553174">
        <w:rPr>
          <w:rStyle w:val="pun"/>
          <w:rFonts w:asciiTheme="minorHAnsi" w:hAnsiTheme="minorHAnsi" w:cs="Consolas"/>
          <w:color w:val="666600"/>
        </w:rPr>
        <w:t>)){</w:t>
      </w:r>
    </w:p>
    <w:p w:rsidR="002733B4" w:rsidRPr="00553174" w:rsidRDefault="002733B4" w:rsidP="002733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Theme="minorHAnsi" w:eastAsiaTheme="majorEastAsia" w:hAnsiTheme="minorHAnsi" w:cs="Consolas"/>
          <w:color w:val="313131"/>
        </w:rPr>
      </w:pPr>
      <w:r w:rsidRPr="00553174">
        <w:rPr>
          <w:rStyle w:val="pln"/>
          <w:rFonts w:asciiTheme="minorHAnsi" w:eastAsiaTheme="majorEastAsia" w:hAnsiTheme="minorHAnsi" w:cs="Consolas"/>
          <w:color w:val="313131"/>
        </w:rPr>
        <w:t xml:space="preserve">         </w:t>
      </w:r>
      <w:proofErr w:type="gramStart"/>
      <w:r w:rsidRPr="00553174">
        <w:rPr>
          <w:rStyle w:val="kwd"/>
          <w:rFonts w:asciiTheme="minorHAnsi" w:hAnsiTheme="minorHAnsi" w:cs="Consolas"/>
          <w:color w:val="000088"/>
        </w:rPr>
        <w:t>return</w:t>
      </w:r>
      <w:proofErr w:type="gramEnd"/>
      <w:r w:rsidRPr="00553174">
        <w:rPr>
          <w:rStyle w:val="pln"/>
          <w:rFonts w:asciiTheme="minorHAnsi" w:eastAsiaTheme="majorEastAsia" w:hAnsiTheme="minorHAnsi" w:cs="Consolas"/>
          <w:color w:val="313131"/>
        </w:rPr>
        <w:t xml:space="preserve"> </w:t>
      </w:r>
      <w:r w:rsidRPr="00553174">
        <w:rPr>
          <w:rStyle w:val="kwd"/>
          <w:rFonts w:asciiTheme="minorHAnsi" w:hAnsiTheme="minorHAnsi" w:cs="Consolas"/>
          <w:color w:val="000088"/>
        </w:rPr>
        <w:t>new</w:t>
      </w:r>
      <w:r w:rsidRPr="00553174">
        <w:rPr>
          <w:rStyle w:val="pln"/>
          <w:rFonts w:asciiTheme="minorHAnsi" w:eastAsiaTheme="majorEastAsia" w:hAnsiTheme="minorHAnsi" w:cs="Consolas"/>
          <w:color w:val="313131"/>
        </w:rPr>
        <w:t xml:space="preserve"> </w:t>
      </w:r>
      <w:r w:rsidRPr="00553174">
        <w:rPr>
          <w:rStyle w:val="typ"/>
          <w:rFonts w:asciiTheme="minorHAnsi" w:hAnsiTheme="minorHAnsi" w:cs="Consolas"/>
          <w:color w:val="7F0055"/>
        </w:rPr>
        <w:t>Circle</w:t>
      </w:r>
      <w:r w:rsidRPr="00553174">
        <w:rPr>
          <w:rStyle w:val="pun"/>
          <w:rFonts w:asciiTheme="minorHAnsi" w:hAnsiTheme="minorHAnsi" w:cs="Consolas"/>
          <w:color w:val="666600"/>
        </w:rPr>
        <w:t>();</w:t>
      </w:r>
    </w:p>
    <w:p w:rsidR="002733B4" w:rsidRPr="00553174" w:rsidRDefault="002733B4" w:rsidP="002733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Theme="minorHAnsi" w:eastAsiaTheme="majorEastAsia" w:hAnsiTheme="minorHAnsi" w:cs="Consolas"/>
          <w:color w:val="313131"/>
        </w:rPr>
      </w:pPr>
      <w:r w:rsidRPr="00553174">
        <w:rPr>
          <w:rStyle w:val="pln"/>
          <w:rFonts w:asciiTheme="minorHAnsi" w:eastAsiaTheme="majorEastAsia" w:hAnsiTheme="minorHAnsi" w:cs="Consolas"/>
          <w:color w:val="313131"/>
        </w:rPr>
        <w:t xml:space="preserve">         </w:t>
      </w:r>
    </w:p>
    <w:p w:rsidR="002733B4" w:rsidRPr="00553174" w:rsidRDefault="002733B4" w:rsidP="002733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Theme="minorHAnsi" w:eastAsiaTheme="majorEastAsia" w:hAnsiTheme="minorHAnsi" w:cs="Consolas"/>
          <w:color w:val="313131"/>
        </w:rPr>
      </w:pPr>
      <w:r w:rsidRPr="00553174">
        <w:rPr>
          <w:rStyle w:val="pln"/>
          <w:rFonts w:asciiTheme="minorHAnsi" w:eastAsiaTheme="majorEastAsia" w:hAnsiTheme="minorHAnsi" w:cs="Consolas"/>
          <w:color w:val="313131"/>
        </w:rPr>
        <w:t xml:space="preserve">      </w:t>
      </w:r>
      <w:r w:rsidRPr="00553174">
        <w:rPr>
          <w:rStyle w:val="pun"/>
          <w:rFonts w:asciiTheme="minorHAnsi" w:hAnsiTheme="minorHAnsi" w:cs="Consolas"/>
          <w:color w:val="666600"/>
        </w:rPr>
        <w:t>}</w:t>
      </w:r>
      <w:r w:rsidRPr="00553174">
        <w:rPr>
          <w:rStyle w:val="pln"/>
          <w:rFonts w:asciiTheme="minorHAnsi" w:eastAsiaTheme="majorEastAsia" w:hAnsiTheme="minorHAnsi" w:cs="Consolas"/>
          <w:color w:val="313131"/>
        </w:rPr>
        <w:t xml:space="preserve"> </w:t>
      </w:r>
      <w:r w:rsidRPr="00553174">
        <w:rPr>
          <w:rStyle w:val="kwd"/>
          <w:rFonts w:asciiTheme="minorHAnsi" w:hAnsiTheme="minorHAnsi" w:cs="Consolas"/>
          <w:color w:val="000088"/>
        </w:rPr>
        <w:t>else</w:t>
      </w:r>
      <w:r w:rsidRPr="00553174">
        <w:rPr>
          <w:rStyle w:val="pln"/>
          <w:rFonts w:asciiTheme="minorHAnsi" w:eastAsiaTheme="majorEastAsia" w:hAnsiTheme="minorHAnsi" w:cs="Consolas"/>
          <w:color w:val="313131"/>
        </w:rPr>
        <w:t xml:space="preserve"> </w:t>
      </w:r>
      <w:proofErr w:type="gramStart"/>
      <w:r w:rsidRPr="00553174">
        <w:rPr>
          <w:rStyle w:val="kwd"/>
          <w:rFonts w:asciiTheme="minorHAnsi" w:hAnsiTheme="minorHAnsi" w:cs="Consolas"/>
          <w:color w:val="000088"/>
        </w:rPr>
        <w:t>if</w:t>
      </w:r>
      <w:r w:rsidRPr="00553174">
        <w:rPr>
          <w:rStyle w:val="pun"/>
          <w:rFonts w:asciiTheme="minorHAnsi" w:hAnsiTheme="minorHAnsi" w:cs="Consolas"/>
          <w:color w:val="666600"/>
        </w:rPr>
        <w:t>(</w:t>
      </w:r>
      <w:proofErr w:type="gramEnd"/>
      <w:r w:rsidRPr="00553174">
        <w:rPr>
          <w:rStyle w:val="pln"/>
          <w:rFonts w:asciiTheme="minorHAnsi" w:eastAsiaTheme="majorEastAsia" w:hAnsiTheme="minorHAnsi" w:cs="Consolas"/>
          <w:color w:val="313131"/>
        </w:rPr>
        <w:t>shapeType</w:t>
      </w:r>
      <w:r w:rsidRPr="00553174">
        <w:rPr>
          <w:rStyle w:val="pun"/>
          <w:rFonts w:asciiTheme="minorHAnsi" w:hAnsiTheme="minorHAnsi" w:cs="Consolas"/>
          <w:color w:val="666600"/>
        </w:rPr>
        <w:t>.</w:t>
      </w:r>
      <w:r w:rsidRPr="00553174">
        <w:rPr>
          <w:rStyle w:val="pln"/>
          <w:rFonts w:asciiTheme="minorHAnsi" w:eastAsiaTheme="majorEastAsia" w:hAnsiTheme="minorHAnsi" w:cs="Consolas"/>
          <w:color w:val="313131"/>
        </w:rPr>
        <w:t>equalsIgnoreCase</w:t>
      </w:r>
      <w:r w:rsidRPr="00553174">
        <w:rPr>
          <w:rStyle w:val="pun"/>
          <w:rFonts w:asciiTheme="minorHAnsi" w:hAnsiTheme="minorHAnsi" w:cs="Consolas"/>
          <w:color w:val="666600"/>
        </w:rPr>
        <w:t>(</w:t>
      </w:r>
      <w:r w:rsidRPr="00553174">
        <w:rPr>
          <w:rStyle w:val="str"/>
          <w:rFonts w:asciiTheme="minorHAnsi" w:hAnsiTheme="minorHAnsi" w:cs="Consolas"/>
          <w:color w:val="008800"/>
        </w:rPr>
        <w:t>"RECTANGLE"</w:t>
      </w:r>
      <w:r w:rsidRPr="00553174">
        <w:rPr>
          <w:rStyle w:val="pun"/>
          <w:rFonts w:asciiTheme="minorHAnsi" w:hAnsiTheme="minorHAnsi" w:cs="Consolas"/>
          <w:color w:val="666600"/>
        </w:rPr>
        <w:t>)){</w:t>
      </w:r>
    </w:p>
    <w:p w:rsidR="002733B4" w:rsidRPr="00553174" w:rsidRDefault="002733B4" w:rsidP="002733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Theme="minorHAnsi" w:eastAsiaTheme="majorEastAsia" w:hAnsiTheme="minorHAnsi" w:cs="Consolas"/>
          <w:color w:val="313131"/>
        </w:rPr>
      </w:pPr>
      <w:r w:rsidRPr="00553174">
        <w:rPr>
          <w:rStyle w:val="pln"/>
          <w:rFonts w:asciiTheme="minorHAnsi" w:eastAsiaTheme="majorEastAsia" w:hAnsiTheme="minorHAnsi" w:cs="Consolas"/>
          <w:color w:val="313131"/>
        </w:rPr>
        <w:t xml:space="preserve">         </w:t>
      </w:r>
      <w:proofErr w:type="gramStart"/>
      <w:r w:rsidRPr="00553174">
        <w:rPr>
          <w:rStyle w:val="kwd"/>
          <w:rFonts w:asciiTheme="minorHAnsi" w:hAnsiTheme="minorHAnsi" w:cs="Consolas"/>
          <w:color w:val="000088"/>
        </w:rPr>
        <w:t>return</w:t>
      </w:r>
      <w:proofErr w:type="gramEnd"/>
      <w:r w:rsidRPr="00553174">
        <w:rPr>
          <w:rStyle w:val="pln"/>
          <w:rFonts w:asciiTheme="minorHAnsi" w:eastAsiaTheme="majorEastAsia" w:hAnsiTheme="minorHAnsi" w:cs="Consolas"/>
          <w:color w:val="313131"/>
        </w:rPr>
        <w:t xml:space="preserve"> </w:t>
      </w:r>
      <w:r w:rsidRPr="00553174">
        <w:rPr>
          <w:rStyle w:val="kwd"/>
          <w:rFonts w:asciiTheme="minorHAnsi" w:hAnsiTheme="minorHAnsi" w:cs="Consolas"/>
          <w:color w:val="000088"/>
        </w:rPr>
        <w:t>new</w:t>
      </w:r>
      <w:r w:rsidRPr="00553174">
        <w:rPr>
          <w:rStyle w:val="pln"/>
          <w:rFonts w:asciiTheme="minorHAnsi" w:eastAsiaTheme="majorEastAsia" w:hAnsiTheme="minorHAnsi" w:cs="Consolas"/>
          <w:color w:val="313131"/>
        </w:rPr>
        <w:t xml:space="preserve"> </w:t>
      </w:r>
      <w:r w:rsidRPr="00553174">
        <w:rPr>
          <w:rStyle w:val="typ"/>
          <w:rFonts w:asciiTheme="minorHAnsi" w:hAnsiTheme="minorHAnsi" w:cs="Consolas"/>
          <w:color w:val="7F0055"/>
        </w:rPr>
        <w:t>Rectangle</w:t>
      </w:r>
      <w:r w:rsidRPr="00553174">
        <w:rPr>
          <w:rStyle w:val="pun"/>
          <w:rFonts w:asciiTheme="minorHAnsi" w:hAnsiTheme="minorHAnsi" w:cs="Consolas"/>
          <w:color w:val="666600"/>
        </w:rPr>
        <w:t>();</w:t>
      </w:r>
    </w:p>
    <w:p w:rsidR="002733B4" w:rsidRPr="00553174" w:rsidRDefault="002733B4" w:rsidP="002733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Theme="minorHAnsi" w:eastAsiaTheme="majorEastAsia" w:hAnsiTheme="minorHAnsi" w:cs="Consolas"/>
          <w:color w:val="313131"/>
        </w:rPr>
      </w:pPr>
      <w:r w:rsidRPr="00553174">
        <w:rPr>
          <w:rStyle w:val="pln"/>
          <w:rFonts w:asciiTheme="minorHAnsi" w:eastAsiaTheme="majorEastAsia" w:hAnsiTheme="minorHAnsi" w:cs="Consolas"/>
          <w:color w:val="313131"/>
        </w:rPr>
        <w:t xml:space="preserve">         </w:t>
      </w:r>
    </w:p>
    <w:p w:rsidR="002733B4" w:rsidRPr="00553174" w:rsidRDefault="002733B4" w:rsidP="002733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Theme="minorHAnsi" w:eastAsiaTheme="majorEastAsia" w:hAnsiTheme="minorHAnsi" w:cs="Consolas"/>
          <w:color w:val="313131"/>
        </w:rPr>
      </w:pPr>
      <w:r w:rsidRPr="00553174">
        <w:rPr>
          <w:rStyle w:val="pln"/>
          <w:rFonts w:asciiTheme="minorHAnsi" w:eastAsiaTheme="majorEastAsia" w:hAnsiTheme="minorHAnsi" w:cs="Consolas"/>
          <w:color w:val="313131"/>
        </w:rPr>
        <w:t xml:space="preserve">      </w:t>
      </w:r>
      <w:r w:rsidRPr="00553174">
        <w:rPr>
          <w:rStyle w:val="pun"/>
          <w:rFonts w:asciiTheme="minorHAnsi" w:hAnsiTheme="minorHAnsi" w:cs="Consolas"/>
          <w:color w:val="666600"/>
        </w:rPr>
        <w:t>}</w:t>
      </w:r>
      <w:r w:rsidRPr="00553174">
        <w:rPr>
          <w:rStyle w:val="pln"/>
          <w:rFonts w:asciiTheme="minorHAnsi" w:eastAsiaTheme="majorEastAsia" w:hAnsiTheme="minorHAnsi" w:cs="Consolas"/>
          <w:color w:val="313131"/>
        </w:rPr>
        <w:t xml:space="preserve"> </w:t>
      </w:r>
      <w:r w:rsidRPr="00553174">
        <w:rPr>
          <w:rStyle w:val="kwd"/>
          <w:rFonts w:asciiTheme="minorHAnsi" w:hAnsiTheme="minorHAnsi" w:cs="Consolas"/>
          <w:color w:val="000088"/>
        </w:rPr>
        <w:t>else</w:t>
      </w:r>
      <w:r w:rsidRPr="00553174">
        <w:rPr>
          <w:rStyle w:val="pln"/>
          <w:rFonts w:asciiTheme="minorHAnsi" w:eastAsiaTheme="majorEastAsia" w:hAnsiTheme="minorHAnsi" w:cs="Consolas"/>
          <w:color w:val="313131"/>
        </w:rPr>
        <w:t xml:space="preserve"> </w:t>
      </w:r>
      <w:proofErr w:type="gramStart"/>
      <w:r w:rsidRPr="00553174">
        <w:rPr>
          <w:rStyle w:val="kwd"/>
          <w:rFonts w:asciiTheme="minorHAnsi" w:hAnsiTheme="minorHAnsi" w:cs="Consolas"/>
          <w:color w:val="000088"/>
        </w:rPr>
        <w:t>if</w:t>
      </w:r>
      <w:r w:rsidRPr="00553174">
        <w:rPr>
          <w:rStyle w:val="pun"/>
          <w:rFonts w:asciiTheme="minorHAnsi" w:hAnsiTheme="minorHAnsi" w:cs="Consolas"/>
          <w:color w:val="666600"/>
        </w:rPr>
        <w:t>(</w:t>
      </w:r>
      <w:proofErr w:type="gramEnd"/>
      <w:r w:rsidRPr="00553174">
        <w:rPr>
          <w:rStyle w:val="pln"/>
          <w:rFonts w:asciiTheme="minorHAnsi" w:eastAsiaTheme="majorEastAsia" w:hAnsiTheme="minorHAnsi" w:cs="Consolas"/>
          <w:color w:val="313131"/>
        </w:rPr>
        <w:t>shapeType</w:t>
      </w:r>
      <w:r w:rsidRPr="00553174">
        <w:rPr>
          <w:rStyle w:val="pun"/>
          <w:rFonts w:asciiTheme="minorHAnsi" w:hAnsiTheme="minorHAnsi" w:cs="Consolas"/>
          <w:color w:val="666600"/>
        </w:rPr>
        <w:t>.</w:t>
      </w:r>
      <w:r w:rsidRPr="00553174">
        <w:rPr>
          <w:rStyle w:val="pln"/>
          <w:rFonts w:asciiTheme="minorHAnsi" w:eastAsiaTheme="majorEastAsia" w:hAnsiTheme="minorHAnsi" w:cs="Consolas"/>
          <w:color w:val="313131"/>
        </w:rPr>
        <w:t>equalsIgnoreCase</w:t>
      </w:r>
      <w:r w:rsidRPr="00553174">
        <w:rPr>
          <w:rStyle w:val="pun"/>
          <w:rFonts w:asciiTheme="minorHAnsi" w:hAnsiTheme="minorHAnsi" w:cs="Consolas"/>
          <w:color w:val="666600"/>
        </w:rPr>
        <w:t>(</w:t>
      </w:r>
      <w:r w:rsidRPr="00553174">
        <w:rPr>
          <w:rStyle w:val="str"/>
          <w:rFonts w:asciiTheme="minorHAnsi" w:hAnsiTheme="minorHAnsi" w:cs="Consolas"/>
          <w:color w:val="008800"/>
        </w:rPr>
        <w:t>"SQUARE"</w:t>
      </w:r>
      <w:r w:rsidRPr="00553174">
        <w:rPr>
          <w:rStyle w:val="pun"/>
          <w:rFonts w:asciiTheme="minorHAnsi" w:hAnsiTheme="minorHAnsi" w:cs="Consolas"/>
          <w:color w:val="666600"/>
        </w:rPr>
        <w:t>)){</w:t>
      </w:r>
    </w:p>
    <w:p w:rsidR="002733B4" w:rsidRPr="00553174" w:rsidRDefault="002733B4" w:rsidP="002733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Theme="minorHAnsi" w:eastAsiaTheme="majorEastAsia" w:hAnsiTheme="minorHAnsi" w:cs="Consolas"/>
          <w:color w:val="313131"/>
        </w:rPr>
      </w:pPr>
      <w:r w:rsidRPr="00553174">
        <w:rPr>
          <w:rStyle w:val="pln"/>
          <w:rFonts w:asciiTheme="minorHAnsi" w:eastAsiaTheme="majorEastAsia" w:hAnsiTheme="minorHAnsi" w:cs="Consolas"/>
          <w:color w:val="313131"/>
        </w:rPr>
        <w:t xml:space="preserve">         </w:t>
      </w:r>
      <w:proofErr w:type="gramStart"/>
      <w:r w:rsidRPr="00553174">
        <w:rPr>
          <w:rStyle w:val="kwd"/>
          <w:rFonts w:asciiTheme="minorHAnsi" w:hAnsiTheme="minorHAnsi" w:cs="Consolas"/>
          <w:color w:val="000088"/>
        </w:rPr>
        <w:t>return</w:t>
      </w:r>
      <w:proofErr w:type="gramEnd"/>
      <w:r w:rsidRPr="00553174">
        <w:rPr>
          <w:rStyle w:val="pln"/>
          <w:rFonts w:asciiTheme="minorHAnsi" w:eastAsiaTheme="majorEastAsia" w:hAnsiTheme="minorHAnsi" w:cs="Consolas"/>
          <w:color w:val="313131"/>
        </w:rPr>
        <w:t xml:space="preserve"> </w:t>
      </w:r>
      <w:r w:rsidRPr="00553174">
        <w:rPr>
          <w:rStyle w:val="kwd"/>
          <w:rFonts w:asciiTheme="minorHAnsi" w:hAnsiTheme="minorHAnsi" w:cs="Consolas"/>
          <w:color w:val="000088"/>
        </w:rPr>
        <w:t>new</w:t>
      </w:r>
      <w:r w:rsidRPr="00553174">
        <w:rPr>
          <w:rStyle w:val="pln"/>
          <w:rFonts w:asciiTheme="minorHAnsi" w:eastAsiaTheme="majorEastAsia" w:hAnsiTheme="minorHAnsi" w:cs="Consolas"/>
          <w:color w:val="313131"/>
        </w:rPr>
        <w:t xml:space="preserve"> </w:t>
      </w:r>
      <w:r w:rsidRPr="00553174">
        <w:rPr>
          <w:rStyle w:val="typ"/>
          <w:rFonts w:asciiTheme="minorHAnsi" w:hAnsiTheme="minorHAnsi" w:cs="Consolas"/>
          <w:color w:val="7F0055"/>
        </w:rPr>
        <w:t>Square</w:t>
      </w:r>
      <w:r w:rsidRPr="00553174">
        <w:rPr>
          <w:rStyle w:val="pun"/>
          <w:rFonts w:asciiTheme="minorHAnsi" w:hAnsiTheme="minorHAnsi" w:cs="Consolas"/>
          <w:color w:val="666600"/>
        </w:rPr>
        <w:t>();</w:t>
      </w:r>
    </w:p>
    <w:p w:rsidR="002733B4" w:rsidRPr="00553174" w:rsidRDefault="002733B4" w:rsidP="002733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Theme="minorHAnsi" w:eastAsiaTheme="majorEastAsia" w:hAnsiTheme="minorHAnsi" w:cs="Consolas"/>
          <w:color w:val="313131"/>
        </w:rPr>
      </w:pPr>
      <w:r w:rsidRPr="00553174">
        <w:rPr>
          <w:rStyle w:val="pln"/>
          <w:rFonts w:asciiTheme="minorHAnsi" w:eastAsiaTheme="majorEastAsia" w:hAnsiTheme="minorHAnsi" w:cs="Consolas"/>
          <w:color w:val="313131"/>
        </w:rPr>
        <w:t xml:space="preserve">      </w:t>
      </w:r>
      <w:r w:rsidRPr="00553174">
        <w:rPr>
          <w:rStyle w:val="pun"/>
          <w:rFonts w:asciiTheme="minorHAnsi" w:hAnsiTheme="minorHAnsi" w:cs="Consolas"/>
          <w:color w:val="666600"/>
        </w:rPr>
        <w:t>}</w:t>
      </w:r>
    </w:p>
    <w:p w:rsidR="002733B4" w:rsidRPr="00553174" w:rsidRDefault="002733B4" w:rsidP="002733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Theme="minorHAnsi" w:eastAsiaTheme="majorEastAsia" w:hAnsiTheme="minorHAnsi" w:cs="Consolas"/>
          <w:color w:val="313131"/>
        </w:rPr>
      </w:pPr>
      <w:r w:rsidRPr="00553174">
        <w:rPr>
          <w:rStyle w:val="pln"/>
          <w:rFonts w:asciiTheme="minorHAnsi" w:eastAsiaTheme="majorEastAsia" w:hAnsiTheme="minorHAnsi" w:cs="Consolas"/>
          <w:color w:val="313131"/>
        </w:rPr>
        <w:t xml:space="preserve">      </w:t>
      </w:r>
    </w:p>
    <w:p w:rsidR="002733B4" w:rsidRPr="00553174" w:rsidRDefault="002733B4" w:rsidP="002733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Theme="minorHAnsi" w:eastAsiaTheme="majorEastAsia" w:hAnsiTheme="minorHAnsi" w:cs="Consolas"/>
          <w:color w:val="313131"/>
        </w:rPr>
      </w:pPr>
      <w:r w:rsidRPr="00553174">
        <w:rPr>
          <w:rStyle w:val="pln"/>
          <w:rFonts w:asciiTheme="minorHAnsi" w:eastAsiaTheme="majorEastAsia" w:hAnsiTheme="minorHAnsi" w:cs="Consolas"/>
          <w:color w:val="313131"/>
        </w:rPr>
        <w:t xml:space="preserve">      </w:t>
      </w:r>
      <w:proofErr w:type="gramStart"/>
      <w:r w:rsidRPr="00553174">
        <w:rPr>
          <w:rStyle w:val="kwd"/>
          <w:rFonts w:asciiTheme="minorHAnsi" w:hAnsiTheme="minorHAnsi" w:cs="Consolas"/>
          <w:color w:val="000088"/>
        </w:rPr>
        <w:t>return</w:t>
      </w:r>
      <w:proofErr w:type="gramEnd"/>
      <w:r w:rsidRPr="00553174">
        <w:rPr>
          <w:rStyle w:val="pln"/>
          <w:rFonts w:asciiTheme="minorHAnsi" w:eastAsiaTheme="majorEastAsia" w:hAnsiTheme="minorHAnsi" w:cs="Consolas"/>
          <w:color w:val="313131"/>
        </w:rPr>
        <w:t xml:space="preserve"> </w:t>
      </w:r>
      <w:r w:rsidRPr="00553174">
        <w:rPr>
          <w:rStyle w:val="kwd"/>
          <w:rFonts w:asciiTheme="minorHAnsi" w:hAnsiTheme="minorHAnsi" w:cs="Consolas"/>
          <w:color w:val="000088"/>
        </w:rPr>
        <w:t>null</w:t>
      </w:r>
      <w:r w:rsidRPr="00553174">
        <w:rPr>
          <w:rStyle w:val="pun"/>
          <w:rFonts w:asciiTheme="minorHAnsi" w:hAnsiTheme="minorHAnsi" w:cs="Consolas"/>
          <w:color w:val="666600"/>
        </w:rPr>
        <w:t>;</w:t>
      </w:r>
    </w:p>
    <w:p w:rsidR="002733B4" w:rsidRPr="00553174" w:rsidRDefault="002733B4" w:rsidP="002733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Theme="minorHAnsi" w:eastAsiaTheme="majorEastAsia" w:hAnsiTheme="minorHAnsi" w:cs="Consolas"/>
          <w:color w:val="313131"/>
        </w:rPr>
      </w:pPr>
      <w:r w:rsidRPr="00553174">
        <w:rPr>
          <w:rStyle w:val="pln"/>
          <w:rFonts w:asciiTheme="minorHAnsi" w:eastAsiaTheme="majorEastAsia" w:hAnsiTheme="minorHAnsi" w:cs="Consolas"/>
          <w:color w:val="313131"/>
        </w:rPr>
        <w:t xml:space="preserve">   </w:t>
      </w:r>
      <w:r w:rsidRPr="00553174">
        <w:rPr>
          <w:rStyle w:val="pun"/>
          <w:rFonts w:asciiTheme="minorHAnsi" w:hAnsiTheme="minorHAnsi" w:cs="Consolas"/>
          <w:color w:val="666600"/>
        </w:rPr>
        <w:t>}</w:t>
      </w:r>
    </w:p>
    <w:p w:rsidR="002733B4" w:rsidRPr="00553174" w:rsidRDefault="002733B4" w:rsidP="002733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heme="minorHAnsi" w:hAnsiTheme="minorHAnsi" w:cs="Consolas"/>
          <w:color w:val="313131"/>
        </w:rPr>
      </w:pPr>
      <w:r w:rsidRPr="00553174">
        <w:rPr>
          <w:rStyle w:val="pun"/>
          <w:rFonts w:asciiTheme="minorHAnsi" w:hAnsiTheme="minorHAnsi" w:cs="Consolas"/>
          <w:color w:val="666600"/>
        </w:rPr>
        <w:t>}</w:t>
      </w:r>
    </w:p>
    <w:p w:rsidR="002733B4" w:rsidRPr="00553174" w:rsidRDefault="002733B4" w:rsidP="002733B4">
      <w:pPr>
        <w:pStyle w:val="Heading2"/>
        <w:spacing w:before="48" w:after="48" w:line="360" w:lineRule="atLeast"/>
        <w:ind w:right="48"/>
        <w:rPr>
          <w:rFonts w:asciiTheme="minorHAnsi" w:hAnsiTheme="minorHAnsi" w:cs="Times New Roman"/>
          <w:color w:val="121214"/>
          <w:spacing w:val="-15"/>
          <w:sz w:val="20"/>
          <w:szCs w:val="20"/>
        </w:rPr>
      </w:pPr>
      <w:r w:rsidRPr="00553174">
        <w:rPr>
          <w:rFonts w:asciiTheme="minorHAnsi" w:hAnsiTheme="minorHAnsi"/>
          <w:b/>
          <w:bCs/>
          <w:color w:val="121214"/>
          <w:spacing w:val="-15"/>
          <w:sz w:val="20"/>
          <w:szCs w:val="20"/>
        </w:rPr>
        <w:t>Step 4</w:t>
      </w:r>
    </w:p>
    <w:p w:rsidR="002733B4" w:rsidRPr="00553174" w:rsidRDefault="002733B4" w:rsidP="002733B4">
      <w:pPr>
        <w:pStyle w:val="NormalWeb"/>
        <w:spacing w:before="0" w:beforeAutospacing="0" w:after="240" w:afterAutospacing="0" w:line="360" w:lineRule="atLeast"/>
        <w:ind w:left="48" w:right="48"/>
        <w:jc w:val="both"/>
        <w:rPr>
          <w:rFonts w:asciiTheme="minorHAnsi" w:hAnsiTheme="minorHAnsi"/>
          <w:color w:val="000000"/>
          <w:sz w:val="20"/>
          <w:szCs w:val="20"/>
        </w:rPr>
      </w:pPr>
      <w:r w:rsidRPr="00553174">
        <w:rPr>
          <w:rFonts w:asciiTheme="minorHAnsi" w:hAnsiTheme="minorHAnsi"/>
          <w:color w:val="000000"/>
          <w:sz w:val="20"/>
          <w:szCs w:val="20"/>
        </w:rPr>
        <w:t>Use the Factory to get object of concrete class by passing an information such as type.</w:t>
      </w:r>
    </w:p>
    <w:p w:rsidR="002733B4" w:rsidRPr="00553174" w:rsidRDefault="002733B4" w:rsidP="002733B4">
      <w:pPr>
        <w:pStyle w:val="NormalWeb"/>
        <w:spacing w:before="0" w:beforeAutospacing="0" w:after="240" w:afterAutospacing="0" w:line="360" w:lineRule="atLeast"/>
        <w:ind w:left="48" w:right="48"/>
        <w:jc w:val="both"/>
        <w:rPr>
          <w:rFonts w:asciiTheme="minorHAnsi" w:hAnsiTheme="minorHAnsi"/>
          <w:color w:val="000000"/>
          <w:sz w:val="20"/>
          <w:szCs w:val="20"/>
        </w:rPr>
      </w:pPr>
      <w:r w:rsidRPr="00553174">
        <w:rPr>
          <w:rFonts w:asciiTheme="minorHAnsi" w:hAnsiTheme="minorHAnsi"/>
          <w:i/>
          <w:iCs/>
          <w:color w:val="000000"/>
          <w:sz w:val="20"/>
          <w:szCs w:val="20"/>
        </w:rPr>
        <w:t>FactoryPatternDemo.java</w:t>
      </w:r>
    </w:p>
    <w:p w:rsidR="002733B4" w:rsidRPr="00553174" w:rsidRDefault="002733B4" w:rsidP="002733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Theme="minorHAnsi" w:eastAsiaTheme="majorEastAsia" w:hAnsiTheme="minorHAnsi" w:cs="Consolas"/>
          <w:color w:val="313131"/>
        </w:rPr>
      </w:pPr>
      <w:proofErr w:type="gramStart"/>
      <w:r w:rsidRPr="00553174">
        <w:rPr>
          <w:rStyle w:val="kwd"/>
          <w:rFonts w:asciiTheme="minorHAnsi" w:hAnsiTheme="minorHAnsi" w:cs="Consolas"/>
          <w:color w:val="000088"/>
        </w:rPr>
        <w:lastRenderedPageBreak/>
        <w:t>public</w:t>
      </w:r>
      <w:proofErr w:type="gramEnd"/>
      <w:r w:rsidRPr="00553174">
        <w:rPr>
          <w:rStyle w:val="pln"/>
          <w:rFonts w:asciiTheme="minorHAnsi" w:eastAsiaTheme="majorEastAsia" w:hAnsiTheme="minorHAnsi" w:cs="Consolas"/>
          <w:color w:val="313131"/>
        </w:rPr>
        <w:t xml:space="preserve"> </w:t>
      </w:r>
      <w:r w:rsidRPr="00553174">
        <w:rPr>
          <w:rStyle w:val="kwd"/>
          <w:rFonts w:asciiTheme="minorHAnsi" w:hAnsiTheme="minorHAnsi" w:cs="Consolas"/>
          <w:color w:val="000088"/>
        </w:rPr>
        <w:t>class</w:t>
      </w:r>
      <w:r w:rsidRPr="00553174">
        <w:rPr>
          <w:rStyle w:val="pln"/>
          <w:rFonts w:asciiTheme="minorHAnsi" w:eastAsiaTheme="majorEastAsia" w:hAnsiTheme="minorHAnsi" w:cs="Consolas"/>
          <w:color w:val="313131"/>
        </w:rPr>
        <w:t xml:space="preserve"> </w:t>
      </w:r>
      <w:r w:rsidRPr="00553174">
        <w:rPr>
          <w:rStyle w:val="typ"/>
          <w:rFonts w:asciiTheme="minorHAnsi" w:hAnsiTheme="minorHAnsi" w:cs="Consolas"/>
          <w:color w:val="7F0055"/>
        </w:rPr>
        <w:t>FactoryPatternDemo</w:t>
      </w:r>
      <w:r w:rsidRPr="00553174">
        <w:rPr>
          <w:rStyle w:val="pln"/>
          <w:rFonts w:asciiTheme="minorHAnsi" w:eastAsiaTheme="majorEastAsia" w:hAnsiTheme="minorHAnsi" w:cs="Consolas"/>
          <w:color w:val="313131"/>
        </w:rPr>
        <w:t xml:space="preserve"> </w:t>
      </w:r>
      <w:r w:rsidRPr="00553174">
        <w:rPr>
          <w:rStyle w:val="pun"/>
          <w:rFonts w:asciiTheme="minorHAnsi" w:hAnsiTheme="minorHAnsi" w:cs="Consolas"/>
          <w:color w:val="666600"/>
        </w:rPr>
        <w:t>{</w:t>
      </w:r>
    </w:p>
    <w:p w:rsidR="002733B4" w:rsidRPr="00553174" w:rsidRDefault="002733B4" w:rsidP="002733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Theme="minorHAnsi" w:eastAsiaTheme="majorEastAsia" w:hAnsiTheme="minorHAnsi" w:cs="Consolas"/>
          <w:color w:val="313131"/>
        </w:rPr>
      </w:pPr>
    </w:p>
    <w:p w:rsidR="002733B4" w:rsidRPr="00553174" w:rsidRDefault="002733B4" w:rsidP="002733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Theme="minorHAnsi" w:eastAsiaTheme="majorEastAsia" w:hAnsiTheme="minorHAnsi" w:cs="Consolas"/>
          <w:color w:val="313131"/>
        </w:rPr>
      </w:pPr>
      <w:r w:rsidRPr="00553174">
        <w:rPr>
          <w:rStyle w:val="pln"/>
          <w:rFonts w:asciiTheme="minorHAnsi" w:eastAsiaTheme="majorEastAsia" w:hAnsiTheme="minorHAnsi" w:cs="Consolas"/>
          <w:color w:val="313131"/>
        </w:rPr>
        <w:t xml:space="preserve">   </w:t>
      </w:r>
      <w:proofErr w:type="gramStart"/>
      <w:r w:rsidRPr="00553174">
        <w:rPr>
          <w:rStyle w:val="kwd"/>
          <w:rFonts w:asciiTheme="minorHAnsi" w:hAnsiTheme="minorHAnsi" w:cs="Consolas"/>
          <w:color w:val="000088"/>
        </w:rPr>
        <w:t>public</w:t>
      </w:r>
      <w:proofErr w:type="gramEnd"/>
      <w:r w:rsidRPr="00553174">
        <w:rPr>
          <w:rStyle w:val="pln"/>
          <w:rFonts w:asciiTheme="minorHAnsi" w:eastAsiaTheme="majorEastAsia" w:hAnsiTheme="minorHAnsi" w:cs="Consolas"/>
          <w:color w:val="313131"/>
        </w:rPr>
        <w:t xml:space="preserve"> </w:t>
      </w:r>
      <w:r w:rsidRPr="00553174">
        <w:rPr>
          <w:rStyle w:val="kwd"/>
          <w:rFonts w:asciiTheme="minorHAnsi" w:hAnsiTheme="minorHAnsi" w:cs="Consolas"/>
          <w:color w:val="000088"/>
        </w:rPr>
        <w:t>static</w:t>
      </w:r>
      <w:r w:rsidRPr="00553174">
        <w:rPr>
          <w:rStyle w:val="pln"/>
          <w:rFonts w:asciiTheme="minorHAnsi" w:eastAsiaTheme="majorEastAsia" w:hAnsiTheme="minorHAnsi" w:cs="Consolas"/>
          <w:color w:val="313131"/>
        </w:rPr>
        <w:t xml:space="preserve"> </w:t>
      </w:r>
      <w:r w:rsidRPr="00553174">
        <w:rPr>
          <w:rStyle w:val="kwd"/>
          <w:rFonts w:asciiTheme="minorHAnsi" w:hAnsiTheme="minorHAnsi" w:cs="Consolas"/>
          <w:color w:val="000088"/>
        </w:rPr>
        <w:t>void</w:t>
      </w:r>
      <w:r w:rsidRPr="00553174">
        <w:rPr>
          <w:rStyle w:val="pln"/>
          <w:rFonts w:asciiTheme="minorHAnsi" w:eastAsiaTheme="majorEastAsia" w:hAnsiTheme="minorHAnsi" w:cs="Consolas"/>
          <w:color w:val="313131"/>
        </w:rPr>
        <w:t xml:space="preserve"> main</w:t>
      </w:r>
      <w:r w:rsidRPr="00553174">
        <w:rPr>
          <w:rStyle w:val="pun"/>
          <w:rFonts w:asciiTheme="minorHAnsi" w:hAnsiTheme="minorHAnsi" w:cs="Consolas"/>
          <w:color w:val="666600"/>
        </w:rPr>
        <w:t>(</w:t>
      </w:r>
      <w:r w:rsidRPr="00553174">
        <w:rPr>
          <w:rStyle w:val="typ"/>
          <w:rFonts w:asciiTheme="minorHAnsi" w:hAnsiTheme="minorHAnsi" w:cs="Consolas"/>
          <w:color w:val="7F0055"/>
        </w:rPr>
        <w:t>String</w:t>
      </w:r>
      <w:r w:rsidRPr="00553174">
        <w:rPr>
          <w:rStyle w:val="pun"/>
          <w:rFonts w:asciiTheme="minorHAnsi" w:hAnsiTheme="minorHAnsi" w:cs="Consolas"/>
          <w:color w:val="666600"/>
        </w:rPr>
        <w:t>[]</w:t>
      </w:r>
      <w:r w:rsidRPr="00553174">
        <w:rPr>
          <w:rStyle w:val="pln"/>
          <w:rFonts w:asciiTheme="minorHAnsi" w:eastAsiaTheme="majorEastAsia" w:hAnsiTheme="minorHAnsi" w:cs="Consolas"/>
          <w:color w:val="313131"/>
        </w:rPr>
        <w:t xml:space="preserve"> args</w:t>
      </w:r>
      <w:r w:rsidRPr="00553174">
        <w:rPr>
          <w:rStyle w:val="pun"/>
          <w:rFonts w:asciiTheme="minorHAnsi" w:hAnsiTheme="minorHAnsi" w:cs="Consolas"/>
          <w:color w:val="666600"/>
        </w:rPr>
        <w:t>)</w:t>
      </w:r>
      <w:r w:rsidRPr="00553174">
        <w:rPr>
          <w:rStyle w:val="pln"/>
          <w:rFonts w:asciiTheme="minorHAnsi" w:eastAsiaTheme="majorEastAsia" w:hAnsiTheme="minorHAnsi" w:cs="Consolas"/>
          <w:color w:val="313131"/>
        </w:rPr>
        <w:t xml:space="preserve"> </w:t>
      </w:r>
      <w:r w:rsidRPr="00553174">
        <w:rPr>
          <w:rStyle w:val="pun"/>
          <w:rFonts w:asciiTheme="minorHAnsi" w:hAnsiTheme="minorHAnsi" w:cs="Consolas"/>
          <w:color w:val="666600"/>
        </w:rPr>
        <w:t>{</w:t>
      </w:r>
    </w:p>
    <w:p w:rsidR="002733B4" w:rsidRPr="00553174" w:rsidRDefault="002733B4" w:rsidP="002733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Theme="minorHAnsi" w:eastAsiaTheme="majorEastAsia" w:hAnsiTheme="minorHAnsi" w:cs="Consolas"/>
          <w:color w:val="313131"/>
        </w:rPr>
      </w:pPr>
      <w:r w:rsidRPr="00553174">
        <w:rPr>
          <w:rStyle w:val="pln"/>
          <w:rFonts w:asciiTheme="minorHAnsi" w:eastAsiaTheme="majorEastAsia" w:hAnsiTheme="minorHAnsi" w:cs="Consolas"/>
          <w:color w:val="313131"/>
        </w:rPr>
        <w:t xml:space="preserve">      </w:t>
      </w:r>
      <w:r w:rsidRPr="00553174">
        <w:rPr>
          <w:rStyle w:val="typ"/>
          <w:rFonts w:asciiTheme="minorHAnsi" w:hAnsiTheme="minorHAnsi" w:cs="Consolas"/>
          <w:color w:val="7F0055"/>
        </w:rPr>
        <w:t>ShapeFactory</w:t>
      </w:r>
      <w:r w:rsidRPr="00553174">
        <w:rPr>
          <w:rStyle w:val="pln"/>
          <w:rFonts w:asciiTheme="minorHAnsi" w:eastAsiaTheme="majorEastAsia" w:hAnsiTheme="minorHAnsi" w:cs="Consolas"/>
          <w:color w:val="313131"/>
        </w:rPr>
        <w:t xml:space="preserve"> shapeFactory </w:t>
      </w:r>
      <w:r w:rsidRPr="00553174">
        <w:rPr>
          <w:rStyle w:val="pun"/>
          <w:rFonts w:asciiTheme="minorHAnsi" w:hAnsiTheme="minorHAnsi" w:cs="Consolas"/>
          <w:color w:val="666600"/>
        </w:rPr>
        <w:t>=</w:t>
      </w:r>
      <w:r w:rsidRPr="00553174">
        <w:rPr>
          <w:rStyle w:val="pln"/>
          <w:rFonts w:asciiTheme="minorHAnsi" w:eastAsiaTheme="majorEastAsia" w:hAnsiTheme="minorHAnsi" w:cs="Consolas"/>
          <w:color w:val="313131"/>
        </w:rPr>
        <w:t xml:space="preserve"> </w:t>
      </w:r>
      <w:r w:rsidRPr="00553174">
        <w:rPr>
          <w:rStyle w:val="kwd"/>
          <w:rFonts w:asciiTheme="minorHAnsi" w:hAnsiTheme="minorHAnsi" w:cs="Consolas"/>
          <w:color w:val="000088"/>
        </w:rPr>
        <w:t>new</w:t>
      </w:r>
      <w:r w:rsidRPr="00553174">
        <w:rPr>
          <w:rStyle w:val="pln"/>
          <w:rFonts w:asciiTheme="minorHAnsi" w:eastAsiaTheme="majorEastAsia" w:hAnsiTheme="minorHAnsi" w:cs="Consolas"/>
          <w:color w:val="313131"/>
        </w:rPr>
        <w:t xml:space="preserve"> </w:t>
      </w:r>
      <w:proofErr w:type="gramStart"/>
      <w:r w:rsidRPr="00553174">
        <w:rPr>
          <w:rStyle w:val="typ"/>
          <w:rFonts w:asciiTheme="minorHAnsi" w:hAnsiTheme="minorHAnsi" w:cs="Consolas"/>
          <w:color w:val="7F0055"/>
        </w:rPr>
        <w:t>ShapeFactory</w:t>
      </w:r>
      <w:r w:rsidRPr="00553174">
        <w:rPr>
          <w:rStyle w:val="pun"/>
          <w:rFonts w:asciiTheme="minorHAnsi" w:hAnsiTheme="minorHAnsi" w:cs="Consolas"/>
          <w:color w:val="666600"/>
        </w:rPr>
        <w:t>(</w:t>
      </w:r>
      <w:proofErr w:type="gramEnd"/>
      <w:r w:rsidRPr="00553174">
        <w:rPr>
          <w:rStyle w:val="pun"/>
          <w:rFonts w:asciiTheme="minorHAnsi" w:hAnsiTheme="minorHAnsi" w:cs="Consolas"/>
          <w:color w:val="666600"/>
        </w:rPr>
        <w:t>);</w:t>
      </w:r>
    </w:p>
    <w:p w:rsidR="002733B4" w:rsidRPr="00553174" w:rsidRDefault="002733B4" w:rsidP="002733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Theme="minorHAnsi" w:eastAsiaTheme="majorEastAsia" w:hAnsiTheme="minorHAnsi" w:cs="Consolas"/>
          <w:color w:val="313131"/>
        </w:rPr>
      </w:pPr>
    </w:p>
    <w:p w:rsidR="002733B4" w:rsidRPr="00553174" w:rsidRDefault="002733B4" w:rsidP="002733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Theme="minorHAnsi" w:eastAsiaTheme="majorEastAsia" w:hAnsiTheme="minorHAnsi" w:cs="Consolas"/>
          <w:color w:val="313131"/>
        </w:rPr>
      </w:pPr>
      <w:r w:rsidRPr="00553174">
        <w:rPr>
          <w:rStyle w:val="pln"/>
          <w:rFonts w:asciiTheme="minorHAnsi" w:eastAsiaTheme="majorEastAsia" w:hAnsiTheme="minorHAnsi" w:cs="Consolas"/>
          <w:color w:val="313131"/>
        </w:rPr>
        <w:t xml:space="preserve">      </w:t>
      </w:r>
      <w:r w:rsidRPr="00553174">
        <w:rPr>
          <w:rStyle w:val="com"/>
          <w:rFonts w:asciiTheme="minorHAnsi" w:hAnsiTheme="minorHAnsi" w:cs="Consolas"/>
          <w:color w:val="880000"/>
        </w:rPr>
        <w:t>//get an object of Circle and call its draw method.</w:t>
      </w:r>
    </w:p>
    <w:p w:rsidR="002733B4" w:rsidRPr="00553174" w:rsidRDefault="002733B4" w:rsidP="002733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Theme="minorHAnsi" w:eastAsiaTheme="majorEastAsia" w:hAnsiTheme="minorHAnsi" w:cs="Consolas"/>
          <w:color w:val="313131"/>
        </w:rPr>
      </w:pPr>
      <w:r w:rsidRPr="00553174">
        <w:rPr>
          <w:rStyle w:val="pln"/>
          <w:rFonts w:asciiTheme="minorHAnsi" w:eastAsiaTheme="majorEastAsia" w:hAnsiTheme="minorHAnsi" w:cs="Consolas"/>
          <w:color w:val="313131"/>
        </w:rPr>
        <w:t xml:space="preserve">      </w:t>
      </w:r>
      <w:r w:rsidRPr="00553174">
        <w:rPr>
          <w:rStyle w:val="typ"/>
          <w:rFonts w:asciiTheme="minorHAnsi" w:hAnsiTheme="minorHAnsi" w:cs="Consolas"/>
          <w:color w:val="7F0055"/>
        </w:rPr>
        <w:t>Shape</w:t>
      </w:r>
      <w:r w:rsidRPr="00553174">
        <w:rPr>
          <w:rStyle w:val="pln"/>
          <w:rFonts w:asciiTheme="minorHAnsi" w:eastAsiaTheme="majorEastAsia" w:hAnsiTheme="minorHAnsi" w:cs="Consolas"/>
          <w:color w:val="313131"/>
        </w:rPr>
        <w:t xml:space="preserve"> shape1 </w:t>
      </w:r>
      <w:r w:rsidRPr="00553174">
        <w:rPr>
          <w:rStyle w:val="pun"/>
          <w:rFonts w:asciiTheme="minorHAnsi" w:hAnsiTheme="minorHAnsi" w:cs="Consolas"/>
          <w:color w:val="666600"/>
        </w:rPr>
        <w:t>=</w:t>
      </w:r>
      <w:r w:rsidRPr="00553174">
        <w:rPr>
          <w:rStyle w:val="pln"/>
          <w:rFonts w:asciiTheme="minorHAnsi" w:eastAsiaTheme="majorEastAsia" w:hAnsiTheme="minorHAnsi" w:cs="Consolas"/>
          <w:color w:val="313131"/>
        </w:rPr>
        <w:t xml:space="preserve"> </w:t>
      </w:r>
      <w:proofErr w:type="gramStart"/>
      <w:r w:rsidRPr="00553174">
        <w:rPr>
          <w:rStyle w:val="pln"/>
          <w:rFonts w:asciiTheme="minorHAnsi" w:eastAsiaTheme="majorEastAsia" w:hAnsiTheme="minorHAnsi" w:cs="Consolas"/>
          <w:color w:val="313131"/>
        </w:rPr>
        <w:t>shapeFactory</w:t>
      </w:r>
      <w:r w:rsidRPr="00553174">
        <w:rPr>
          <w:rStyle w:val="pun"/>
          <w:rFonts w:asciiTheme="minorHAnsi" w:hAnsiTheme="minorHAnsi" w:cs="Consolas"/>
          <w:color w:val="666600"/>
        </w:rPr>
        <w:t>.</w:t>
      </w:r>
      <w:r w:rsidRPr="00553174">
        <w:rPr>
          <w:rStyle w:val="pln"/>
          <w:rFonts w:asciiTheme="minorHAnsi" w:eastAsiaTheme="majorEastAsia" w:hAnsiTheme="minorHAnsi" w:cs="Consolas"/>
          <w:color w:val="313131"/>
        </w:rPr>
        <w:t>getShape</w:t>
      </w:r>
      <w:r w:rsidRPr="00553174">
        <w:rPr>
          <w:rStyle w:val="pun"/>
          <w:rFonts w:asciiTheme="minorHAnsi" w:hAnsiTheme="minorHAnsi" w:cs="Consolas"/>
          <w:color w:val="666600"/>
        </w:rPr>
        <w:t>(</w:t>
      </w:r>
      <w:proofErr w:type="gramEnd"/>
      <w:r w:rsidRPr="00553174">
        <w:rPr>
          <w:rStyle w:val="str"/>
          <w:rFonts w:asciiTheme="minorHAnsi" w:hAnsiTheme="minorHAnsi" w:cs="Consolas"/>
          <w:color w:val="008800"/>
        </w:rPr>
        <w:t>"CIRCLE"</w:t>
      </w:r>
      <w:r w:rsidRPr="00553174">
        <w:rPr>
          <w:rStyle w:val="pun"/>
          <w:rFonts w:asciiTheme="minorHAnsi" w:hAnsiTheme="minorHAnsi" w:cs="Consolas"/>
          <w:color w:val="666600"/>
        </w:rPr>
        <w:t>);</w:t>
      </w:r>
    </w:p>
    <w:p w:rsidR="002733B4" w:rsidRPr="00553174" w:rsidRDefault="002733B4" w:rsidP="002733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Theme="minorHAnsi" w:eastAsiaTheme="majorEastAsia" w:hAnsiTheme="minorHAnsi" w:cs="Consolas"/>
          <w:color w:val="313131"/>
        </w:rPr>
      </w:pPr>
    </w:p>
    <w:p w:rsidR="002733B4" w:rsidRPr="00553174" w:rsidRDefault="002733B4" w:rsidP="002733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Theme="minorHAnsi" w:eastAsiaTheme="majorEastAsia" w:hAnsiTheme="minorHAnsi" w:cs="Consolas"/>
          <w:color w:val="313131"/>
        </w:rPr>
      </w:pPr>
      <w:r w:rsidRPr="00553174">
        <w:rPr>
          <w:rStyle w:val="pln"/>
          <w:rFonts w:asciiTheme="minorHAnsi" w:eastAsiaTheme="majorEastAsia" w:hAnsiTheme="minorHAnsi" w:cs="Consolas"/>
          <w:color w:val="313131"/>
        </w:rPr>
        <w:t xml:space="preserve">      </w:t>
      </w:r>
      <w:r w:rsidRPr="00553174">
        <w:rPr>
          <w:rStyle w:val="com"/>
          <w:rFonts w:asciiTheme="minorHAnsi" w:hAnsiTheme="minorHAnsi" w:cs="Consolas"/>
          <w:color w:val="880000"/>
        </w:rPr>
        <w:t>//call draw method of Circle</w:t>
      </w:r>
    </w:p>
    <w:p w:rsidR="002733B4" w:rsidRPr="00553174" w:rsidRDefault="002733B4" w:rsidP="002733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Theme="minorHAnsi" w:eastAsiaTheme="majorEastAsia" w:hAnsiTheme="minorHAnsi" w:cs="Consolas"/>
          <w:color w:val="313131"/>
        </w:rPr>
      </w:pPr>
      <w:r w:rsidRPr="00553174">
        <w:rPr>
          <w:rStyle w:val="pln"/>
          <w:rFonts w:asciiTheme="minorHAnsi" w:eastAsiaTheme="majorEastAsia" w:hAnsiTheme="minorHAnsi" w:cs="Consolas"/>
          <w:color w:val="313131"/>
        </w:rPr>
        <w:t xml:space="preserve">      </w:t>
      </w:r>
      <w:proofErr w:type="gramStart"/>
      <w:r w:rsidRPr="00553174">
        <w:rPr>
          <w:rStyle w:val="pln"/>
          <w:rFonts w:asciiTheme="minorHAnsi" w:eastAsiaTheme="majorEastAsia" w:hAnsiTheme="minorHAnsi" w:cs="Consolas"/>
          <w:color w:val="313131"/>
        </w:rPr>
        <w:t>shape1</w:t>
      </w:r>
      <w:r w:rsidRPr="00553174">
        <w:rPr>
          <w:rStyle w:val="pun"/>
          <w:rFonts w:asciiTheme="minorHAnsi" w:hAnsiTheme="minorHAnsi" w:cs="Consolas"/>
          <w:color w:val="666600"/>
        </w:rPr>
        <w:t>.</w:t>
      </w:r>
      <w:r w:rsidRPr="00553174">
        <w:rPr>
          <w:rStyle w:val="pln"/>
          <w:rFonts w:asciiTheme="minorHAnsi" w:eastAsiaTheme="majorEastAsia" w:hAnsiTheme="minorHAnsi" w:cs="Consolas"/>
          <w:color w:val="313131"/>
        </w:rPr>
        <w:t>draw</w:t>
      </w:r>
      <w:r w:rsidRPr="00553174">
        <w:rPr>
          <w:rStyle w:val="pun"/>
          <w:rFonts w:asciiTheme="minorHAnsi" w:hAnsiTheme="minorHAnsi" w:cs="Consolas"/>
          <w:color w:val="666600"/>
        </w:rPr>
        <w:t>(</w:t>
      </w:r>
      <w:proofErr w:type="gramEnd"/>
      <w:r w:rsidRPr="00553174">
        <w:rPr>
          <w:rStyle w:val="pun"/>
          <w:rFonts w:asciiTheme="minorHAnsi" w:hAnsiTheme="minorHAnsi" w:cs="Consolas"/>
          <w:color w:val="666600"/>
        </w:rPr>
        <w:t>);</w:t>
      </w:r>
    </w:p>
    <w:p w:rsidR="002733B4" w:rsidRPr="00553174" w:rsidRDefault="002733B4" w:rsidP="002733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Theme="minorHAnsi" w:eastAsiaTheme="majorEastAsia" w:hAnsiTheme="minorHAnsi" w:cs="Consolas"/>
          <w:color w:val="313131"/>
        </w:rPr>
      </w:pPr>
    </w:p>
    <w:p w:rsidR="002733B4" w:rsidRPr="00553174" w:rsidRDefault="002733B4" w:rsidP="002733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Theme="minorHAnsi" w:eastAsiaTheme="majorEastAsia" w:hAnsiTheme="minorHAnsi" w:cs="Consolas"/>
          <w:color w:val="313131"/>
        </w:rPr>
      </w:pPr>
      <w:r w:rsidRPr="00553174">
        <w:rPr>
          <w:rStyle w:val="pln"/>
          <w:rFonts w:asciiTheme="minorHAnsi" w:eastAsiaTheme="majorEastAsia" w:hAnsiTheme="minorHAnsi" w:cs="Consolas"/>
          <w:color w:val="313131"/>
        </w:rPr>
        <w:t xml:space="preserve">      </w:t>
      </w:r>
      <w:r w:rsidRPr="00553174">
        <w:rPr>
          <w:rStyle w:val="com"/>
          <w:rFonts w:asciiTheme="minorHAnsi" w:hAnsiTheme="minorHAnsi" w:cs="Consolas"/>
          <w:color w:val="880000"/>
        </w:rPr>
        <w:t>//get an object of Rectangle and call its draw method.</w:t>
      </w:r>
    </w:p>
    <w:p w:rsidR="002733B4" w:rsidRPr="00553174" w:rsidRDefault="002733B4" w:rsidP="002733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Theme="minorHAnsi" w:eastAsiaTheme="majorEastAsia" w:hAnsiTheme="minorHAnsi" w:cs="Consolas"/>
          <w:color w:val="313131"/>
        </w:rPr>
      </w:pPr>
      <w:r w:rsidRPr="00553174">
        <w:rPr>
          <w:rStyle w:val="pln"/>
          <w:rFonts w:asciiTheme="minorHAnsi" w:eastAsiaTheme="majorEastAsia" w:hAnsiTheme="minorHAnsi" w:cs="Consolas"/>
          <w:color w:val="313131"/>
        </w:rPr>
        <w:t xml:space="preserve">      </w:t>
      </w:r>
      <w:r w:rsidRPr="00553174">
        <w:rPr>
          <w:rStyle w:val="typ"/>
          <w:rFonts w:asciiTheme="minorHAnsi" w:hAnsiTheme="minorHAnsi" w:cs="Consolas"/>
          <w:color w:val="7F0055"/>
        </w:rPr>
        <w:t>Shape</w:t>
      </w:r>
      <w:r w:rsidRPr="00553174">
        <w:rPr>
          <w:rStyle w:val="pln"/>
          <w:rFonts w:asciiTheme="minorHAnsi" w:eastAsiaTheme="majorEastAsia" w:hAnsiTheme="minorHAnsi" w:cs="Consolas"/>
          <w:color w:val="313131"/>
        </w:rPr>
        <w:t xml:space="preserve"> shape2 </w:t>
      </w:r>
      <w:r w:rsidRPr="00553174">
        <w:rPr>
          <w:rStyle w:val="pun"/>
          <w:rFonts w:asciiTheme="minorHAnsi" w:hAnsiTheme="minorHAnsi" w:cs="Consolas"/>
          <w:color w:val="666600"/>
        </w:rPr>
        <w:t>=</w:t>
      </w:r>
      <w:r w:rsidRPr="00553174">
        <w:rPr>
          <w:rStyle w:val="pln"/>
          <w:rFonts w:asciiTheme="minorHAnsi" w:eastAsiaTheme="majorEastAsia" w:hAnsiTheme="minorHAnsi" w:cs="Consolas"/>
          <w:color w:val="313131"/>
        </w:rPr>
        <w:t xml:space="preserve"> </w:t>
      </w:r>
      <w:proofErr w:type="gramStart"/>
      <w:r w:rsidRPr="00553174">
        <w:rPr>
          <w:rStyle w:val="pln"/>
          <w:rFonts w:asciiTheme="minorHAnsi" w:eastAsiaTheme="majorEastAsia" w:hAnsiTheme="minorHAnsi" w:cs="Consolas"/>
          <w:color w:val="313131"/>
        </w:rPr>
        <w:t>shapeFactory</w:t>
      </w:r>
      <w:r w:rsidRPr="00553174">
        <w:rPr>
          <w:rStyle w:val="pun"/>
          <w:rFonts w:asciiTheme="minorHAnsi" w:hAnsiTheme="minorHAnsi" w:cs="Consolas"/>
          <w:color w:val="666600"/>
        </w:rPr>
        <w:t>.</w:t>
      </w:r>
      <w:r w:rsidRPr="00553174">
        <w:rPr>
          <w:rStyle w:val="pln"/>
          <w:rFonts w:asciiTheme="minorHAnsi" w:eastAsiaTheme="majorEastAsia" w:hAnsiTheme="minorHAnsi" w:cs="Consolas"/>
          <w:color w:val="313131"/>
        </w:rPr>
        <w:t>getShape</w:t>
      </w:r>
      <w:r w:rsidRPr="00553174">
        <w:rPr>
          <w:rStyle w:val="pun"/>
          <w:rFonts w:asciiTheme="minorHAnsi" w:hAnsiTheme="minorHAnsi" w:cs="Consolas"/>
          <w:color w:val="666600"/>
        </w:rPr>
        <w:t>(</w:t>
      </w:r>
      <w:proofErr w:type="gramEnd"/>
      <w:r w:rsidRPr="00553174">
        <w:rPr>
          <w:rStyle w:val="str"/>
          <w:rFonts w:asciiTheme="minorHAnsi" w:hAnsiTheme="minorHAnsi" w:cs="Consolas"/>
          <w:color w:val="008800"/>
        </w:rPr>
        <w:t>"RECTANGLE"</w:t>
      </w:r>
      <w:r w:rsidRPr="00553174">
        <w:rPr>
          <w:rStyle w:val="pun"/>
          <w:rFonts w:asciiTheme="minorHAnsi" w:hAnsiTheme="minorHAnsi" w:cs="Consolas"/>
          <w:color w:val="666600"/>
        </w:rPr>
        <w:t>);</w:t>
      </w:r>
    </w:p>
    <w:p w:rsidR="002733B4" w:rsidRPr="00553174" w:rsidRDefault="002733B4" w:rsidP="002733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Theme="minorHAnsi" w:eastAsiaTheme="majorEastAsia" w:hAnsiTheme="minorHAnsi" w:cs="Consolas"/>
          <w:color w:val="313131"/>
        </w:rPr>
      </w:pPr>
    </w:p>
    <w:p w:rsidR="002733B4" w:rsidRPr="00553174" w:rsidRDefault="002733B4" w:rsidP="002733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Theme="minorHAnsi" w:eastAsiaTheme="majorEastAsia" w:hAnsiTheme="minorHAnsi" w:cs="Consolas"/>
          <w:color w:val="313131"/>
        </w:rPr>
      </w:pPr>
      <w:r w:rsidRPr="00553174">
        <w:rPr>
          <w:rStyle w:val="pln"/>
          <w:rFonts w:asciiTheme="minorHAnsi" w:eastAsiaTheme="majorEastAsia" w:hAnsiTheme="minorHAnsi" w:cs="Consolas"/>
          <w:color w:val="313131"/>
        </w:rPr>
        <w:t xml:space="preserve">      </w:t>
      </w:r>
      <w:r w:rsidRPr="00553174">
        <w:rPr>
          <w:rStyle w:val="com"/>
          <w:rFonts w:asciiTheme="minorHAnsi" w:hAnsiTheme="minorHAnsi" w:cs="Consolas"/>
          <w:color w:val="880000"/>
        </w:rPr>
        <w:t>//call draw method of Rectangle</w:t>
      </w:r>
    </w:p>
    <w:p w:rsidR="002733B4" w:rsidRPr="00553174" w:rsidRDefault="002733B4" w:rsidP="002733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Theme="minorHAnsi" w:eastAsiaTheme="majorEastAsia" w:hAnsiTheme="minorHAnsi" w:cs="Consolas"/>
          <w:color w:val="313131"/>
        </w:rPr>
      </w:pPr>
      <w:r w:rsidRPr="00553174">
        <w:rPr>
          <w:rStyle w:val="pln"/>
          <w:rFonts w:asciiTheme="minorHAnsi" w:eastAsiaTheme="majorEastAsia" w:hAnsiTheme="minorHAnsi" w:cs="Consolas"/>
          <w:color w:val="313131"/>
        </w:rPr>
        <w:t xml:space="preserve">      </w:t>
      </w:r>
      <w:proofErr w:type="gramStart"/>
      <w:r w:rsidRPr="00553174">
        <w:rPr>
          <w:rStyle w:val="pln"/>
          <w:rFonts w:asciiTheme="minorHAnsi" w:eastAsiaTheme="majorEastAsia" w:hAnsiTheme="minorHAnsi" w:cs="Consolas"/>
          <w:color w:val="313131"/>
        </w:rPr>
        <w:t>shape2</w:t>
      </w:r>
      <w:r w:rsidRPr="00553174">
        <w:rPr>
          <w:rStyle w:val="pun"/>
          <w:rFonts w:asciiTheme="minorHAnsi" w:hAnsiTheme="minorHAnsi" w:cs="Consolas"/>
          <w:color w:val="666600"/>
        </w:rPr>
        <w:t>.</w:t>
      </w:r>
      <w:r w:rsidRPr="00553174">
        <w:rPr>
          <w:rStyle w:val="pln"/>
          <w:rFonts w:asciiTheme="minorHAnsi" w:eastAsiaTheme="majorEastAsia" w:hAnsiTheme="minorHAnsi" w:cs="Consolas"/>
          <w:color w:val="313131"/>
        </w:rPr>
        <w:t>draw</w:t>
      </w:r>
      <w:r w:rsidRPr="00553174">
        <w:rPr>
          <w:rStyle w:val="pun"/>
          <w:rFonts w:asciiTheme="minorHAnsi" w:hAnsiTheme="minorHAnsi" w:cs="Consolas"/>
          <w:color w:val="666600"/>
        </w:rPr>
        <w:t>(</w:t>
      </w:r>
      <w:proofErr w:type="gramEnd"/>
      <w:r w:rsidRPr="00553174">
        <w:rPr>
          <w:rStyle w:val="pun"/>
          <w:rFonts w:asciiTheme="minorHAnsi" w:hAnsiTheme="minorHAnsi" w:cs="Consolas"/>
          <w:color w:val="666600"/>
        </w:rPr>
        <w:t>);</w:t>
      </w:r>
    </w:p>
    <w:p w:rsidR="002733B4" w:rsidRPr="00553174" w:rsidRDefault="002733B4" w:rsidP="002733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Theme="minorHAnsi" w:eastAsiaTheme="majorEastAsia" w:hAnsiTheme="minorHAnsi" w:cs="Consolas"/>
          <w:color w:val="313131"/>
        </w:rPr>
      </w:pPr>
    </w:p>
    <w:p w:rsidR="002733B4" w:rsidRPr="00553174" w:rsidRDefault="002733B4" w:rsidP="002733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Theme="minorHAnsi" w:eastAsiaTheme="majorEastAsia" w:hAnsiTheme="minorHAnsi" w:cs="Consolas"/>
          <w:color w:val="313131"/>
        </w:rPr>
      </w:pPr>
      <w:r w:rsidRPr="00553174">
        <w:rPr>
          <w:rStyle w:val="pln"/>
          <w:rFonts w:asciiTheme="minorHAnsi" w:eastAsiaTheme="majorEastAsia" w:hAnsiTheme="minorHAnsi" w:cs="Consolas"/>
          <w:color w:val="313131"/>
        </w:rPr>
        <w:t xml:space="preserve">      </w:t>
      </w:r>
      <w:r w:rsidRPr="00553174">
        <w:rPr>
          <w:rStyle w:val="com"/>
          <w:rFonts w:asciiTheme="minorHAnsi" w:hAnsiTheme="minorHAnsi" w:cs="Consolas"/>
          <w:color w:val="880000"/>
        </w:rPr>
        <w:t>//get an object of Square and call its draw method.</w:t>
      </w:r>
    </w:p>
    <w:p w:rsidR="002733B4" w:rsidRPr="00553174" w:rsidRDefault="002733B4" w:rsidP="002733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Theme="minorHAnsi" w:eastAsiaTheme="majorEastAsia" w:hAnsiTheme="minorHAnsi" w:cs="Consolas"/>
          <w:color w:val="313131"/>
        </w:rPr>
      </w:pPr>
      <w:r w:rsidRPr="00553174">
        <w:rPr>
          <w:rStyle w:val="pln"/>
          <w:rFonts w:asciiTheme="minorHAnsi" w:eastAsiaTheme="majorEastAsia" w:hAnsiTheme="minorHAnsi" w:cs="Consolas"/>
          <w:color w:val="313131"/>
        </w:rPr>
        <w:t xml:space="preserve">      </w:t>
      </w:r>
      <w:r w:rsidRPr="00553174">
        <w:rPr>
          <w:rStyle w:val="typ"/>
          <w:rFonts w:asciiTheme="minorHAnsi" w:hAnsiTheme="minorHAnsi" w:cs="Consolas"/>
          <w:color w:val="7F0055"/>
        </w:rPr>
        <w:t>Shape</w:t>
      </w:r>
      <w:r w:rsidRPr="00553174">
        <w:rPr>
          <w:rStyle w:val="pln"/>
          <w:rFonts w:asciiTheme="minorHAnsi" w:eastAsiaTheme="majorEastAsia" w:hAnsiTheme="minorHAnsi" w:cs="Consolas"/>
          <w:color w:val="313131"/>
        </w:rPr>
        <w:t xml:space="preserve"> shape3 </w:t>
      </w:r>
      <w:r w:rsidRPr="00553174">
        <w:rPr>
          <w:rStyle w:val="pun"/>
          <w:rFonts w:asciiTheme="minorHAnsi" w:hAnsiTheme="minorHAnsi" w:cs="Consolas"/>
          <w:color w:val="666600"/>
        </w:rPr>
        <w:t>=</w:t>
      </w:r>
      <w:r w:rsidRPr="00553174">
        <w:rPr>
          <w:rStyle w:val="pln"/>
          <w:rFonts w:asciiTheme="minorHAnsi" w:eastAsiaTheme="majorEastAsia" w:hAnsiTheme="minorHAnsi" w:cs="Consolas"/>
          <w:color w:val="313131"/>
        </w:rPr>
        <w:t xml:space="preserve"> </w:t>
      </w:r>
      <w:proofErr w:type="gramStart"/>
      <w:r w:rsidRPr="00553174">
        <w:rPr>
          <w:rStyle w:val="pln"/>
          <w:rFonts w:asciiTheme="minorHAnsi" w:eastAsiaTheme="majorEastAsia" w:hAnsiTheme="minorHAnsi" w:cs="Consolas"/>
          <w:color w:val="313131"/>
        </w:rPr>
        <w:t>shapeFactory</w:t>
      </w:r>
      <w:r w:rsidRPr="00553174">
        <w:rPr>
          <w:rStyle w:val="pun"/>
          <w:rFonts w:asciiTheme="minorHAnsi" w:hAnsiTheme="minorHAnsi" w:cs="Consolas"/>
          <w:color w:val="666600"/>
        </w:rPr>
        <w:t>.</w:t>
      </w:r>
      <w:r w:rsidRPr="00553174">
        <w:rPr>
          <w:rStyle w:val="pln"/>
          <w:rFonts w:asciiTheme="minorHAnsi" w:eastAsiaTheme="majorEastAsia" w:hAnsiTheme="minorHAnsi" w:cs="Consolas"/>
          <w:color w:val="313131"/>
        </w:rPr>
        <w:t>getShape</w:t>
      </w:r>
      <w:r w:rsidRPr="00553174">
        <w:rPr>
          <w:rStyle w:val="pun"/>
          <w:rFonts w:asciiTheme="minorHAnsi" w:hAnsiTheme="minorHAnsi" w:cs="Consolas"/>
          <w:color w:val="666600"/>
        </w:rPr>
        <w:t>(</w:t>
      </w:r>
      <w:proofErr w:type="gramEnd"/>
      <w:r w:rsidRPr="00553174">
        <w:rPr>
          <w:rStyle w:val="str"/>
          <w:rFonts w:asciiTheme="minorHAnsi" w:hAnsiTheme="minorHAnsi" w:cs="Consolas"/>
          <w:color w:val="008800"/>
        </w:rPr>
        <w:t>"SQUARE"</w:t>
      </w:r>
      <w:r w:rsidRPr="00553174">
        <w:rPr>
          <w:rStyle w:val="pun"/>
          <w:rFonts w:asciiTheme="minorHAnsi" w:hAnsiTheme="minorHAnsi" w:cs="Consolas"/>
          <w:color w:val="666600"/>
        </w:rPr>
        <w:t>);</w:t>
      </w:r>
    </w:p>
    <w:p w:rsidR="002733B4" w:rsidRPr="00553174" w:rsidRDefault="002733B4" w:rsidP="002733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Theme="minorHAnsi" w:eastAsiaTheme="majorEastAsia" w:hAnsiTheme="minorHAnsi" w:cs="Consolas"/>
          <w:color w:val="313131"/>
        </w:rPr>
      </w:pPr>
    </w:p>
    <w:p w:rsidR="002733B4" w:rsidRPr="00553174" w:rsidRDefault="002733B4" w:rsidP="002733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Theme="minorHAnsi" w:eastAsiaTheme="majorEastAsia" w:hAnsiTheme="minorHAnsi" w:cs="Consolas"/>
          <w:color w:val="313131"/>
        </w:rPr>
      </w:pPr>
      <w:r w:rsidRPr="00553174">
        <w:rPr>
          <w:rStyle w:val="pln"/>
          <w:rFonts w:asciiTheme="minorHAnsi" w:eastAsiaTheme="majorEastAsia" w:hAnsiTheme="minorHAnsi" w:cs="Consolas"/>
          <w:color w:val="313131"/>
        </w:rPr>
        <w:t xml:space="preserve">      </w:t>
      </w:r>
      <w:r w:rsidRPr="00553174">
        <w:rPr>
          <w:rStyle w:val="com"/>
          <w:rFonts w:asciiTheme="minorHAnsi" w:hAnsiTheme="minorHAnsi" w:cs="Consolas"/>
          <w:color w:val="880000"/>
        </w:rPr>
        <w:t>//call draw method of circle</w:t>
      </w:r>
    </w:p>
    <w:p w:rsidR="002733B4" w:rsidRPr="00553174" w:rsidRDefault="002733B4" w:rsidP="002733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Theme="minorHAnsi" w:eastAsiaTheme="majorEastAsia" w:hAnsiTheme="minorHAnsi" w:cs="Consolas"/>
          <w:color w:val="313131"/>
        </w:rPr>
      </w:pPr>
      <w:r w:rsidRPr="00553174">
        <w:rPr>
          <w:rStyle w:val="pln"/>
          <w:rFonts w:asciiTheme="minorHAnsi" w:eastAsiaTheme="majorEastAsia" w:hAnsiTheme="minorHAnsi" w:cs="Consolas"/>
          <w:color w:val="313131"/>
        </w:rPr>
        <w:t xml:space="preserve">      </w:t>
      </w:r>
      <w:proofErr w:type="gramStart"/>
      <w:r w:rsidRPr="00553174">
        <w:rPr>
          <w:rStyle w:val="pln"/>
          <w:rFonts w:asciiTheme="minorHAnsi" w:eastAsiaTheme="majorEastAsia" w:hAnsiTheme="minorHAnsi" w:cs="Consolas"/>
          <w:color w:val="313131"/>
        </w:rPr>
        <w:t>shape3</w:t>
      </w:r>
      <w:r w:rsidRPr="00553174">
        <w:rPr>
          <w:rStyle w:val="pun"/>
          <w:rFonts w:asciiTheme="minorHAnsi" w:hAnsiTheme="minorHAnsi" w:cs="Consolas"/>
          <w:color w:val="666600"/>
        </w:rPr>
        <w:t>.</w:t>
      </w:r>
      <w:r w:rsidRPr="00553174">
        <w:rPr>
          <w:rStyle w:val="pln"/>
          <w:rFonts w:asciiTheme="minorHAnsi" w:eastAsiaTheme="majorEastAsia" w:hAnsiTheme="minorHAnsi" w:cs="Consolas"/>
          <w:color w:val="313131"/>
        </w:rPr>
        <w:t>draw</w:t>
      </w:r>
      <w:r w:rsidRPr="00553174">
        <w:rPr>
          <w:rStyle w:val="pun"/>
          <w:rFonts w:asciiTheme="minorHAnsi" w:hAnsiTheme="minorHAnsi" w:cs="Consolas"/>
          <w:color w:val="666600"/>
        </w:rPr>
        <w:t>(</w:t>
      </w:r>
      <w:proofErr w:type="gramEnd"/>
      <w:r w:rsidRPr="00553174">
        <w:rPr>
          <w:rStyle w:val="pun"/>
          <w:rFonts w:asciiTheme="minorHAnsi" w:hAnsiTheme="minorHAnsi" w:cs="Consolas"/>
          <w:color w:val="666600"/>
        </w:rPr>
        <w:t>);</w:t>
      </w:r>
    </w:p>
    <w:p w:rsidR="002733B4" w:rsidRPr="00553174" w:rsidRDefault="002733B4" w:rsidP="002733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Theme="minorHAnsi" w:eastAsiaTheme="majorEastAsia" w:hAnsiTheme="minorHAnsi" w:cs="Consolas"/>
          <w:color w:val="313131"/>
        </w:rPr>
      </w:pPr>
      <w:r w:rsidRPr="00553174">
        <w:rPr>
          <w:rStyle w:val="pln"/>
          <w:rFonts w:asciiTheme="minorHAnsi" w:eastAsiaTheme="majorEastAsia" w:hAnsiTheme="minorHAnsi" w:cs="Consolas"/>
          <w:color w:val="313131"/>
        </w:rPr>
        <w:t xml:space="preserve">   </w:t>
      </w:r>
      <w:r w:rsidRPr="00553174">
        <w:rPr>
          <w:rStyle w:val="pun"/>
          <w:rFonts w:asciiTheme="minorHAnsi" w:hAnsiTheme="minorHAnsi" w:cs="Consolas"/>
          <w:color w:val="666600"/>
        </w:rPr>
        <w:t>}</w:t>
      </w:r>
    </w:p>
    <w:p w:rsidR="002733B4" w:rsidRPr="00553174" w:rsidRDefault="002733B4" w:rsidP="002733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heme="minorHAnsi" w:hAnsiTheme="minorHAnsi" w:cs="Consolas"/>
          <w:color w:val="313131"/>
        </w:rPr>
      </w:pPr>
      <w:r w:rsidRPr="00553174">
        <w:rPr>
          <w:rStyle w:val="pun"/>
          <w:rFonts w:asciiTheme="minorHAnsi" w:hAnsiTheme="minorHAnsi" w:cs="Consolas"/>
          <w:color w:val="666600"/>
        </w:rPr>
        <w:t>}</w:t>
      </w:r>
    </w:p>
    <w:p w:rsidR="002733B4" w:rsidRPr="00553174" w:rsidRDefault="002733B4" w:rsidP="002733B4">
      <w:pPr>
        <w:pStyle w:val="Heading2"/>
        <w:spacing w:before="48" w:after="48" w:line="360" w:lineRule="atLeast"/>
        <w:ind w:right="48"/>
        <w:rPr>
          <w:rFonts w:asciiTheme="minorHAnsi" w:hAnsiTheme="minorHAnsi" w:cs="Times New Roman"/>
          <w:color w:val="121214"/>
          <w:spacing w:val="-15"/>
          <w:sz w:val="20"/>
          <w:szCs w:val="20"/>
        </w:rPr>
      </w:pPr>
      <w:r w:rsidRPr="00553174">
        <w:rPr>
          <w:rFonts w:asciiTheme="minorHAnsi" w:hAnsiTheme="minorHAnsi"/>
          <w:b/>
          <w:bCs/>
          <w:color w:val="121214"/>
          <w:spacing w:val="-15"/>
          <w:sz w:val="20"/>
          <w:szCs w:val="20"/>
        </w:rPr>
        <w:t>Step 5</w:t>
      </w:r>
    </w:p>
    <w:p w:rsidR="002733B4" w:rsidRPr="00553174" w:rsidRDefault="002733B4" w:rsidP="002733B4">
      <w:pPr>
        <w:pStyle w:val="NormalWeb"/>
        <w:spacing w:before="0" w:beforeAutospacing="0" w:after="240" w:afterAutospacing="0" w:line="360" w:lineRule="atLeast"/>
        <w:ind w:left="48" w:right="48"/>
        <w:jc w:val="both"/>
        <w:rPr>
          <w:rFonts w:asciiTheme="minorHAnsi" w:hAnsiTheme="minorHAnsi"/>
          <w:color w:val="000000"/>
          <w:sz w:val="20"/>
          <w:szCs w:val="20"/>
        </w:rPr>
      </w:pPr>
      <w:r w:rsidRPr="00553174">
        <w:rPr>
          <w:rFonts w:asciiTheme="minorHAnsi" w:hAnsiTheme="minorHAnsi"/>
          <w:color w:val="000000"/>
          <w:sz w:val="20"/>
          <w:szCs w:val="20"/>
        </w:rPr>
        <w:t>Verify the output.</w:t>
      </w:r>
    </w:p>
    <w:p w:rsidR="002733B4" w:rsidRPr="00553174" w:rsidRDefault="002733B4" w:rsidP="002733B4">
      <w:pPr>
        <w:pStyle w:val="HTMLPreformatted"/>
        <w:pBdr>
          <w:top w:val="single" w:sz="6" w:space="4" w:color="D6D6D6"/>
          <w:left w:val="single" w:sz="6" w:space="4" w:color="D6D6D6"/>
          <w:bottom w:val="single" w:sz="6" w:space="4" w:color="D6D6D6"/>
          <w:right w:val="single" w:sz="6" w:space="4" w:color="D6D6D6"/>
        </w:pBdr>
        <w:shd w:val="clear" w:color="auto" w:fill="F1F1F1"/>
        <w:rPr>
          <w:rFonts w:asciiTheme="minorHAnsi" w:hAnsiTheme="minorHAnsi" w:cs="Consolas"/>
          <w:color w:val="313131"/>
        </w:rPr>
      </w:pPr>
      <w:r w:rsidRPr="00553174">
        <w:rPr>
          <w:rFonts w:asciiTheme="minorHAnsi" w:hAnsiTheme="minorHAnsi" w:cs="Consolas"/>
          <w:color w:val="313131"/>
        </w:rPr>
        <w:t>Inside Circle::</w:t>
      </w:r>
      <w:proofErr w:type="gramStart"/>
      <w:r w:rsidRPr="00553174">
        <w:rPr>
          <w:rFonts w:asciiTheme="minorHAnsi" w:hAnsiTheme="minorHAnsi" w:cs="Consolas"/>
          <w:color w:val="313131"/>
        </w:rPr>
        <w:t>draw(</w:t>
      </w:r>
      <w:proofErr w:type="gramEnd"/>
      <w:r w:rsidRPr="00553174">
        <w:rPr>
          <w:rFonts w:asciiTheme="minorHAnsi" w:hAnsiTheme="minorHAnsi" w:cs="Consolas"/>
          <w:color w:val="313131"/>
        </w:rPr>
        <w:t>) method.</w:t>
      </w:r>
    </w:p>
    <w:p w:rsidR="002733B4" w:rsidRPr="00553174" w:rsidRDefault="002733B4" w:rsidP="002733B4">
      <w:pPr>
        <w:pStyle w:val="HTMLPreformatted"/>
        <w:pBdr>
          <w:top w:val="single" w:sz="6" w:space="4" w:color="D6D6D6"/>
          <w:left w:val="single" w:sz="6" w:space="4" w:color="D6D6D6"/>
          <w:bottom w:val="single" w:sz="6" w:space="4" w:color="D6D6D6"/>
          <w:right w:val="single" w:sz="6" w:space="4" w:color="D6D6D6"/>
        </w:pBdr>
        <w:shd w:val="clear" w:color="auto" w:fill="F1F1F1"/>
        <w:rPr>
          <w:rFonts w:asciiTheme="minorHAnsi" w:hAnsiTheme="minorHAnsi" w:cs="Consolas"/>
          <w:color w:val="313131"/>
        </w:rPr>
      </w:pPr>
      <w:r w:rsidRPr="00553174">
        <w:rPr>
          <w:rFonts w:asciiTheme="minorHAnsi" w:hAnsiTheme="minorHAnsi" w:cs="Consolas"/>
          <w:color w:val="313131"/>
        </w:rPr>
        <w:t>Inside Rectangle::</w:t>
      </w:r>
      <w:proofErr w:type="gramStart"/>
      <w:r w:rsidRPr="00553174">
        <w:rPr>
          <w:rFonts w:asciiTheme="minorHAnsi" w:hAnsiTheme="minorHAnsi" w:cs="Consolas"/>
          <w:color w:val="313131"/>
        </w:rPr>
        <w:t>draw(</w:t>
      </w:r>
      <w:proofErr w:type="gramEnd"/>
      <w:r w:rsidRPr="00553174">
        <w:rPr>
          <w:rFonts w:asciiTheme="minorHAnsi" w:hAnsiTheme="minorHAnsi" w:cs="Consolas"/>
          <w:color w:val="313131"/>
        </w:rPr>
        <w:t>) method.</w:t>
      </w:r>
    </w:p>
    <w:p w:rsidR="002733B4" w:rsidRPr="00553174" w:rsidRDefault="002733B4" w:rsidP="002733B4">
      <w:pPr>
        <w:pStyle w:val="HTMLPreformatted"/>
        <w:pBdr>
          <w:top w:val="single" w:sz="6" w:space="4" w:color="D6D6D6"/>
          <w:left w:val="single" w:sz="6" w:space="4" w:color="D6D6D6"/>
          <w:bottom w:val="single" w:sz="6" w:space="4" w:color="D6D6D6"/>
          <w:right w:val="single" w:sz="6" w:space="4" w:color="D6D6D6"/>
        </w:pBdr>
        <w:shd w:val="clear" w:color="auto" w:fill="F1F1F1"/>
        <w:rPr>
          <w:rFonts w:asciiTheme="minorHAnsi" w:hAnsiTheme="minorHAnsi" w:cs="Consolas"/>
          <w:color w:val="313131"/>
        </w:rPr>
      </w:pPr>
      <w:r w:rsidRPr="00553174">
        <w:rPr>
          <w:rFonts w:asciiTheme="minorHAnsi" w:hAnsiTheme="minorHAnsi" w:cs="Consolas"/>
          <w:color w:val="313131"/>
        </w:rPr>
        <w:t>Inside Square::</w:t>
      </w:r>
      <w:proofErr w:type="gramStart"/>
      <w:r w:rsidRPr="00553174">
        <w:rPr>
          <w:rFonts w:asciiTheme="minorHAnsi" w:hAnsiTheme="minorHAnsi" w:cs="Consolas"/>
          <w:color w:val="313131"/>
        </w:rPr>
        <w:t>draw(</w:t>
      </w:r>
      <w:proofErr w:type="gramEnd"/>
      <w:r w:rsidRPr="00553174">
        <w:rPr>
          <w:rFonts w:asciiTheme="minorHAnsi" w:hAnsiTheme="minorHAnsi" w:cs="Consolas"/>
          <w:color w:val="313131"/>
        </w:rPr>
        <w:t>) method.</w:t>
      </w:r>
    </w:p>
    <w:p w:rsidR="009421AF" w:rsidRPr="00553174" w:rsidRDefault="009421AF" w:rsidP="00AB75CD">
      <w:pPr>
        <w:rPr>
          <w:rFonts w:cs="Arial"/>
          <w:sz w:val="20"/>
          <w:szCs w:val="20"/>
        </w:rPr>
      </w:pPr>
    </w:p>
    <w:p w:rsidR="009421AF" w:rsidRPr="00553174" w:rsidRDefault="009421AF" w:rsidP="00AB75CD">
      <w:pPr>
        <w:rPr>
          <w:rFonts w:cs="Arial"/>
          <w:sz w:val="20"/>
          <w:szCs w:val="20"/>
        </w:rPr>
      </w:pPr>
      <w:r w:rsidRPr="00553174">
        <w:rPr>
          <w:rFonts w:cs="Arial"/>
          <w:sz w:val="20"/>
          <w:szCs w:val="20"/>
        </w:rPr>
        <w:t>Abstract</w:t>
      </w:r>
      <w:r w:rsidR="00AE1C0B" w:rsidRPr="00553174">
        <w:rPr>
          <w:rFonts w:cs="Arial"/>
          <w:sz w:val="20"/>
          <w:szCs w:val="20"/>
        </w:rPr>
        <w:t xml:space="preserve"> Factory</w:t>
      </w:r>
      <w:r w:rsidRPr="00553174">
        <w:rPr>
          <w:rFonts w:cs="Arial"/>
          <w:sz w:val="20"/>
          <w:szCs w:val="20"/>
        </w:rPr>
        <w:t xml:space="preserve"> design pattern:</w:t>
      </w:r>
    </w:p>
    <w:p w:rsidR="00AE1C0B" w:rsidRPr="00553174" w:rsidRDefault="00AE1C0B" w:rsidP="00AE1C0B">
      <w:pPr>
        <w:pStyle w:val="NormalWeb"/>
        <w:shd w:val="clear" w:color="auto" w:fill="FFFFFF"/>
        <w:jc w:val="both"/>
        <w:rPr>
          <w:rFonts w:asciiTheme="minorHAnsi" w:hAnsiTheme="minorHAnsi"/>
          <w:color w:val="000000"/>
          <w:sz w:val="20"/>
          <w:szCs w:val="20"/>
        </w:rPr>
      </w:pPr>
      <w:r w:rsidRPr="00553174">
        <w:rPr>
          <w:rFonts w:asciiTheme="minorHAnsi" w:hAnsiTheme="minorHAnsi"/>
          <w:color w:val="000000"/>
          <w:sz w:val="20"/>
          <w:szCs w:val="20"/>
        </w:rPr>
        <w:lastRenderedPageBreak/>
        <w:t>Abstract Factory Pattern says that just </w:t>
      </w:r>
      <w:r w:rsidRPr="00553174">
        <w:rPr>
          <w:rFonts w:asciiTheme="minorHAnsi" w:hAnsiTheme="minorHAnsi"/>
          <w:b/>
          <w:bCs/>
          <w:color w:val="000000"/>
          <w:sz w:val="20"/>
          <w:szCs w:val="20"/>
        </w:rPr>
        <w:t>define an interface or abstract class for creating families of related (or dependent) objects but without specifying their concrete sub-classes.</w:t>
      </w:r>
      <w:r w:rsidRPr="00553174">
        <w:rPr>
          <w:rFonts w:asciiTheme="minorHAnsi" w:hAnsiTheme="minorHAnsi"/>
          <w:color w:val="000000"/>
          <w:sz w:val="20"/>
          <w:szCs w:val="20"/>
        </w:rPr>
        <w:t>That means Abstract Factory lets a class returns a factory of classes. So, this is the reason that Abstract Factory Pattern is one level higher than the Factory Pattern.</w:t>
      </w:r>
    </w:p>
    <w:p w:rsidR="00E31184" w:rsidRPr="00553174" w:rsidRDefault="00E31184" w:rsidP="00E31184">
      <w:pPr>
        <w:rPr>
          <w:color w:val="000000"/>
          <w:sz w:val="20"/>
          <w:szCs w:val="20"/>
        </w:rPr>
      </w:pPr>
      <w:r w:rsidRPr="00553174">
        <w:rPr>
          <w:rFonts w:cs="Arial"/>
          <w:color w:val="000000"/>
          <w:sz w:val="20"/>
          <w:szCs w:val="20"/>
        </w:rPr>
        <w:br/>
        <w:t>The </w:t>
      </w:r>
      <w:r w:rsidRPr="00553174">
        <w:rPr>
          <w:rFonts w:cs="Arial"/>
          <w:b/>
          <w:bCs/>
          <w:color w:val="3D85C6"/>
          <w:sz w:val="20"/>
          <w:szCs w:val="20"/>
        </w:rPr>
        <w:t>abstract factory design pattern</w:t>
      </w:r>
      <w:r w:rsidRPr="00553174">
        <w:rPr>
          <w:rFonts w:cs="Arial"/>
          <w:color w:val="000000"/>
          <w:sz w:val="20"/>
          <w:szCs w:val="20"/>
        </w:rPr>
        <w:t> is merely an extension of the </w:t>
      </w:r>
      <w:hyperlink r:id="rId7" w:tgtFrame="_blank" w:history="1">
        <w:r w:rsidRPr="00553174">
          <w:rPr>
            <w:rStyle w:val="Hyperlink"/>
            <w:rFonts w:cs="Arial"/>
            <w:sz w:val="20"/>
            <w:szCs w:val="20"/>
          </w:rPr>
          <w:t>factory method</w:t>
        </w:r>
      </w:hyperlink>
      <w:r w:rsidRPr="00553174">
        <w:rPr>
          <w:rFonts w:cs="Arial"/>
          <w:color w:val="000000"/>
          <w:sz w:val="20"/>
          <w:szCs w:val="20"/>
        </w:rPr>
        <w:t> pattern, which allows you to create objects without being concerned about the actual class of the objects being produced. The abstract factory pattern extends the </w:t>
      </w:r>
      <w:hyperlink r:id="rId8" w:tgtFrame="_blank" w:history="1">
        <w:r w:rsidRPr="00553174">
          <w:rPr>
            <w:rStyle w:val="Hyperlink"/>
            <w:rFonts w:cs="Arial"/>
            <w:sz w:val="20"/>
            <w:szCs w:val="20"/>
          </w:rPr>
          <w:t>factory method</w:t>
        </w:r>
      </w:hyperlink>
      <w:r w:rsidRPr="00553174">
        <w:rPr>
          <w:rFonts w:cs="Arial"/>
          <w:color w:val="000000"/>
          <w:sz w:val="20"/>
          <w:szCs w:val="20"/>
        </w:rPr>
        <w:t>pattern by allowing more types of objects to be produced.</w:t>
      </w:r>
    </w:p>
    <w:p w:rsidR="00E31184" w:rsidRPr="00553174" w:rsidRDefault="00E31184" w:rsidP="00E31184">
      <w:pPr>
        <w:pStyle w:val="NormalWeb"/>
        <w:shd w:val="clear" w:color="auto" w:fill="FFFFFF"/>
        <w:rPr>
          <w:rFonts w:asciiTheme="minorHAnsi" w:hAnsiTheme="minorHAnsi" w:cs="Arial"/>
          <w:color w:val="000000"/>
          <w:sz w:val="20"/>
          <w:szCs w:val="20"/>
        </w:rPr>
      </w:pPr>
      <w:r w:rsidRPr="00553174">
        <w:rPr>
          <w:rFonts w:asciiTheme="minorHAnsi" w:hAnsiTheme="minorHAnsi" w:cs="Arial"/>
          <w:color w:val="000000"/>
          <w:sz w:val="20"/>
          <w:szCs w:val="20"/>
        </w:rPr>
        <w:t>We can extend this </w:t>
      </w:r>
      <w:hyperlink r:id="rId9" w:tgtFrame="_blank" w:history="1">
        <w:r w:rsidRPr="00553174">
          <w:rPr>
            <w:rStyle w:val="Hyperlink"/>
            <w:rFonts w:asciiTheme="minorHAnsi" w:eastAsiaTheme="majorEastAsia" w:hAnsiTheme="minorHAnsi" w:cs="Arial"/>
            <w:sz w:val="20"/>
            <w:szCs w:val="20"/>
          </w:rPr>
          <w:t>factory method</w:t>
        </w:r>
      </w:hyperlink>
      <w:r w:rsidRPr="00553174">
        <w:rPr>
          <w:rFonts w:asciiTheme="minorHAnsi" w:hAnsiTheme="minorHAnsi" w:cs="Arial"/>
          <w:color w:val="000000"/>
          <w:sz w:val="20"/>
          <w:szCs w:val="20"/>
        </w:rPr>
        <w:t> pattern to the abstract factory pattern by:                                                  </w:t>
      </w:r>
    </w:p>
    <w:p w:rsidR="00E31184" w:rsidRPr="00553174" w:rsidRDefault="00E31184" w:rsidP="00E31184">
      <w:pPr>
        <w:numPr>
          <w:ilvl w:val="0"/>
          <w:numId w:val="11"/>
        </w:numPr>
        <w:shd w:val="clear" w:color="auto" w:fill="FFFFFF"/>
        <w:spacing w:before="100" w:beforeAutospacing="1" w:after="100" w:afterAutospacing="1" w:line="240" w:lineRule="auto"/>
        <w:rPr>
          <w:rFonts w:cs="Arial"/>
          <w:color w:val="000000"/>
          <w:sz w:val="20"/>
          <w:szCs w:val="20"/>
        </w:rPr>
      </w:pPr>
      <w:r w:rsidRPr="00553174">
        <w:rPr>
          <w:rFonts w:cs="Arial"/>
          <w:color w:val="000000"/>
          <w:sz w:val="20"/>
          <w:szCs w:val="20"/>
        </w:rPr>
        <w:t>Adding another product that the factories can produce.</w:t>
      </w:r>
    </w:p>
    <w:p w:rsidR="00E31184" w:rsidRPr="00553174" w:rsidRDefault="00E31184" w:rsidP="00E31184">
      <w:pPr>
        <w:pStyle w:val="Heading4"/>
        <w:shd w:val="clear" w:color="auto" w:fill="FFFFFF"/>
        <w:jc w:val="both"/>
        <w:rPr>
          <w:rFonts w:asciiTheme="minorHAnsi" w:hAnsiTheme="minorHAnsi" w:cs="Helvetica"/>
          <w:b w:val="0"/>
          <w:bCs w:val="0"/>
          <w:color w:val="610B4B"/>
          <w:sz w:val="20"/>
          <w:szCs w:val="20"/>
        </w:rPr>
      </w:pPr>
      <w:r w:rsidRPr="00553174">
        <w:rPr>
          <w:rFonts w:asciiTheme="minorHAnsi" w:hAnsiTheme="minorHAnsi" w:cs="Helvetica"/>
          <w:b w:val="0"/>
          <w:bCs w:val="0"/>
          <w:color w:val="610B4B"/>
          <w:sz w:val="20"/>
          <w:szCs w:val="20"/>
        </w:rPr>
        <w:t>Advantage of Abstract Factory Pattern</w:t>
      </w:r>
    </w:p>
    <w:p w:rsidR="00E31184" w:rsidRPr="00553174" w:rsidRDefault="00E31184" w:rsidP="00E31184">
      <w:pPr>
        <w:numPr>
          <w:ilvl w:val="0"/>
          <w:numId w:val="12"/>
        </w:numPr>
        <w:shd w:val="clear" w:color="auto" w:fill="FFFFFF"/>
        <w:spacing w:before="60" w:after="100" w:afterAutospacing="1" w:line="345" w:lineRule="atLeast"/>
        <w:jc w:val="both"/>
        <w:rPr>
          <w:rFonts w:cs="Times New Roman"/>
          <w:color w:val="000000"/>
          <w:sz w:val="20"/>
          <w:szCs w:val="20"/>
        </w:rPr>
      </w:pPr>
      <w:r w:rsidRPr="00553174">
        <w:rPr>
          <w:color w:val="000000"/>
          <w:sz w:val="20"/>
          <w:szCs w:val="20"/>
        </w:rPr>
        <w:t>Abstract Factory Pattern isolates the client code from concrete (implementation) classes.</w:t>
      </w:r>
    </w:p>
    <w:p w:rsidR="00E31184" w:rsidRPr="00553174" w:rsidRDefault="00E31184" w:rsidP="00E31184">
      <w:pPr>
        <w:numPr>
          <w:ilvl w:val="0"/>
          <w:numId w:val="12"/>
        </w:numPr>
        <w:shd w:val="clear" w:color="auto" w:fill="FFFFFF"/>
        <w:spacing w:before="60" w:after="100" w:afterAutospacing="1" w:line="345" w:lineRule="atLeast"/>
        <w:jc w:val="both"/>
        <w:rPr>
          <w:color w:val="000000"/>
          <w:sz w:val="20"/>
          <w:szCs w:val="20"/>
        </w:rPr>
      </w:pPr>
      <w:r w:rsidRPr="00553174">
        <w:rPr>
          <w:color w:val="000000"/>
          <w:sz w:val="20"/>
          <w:szCs w:val="20"/>
        </w:rPr>
        <w:t>It eases the exchanging of object families.</w:t>
      </w:r>
    </w:p>
    <w:p w:rsidR="00E31184" w:rsidRPr="00553174" w:rsidRDefault="00E31184" w:rsidP="00E31184">
      <w:pPr>
        <w:numPr>
          <w:ilvl w:val="0"/>
          <w:numId w:val="12"/>
        </w:numPr>
        <w:shd w:val="clear" w:color="auto" w:fill="FFFFFF"/>
        <w:spacing w:before="60" w:after="100" w:afterAutospacing="1" w:line="345" w:lineRule="atLeast"/>
        <w:jc w:val="both"/>
        <w:rPr>
          <w:color w:val="000000"/>
          <w:sz w:val="20"/>
          <w:szCs w:val="20"/>
        </w:rPr>
      </w:pPr>
      <w:r w:rsidRPr="00553174">
        <w:rPr>
          <w:color w:val="000000"/>
          <w:sz w:val="20"/>
          <w:szCs w:val="20"/>
        </w:rPr>
        <w:t>It promotes consistency among objects.</w:t>
      </w:r>
    </w:p>
    <w:p w:rsidR="00E31184" w:rsidRPr="00553174" w:rsidRDefault="00E31184" w:rsidP="00E31184">
      <w:pPr>
        <w:pStyle w:val="Heading4"/>
        <w:shd w:val="clear" w:color="auto" w:fill="FFFFFF"/>
        <w:jc w:val="both"/>
        <w:rPr>
          <w:rFonts w:asciiTheme="minorHAnsi" w:hAnsiTheme="minorHAnsi" w:cs="Helvetica"/>
          <w:b w:val="0"/>
          <w:bCs w:val="0"/>
          <w:color w:val="610B4B"/>
          <w:sz w:val="20"/>
          <w:szCs w:val="20"/>
        </w:rPr>
      </w:pPr>
      <w:r w:rsidRPr="00553174">
        <w:rPr>
          <w:rFonts w:asciiTheme="minorHAnsi" w:hAnsiTheme="minorHAnsi" w:cs="Helvetica"/>
          <w:b w:val="0"/>
          <w:bCs w:val="0"/>
          <w:color w:val="610B4B"/>
          <w:sz w:val="20"/>
          <w:szCs w:val="20"/>
        </w:rPr>
        <w:t>Usage of Abstract Factory Pattern</w:t>
      </w:r>
    </w:p>
    <w:p w:rsidR="00E31184" w:rsidRPr="00553174" w:rsidRDefault="00E31184" w:rsidP="00E31184">
      <w:pPr>
        <w:numPr>
          <w:ilvl w:val="0"/>
          <w:numId w:val="13"/>
        </w:numPr>
        <w:shd w:val="clear" w:color="auto" w:fill="FFFFFF"/>
        <w:spacing w:before="60" w:after="100" w:afterAutospacing="1" w:line="345" w:lineRule="atLeast"/>
        <w:jc w:val="both"/>
        <w:rPr>
          <w:rFonts w:cs="Times New Roman"/>
          <w:color w:val="000000"/>
          <w:sz w:val="20"/>
          <w:szCs w:val="20"/>
        </w:rPr>
      </w:pPr>
      <w:r w:rsidRPr="00553174">
        <w:rPr>
          <w:color w:val="000000"/>
          <w:sz w:val="20"/>
          <w:szCs w:val="20"/>
        </w:rPr>
        <w:t>When the system needs to be independent of how its object are created, composed, and represented.</w:t>
      </w:r>
    </w:p>
    <w:p w:rsidR="00E31184" w:rsidRPr="00553174" w:rsidRDefault="00E31184" w:rsidP="00E31184">
      <w:pPr>
        <w:numPr>
          <w:ilvl w:val="0"/>
          <w:numId w:val="13"/>
        </w:numPr>
        <w:shd w:val="clear" w:color="auto" w:fill="FFFFFF"/>
        <w:spacing w:before="60" w:after="100" w:afterAutospacing="1" w:line="345" w:lineRule="atLeast"/>
        <w:jc w:val="both"/>
        <w:rPr>
          <w:color w:val="000000"/>
          <w:sz w:val="20"/>
          <w:szCs w:val="20"/>
        </w:rPr>
      </w:pPr>
      <w:r w:rsidRPr="00553174">
        <w:rPr>
          <w:color w:val="000000"/>
          <w:sz w:val="20"/>
          <w:szCs w:val="20"/>
        </w:rPr>
        <w:t>When the family of related objects has to be used together, then this constraint needs to be enforced.</w:t>
      </w:r>
    </w:p>
    <w:p w:rsidR="00E31184" w:rsidRPr="00553174" w:rsidRDefault="00E31184" w:rsidP="00E31184">
      <w:pPr>
        <w:numPr>
          <w:ilvl w:val="0"/>
          <w:numId w:val="13"/>
        </w:numPr>
        <w:shd w:val="clear" w:color="auto" w:fill="FFFFFF"/>
        <w:spacing w:before="60" w:after="100" w:afterAutospacing="1" w:line="345" w:lineRule="atLeast"/>
        <w:jc w:val="both"/>
        <w:rPr>
          <w:color w:val="000000"/>
          <w:sz w:val="20"/>
          <w:szCs w:val="20"/>
        </w:rPr>
      </w:pPr>
      <w:r w:rsidRPr="00553174">
        <w:rPr>
          <w:color w:val="000000"/>
          <w:sz w:val="20"/>
          <w:szCs w:val="20"/>
        </w:rPr>
        <w:t>When you want to provide a library of objects that does not show implementations and only reveals interfaces.</w:t>
      </w:r>
    </w:p>
    <w:p w:rsidR="00E31184" w:rsidRPr="00553174" w:rsidRDefault="00E31184" w:rsidP="00E31184">
      <w:pPr>
        <w:numPr>
          <w:ilvl w:val="0"/>
          <w:numId w:val="13"/>
        </w:numPr>
        <w:shd w:val="clear" w:color="auto" w:fill="FFFFFF"/>
        <w:spacing w:before="60" w:after="100" w:afterAutospacing="1" w:line="345" w:lineRule="atLeast"/>
        <w:jc w:val="both"/>
        <w:rPr>
          <w:color w:val="000000"/>
          <w:sz w:val="20"/>
          <w:szCs w:val="20"/>
        </w:rPr>
      </w:pPr>
      <w:r w:rsidRPr="00553174">
        <w:rPr>
          <w:color w:val="000000"/>
          <w:sz w:val="20"/>
          <w:szCs w:val="20"/>
        </w:rPr>
        <w:t>When the system needs to be configured with one of a multiple family of objects.</w:t>
      </w:r>
    </w:p>
    <w:p w:rsidR="00E31184" w:rsidRPr="00553174" w:rsidRDefault="00E31184" w:rsidP="00E31184">
      <w:pPr>
        <w:pStyle w:val="Heading3"/>
        <w:shd w:val="clear" w:color="auto" w:fill="FFFFFF"/>
        <w:spacing w:line="312" w:lineRule="atLeast"/>
        <w:jc w:val="both"/>
        <w:rPr>
          <w:rFonts w:asciiTheme="minorHAnsi" w:hAnsiTheme="minorHAnsi" w:cs="Helvetica"/>
          <w:color w:val="610B4B"/>
          <w:sz w:val="20"/>
          <w:szCs w:val="20"/>
        </w:rPr>
      </w:pPr>
      <w:r w:rsidRPr="00553174">
        <w:rPr>
          <w:rFonts w:asciiTheme="minorHAnsi" w:hAnsiTheme="minorHAnsi" w:cs="Helvetica"/>
          <w:b/>
          <w:bCs/>
          <w:color w:val="610B4B"/>
          <w:sz w:val="20"/>
          <w:szCs w:val="20"/>
        </w:rPr>
        <w:t>UML for Abstract Factory Pattern</w:t>
      </w:r>
    </w:p>
    <w:p w:rsidR="00E31184" w:rsidRPr="00553174" w:rsidRDefault="00E31184" w:rsidP="00E31184">
      <w:pPr>
        <w:numPr>
          <w:ilvl w:val="0"/>
          <w:numId w:val="14"/>
        </w:numPr>
        <w:shd w:val="clear" w:color="auto" w:fill="FFFFFF"/>
        <w:spacing w:before="60" w:after="100" w:afterAutospacing="1" w:line="345" w:lineRule="atLeast"/>
        <w:jc w:val="both"/>
        <w:rPr>
          <w:rFonts w:cs="Times New Roman"/>
          <w:color w:val="000000"/>
          <w:sz w:val="20"/>
          <w:szCs w:val="20"/>
        </w:rPr>
      </w:pPr>
      <w:r w:rsidRPr="00553174">
        <w:rPr>
          <w:color w:val="000000"/>
          <w:sz w:val="20"/>
          <w:szCs w:val="20"/>
        </w:rPr>
        <w:t>We are going to create a </w:t>
      </w:r>
      <w:r w:rsidRPr="00553174">
        <w:rPr>
          <w:b/>
          <w:bCs/>
          <w:color w:val="000000"/>
          <w:sz w:val="20"/>
          <w:szCs w:val="20"/>
        </w:rPr>
        <w:t>Bank interface</w:t>
      </w:r>
      <w:r w:rsidRPr="00553174">
        <w:rPr>
          <w:color w:val="000000"/>
          <w:sz w:val="20"/>
          <w:szCs w:val="20"/>
        </w:rPr>
        <w:t> and a </w:t>
      </w:r>
      <w:r w:rsidRPr="00553174">
        <w:rPr>
          <w:b/>
          <w:bCs/>
          <w:color w:val="000000"/>
          <w:sz w:val="20"/>
          <w:szCs w:val="20"/>
        </w:rPr>
        <w:t>Loan abstract class</w:t>
      </w:r>
      <w:r w:rsidRPr="00553174">
        <w:rPr>
          <w:color w:val="000000"/>
          <w:sz w:val="20"/>
          <w:szCs w:val="20"/>
        </w:rPr>
        <w:t> as well as their sub-classes.</w:t>
      </w:r>
    </w:p>
    <w:p w:rsidR="00E31184" w:rsidRPr="00553174" w:rsidRDefault="00E31184" w:rsidP="00E31184">
      <w:pPr>
        <w:numPr>
          <w:ilvl w:val="0"/>
          <w:numId w:val="14"/>
        </w:numPr>
        <w:shd w:val="clear" w:color="auto" w:fill="FFFFFF"/>
        <w:spacing w:before="60" w:after="100" w:afterAutospacing="1" w:line="345" w:lineRule="atLeast"/>
        <w:jc w:val="both"/>
        <w:rPr>
          <w:color w:val="000000"/>
          <w:sz w:val="20"/>
          <w:szCs w:val="20"/>
        </w:rPr>
      </w:pPr>
      <w:r w:rsidRPr="00553174">
        <w:rPr>
          <w:color w:val="000000"/>
          <w:sz w:val="20"/>
          <w:szCs w:val="20"/>
        </w:rPr>
        <w:t>Then we will create </w:t>
      </w:r>
      <w:r w:rsidRPr="00553174">
        <w:rPr>
          <w:b/>
          <w:bCs/>
          <w:color w:val="000000"/>
          <w:sz w:val="20"/>
          <w:szCs w:val="20"/>
        </w:rPr>
        <w:t>AbstractFactory</w:t>
      </w:r>
      <w:r w:rsidRPr="00553174">
        <w:rPr>
          <w:color w:val="000000"/>
          <w:sz w:val="20"/>
          <w:szCs w:val="20"/>
        </w:rPr>
        <w:t> class as next step.</w:t>
      </w:r>
    </w:p>
    <w:p w:rsidR="00E31184" w:rsidRPr="00553174" w:rsidRDefault="00E31184" w:rsidP="00E31184">
      <w:pPr>
        <w:numPr>
          <w:ilvl w:val="0"/>
          <w:numId w:val="14"/>
        </w:numPr>
        <w:shd w:val="clear" w:color="auto" w:fill="FFFFFF"/>
        <w:spacing w:before="60" w:after="100" w:afterAutospacing="1" w:line="345" w:lineRule="atLeast"/>
        <w:jc w:val="both"/>
        <w:rPr>
          <w:color w:val="000000"/>
          <w:sz w:val="20"/>
          <w:szCs w:val="20"/>
        </w:rPr>
      </w:pPr>
      <w:r w:rsidRPr="00553174">
        <w:rPr>
          <w:color w:val="000000"/>
          <w:sz w:val="20"/>
          <w:szCs w:val="20"/>
        </w:rPr>
        <w:t>Then after we will create concrete classes, </w:t>
      </w:r>
      <w:r w:rsidRPr="00553174">
        <w:rPr>
          <w:b/>
          <w:bCs/>
          <w:color w:val="000000"/>
          <w:sz w:val="20"/>
          <w:szCs w:val="20"/>
        </w:rPr>
        <w:t>BankFactory,</w:t>
      </w:r>
      <w:r w:rsidRPr="00553174">
        <w:rPr>
          <w:color w:val="000000"/>
          <w:sz w:val="20"/>
          <w:szCs w:val="20"/>
        </w:rPr>
        <w:t> and </w:t>
      </w:r>
      <w:r w:rsidRPr="00553174">
        <w:rPr>
          <w:b/>
          <w:bCs/>
          <w:color w:val="000000"/>
          <w:sz w:val="20"/>
          <w:szCs w:val="20"/>
        </w:rPr>
        <w:t>LoanFactory</w:t>
      </w:r>
      <w:r w:rsidRPr="00553174">
        <w:rPr>
          <w:color w:val="000000"/>
          <w:sz w:val="20"/>
          <w:szCs w:val="20"/>
        </w:rPr>
        <w:t> that will extends </w:t>
      </w:r>
      <w:r w:rsidRPr="00553174">
        <w:rPr>
          <w:b/>
          <w:bCs/>
          <w:color w:val="000000"/>
          <w:sz w:val="20"/>
          <w:szCs w:val="20"/>
        </w:rPr>
        <w:t>AbstractFactory class</w:t>
      </w:r>
    </w:p>
    <w:p w:rsidR="00E31184" w:rsidRPr="00553174" w:rsidRDefault="00E31184" w:rsidP="00E31184">
      <w:pPr>
        <w:numPr>
          <w:ilvl w:val="0"/>
          <w:numId w:val="14"/>
        </w:numPr>
        <w:shd w:val="clear" w:color="auto" w:fill="FFFFFF"/>
        <w:spacing w:before="60" w:after="100" w:afterAutospacing="1" w:line="345" w:lineRule="atLeast"/>
        <w:jc w:val="both"/>
        <w:rPr>
          <w:color w:val="000000"/>
          <w:sz w:val="20"/>
          <w:szCs w:val="20"/>
        </w:rPr>
      </w:pPr>
      <w:r w:rsidRPr="00553174">
        <w:rPr>
          <w:color w:val="000000"/>
          <w:sz w:val="20"/>
          <w:szCs w:val="20"/>
        </w:rPr>
        <w:t>After that, </w:t>
      </w:r>
      <w:r w:rsidRPr="00553174">
        <w:rPr>
          <w:b/>
          <w:bCs/>
          <w:color w:val="000000"/>
          <w:sz w:val="20"/>
          <w:szCs w:val="20"/>
        </w:rPr>
        <w:t>AbstractFactoryPatternExample</w:t>
      </w:r>
      <w:r w:rsidRPr="00553174">
        <w:rPr>
          <w:color w:val="000000"/>
          <w:sz w:val="20"/>
          <w:szCs w:val="20"/>
        </w:rPr>
        <w:t> class uses the </w:t>
      </w:r>
      <w:r w:rsidRPr="00553174">
        <w:rPr>
          <w:b/>
          <w:bCs/>
          <w:color w:val="000000"/>
          <w:sz w:val="20"/>
          <w:szCs w:val="20"/>
        </w:rPr>
        <w:t>FactoryCreator</w:t>
      </w:r>
      <w:r w:rsidRPr="00553174">
        <w:rPr>
          <w:color w:val="000000"/>
          <w:sz w:val="20"/>
          <w:szCs w:val="20"/>
        </w:rPr>
        <w:t> to get an object of </w:t>
      </w:r>
      <w:r w:rsidRPr="00553174">
        <w:rPr>
          <w:b/>
          <w:bCs/>
          <w:color w:val="000000"/>
          <w:sz w:val="20"/>
          <w:szCs w:val="20"/>
        </w:rPr>
        <w:t>AbstractFactory</w:t>
      </w:r>
      <w:r w:rsidRPr="00553174">
        <w:rPr>
          <w:color w:val="000000"/>
          <w:sz w:val="20"/>
          <w:szCs w:val="20"/>
        </w:rPr>
        <w:t> class.</w:t>
      </w:r>
    </w:p>
    <w:p w:rsidR="00E31184" w:rsidRPr="00553174" w:rsidRDefault="00E31184" w:rsidP="00E31184">
      <w:pPr>
        <w:numPr>
          <w:ilvl w:val="0"/>
          <w:numId w:val="14"/>
        </w:numPr>
        <w:shd w:val="clear" w:color="auto" w:fill="FFFFFF"/>
        <w:spacing w:before="60" w:after="100" w:afterAutospacing="1" w:line="345" w:lineRule="atLeast"/>
        <w:jc w:val="both"/>
        <w:rPr>
          <w:color w:val="000000"/>
          <w:sz w:val="20"/>
          <w:szCs w:val="20"/>
        </w:rPr>
      </w:pPr>
      <w:r w:rsidRPr="00553174">
        <w:rPr>
          <w:color w:val="000000"/>
          <w:sz w:val="20"/>
          <w:szCs w:val="20"/>
        </w:rPr>
        <w:t>See the diagram carefully which is given below:</w:t>
      </w:r>
    </w:p>
    <w:p w:rsidR="00E31184" w:rsidRPr="00553174" w:rsidRDefault="00E31184" w:rsidP="00E31184">
      <w:pPr>
        <w:spacing w:after="0" w:line="240" w:lineRule="auto"/>
        <w:rPr>
          <w:sz w:val="20"/>
          <w:szCs w:val="20"/>
        </w:rPr>
      </w:pPr>
      <w:r w:rsidRPr="00553174">
        <w:rPr>
          <w:noProof/>
          <w:sz w:val="20"/>
          <w:szCs w:val="20"/>
        </w:rPr>
        <w:lastRenderedPageBreak/>
        <w:drawing>
          <wp:inline distT="0" distB="0" distL="0" distR="0">
            <wp:extent cx="5344808" cy="4838700"/>
            <wp:effectExtent l="0" t="0" r="8255" b="0"/>
            <wp:docPr id="2" name="Picture 2" descr="abstract factory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bstract factory patter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52492" cy="4845656"/>
                    </a:xfrm>
                    <a:prstGeom prst="rect">
                      <a:avLst/>
                    </a:prstGeom>
                    <a:noFill/>
                    <a:ln>
                      <a:noFill/>
                    </a:ln>
                  </pic:spPr>
                </pic:pic>
              </a:graphicData>
            </a:graphic>
          </wp:inline>
        </w:drawing>
      </w:r>
    </w:p>
    <w:p w:rsidR="00E31184" w:rsidRPr="00553174" w:rsidRDefault="00E31184" w:rsidP="00E31184">
      <w:pPr>
        <w:pStyle w:val="Heading3"/>
        <w:shd w:val="clear" w:color="auto" w:fill="FFFFFF"/>
        <w:spacing w:line="312" w:lineRule="atLeast"/>
        <w:jc w:val="both"/>
        <w:rPr>
          <w:rFonts w:asciiTheme="minorHAnsi" w:hAnsiTheme="minorHAnsi" w:cs="Helvetica"/>
          <w:color w:val="610B4B"/>
          <w:sz w:val="20"/>
          <w:szCs w:val="20"/>
        </w:rPr>
      </w:pPr>
      <w:r w:rsidRPr="00553174">
        <w:rPr>
          <w:rFonts w:asciiTheme="minorHAnsi" w:hAnsiTheme="minorHAnsi" w:cs="Helvetica"/>
          <w:b/>
          <w:bCs/>
          <w:color w:val="610B4B"/>
          <w:sz w:val="20"/>
          <w:szCs w:val="20"/>
        </w:rPr>
        <w:t>Example of Abstract Factory Pattern</w:t>
      </w:r>
    </w:p>
    <w:p w:rsidR="00E31184" w:rsidRPr="00553174" w:rsidRDefault="00E31184" w:rsidP="00E31184">
      <w:pPr>
        <w:pStyle w:val="NormalWeb"/>
        <w:shd w:val="clear" w:color="auto" w:fill="FFFFFF"/>
        <w:jc w:val="both"/>
        <w:rPr>
          <w:rFonts w:asciiTheme="minorHAnsi" w:hAnsiTheme="minorHAnsi"/>
          <w:color w:val="000000"/>
          <w:sz w:val="20"/>
          <w:szCs w:val="20"/>
        </w:rPr>
      </w:pPr>
      <w:r w:rsidRPr="00553174">
        <w:rPr>
          <w:rFonts w:asciiTheme="minorHAnsi" w:hAnsiTheme="minorHAnsi"/>
          <w:color w:val="000000"/>
          <w:sz w:val="20"/>
          <w:szCs w:val="20"/>
        </w:rPr>
        <w:t xml:space="preserve">Here, we are calculating the loan payment for different banks like HDFC, ICICI, </w:t>
      </w:r>
      <w:proofErr w:type="gramStart"/>
      <w:r w:rsidRPr="00553174">
        <w:rPr>
          <w:rFonts w:asciiTheme="minorHAnsi" w:hAnsiTheme="minorHAnsi"/>
          <w:color w:val="000000"/>
          <w:sz w:val="20"/>
          <w:szCs w:val="20"/>
        </w:rPr>
        <w:t>SBI</w:t>
      </w:r>
      <w:proofErr w:type="gramEnd"/>
      <w:r w:rsidRPr="00553174">
        <w:rPr>
          <w:rFonts w:asciiTheme="minorHAnsi" w:hAnsiTheme="minorHAnsi"/>
          <w:color w:val="000000"/>
          <w:sz w:val="20"/>
          <w:szCs w:val="20"/>
        </w:rPr>
        <w:t xml:space="preserve"> etc.</w:t>
      </w:r>
    </w:p>
    <w:p w:rsidR="00E31184" w:rsidRPr="00553174" w:rsidRDefault="00E31184" w:rsidP="00E31184">
      <w:pPr>
        <w:pStyle w:val="NormalWeb"/>
        <w:shd w:val="clear" w:color="auto" w:fill="FFFFFF"/>
        <w:jc w:val="both"/>
        <w:rPr>
          <w:rFonts w:asciiTheme="minorHAnsi" w:hAnsiTheme="minorHAnsi"/>
          <w:color w:val="000000"/>
          <w:sz w:val="20"/>
          <w:szCs w:val="20"/>
        </w:rPr>
      </w:pPr>
      <w:r w:rsidRPr="00553174">
        <w:rPr>
          <w:rFonts w:asciiTheme="minorHAnsi" w:hAnsiTheme="minorHAnsi"/>
          <w:b/>
          <w:bCs/>
          <w:color w:val="000000"/>
          <w:sz w:val="20"/>
          <w:szCs w:val="20"/>
        </w:rPr>
        <w:t>Step 1:</w:t>
      </w:r>
      <w:r w:rsidRPr="00553174">
        <w:rPr>
          <w:rFonts w:asciiTheme="minorHAnsi" w:hAnsiTheme="minorHAnsi"/>
          <w:color w:val="000000"/>
          <w:sz w:val="20"/>
          <w:szCs w:val="20"/>
        </w:rPr>
        <w:t> Create a Bank interface</w:t>
      </w:r>
    </w:p>
    <w:p w:rsidR="00E31184" w:rsidRPr="00553174" w:rsidRDefault="00E31184" w:rsidP="00E31184">
      <w:pPr>
        <w:numPr>
          <w:ilvl w:val="0"/>
          <w:numId w:val="15"/>
        </w:numPr>
        <w:shd w:val="clear" w:color="auto" w:fill="FFFFFF"/>
        <w:spacing w:after="0" w:line="345" w:lineRule="atLeast"/>
        <w:ind w:left="0"/>
        <w:jc w:val="both"/>
        <w:rPr>
          <w:color w:val="000000"/>
          <w:sz w:val="20"/>
          <w:szCs w:val="20"/>
        </w:rPr>
      </w:pPr>
      <w:proofErr w:type="gramStart"/>
      <w:r w:rsidRPr="00553174">
        <w:rPr>
          <w:rStyle w:val="keyword"/>
          <w:b/>
          <w:bCs/>
          <w:color w:val="006699"/>
          <w:sz w:val="20"/>
          <w:szCs w:val="20"/>
          <w:bdr w:val="none" w:sz="0" w:space="0" w:color="auto" w:frame="1"/>
        </w:rPr>
        <w:t>import</w:t>
      </w:r>
      <w:proofErr w:type="gramEnd"/>
      <w:r w:rsidRPr="00553174">
        <w:rPr>
          <w:color w:val="000000"/>
          <w:sz w:val="20"/>
          <w:szCs w:val="20"/>
          <w:bdr w:val="none" w:sz="0" w:space="0" w:color="auto" w:frame="1"/>
        </w:rPr>
        <w:t> java.io.*;     </w:t>
      </w:r>
    </w:p>
    <w:p w:rsidR="00E31184" w:rsidRPr="00553174" w:rsidRDefault="00E31184" w:rsidP="00E31184">
      <w:pPr>
        <w:numPr>
          <w:ilvl w:val="0"/>
          <w:numId w:val="15"/>
        </w:numPr>
        <w:shd w:val="clear" w:color="auto" w:fill="FFFFFF"/>
        <w:spacing w:after="0" w:line="345" w:lineRule="atLeast"/>
        <w:ind w:left="0"/>
        <w:jc w:val="both"/>
        <w:rPr>
          <w:color w:val="000000"/>
          <w:sz w:val="20"/>
          <w:szCs w:val="20"/>
        </w:rPr>
      </w:pPr>
      <w:r w:rsidRPr="00553174">
        <w:rPr>
          <w:rStyle w:val="keyword"/>
          <w:b/>
          <w:bCs/>
          <w:color w:val="006699"/>
          <w:sz w:val="20"/>
          <w:szCs w:val="20"/>
          <w:bdr w:val="none" w:sz="0" w:space="0" w:color="auto" w:frame="1"/>
        </w:rPr>
        <w:t>interface</w:t>
      </w:r>
      <w:r w:rsidRPr="00553174">
        <w:rPr>
          <w:color w:val="000000"/>
          <w:sz w:val="20"/>
          <w:szCs w:val="20"/>
          <w:bdr w:val="none" w:sz="0" w:space="0" w:color="auto" w:frame="1"/>
        </w:rPr>
        <w:t> Bank{  </w:t>
      </w:r>
    </w:p>
    <w:p w:rsidR="00E31184" w:rsidRPr="00553174" w:rsidRDefault="00E31184" w:rsidP="00E31184">
      <w:pPr>
        <w:numPr>
          <w:ilvl w:val="0"/>
          <w:numId w:val="1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String getBankName();  </w:t>
      </w:r>
    </w:p>
    <w:p w:rsidR="00E31184" w:rsidRPr="00553174" w:rsidRDefault="00E31184" w:rsidP="00E31184">
      <w:pPr>
        <w:numPr>
          <w:ilvl w:val="0"/>
          <w:numId w:val="1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E31184" w:rsidRPr="00553174" w:rsidRDefault="00E31184" w:rsidP="00E31184">
      <w:pPr>
        <w:pStyle w:val="NormalWeb"/>
        <w:shd w:val="clear" w:color="auto" w:fill="FFFFFF"/>
        <w:jc w:val="both"/>
        <w:rPr>
          <w:rFonts w:asciiTheme="minorHAnsi" w:hAnsiTheme="minorHAnsi"/>
          <w:color w:val="000000"/>
          <w:sz w:val="20"/>
          <w:szCs w:val="20"/>
        </w:rPr>
      </w:pPr>
      <w:r w:rsidRPr="00553174">
        <w:rPr>
          <w:rFonts w:asciiTheme="minorHAnsi" w:hAnsiTheme="minorHAnsi"/>
          <w:b/>
          <w:bCs/>
          <w:color w:val="000000"/>
          <w:sz w:val="20"/>
          <w:szCs w:val="20"/>
        </w:rPr>
        <w:t>Step 2:</w:t>
      </w:r>
      <w:r w:rsidRPr="00553174">
        <w:rPr>
          <w:rFonts w:asciiTheme="minorHAnsi" w:hAnsiTheme="minorHAnsi"/>
          <w:color w:val="000000"/>
          <w:sz w:val="20"/>
          <w:szCs w:val="20"/>
        </w:rPr>
        <w:t> Create concrete classes that implement the Bank interface.</w:t>
      </w:r>
    </w:p>
    <w:p w:rsidR="00E31184" w:rsidRPr="00553174" w:rsidRDefault="00E31184" w:rsidP="00E31184">
      <w:pPr>
        <w:numPr>
          <w:ilvl w:val="0"/>
          <w:numId w:val="16"/>
        </w:numPr>
        <w:shd w:val="clear" w:color="auto" w:fill="FFFFFF"/>
        <w:spacing w:after="0" w:line="345" w:lineRule="atLeast"/>
        <w:ind w:left="0"/>
        <w:jc w:val="both"/>
        <w:rPr>
          <w:color w:val="000000"/>
          <w:sz w:val="20"/>
          <w:szCs w:val="20"/>
        </w:rPr>
      </w:pPr>
      <w:r w:rsidRPr="00553174">
        <w:rPr>
          <w:rStyle w:val="keyword"/>
          <w:b/>
          <w:bCs/>
          <w:color w:val="006699"/>
          <w:sz w:val="20"/>
          <w:szCs w:val="20"/>
          <w:bdr w:val="none" w:sz="0" w:space="0" w:color="auto" w:frame="1"/>
        </w:rPr>
        <w:t>class</w:t>
      </w:r>
      <w:r w:rsidRPr="00553174">
        <w:rPr>
          <w:color w:val="000000"/>
          <w:sz w:val="20"/>
          <w:szCs w:val="20"/>
          <w:bdr w:val="none" w:sz="0" w:space="0" w:color="auto" w:frame="1"/>
        </w:rPr>
        <w:t> HDFC </w:t>
      </w:r>
      <w:r w:rsidRPr="00553174">
        <w:rPr>
          <w:rStyle w:val="keyword"/>
          <w:b/>
          <w:bCs/>
          <w:color w:val="006699"/>
          <w:sz w:val="20"/>
          <w:szCs w:val="20"/>
          <w:bdr w:val="none" w:sz="0" w:space="0" w:color="auto" w:frame="1"/>
        </w:rPr>
        <w:t>implements</w:t>
      </w:r>
      <w:r w:rsidRPr="00553174">
        <w:rPr>
          <w:color w:val="000000"/>
          <w:sz w:val="20"/>
          <w:szCs w:val="20"/>
          <w:bdr w:val="none" w:sz="0" w:space="0" w:color="auto" w:frame="1"/>
        </w:rPr>
        <w:t> Bank{  </w:t>
      </w:r>
    </w:p>
    <w:p w:rsidR="00E31184" w:rsidRPr="00553174" w:rsidRDefault="00E31184" w:rsidP="00E31184">
      <w:pPr>
        <w:numPr>
          <w:ilvl w:val="0"/>
          <w:numId w:val="1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private</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final</w:t>
      </w:r>
      <w:r w:rsidRPr="00553174">
        <w:rPr>
          <w:color w:val="000000"/>
          <w:sz w:val="20"/>
          <w:szCs w:val="20"/>
          <w:bdr w:val="none" w:sz="0" w:space="0" w:color="auto" w:frame="1"/>
        </w:rPr>
        <w:t> String BNAME;  </w:t>
      </w:r>
    </w:p>
    <w:p w:rsidR="00E31184" w:rsidRPr="00553174" w:rsidRDefault="00E31184" w:rsidP="00E31184">
      <w:pPr>
        <w:numPr>
          <w:ilvl w:val="0"/>
          <w:numId w:val="1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HDFC(){  </w:t>
      </w:r>
    </w:p>
    <w:p w:rsidR="00E31184" w:rsidRPr="00553174" w:rsidRDefault="00E31184" w:rsidP="00E31184">
      <w:pPr>
        <w:numPr>
          <w:ilvl w:val="0"/>
          <w:numId w:val="1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BNAME=</w:t>
      </w:r>
      <w:r w:rsidRPr="00553174">
        <w:rPr>
          <w:rStyle w:val="string"/>
          <w:sz w:val="20"/>
          <w:szCs w:val="20"/>
          <w:bdr w:val="none" w:sz="0" w:space="0" w:color="auto" w:frame="1"/>
        </w:rPr>
        <w:t>"HDFC BANK"</w:t>
      </w:r>
      <w:r w:rsidRPr="00553174">
        <w:rPr>
          <w:color w:val="000000"/>
          <w:sz w:val="20"/>
          <w:szCs w:val="20"/>
          <w:bdr w:val="none" w:sz="0" w:space="0" w:color="auto" w:frame="1"/>
        </w:rPr>
        <w:t>;  </w:t>
      </w:r>
    </w:p>
    <w:p w:rsidR="00E31184" w:rsidRPr="00553174" w:rsidRDefault="00E31184" w:rsidP="00E31184">
      <w:pPr>
        <w:numPr>
          <w:ilvl w:val="0"/>
          <w:numId w:val="1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lastRenderedPageBreak/>
        <w:t>        }  </w:t>
      </w:r>
    </w:p>
    <w:p w:rsidR="00E31184" w:rsidRPr="00553174" w:rsidRDefault="00E31184" w:rsidP="00E31184">
      <w:pPr>
        <w:numPr>
          <w:ilvl w:val="0"/>
          <w:numId w:val="1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String getBankName() {  </w:t>
      </w:r>
    </w:p>
    <w:p w:rsidR="00E31184" w:rsidRPr="00553174" w:rsidRDefault="00E31184" w:rsidP="00E31184">
      <w:pPr>
        <w:numPr>
          <w:ilvl w:val="0"/>
          <w:numId w:val="1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return</w:t>
      </w:r>
      <w:r w:rsidRPr="00553174">
        <w:rPr>
          <w:color w:val="000000"/>
          <w:sz w:val="20"/>
          <w:szCs w:val="20"/>
          <w:bdr w:val="none" w:sz="0" w:space="0" w:color="auto" w:frame="1"/>
        </w:rPr>
        <w:t> BNAME;  </w:t>
      </w:r>
    </w:p>
    <w:p w:rsidR="00E31184" w:rsidRPr="00553174" w:rsidRDefault="00E31184" w:rsidP="00E31184">
      <w:pPr>
        <w:numPr>
          <w:ilvl w:val="0"/>
          <w:numId w:val="1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E31184" w:rsidRPr="00553174" w:rsidRDefault="00E31184" w:rsidP="00E31184">
      <w:pPr>
        <w:numPr>
          <w:ilvl w:val="0"/>
          <w:numId w:val="1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E31184" w:rsidRPr="00553174" w:rsidRDefault="00E31184" w:rsidP="00E31184">
      <w:pPr>
        <w:numPr>
          <w:ilvl w:val="0"/>
          <w:numId w:val="17"/>
        </w:numPr>
        <w:shd w:val="clear" w:color="auto" w:fill="FFFFFF"/>
        <w:spacing w:after="0" w:line="345" w:lineRule="atLeast"/>
        <w:ind w:left="0"/>
        <w:jc w:val="both"/>
        <w:rPr>
          <w:color w:val="000000"/>
          <w:sz w:val="20"/>
          <w:szCs w:val="20"/>
        </w:rPr>
      </w:pPr>
      <w:r w:rsidRPr="00553174">
        <w:rPr>
          <w:rStyle w:val="keyword"/>
          <w:b/>
          <w:bCs/>
          <w:color w:val="006699"/>
          <w:sz w:val="20"/>
          <w:szCs w:val="20"/>
          <w:bdr w:val="none" w:sz="0" w:space="0" w:color="auto" w:frame="1"/>
        </w:rPr>
        <w:t>class</w:t>
      </w:r>
      <w:r w:rsidRPr="00553174">
        <w:rPr>
          <w:color w:val="000000"/>
          <w:sz w:val="20"/>
          <w:szCs w:val="20"/>
          <w:bdr w:val="none" w:sz="0" w:space="0" w:color="auto" w:frame="1"/>
        </w:rPr>
        <w:t> ICICI </w:t>
      </w:r>
      <w:r w:rsidRPr="00553174">
        <w:rPr>
          <w:rStyle w:val="keyword"/>
          <w:b/>
          <w:bCs/>
          <w:color w:val="006699"/>
          <w:sz w:val="20"/>
          <w:szCs w:val="20"/>
          <w:bdr w:val="none" w:sz="0" w:space="0" w:color="auto" w:frame="1"/>
        </w:rPr>
        <w:t>implements</w:t>
      </w:r>
      <w:r w:rsidRPr="00553174">
        <w:rPr>
          <w:color w:val="000000"/>
          <w:sz w:val="20"/>
          <w:szCs w:val="20"/>
          <w:bdr w:val="none" w:sz="0" w:space="0" w:color="auto" w:frame="1"/>
        </w:rPr>
        <w:t> Bank{  </w:t>
      </w:r>
    </w:p>
    <w:p w:rsidR="00E31184" w:rsidRPr="00553174" w:rsidRDefault="00E31184" w:rsidP="00E31184">
      <w:pPr>
        <w:numPr>
          <w:ilvl w:val="0"/>
          <w:numId w:val="1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private</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final</w:t>
      </w:r>
      <w:r w:rsidRPr="00553174">
        <w:rPr>
          <w:color w:val="000000"/>
          <w:sz w:val="20"/>
          <w:szCs w:val="20"/>
          <w:bdr w:val="none" w:sz="0" w:space="0" w:color="auto" w:frame="1"/>
        </w:rPr>
        <w:t> String BNAME;  </w:t>
      </w:r>
    </w:p>
    <w:p w:rsidR="00E31184" w:rsidRPr="00553174" w:rsidRDefault="00E31184" w:rsidP="00E31184">
      <w:pPr>
        <w:numPr>
          <w:ilvl w:val="0"/>
          <w:numId w:val="1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ICICI(){  </w:t>
      </w:r>
    </w:p>
    <w:p w:rsidR="00E31184" w:rsidRPr="00553174" w:rsidRDefault="00E31184" w:rsidP="00E31184">
      <w:pPr>
        <w:numPr>
          <w:ilvl w:val="0"/>
          <w:numId w:val="1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BNAME=</w:t>
      </w:r>
      <w:r w:rsidRPr="00553174">
        <w:rPr>
          <w:rStyle w:val="string"/>
          <w:sz w:val="20"/>
          <w:szCs w:val="20"/>
          <w:bdr w:val="none" w:sz="0" w:space="0" w:color="auto" w:frame="1"/>
        </w:rPr>
        <w:t>"ICICI BANK"</w:t>
      </w:r>
      <w:r w:rsidRPr="00553174">
        <w:rPr>
          <w:color w:val="000000"/>
          <w:sz w:val="20"/>
          <w:szCs w:val="20"/>
          <w:bdr w:val="none" w:sz="0" w:space="0" w:color="auto" w:frame="1"/>
        </w:rPr>
        <w:t>;  </w:t>
      </w:r>
    </w:p>
    <w:p w:rsidR="00E31184" w:rsidRPr="00553174" w:rsidRDefault="00E31184" w:rsidP="00E31184">
      <w:pPr>
        <w:numPr>
          <w:ilvl w:val="0"/>
          <w:numId w:val="1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E31184" w:rsidRPr="00553174" w:rsidRDefault="00E31184" w:rsidP="00E31184">
      <w:pPr>
        <w:numPr>
          <w:ilvl w:val="0"/>
          <w:numId w:val="1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String getBankName() {  </w:t>
      </w:r>
    </w:p>
    <w:p w:rsidR="00E31184" w:rsidRPr="00553174" w:rsidRDefault="00E31184" w:rsidP="00E31184">
      <w:pPr>
        <w:numPr>
          <w:ilvl w:val="0"/>
          <w:numId w:val="1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return</w:t>
      </w:r>
      <w:r w:rsidRPr="00553174">
        <w:rPr>
          <w:color w:val="000000"/>
          <w:sz w:val="20"/>
          <w:szCs w:val="20"/>
          <w:bdr w:val="none" w:sz="0" w:space="0" w:color="auto" w:frame="1"/>
        </w:rPr>
        <w:t> BNAME;  </w:t>
      </w:r>
    </w:p>
    <w:p w:rsidR="00E31184" w:rsidRPr="00553174" w:rsidRDefault="00E31184" w:rsidP="00E31184">
      <w:pPr>
        <w:numPr>
          <w:ilvl w:val="0"/>
          <w:numId w:val="1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E31184" w:rsidRPr="00553174" w:rsidRDefault="00E31184" w:rsidP="00E31184">
      <w:pPr>
        <w:numPr>
          <w:ilvl w:val="0"/>
          <w:numId w:val="1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E31184" w:rsidRPr="00553174" w:rsidRDefault="00E31184" w:rsidP="00E31184">
      <w:pPr>
        <w:numPr>
          <w:ilvl w:val="0"/>
          <w:numId w:val="18"/>
        </w:numPr>
        <w:shd w:val="clear" w:color="auto" w:fill="FFFFFF"/>
        <w:spacing w:after="0" w:line="345" w:lineRule="atLeast"/>
        <w:ind w:left="0"/>
        <w:jc w:val="both"/>
        <w:rPr>
          <w:color w:val="000000"/>
          <w:sz w:val="20"/>
          <w:szCs w:val="20"/>
        </w:rPr>
      </w:pPr>
      <w:r w:rsidRPr="00553174">
        <w:rPr>
          <w:rStyle w:val="keyword"/>
          <w:b/>
          <w:bCs/>
          <w:color w:val="006699"/>
          <w:sz w:val="20"/>
          <w:szCs w:val="20"/>
          <w:bdr w:val="none" w:sz="0" w:space="0" w:color="auto" w:frame="1"/>
        </w:rPr>
        <w:t>class</w:t>
      </w:r>
      <w:r w:rsidRPr="00553174">
        <w:rPr>
          <w:color w:val="000000"/>
          <w:sz w:val="20"/>
          <w:szCs w:val="20"/>
          <w:bdr w:val="none" w:sz="0" w:space="0" w:color="auto" w:frame="1"/>
        </w:rPr>
        <w:t> SBI </w:t>
      </w:r>
      <w:r w:rsidRPr="00553174">
        <w:rPr>
          <w:rStyle w:val="keyword"/>
          <w:b/>
          <w:bCs/>
          <w:color w:val="006699"/>
          <w:sz w:val="20"/>
          <w:szCs w:val="20"/>
          <w:bdr w:val="none" w:sz="0" w:space="0" w:color="auto" w:frame="1"/>
        </w:rPr>
        <w:t>implements</w:t>
      </w:r>
      <w:r w:rsidRPr="00553174">
        <w:rPr>
          <w:color w:val="000000"/>
          <w:sz w:val="20"/>
          <w:szCs w:val="20"/>
          <w:bdr w:val="none" w:sz="0" w:space="0" w:color="auto" w:frame="1"/>
        </w:rPr>
        <w:t> Bank{  </w:t>
      </w:r>
    </w:p>
    <w:p w:rsidR="00E31184" w:rsidRPr="00553174" w:rsidRDefault="00E31184" w:rsidP="00E31184">
      <w:pPr>
        <w:numPr>
          <w:ilvl w:val="0"/>
          <w:numId w:val="18"/>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private</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final</w:t>
      </w:r>
      <w:r w:rsidRPr="00553174">
        <w:rPr>
          <w:color w:val="000000"/>
          <w:sz w:val="20"/>
          <w:szCs w:val="20"/>
          <w:bdr w:val="none" w:sz="0" w:space="0" w:color="auto" w:frame="1"/>
        </w:rPr>
        <w:t> String BNAME;  </w:t>
      </w:r>
    </w:p>
    <w:p w:rsidR="00E31184" w:rsidRPr="00553174" w:rsidRDefault="00E31184" w:rsidP="00E31184">
      <w:pPr>
        <w:numPr>
          <w:ilvl w:val="0"/>
          <w:numId w:val="18"/>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SBI(){  </w:t>
      </w:r>
    </w:p>
    <w:p w:rsidR="00E31184" w:rsidRPr="00553174" w:rsidRDefault="00E31184" w:rsidP="00E31184">
      <w:pPr>
        <w:numPr>
          <w:ilvl w:val="0"/>
          <w:numId w:val="18"/>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BNAME=</w:t>
      </w:r>
      <w:r w:rsidRPr="00553174">
        <w:rPr>
          <w:rStyle w:val="string"/>
          <w:sz w:val="20"/>
          <w:szCs w:val="20"/>
          <w:bdr w:val="none" w:sz="0" w:space="0" w:color="auto" w:frame="1"/>
        </w:rPr>
        <w:t>"SBI BANK"</w:t>
      </w:r>
      <w:r w:rsidRPr="00553174">
        <w:rPr>
          <w:color w:val="000000"/>
          <w:sz w:val="20"/>
          <w:szCs w:val="20"/>
          <w:bdr w:val="none" w:sz="0" w:space="0" w:color="auto" w:frame="1"/>
        </w:rPr>
        <w:t>;  </w:t>
      </w:r>
    </w:p>
    <w:p w:rsidR="00E31184" w:rsidRPr="00553174" w:rsidRDefault="00E31184" w:rsidP="00E31184">
      <w:pPr>
        <w:numPr>
          <w:ilvl w:val="0"/>
          <w:numId w:val="18"/>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E31184" w:rsidRPr="00553174" w:rsidRDefault="00E31184" w:rsidP="00E31184">
      <w:pPr>
        <w:numPr>
          <w:ilvl w:val="0"/>
          <w:numId w:val="18"/>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String getBankName(){  </w:t>
      </w:r>
    </w:p>
    <w:p w:rsidR="00E31184" w:rsidRPr="00553174" w:rsidRDefault="00E31184" w:rsidP="00E31184">
      <w:pPr>
        <w:numPr>
          <w:ilvl w:val="0"/>
          <w:numId w:val="18"/>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return</w:t>
      </w:r>
      <w:r w:rsidRPr="00553174">
        <w:rPr>
          <w:color w:val="000000"/>
          <w:sz w:val="20"/>
          <w:szCs w:val="20"/>
          <w:bdr w:val="none" w:sz="0" w:space="0" w:color="auto" w:frame="1"/>
        </w:rPr>
        <w:t> BNAME;  </w:t>
      </w:r>
    </w:p>
    <w:p w:rsidR="00E31184" w:rsidRPr="00553174" w:rsidRDefault="00E31184" w:rsidP="00E31184">
      <w:pPr>
        <w:numPr>
          <w:ilvl w:val="0"/>
          <w:numId w:val="18"/>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E31184" w:rsidRPr="00553174" w:rsidRDefault="00E31184" w:rsidP="00E31184">
      <w:pPr>
        <w:numPr>
          <w:ilvl w:val="0"/>
          <w:numId w:val="18"/>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E31184" w:rsidRPr="00553174" w:rsidRDefault="00E31184" w:rsidP="00E31184">
      <w:pPr>
        <w:pStyle w:val="NormalWeb"/>
        <w:shd w:val="clear" w:color="auto" w:fill="FFFFFF"/>
        <w:jc w:val="both"/>
        <w:rPr>
          <w:rFonts w:asciiTheme="minorHAnsi" w:hAnsiTheme="minorHAnsi"/>
          <w:color w:val="000000"/>
          <w:sz w:val="20"/>
          <w:szCs w:val="20"/>
        </w:rPr>
      </w:pPr>
      <w:r w:rsidRPr="00553174">
        <w:rPr>
          <w:rFonts w:asciiTheme="minorHAnsi" w:hAnsiTheme="minorHAnsi"/>
          <w:b/>
          <w:bCs/>
          <w:color w:val="000000"/>
          <w:sz w:val="20"/>
          <w:szCs w:val="20"/>
        </w:rPr>
        <w:t>Step 3:</w:t>
      </w:r>
      <w:r w:rsidRPr="00553174">
        <w:rPr>
          <w:rFonts w:asciiTheme="minorHAnsi" w:hAnsiTheme="minorHAnsi"/>
          <w:color w:val="000000"/>
          <w:sz w:val="20"/>
          <w:szCs w:val="20"/>
        </w:rPr>
        <w:t> Create the Loan abstract class.</w:t>
      </w:r>
    </w:p>
    <w:p w:rsidR="00E31184" w:rsidRPr="00553174" w:rsidRDefault="00E31184" w:rsidP="00E31184">
      <w:pPr>
        <w:numPr>
          <w:ilvl w:val="0"/>
          <w:numId w:val="19"/>
        </w:numPr>
        <w:shd w:val="clear" w:color="auto" w:fill="FFFFFF"/>
        <w:spacing w:after="0" w:line="345" w:lineRule="atLeast"/>
        <w:ind w:left="0"/>
        <w:jc w:val="both"/>
        <w:rPr>
          <w:color w:val="000000"/>
          <w:sz w:val="20"/>
          <w:szCs w:val="20"/>
        </w:rPr>
      </w:pPr>
      <w:r w:rsidRPr="00553174">
        <w:rPr>
          <w:rStyle w:val="keyword"/>
          <w:b/>
          <w:bCs/>
          <w:color w:val="006699"/>
          <w:sz w:val="20"/>
          <w:szCs w:val="20"/>
          <w:bdr w:val="none" w:sz="0" w:space="0" w:color="auto" w:frame="1"/>
        </w:rPr>
        <w:t>abstract</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class</w:t>
      </w:r>
      <w:r w:rsidRPr="00553174">
        <w:rPr>
          <w:color w:val="000000"/>
          <w:sz w:val="20"/>
          <w:szCs w:val="20"/>
          <w:bdr w:val="none" w:sz="0" w:space="0" w:color="auto" w:frame="1"/>
        </w:rPr>
        <w:t> Loan{  </w:t>
      </w:r>
    </w:p>
    <w:p w:rsidR="00E31184" w:rsidRPr="00553174" w:rsidRDefault="00E31184" w:rsidP="00E31184">
      <w:pPr>
        <w:numPr>
          <w:ilvl w:val="0"/>
          <w:numId w:val="19"/>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protected</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double</w:t>
      </w:r>
      <w:r w:rsidRPr="00553174">
        <w:rPr>
          <w:color w:val="000000"/>
          <w:sz w:val="20"/>
          <w:szCs w:val="20"/>
          <w:bdr w:val="none" w:sz="0" w:space="0" w:color="auto" w:frame="1"/>
        </w:rPr>
        <w:t> rate;  </w:t>
      </w:r>
    </w:p>
    <w:p w:rsidR="00E31184" w:rsidRPr="00553174" w:rsidRDefault="00E31184" w:rsidP="00E31184">
      <w:pPr>
        <w:numPr>
          <w:ilvl w:val="0"/>
          <w:numId w:val="19"/>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abstract</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void</w:t>
      </w:r>
      <w:r w:rsidRPr="00553174">
        <w:rPr>
          <w:color w:val="000000"/>
          <w:sz w:val="20"/>
          <w:szCs w:val="20"/>
          <w:bdr w:val="none" w:sz="0" w:space="0" w:color="auto" w:frame="1"/>
        </w:rPr>
        <w:t> getInterestRate(</w:t>
      </w:r>
      <w:r w:rsidRPr="00553174">
        <w:rPr>
          <w:rStyle w:val="keyword"/>
          <w:b/>
          <w:bCs/>
          <w:color w:val="006699"/>
          <w:sz w:val="20"/>
          <w:szCs w:val="20"/>
          <w:bdr w:val="none" w:sz="0" w:space="0" w:color="auto" w:frame="1"/>
        </w:rPr>
        <w:t>double</w:t>
      </w:r>
      <w:r w:rsidRPr="00553174">
        <w:rPr>
          <w:color w:val="000000"/>
          <w:sz w:val="20"/>
          <w:szCs w:val="20"/>
          <w:bdr w:val="none" w:sz="0" w:space="0" w:color="auto" w:frame="1"/>
        </w:rPr>
        <w:t> rate);  </w:t>
      </w:r>
    </w:p>
    <w:p w:rsidR="00E31184" w:rsidRPr="00553174" w:rsidRDefault="00E31184" w:rsidP="00E31184">
      <w:pPr>
        <w:numPr>
          <w:ilvl w:val="0"/>
          <w:numId w:val="19"/>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void</w:t>
      </w:r>
      <w:r w:rsidRPr="00553174">
        <w:rPr>
          <w:color w:val="000000"/>
          <w:sz w:val="20"/>
          <w:szCs w:val="20"/>
          <w:bdr w:val="none" w:sz="0" w:space="0" w:color="auto" w:frame="1"/>
        </w:rPr>
        <w:t> calculateLoanPayment(</w:t>
      </w:r>
      <w:r w:rsidRPr="00553174">
        <w:rPr>
          <w:rStyle w:val="keyword"/>
          <w:b/>
          <w:bCs/>
          <w:color w:val="006699"/>
          <w:sz w:val="20"/>
          <w:szCs w:val="20"/>
          <w:bdr w:val="none" w:sz="0" w:space="0" w:color="auto" w:frame="1"/>
        </w:rPr>
        <w:t>double</w:t>
      </w:r>
      <w:r w:rsidRPr="00553174">
        <w:rPr>
          <w:color w:val="000000"/>
          <w:sz w:val="20"/>
          <w:szCs w:val="20"/>
          <w:bdr w:val="none" w:sz="0" w:space="0" w:color="auto" w:frame="1"/>
        </w:rPr>
        <w:t> loanamount, </w:t>
      </w:r>
      <w:r w:rsidRPr="00553174">
        <w:rPr>
          <w:rStyle w:val="keyword"/>
          <w:b/>
          <w:bCs/>
          <w:color w:val="006699"/>
          <w:sz w:val="20"/>
          <w:szCs w:val="20"/>
          <w:bdr w:val="none" w:sz="0" w:space="0" w:color="auto" w:frame="1"/>
        </w:rPr>
        <w:t>int</w:t>
      </w:r>
      <w:r w:rsidRPr="00553174">
        <w:rPr>
          <w:color w:val="000000"/>
          <w:sz w:val="20"/>
          <w:szCs w:val="20"/>
          <w:bdr w:val="none" w:sz="0" w:space="0" w:color="auto" w:frame="1"/>
        </w:rPr>
        <w:t> years)  </w:t>
      </w:r>
    </w:p>
    <w:p w:rsidR="00E31184" w:rsidRPr="00553174" w:rsidRDefault="00E31184" w:rsidP="00E31184">
      <w:pPr>
        <w:numPr>
          <w:ilvl w:val="0"/>
          <w:numId w:val="19"/>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E31184" w:rsidRPr="00553174" w:rsidRDefault="00E31184" w:rsidP="00E31184">
      <w:pPr>
        <w:numPr>
          <w:ilvl w:val="0"/>
          <w:numId w:val="19"/>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comment"/>
          <w:color w:val="008200"/>
          <w:sz w:val="20"/>
          <w:szCs w:val="20"/>
          <w:bdr w:val="none" w:sz="0" w:space="0" w:color="auto" w:frame="1"/>
        </w:rPr>
        <w:t>/*</w:t>
      </w:r>
      <w:r w:rsidRPr="00553174">
        <w:rPr>
          <w:color w:val="000000"/>
          <w:sz w:val="20"/>
          <w:szCs w:val="20"/>
          <w:bdr w:val="none" w:sz="0" w:space="0" w:color="auto" w:frame="1"/>
        </w:rPr>
        <w:t> </w:t>
      </w:r>
    </w:p>
    <w:p w:rsidR="00E31184" w:rsidRPr="00553174" w:rsidRDefault="00E31184" w:rsidP="00E31184">
      <w:pPr>
        <w:numPr>
          <w:ilvl w:val="0"/>
          <w:numId w:val="19"/>
        </w:numPr>
        <w:shd w:val="clear" w:color="auto" w:fill="FFFFFF"/>
        <w:spacing w:after="0" w:line="345" w:lineRule="atLeast"/>
        <w:ind w:left="0"/>
        <w:jc w:val="both"/>
        <w:rPr>
          <w:color w:val="000000"/>
          <w:sz w:val="20"/>
          <w:szCs w:val="20"/>
        </w:rPr>
      </w:pPr>
      <w:r w:rsidRPr="00553174">
        <w:rPr>
          <w:rStyle w:val="comment"/>
          <w:color w:val="008200"/>
          <w:sz w:val="20"/>
          <w:szCs w:val="20"/>
          <w:bdr w:val="none" w:sz="0" w:space="0" w:color="auto" w:frame="1"/>
        </w:rPr>
        <w:t>              to calculate the monthly loan payment i.e. EMI  </w:t>
      </w:r>
      <w:r w:rsidRPr="00553174">
        <w:rPr>
          <w:color w:val="000000"/>
          <w:sz w:val="20"/>
          <w:szCs w:val="20"/>
          <w:bdr w:val="none" w:sz="0" w:space="0" w:color="auto" w:frame="1"/>
        </w:rPr>
        <w:t> </w:t>
      </w:r>
    </w:p>
    <w:p w:rsidR="00E31184" w:rsidRPr="00553174" w:rsidRDefault="00E31184" w:rsidP="00E31184">
      <w:pPr>
        <w:numPr>
          <w:ilvl w:val="0"/>
          <w:numId w:val="19"/>
        </w:numPr>
        <w:shd w:val="clear" w:color="auto" w:fill="FFFFFF"/>
        <w:spacing w:after="0" w:line="345" w:lineRule="atLeast"/>
        <w:ind w:left="0"/>
        <w:jc w:val="both"/>
        <w:rPr>
          <w:color w:val="000000"/>
          <w:sz w:val="20"/>
          <w:szCs w:val="20"/>
        </w:rPr>
      </w:pPr>
      <w:r w:rsidRPr="00553174">
        <w:rPr>
          <w:rStyle w:val="comment"/>
          <w:color w:val="008200"/>
          <w:sz w:val="20"/>
          <w:szCs w:val="20"/>
          <w:bdr w:val="none" w:sz="0" w:space="0" w:color="auto" w:frame="1"/>
        </w:rPr>
        <w:t>                           </w:t>
      </w:r>
      <w:r w:rsidRPr="00553174">
        <w:rPr>
          <w:color w:val="000000"/>
          <w:sz w:val="20"/>
          <w:szCs w:val="20"/>
          <w:bdr w:val="none" w:sz="0" w:space="0" w:color="auto" w:frame="1"/>
        </w:rPr>
        <w:t> </w:t>
      </w:r>
    </w:p>
    <w:p w:rsidR="00E31184" w:rsidRPr="00553174" w:rsidRDefault="00E31184" w:rsidP="00E31184">
      <w:pPr>
        <w:numPr>
          <w:ilvl w:val="0"/>
          <w:numId w:val="19"/>
        </w:numPr>
        <w:shd w:val="clear" w:color="auto" w:fill="FFFFFF"/>
        <w:spacing w:after="0" w:line="345" w:lineRule="atLeast"/>
        <w:ind w:left="0"/>
        <w:jc w:val="both"/>
        <w:rPr>
          <w:color w:val="000000"/>
          <w:sz w:val="20"/>
          <w:szCs w:val="20"/>
        </w:rPr>
      </w:pPr>
      <w:r w:rsidRPr="00553174">
        <w:rPr>
          <w:rStyle w:val="comment"/>
          <w:color w:val="008200"/>
          <w:sz w:val="20"/>
          <w:szCs w:val="20"/>
          <w:bdr w:val="none" w:sz="0" w:space="0" w:color="auto" w:frame="1"/>
        </w:rPr>
        <w:t>              rate=annual interest rate/12*100;</w:t>
      </w:r>
      <w:r w:rsidRPr="00553174">
        <w:rPr>
          <w:color w:val="000000"/>
          <w:sz w:val="20"/>
          <w:szCs w:val="20"/>
          <w:bdr w:val="none" w:sz="0" w:space="0" w:color="auto" w:frame="1"/>
        </w:rPr>
        <w:t> </w:t>
      </w:r>
    </w:p>
    <w:p w:rsidR="00E31184" w:rsidRPr="00553174" w:rsidRDefault="00E31184" w:rsidP="00E31184">
      <w:pPr>
        <w:numPr>
          <w:ilvl w:val="0"/>
          <w:numId w:val="19"/>
        </w:numPr>
        <w:shd w:val="clear" w:color="auto" w:fill="FFFFFF"/>
        <w:spacing w:after="0" w:line="345" w:lineRule="atLeast"/>
        <w:ind w:left="0"/>
        <w:jc w:val="both"/>
        <w:rPr>
          <w:color w:val="000000"/>
          <w:sz w:val="20"/>
          <w:szCs w:val="20"/>
        </w:rPr>
      </w:pPr>
      <w:r w:rsidRPr="00553174">
        <w:rPr>
          <w:rStyle w:val="comment"/>
          <w:color w:val="008200"/>
          <w:sz w:val="20"/>
          <w:szCs w:val="20"/>
          <w:bdr w:val="none" w:sz="0" w:space="0" w:color="auto" w:frame="1"/>
        </w:rPr>
        <w:t>              n=number of monthly installments;           </w:t>
      </w:r>
      <w:r w:rsidRPr="00553174">
        <w:rPr>
          <w:color w:val="000000"/>
          <w:sz w:val="20"/>
          <w:szCs w:val="20"/>
          <w:bdr w:val="none" w:sz="0" w:space="0" w:color="auto" w:frame="1"/>
        </w:rPr>
        <w:t> </w:t>
      </w:r>
    </w:p>
    <w:p w:rsidR="00E31184" w:rsidRPr="00553174" w:rsidRDefault="00E31184" w:rsidP="00E31184">
      <w:pPr>
        <w:numPr>
          <w:ilvl w:val="0"/>
          <w:numId w:val="19"/>
        </w:numPr>
        <w:shd w:val="clear" w:color="auto" w:fill="FFFFFF"/>
        <w:spacing w:after="0" w:line="345" w:lineRule="atLeast"/>
        <w:ind w:left="0"/>
        <w:jc w:val="both"/>
        <w:rPr>
          <w:color w:val="000000"/>
          <w:sz w:val="20"/>
          <w:szCs w:val="20"/>
        </w:rPr>
      </w:pPr>
      <w:r w:rsidRPr="00553174">
        <w:rPr>
          <w:rStyle w:val="comment"/>
          <w:color w:val="008200"/>
          <w:sz w:val="20"/>
          <w:szCs w:val="20"/>
          <w:bdr w:val="none" w:sz="0" w:space="0" w:color="auto" w:frame="1"/>
        </w:rPr>
        <w:t>              1year=12 months.</w:t>
      </w:r>
      <w:r w:rsidRPr="00553174">
        <w:rPr>
          <w:color w:val="000000"/>
          <w:sz w:val="20"/>
          <w:szCs w:val="20"/>
          <w:bdr w:val="none" w:sz="0" w:space="0" w:color="auto" w:frame="1"/>
        </w:rPr>
        <w:t> </w:t>
      </w:r>
    </w:p>
    <w:p w:rsidR="00E31184" w:rsidRPr="00553174" w:rsidRDefault="00E31184" w:rsidP="00E31184">
      <w:pPr>
        <w:numPr>
          <w:ilvl w:val="0"/>
          <w:numId w:val="19"/>
        </w:numPr>
        <w:shd w:val="clear" w:color="auto" w:fill="FFFFFF"/>
        <w:spacing w:after="0" w:line="345" w:lineRule="atLeast"/>
        <w:ind w:left="0"/>
        <w:jc w:val="both"/>
        <w:rPr>
          <w:color w:val="000000"/>
          <w:sz w:val="20"/>
          <w:szCs w:val="20"/>
        </w:rPr>
      </w:pPr>
      <w:r w:rsidRPr="00553174">
        <w:rPr>
          <w:rStyle w:val="comment"/>
          <w:color w:val="008200"/>
          <w:sz w:val="20"/>
          <w:szCs w:val="20"/>
          <w:bdr w:val="none" w:sz="0" w:space="0" w:color="auto" w:frame="1"/>
        </w:rPr>
        <w:t>              so, n=years*12;</w:t>
      </w:r>
      <w:r w:rsidRPr="00553174">
        <w:rPr>
          <w:color w:val="000000"/>
          <w:sz w:val="20"/>
          <w:szCs w:val="20"/>
          <w:bdr w:val="none" w:sz="0" w:space="0" w:color="auto" w:frame="1"/>
        </w:rPr>
        <w:t> </w:t>
      </w:r>
    </w:p>
    <w:p w:rsidR="00E31184" w:rsidRPr="00553174" w:rsidRDefault="00E31184" w:rsidP="00E31184">
      <w:pPr>
        <w:numPr>
          <w:ilvl w:val="0"/>
          <w:numId w:val="19"/>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lastRenderedPageBreak/>
        <w:t> </w:t>
      </w:r>
    </w:p>
    <w:p w:rsidR="00E31184" w:rsidRPr="00553174" w:rsidRDefault="00E31184" w:rsidP="00E31184">
      <w:pPr>
        <w:numPr>
          <w:ilvl w:val="0"/>
          <w:numId w:val="19"/>
        </w:numPr>
        <w:shd w:val="clear" w:color="auto" w:fill="FFFFFF"/>
        <w:spacing w:after="0" w:line="345" w:lineRule="atLeast"/>
        <w:ind w:left="0"/>
        <w:jc w:val="both"/>
        <w:rPr>
          <w:color w:val="000000"/>
          <w:sz w:val="20"/>
          <w:szCs w:val="20"/>
        </w:rPr>
      </w:pPr>
      <w:r w:rsidRPr="00553174">
        <w:rPr>
          <w:rStyle w:val="comment"/>
          <w:color w:val="008200"/>
          <w:sz w:val="20"/>
          <w:szCs w:val="20"/>
          <w:bdr w:val="none" w:sz="0" w:space="0" w:color="auto" w:frame="1"/>
        </w:rPr>
        <w:t>            */</w:t>
      </w:r>
      <w:r w:rsidRPr="00553174">
        <w:rPr>
          <w:color w:val="000000"/>
          <w:sz w:val="20"/>
          <w:szCs w:val="20"/>
          <w:bdr w:val="none" w:sz="0" w:space="0" w:color="auto" w:frame="1"/>
        </w:rPr>
        <w:t>  </w:t>
      </w:r>
    </w:p>
    <w:p w:rsidR="00E31184" w:rsidRPr="00553174" w:rsidRDefault="00E31184" w:rsidP="00E31184">
      <w:pPr>
        <w:numPr>
          <w:ilvl w:val="0"/>
          <w:numId w:val="19"/>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E31184" w:rsidRPr="00553174" w:rsidRDefault="00E31184" w:rsidP="00E31184">
      <w:pPr>
        <w:numPr>
          <w:ilvl w:val="0"/>
          <w:numId w:val="19"/>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double</w:t>
      </w:r>
      <w:r w:rsidRPr="00553174">
        <w:rPr>
          <w:color w:val="000000"/>
          <w:sz w:val="20"/>
          <w:szCs w:val="20"/>
          <w:bdr w:val="none" w:sz="0" w:space="0" w:color="auto" w:frame="1"/>
        </w:rPr>
        <w:t> EMI;  </w:t>
      </w:r>
    </w:p>
    <w:p w:rsidR="00E31184" w:rsidRPr="00553174" w:rsidRDefault="00E31184" w:rsidP="00E31184">
      <w:pPr>
        <w:numPr>
          <w:ilvl w:val="0"/>
          <w:numId w:val="19"/>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int</w:t>
      </w:r>
      <w:r w:rsidRPr="00553174">
        <w:rPr>
          <w:color w:val="000000"/>
          <w:sz w:val="20"/>
          <w:szCs w:val="20"/>
          <w:bdr w:val="none" w:sz="0" w:space="0" w:color="auto" w:frame="1"/>
        </w:rPr>
        <w:t> n;  </w:t>
      </w:r>
    </w:p>
    <w:p w:rsidR="00E31184" w:rsidRPr="00553174" w:rsidRDefault="00E31184" w:rsidP="00E31184">
      <w:pPr>
        <w:numPr>
          <w:ilvl w:val="0"/>
          <w:numId w:val="19"/>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E31184" w:rsidRPr="00553174" w:rsidRDefault="00E31184" w:rsidP="00E31184">
      <w:pPr>
        <w:numPr>
          <w:ilvl w:val="0"/>
          <w:numId w:val="19"/>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n=years*</w:t>
      </w:r>
      <w:r w:rsidRPr="00553174">
        <w:rPr>
          <w:rStyle w:val="number"/>
          <w:color w:val="C00000"/>
          <w:sz w:val="20"/>
          <w:szCs w:val="20"/>
          <w:bdr w:val="none" w:sz="0" w:space="0" w:color="auto" w:frame="1"/>
        </w:rPr>
        <w:t>12</w:t>
      </w:r>
      <w:r w:rsidRPr="00553174">
        <w:rPr>
          <w:color w:val="000000"/>
          <w:sz w:val="20"/>
          <w:szCs w:val="20"/>
          <w:bdr w:val="none" w:sz="0" w:space="0" w:color="auto" w:frame="1"/>
        </w:rPr>
        <w:t>;  </w:t>
      </w:r>
    </w:p>
    <w:p w:rsidR="00E31184" w:rsidRPr="00553174" w:rsidRDefault="00E31184" w:rsidP="00E31184">
      <w:pPr>
        <w:numPr>
          <w:ilvl w:val="0"/>
          <w:numId w:val="19"/>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rate=rate/</w:t>
      </w:r>
      <w:r w:rsidRPr="00553174">
        <w:rPr>
          <w:rStyle w:val="number"/>
          <w:color w:val="C00000"/>
          <w:sz w:val="20"/>
          <w:szCs w:val="20"/>
          <w:bdr w:val="none" w:sz="0" w:space="0" w:color="auto" w:frame="1"/>
        </w:rPr>
        <w:t>1200</w:t>
      </w:r>
      <w:r w:rsidRPr="00553174">
        <w:rPr>
          <w:color w:val="000000"/>
          <w:sz w:val="20"/>
          <w:szCs w:val="20"/>
          <w:bdr w:val="none" w:sz="0" w:space="0" w:color="auto" w:frame="1"/>
        </w:rPr>
        <w:t>;  </w:t>
      </w:r>
    </w:p>
    <w:p w:rsidR="00E31184" w:rsidRPr="00553174" w:rsidRDefault="00E31184" w:rsidP="00E31184">
      <w:pPr>
        <w:numPr>
          <w:ilvl w:val="0"/>
          <w:numId w:val="19"/>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EMI=((rate*Math.pow((</w:t>
      </w:r>
      <w:r w:rsidRPr="00553174">
        <w:rPr>
          <w:rStyle w:val="number"/>
          <w:color w:val="C00000"/>
          <w:sz w:val="20"/>
          <w:szCs w:val="20"/>
          <w:bdr w:val="none" w:sz="0" w:space="0" w:color="auto" w:frame="1"/>
        </w:rPr>
        <w:t>1</w:t>
      </w:r>
      <w:r w:rsidRPr="00553174">
        <w:rPr>
          <w:color w:val="000000"/>
          <w:sz w:val="20"/>
          <w:szCs w:val="20"/>
          <w:bdr w:val="none" w:sz="0" w:space="0" w:color="auto" w:frame="1"/>
        </w:rPr>
        <w:t>+rate),n))/((Math.pow((</w:t>
      </w:r>
      <w:r w:rsidRPr="00553174">
        <w:rPr>
          <w:rStyle w:val="number"/>
          <w:color w:val="C00000"/>
          <w:sz w:val="20"/>
          <w:szCs w:val="20"/>
          <w:bdr w:val="none" w:sz="0" w:space="0" w:color="auto" w:frame="1"/>
        </w:rPr>
        <w:t>1</w:t>
      </w:r>
      <w:r w:rsidRPr="00553174">
        <w:rPr>
          <w:color w:val="000000"/>
          <w:sz w:val="20"/>
          <w:szCs w:val="20"/>
          <w:bdr w:val="none" w:sz="0" w:space="0" w:color="auto" w:frame="1"/>
        </w:rPr>
        <w:t>+rate),n))-</w:t>
      </w:r>
      <w:r w:rsidRPr="00553174">
        <w:rPr>
          <w:rStyle w:val="number"/>
          <w:color w:val="C00000"/>
          <w:sz w:val="20"/>
          <w:szCs w:val="20"/>
          <w:bdr w:val="none" w:sz="0" w:space="0" w:color="auto" w:frame="1"/>
        </w:rPr>
        <w:t>1</w:t>
      </w:r>
      <w:r w:rsidRPr="00553174">
        <w:rPr>
          <w:color w:val="000000"/>
          <w:sz w:val="20"/>
          <w:szCs w:val="20"/>
          <w:bdr w:val="none" w:sz="0" w:space="0" w:color="auto" w:frame="1"/>
        </w:rPr>
        <w:t>))*loanamount;  </w:t>
      </w:r>
    </w:p>
    <w:p w:rsidR="00E31184" w:rsidRPr="00553174" w:rsidRDefault="00E31184" w:rsidP="00E31184">
      <w:pPr>
        <w:numPr>
          <w:ilvl w:val="0"/>
          <w:numId w:val="19"/>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E31184" w:rsidRPr="00553174" w:rsidRDefault="00E31184" w:rsidP="00E31184">
      <w:pPr>
        <w:numPr>
          <w:ilvl w:val="0"/>
          <w:numId w:val="19"/>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System.out.println(</w:t>
      </w:r>
      <w:r w:rsidRPr="00553174">
        <w:rPr>
          <w:rStyle w:val="string"/>
          <w:sz w:val="20"/>
          <w:szCs w:val="20"/>
          <w:bdr w:val="none" w:sz="0" w:space="0" w:color="auto" w:frame="1"/>
        </w:rPr>
        <w:t>"your monthly EMI is "</w:t>
      </w:r>
      <w:r w:rsidRPr="00553174">
        <w:rPr>
          <w:color w:val="000000"/>
          <w:sz w:val="20"/>
          <w:szCs w:val="20"/>
          <w:bdr w:val="none" w:sz="0" w:space="0" w:color="auto" w:frame="1"/>
        </w:rPr>
        <w:t>+ EMI +</w:t>
      </w:r>
      <w:r w:rsidRPr="00553174">
        <w:rPr>
          <w:rStyle w:val="string"/>
          <w:sz w:val="20"/>
          <w:szCs w:val="20"/>
          <w:bdr w:val="none" w:sz="0" w:space="0" w:color="auto" w:frame="1"/>
        </w:rPr>
        <w:t>" for the amount"</w:t>
      </w:r>
      <w:r w:rsidRPr="00553174">
        <w:rPr>
          <w:color w:val="000000"/>
          <w:sz w:val="20"/>
          <w:szCs w:val="20"/>
          <w:bdr w:val="none" w:sz="0" w:space="0" w:color="auto" w:frame="1"/>
        </w:rPr>
        <w:t>+loanamount+</w:t>
      </w:r>
      <w:r w:rsidRPr="00553174">
        <w:rPr>
          <w:rStyle w:val="string"/>
          <w:sz w:val="20"/>
          <w:szCs w:val="20"/>
          <w:bdr w:val="none" w:sz="0" w:space="0" w:color="auto" w:frame="1"/>
        </w:rPr>
        <w:t>" you have borrowed"</w:t>
      </w:r>
      <w:r w:rsidRPr="00553174">
        <w:rPr>
          <w:color w:val="000000"/>
          <w:sz w:val="20"/>
          <w:szCs w:val="20"/>
          <w:bdr w:val="none" w:sz="0" w:space="0" w:color="auto" w:frame="1"/>
        </w:rPr>
        <w:t>);     </w:t>
      </w:r>
    </w:p>
    <w:p w:rsidR="00E31184" w:rsidRPr="00553174" w:rsidRDefault="00E31184" w:rsidP="00E31184">
      <w:pPr>
        <w:numPr>
          <w:ilvl w:val="0"/>
          <w:numId w:val="19"/>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E31184" w:rsidRPr="00553174" w:rsidRDefault="00E31184" w:rsidP="00E31184">
      <w:pPr>
        <w:numPr>
          <w:ilvl w:val="0"/>
          <w:numId w:val="19"/>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w:t>
      </w:r>
      <w:r w:rsidRPr="00553174">
        <w:rPr>
          <w:rStyle w:val="comment"/>
          <w:color w:val="008200"/>
          <w:sz w:val="20"/>
          <w:szCs w:val="20"/>
          <w:bdr w:val="none" w:sz="0" w:space="0" w:color="auto" w:frame="1"/>
        </w:rPr>
        <w:t>// end of the Loan abstract class.</w:t>
      </w:r>
      <w:r w:rsidRPr="00553174">
        <w:rPr>
          <w:color w:val="000000"/>
          <w:sz w:val="20"/>
          <w:szCs w:val="20"/>
          <w:bdr w:val="none" w:sz="0" w:space="0" w:color="auto" w:frame="1"/>
        </w:rPr>
        <w:t>  </w:t>
      </w:r>
    </w:p>
    <w:p w:rsidR="00E31184" w:rsidRPr="00553174" w:rsidRDefault="00E31184" w:rsidP="00E31184">
      <w:pPr>
        <w:pStyle w:val="NormalWeb"/>
        <w:shd w:val="clear" w:color="auto" w:fill="FFFFFF"/>
        <w:jc w:val="both"/>
        <w:rPr>
          <w:rFonts w:asciiTheme="minorHAnsi" w:hAnsiTheme="minorHAnsi"/>
          <w:color w:val="000000"/>
          <w:sz w:val="20"/>
          <w:szCs w:val="20"/>
        </w:rPr>
      </w:pPr>
      <w:r w:rsidRPr="00553174">
        <w:rPr>
          <w:rFonts w:asciiTheme="minorHAnsi" w:hAnsiTheme="minorHAnsi"/>
          <w:b/>
          <w:bCs/>
          <w:color w:val="000000"/>
          <w:sz w:val="20"/>
          <w:szCs w:val="20"/>
        </w:rPr>
        <w:t>Step 4:</w:t>
      </w:r>
      <w:r w:rsidRPr="00553174">
        <w:rPr>
          <w:rFonts w:asciiTheme="minorHAnsi" w:hAnsiTheme="minorHAnsi"/>
          <w:color w:val="000000"/>
          <w:sz w:val="20"/>
          <w:szCs w:val="20"/>
        </w:rPr>
        <w:t> Create concrete classes that extend the Loan abstract class</w:t>
      </w:r>
      <w:proofErr w:type="gramStart"/>
      <w:r w:rsidRPr="00553174">
        <w:rPr>
          <w:rFonts w:asciiTheme="minorHAnsi" w:hAnsiTheme="minorHAnsi"/>
          <w:color w:val="000000"/>
          <w:sz w:val="20"/>
          <w:szCs w:val="20"/>
        </w:rPr>
        <w:t>..</w:t>
      </w:r>
      <w:proofErr w:type="gramEnd"/>
    </w:p>
    <w:p w:rsidR="00E31184" w:rsidRPr="00553174" w:rsidRDefault="00E31184" w:rsidP="00E31184">
      <w:pPr>
        <w:numPr>
          <w:ilvl w:val="0"/>
          <w:numId w:val="20"/>
        </w:numPr>
        <w:shd w:val="clear" w:color="auto" w:fill="FFFFFF"/>
        <w:spacing w:after="0" w:line="345" w:lineRule="atLeast"/>
        <w:ind w:left="0"/>
        <w:jc w:val="both"/>
        <w:rPr>
          <w:color w:val="000000"/>
          <w:sz w:val="20"/>
          <w:szCs w:val="20"/>
        </w:rPr>
      </w:pPr>
      <w:r w:rsidRPr="00553174">
        <w:rPr>
          <w:rStyle w:val="keyword"/>
          <w:b/>
          <w:bCs/>
          <w:color w:val="006699"/>
          <w:sz w:val="20"/>
          <w:szCs w:val="20"/>
          <w:bdr w:val="none" w:sz="0" w:space="0" w:color="auto" w:frame="1"/>
        </w:rPr>
        <w:t>class</w:t>
      </w:r>
      <w:r w:rsidRPr="00553174">
        <w:rPr>
          <w:color w:val="000000"/>
          <w:sz w:val="20"/>
          <w:szCs w:val="20"/>
          <w:bdr w:val="none" w:sz="0" w:space="0" w:color="auto" w:frame="1"/>
        </w:rPr>
        <w:t> HomeLoan </w:t>
      </w:r>
      <w:r w:rsidRPr="00553174">
        <w:rPr>
          <w:rStyle w:val="keyword"/>
          <w:b/>
          <w:bCs/>
          <w:color w:val="006699"/>
          <w:sz w:val="20"/>
          <w:szCs w:val="20"/>
          <w:bdr w:val="none" w:sz="0" w:space="0" w:color="auto" w:frame="1"/>
        </w:rPr>
        <w:t>extends</w:t>
      </w:r>
      <w:r w:rsidRPr="00553174">
        <w:rPr>
          <w:color w:val="000000"/>
          <w:sz w:val="20"/>
          <w:szCs w:val="20"/>
          <w:bdr w:val="none" w:sz="0" w:space="0" w:color="auto" w:frame="1"/>
        </w:rPr>
        <w:t> Loan{  </w:t>
      </w:r>
    </w:p>
    <w:p w:rsidR="00E31184" w:rsidRPr="00553174" w:rsidRDefault="00E31184" w:rsidP="00E31184">
      <w:pPr>
        <w:numPr>
          <w:ilvl w:val="0"/>
          <w:numId w:val="20"/>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void</w:t>
      </w:r>
      <w:r w:rsidRPr="00553174">
        <w:rPr>
          <w:color w:val="000000"/>
          <w:sz w:val="20"/>
          <w:szCs w:val="20"/>
          <w:bdr w:val="none" w:sz="0" w:space="0" w:color="auto" w:frame="1"/>
        </w:rPr>
        <w:t> getInterestRate(</w:t>
      </w:r>
      <w:r w:rsidRPr="00553174">
        <w:rPr>
          <w:rStyle w:val="keyword"/>
          <w:b/>
          <w:bCs/>
          <w:color w:val="006699"/>
          <w:sz w:val="20"/>
          <w:szCs w:val="20"/>
          <w:bdr w:val="none" w:sz="0" w:space="0" w:color="auto" w:frame="1"/>
        </w:rPr>
        <w:t>double</w:t>
      </w:r>
      <w:r w:rsidRPr="00553174">
        <w:rPr>
          <w:color w:val="000000"/>
          <w:sz w:val="20"/>
          <w:szCs w:val="20"/>
          <w:bdr w:val="none" w:sz="0" w:space="0" w:color="auto" w:frame="1"/>
        </w:rPr>
        <w:t> r){  </w:t>
      </w:r>
    </w:p>
    <w:p w:rsidR="00E31184" w:rsidRPr="00553174" w:rsidRDefault="00E31184" w:rsidP="00E31184">
      <w:pPr>
        <w:numPr>
          <w:ilvl w:val="0"/>
          <w:numId w:val="20"/>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rate=r;  </w:t>
      </w:r>
    </w:p>
    <w:p w:rsidR="00E31184" w:rsidRPr="00553174" w:rsidRDefault="00E31184" w:rsidP="00E31184">
      <w:pPr>
        <w:numPr>
          <w:ilvl w:val="0"/>
          <w:numId w:val="20"/>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E31184" w:rsidRPr="00553174" w:rsidRDefault="00E31184" w:rsidP="00E31184">
      <w:pPr>
        <w:numPr>
          <w:ilvl w:val="0"/>
          <w:numId w:val="20"/>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w:t>
      </w:r>
      <w:r w:rsidRPr="00553174">
        <w:rPr>
          <w:rStyle w:val="comment"/>
          <w:color w:val="008200"/>
          <w:sz w:val="20"/>
          <w:szCs w:val="20"/>
          <w:bdr w:val="none" w:sz="0" w:space="0" w:color="auto" w:frame="1"/>
        </w:rPr>
        <w:t>//End of the HomeLoan class.</w:t>
      </w:r>
      <w:r w:rsidRPr="00553174">
        <w:rPr>
          <w:color w:val="000000"/>
          <w:sz w:val="20"/>
          <w:szCs w:val="20"/>
          <w:bdr w:val="none" w:sz="0" w:space="0" w:color="auto" w:frame="1"/>
        </w:rPr>
        <w:t>  </w:t>
      </w:r>
    </w:p>
    <w:p w:rsidR="00E31184" w:rsidRPr="00553174" w:rsidRDefault="00E31184" w:rsidP="00E31184">
      <w:pPr>
        <w:numPr>
          <w:ilvl w:val="0"/>
          <w:numId w:val="21"/>
        </w:numPr>
        <w:shd w:val="clear" w:color="auto" w:fill="FFFFFF"/>
        <w:spacing w:after="0" w:line="345" w:lineRule="atLeast"/>
        <w:ind w:left="0"/>
        <w:jc w:val="both"/>
        <w:rPr>
          <w:color w:val="000000"/>
          <w:sz w:val="20"/>
          <w:szCs w:val="20"/>
        </w:rPr>
      </w:pPr>
      <w:r w:rsidRPr="00553174">
        <w:rPr>
          <w:rStyle w:val="keyword"/>
          <w:b/>
          <w:bCs/>
          <w:color w:val="006699"/>
          <w:sz w:val="20"/>
          <w:szCs w:val="20"/>
          <w:bdr w:val="none" w:sz="0" w:space="0" w:color="auto" w:frame="1"/>
        </w:rPr>
        <w:t>class</w:t>
      </w:r>
      <w:r w:rsidRPr="00553174">
        <w:rPr>
          <w:color w:val="000000"/>
          <w:sz w:val="20"/>
          <w:szCs w:val="20"/>
          <w:bdr w:val="none" w:sz="0" w:space="0" w:color="auto" w:frame="1"/>
        </w:rPr>
        <w:t> BussinessLoan </w:t>
      </w:r>
      <w:r w:rsidRPr="00553174">
        <w:rPr>
          <w:rStyle w:val="keyword"/>
          <w:b/>
          <w:bCs/>
          <w:color w:val="006699"/>
          <w:sz w:val="20"/>
          <w:szCs w:val="20"/>
          <w:bdr w:val="none" w:sz="0" w:space="0" w:color="auto" w:frame="1"/>
        </w:rPr>
        <w:t>extends</w:t>
      </w:r>
      <w:r w:rsidRPr="00553174">
        <w:rPr>
          <w:color w:val="000000"/>
          <w:sz w:val="20"/>
          <w:szCs w:val="20"/>
          <w:bdr w:val="none" w:sz="0" w:space="0" w:color="auto" w:frame="1"/>
        </w:rPr>
        <w:t> Loan{  </w:t>
      </w:r>
    </w:p>
    <w:p w:rsidR="00E31184" w:rsidRPr="00553174" w:rsidRDefault="00E31184" w:rsidP="00E31184">
      <w:pPr>
        <w:numPr>
          <w:ilvl w:val="0"/>
          <w:numId w:val="21"/>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void</w:t>
      </w:r>
      <w:r w:rsidRPr="00553174">
        <w:rPr>
          <w:color w:val="000000"/>
          <w:sz w:val="20"/>
          <w:szCs w:val="20"/>
          <w:bdr w:val="none" w:sz="0" w:space="0" w:color="auto" w:frame="1"/>
        </w:rPr>
        <w:t> getInterestRate(</w:t>
      </w:r>
      <w:r w:rsidRPr="00553174">
        <w:rPr>
          <w:rStyle w:val="keyword"/>
          <w:b/>
          <w:bCs/>
          <w:color w:val="006699"/>
          <w:sz w:val="20"/>
          <w:szCs w:val="20"/>
          <w:bdr w:val="none" w:sz="0" w:space="0" w:color="auto" w:frame="1"/>
        </w:rPr>
        <w:t>double</w:t>
      </w:r>
      <w:r w:rsidRPr="00553174">
        <w:rPr>
          <w:color w:val="000000"/>
          <w:sz w:val="20"/>
          <w:szCs w:val="20"/>
          <w:bdr w:val="none" w:sz="0" w:space="0" w:color="auto" w:frame="1"/>
        </w:rPr>
        <w:t> r){  </w:t>
      </w:r>
    </w:p>
    <w:p w:rsidR="00E31184" w:rsidRPr="00553174" w:rsidRDefault="00E31184" w:rsidP="00E31184">
      <w:pPr>
        <w:numPr>
          <w:ilvl w:val="0"/>
          <w:numId w:val="21"/>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rate=r;  </w:t>
      </w:r>
    </w:p>
    <w:p w:rsidR="00E31184" w:rsidRPr="00553174" w:rsidRDefault="00E31184" w:rsidP="00E31184">
      <w:pPr>
        <w:numPr>
          <w:ilvl w:val="0"/>
          <w:numId w:val="21"/>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E31184" w:rsidRPr="00553174" w:rsidRDefault="00E31184" w:rsidP="00E31184">
      <w:pPr>
        <w:numPr>
          <w:ilvl w:val="0"/>
          <w:numId w:val="21"/>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E31184" w:rsidRPr="00553174" w:rsidRDefault="00E31184" w:rsidP="00E31184">
      <w:pPr>
        <w:numPr>
          <w:ilvl w:val="0"/>
          <w:numId w:val="21"/>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w:t>
      </w:r>
      <w:r w:rsidRPr="00553174">
        <w:rPr>
          <w:rStyle w:val="comment"/>
          <w:color w:val="008200"/>
          <w:sz w:val="20"/>
          <w:szCs w:val="20"/>
          <w:bdr w:val="none" w:sz="0" w:space="0" w:color="auto" w:frame="1"/>
        </w:rPr>
        <w:t>//End of the BusssinessLoan class.</w:t>
      </w:r>
      <w:r w:rsidRPr="00553174">
        <w:rPr>
          <w:color w:val="000000"/>
          <w:sz w:val="20"/>
          <w:szCs w:val="20"/>
          <w:bdr w:val="none" w:sz="0" w:space="0" w:color="auto" w:frame="1"/>
        </w:rPr>
        <w:t>  </w:t>
      </w:r>
    </w:p>
    <w:p w:rsidR="00E31184" w:rsidRPr="00553174" w:rsidRDefault="00E31184" w:rsidP="00E31184">
      <w:pPr>
        <w:numPr>
          <w:ilvl w:val="0"/>
          <w:numId w:val="22"/>
        </w:numPr>
        <w:shd w:val="clear" w:color="auto" w:fill="FFFFFF"/>
        <w:spacing w:after="0" w:line="345" w:lineRule="atLeast"/>
        <w:ind w:left="0"/>
        <w:jc w:val="both"/>
        <w:rPr>
          <w:color w:val="000000"/>
          <w:sz w:val="20"/>
          <w:szCs w:val="20"/>
        </w:rPr>
      </w:pPr>
      <w:r w:rsidRPr="00553174">
        <w:rPr>
          <w:rStyle w:val="keyword"/>
          <w:b/>
          <w:bCs/>
          <w:color w:val="006699"/>
          <w:sz w:val="20"/>
          <w:szCs w:val="20"/>
          <w:bdr w:val="none" w:sz="0" w:space="0" w:color="auto" w:frame="1"/>
        </w:rPr>
        <w:t>class</w:t>
      </w:r>
      <w:r w:rsidRPr="00553174">
        <w:rPr>
          <w:color w:val="000000"/>
          <w:sz w:val="20"/>
          <w:szCs w:val="20"/>
          <w:bdr w:val="none" w:sz="0" w:space="0" w:color="auto" w:frame="1"/>
        </w:rPr>
        <w:t> EducationLoan </w:t>
      </w:r>
      <w:r w:rsidRPr="00553174">
        <w:rPr>
          <w:rStyle w:val="keyword"/>
          <w:b/>
          <w:bCs/>
          <w:color w:val="006699"/>
          <w:sz w:val="20"/>
          <w:szCs w:val="20"/>
          <w:bdr w:val="none" w:sz="0" w:space="0" w:color="auto" w:frame="1"/>
        </w:rPr>
        <w:t>extends</w:t>
      </w:r>
      <w:r w:rsidRPr="00553174">
        <w:rPr>
          <w:color w:val="000000"/>
          <w:sz w:val="20"/>
          <w:szCs w:val="20"/>
          <w:bdr w:val="none" w:sz="0" w:space="0" w:color="auto" w:frame="1"/>
        </w:rPr>
        <w:t> Loan{  </w:t>
      </w:r>
    </w:p>
    <w:p w:rsidR="00E31184" w:rsidRPr="00553174" w:rsidRDefault="00E31184" w:rsidP="00E31184">
      <w:pPr>
        <w:numPr>
          <w:ilvl w:val="0"/>
          <w:numId w:val="22"/>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void</w:t>
      </w:r>
      <w:r w:rsidRPr="00553174">
        <w:rPr>
          <w:color w:val="000000"/>
          <w:sz w:val="20"/>
          <w:szCs w:val="20"/>
          <w:bdr w:val="none" w:sz="0" w:space="0" w:color="auto" w:frame="1"/>
        </w:rPr>
        <w:t> getInterestRate(</w:t>
      </w:r>
      <w:r w:rsidRPr="00553174">
        <w:rPr>
          <w:rStyle w:val="keyword"/>
          <w:b/>
          <w:bCs/>
          <w:color w:val="006699"/>
          <w:sz w:val="20"/>
          <w:szCs w:val="20"/>
          <w:bdr w:val="none" w:sz="0" w:space="0" w:color="auto" w:frame="1"/>
        </w:rPr>
        <w:t>double</w:t>
      </w:r>
      <w:r w:rsidRPr="00553174">
        <w:rPr>
          <w:color w:val="000000"/>
          <w:sz w:val="20"/>
          <w:szCs w:val="20"/>
          <w:bdr w:val="none" w:sz="0" w:space="0" w:color="auto" w:frame="1"/>
        </w:rPr>
        <w:t> r){  </w:t>
      </w:r>
    </w:p>
    <w:p w:rsidR="00E31184" w:rsidRPr="00553174" w:rsidRDefault="00E31184" w:rsidP="00E31184">
      <w:pPr>
        <w:numPr>
          <w:ilvl w:val="0"/>
          <w:numId w:val="22"/>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rate=r;  </w:t>
      </w:r>
    </w:p>
    <w:p w:rsidR="00E31184" w:rsidRPr="00553174" w:rsidRDefault="00E31184" w:rsidP="00E31184">
      <w:pPr>
        <w:numPr>
          <w:ilvl w:val="0"/>
          <w:numId w:val="22"/>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E31184" w:rsidRPr="00553174" w:rsidRDefault="00E31184" w:rsidP="00E31184">
      <w:pPr>
        <w:numPr>
          <w:ilvl w:val="0"/>
          <w:numId w:val="22"/>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w:t>
      </w:r>
      <w:r w:rsidRPr="00553174">
        <w:rPr>
          <w:rStyle w:val="comment"/>
          <w:color w:val="008200"/>
          <w:sz w:val="20"/>
          <w:szCs w:val="20"/>
          <w:bdr w:val="none" w:sz="0" w:space="0" w:color="auto" w:frame="1"/>
        </w:rPr>
        <w:t>//End of the EducationLoan class.</w:t>
      </w:r>
      <w:r w:rsidRPr="00553174">
        <w:rPr>
          <w:color w:val="000000"/>
          <w:sz w:val="20"/>
          <w:szCs w:val="20"/>
          <w:bdr w:val="none" w:sz="0" w:space="0" w:color="auto" w:frame="1"/>
        </w:rPr>
        <w:t>  </w:t>
      </w:r>
    </w:p>
    <w:p w:rsidR="00E31184" w:rsidRPr="00553174" w:rsidRDefault="00E31184" w:rsidP="00E31184">
      <w:pPr>
        <w:pStyle w:val="NormalWeb"/>
        <w:shd w:val="clear" w:color="auto" w:fill="FFFFFF"/>
        <w:jc w:val="both"/>
        <w:rPr>
          <w:rFonts w:asciiTheme="minorHAnsi" w:hAnsiTheme="minorHAnsi"/>
          <w:color w:val="000000"/>
          <w:sz w:val="20"/>
          <w:szCs w:val="20"/>
        </w:rPr>
      </w:pPr>
      <w:r w:rsidRPr="00553174">
        <w:rPr>
          <w:rFonts w:asciiTheme="minorHAnsi" w:hAnsiTheme="minorHAnsi"/>
          <w:b/>
          <w:bCs/>
          <w:color w:val="000000"/>
          <w:sz w:val="20"/>
          <w:szCs w:val="20"/>
        </w:rPr>
        <w:t>Step 5:</w:t>
      </w:r>
      <w:r w:rsidRPr="00553174">
        <w:rPr>
          <w:rFonts w:asciiTheme="minorHAnsi" w:hAnsiTheme="minorHAnsi"/>
          <w:color w:val="000000"/>
          <w:sz w:val="20"/>
          <w:szCs w:val="20"/>
        </w:rPr>
        <w:t> Create an abstract class (i.e AbstractFactory) to get the factories for Bank and Loan Objects.</w:t>
      </w:r>
    </w:p>
    <w:p w:rsidR="00E31184" w:rsidRPr="00553174" w:rsidRDefault="00E31184" w:rsidP="00E31184">
      <w:pPr>
        <w:numPr>
          <w:ilvl w:val="0"/>
          <w:numId w:val="23"/>
        </w:numPr>
        <w:shd w:val="clear" w:color="auto" w:fill="FFFFFF"/>
        <w:spacing w:after="0" w:line="345" w:lineRule="atLeast"/>
        <w:ind w:left="0"/>
        <w:jc w:val="both"/>
        <w:rPr>
          <w:color w:val="000000"/>
          <w:sz w:val="20"/>
          <w:szCs w:val="20"/>
        </w:rPr>
      </w:pPr>
      <w:r w:rsidRPr="00553174">
        <w:rPr>
          <w:rStyle w:val="keyword"/>
          <w:b/>
          <w:bCs/>
          <w:color w:val="006699"/>
          <w:sz w:val="20"/>
          <w:szCs w:val="20"/>
          <w:bdr w:val="none" w:sz="0" w:space="0" w:color="auto" w:frame="1"/>
        </w:rPr>
        <w:t>abstract</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class</w:t>
      </w:r>
      <w:r w:rsidRPr="00553174">
        <w:rPr>
          <w:color w:val="000000"/>
          <w:sz w:val="20"/>
          <w:szCs w:val="20"/>
          <w:bdr w:val="none" w:sz="0" w:space="0" w:color="auto" w:frame="1"/>
        </w:rPr>
        <w:t> AbstractFactory{  </w:t>
      </w:r>
    </w:p>
    <w:p w:rsidR="00E31184" w:rsidRPr="00553174" w:rsidRDefault="00E31184" w:rsidP="00E31184">
      <w:pPr>
        <w:numPr>
          <w:ilvl w:val="0"/>
          <w:numId w:val="2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abstract</w:t>
      </w:r>
      <w:r w:rsidRPr="00553174">
        <w:rPr>
          <w:color w:val="000000"/>
          <w:sz w:val="20"/>
          <w:szCs w:val="20"/>
          <w:bdr w:val="none" w:sz="0" w:space="0" w:color="auto" w:frame="1"/>
        </w:rPr>
        <w:t> Bank getBank(String bank);  </w:t>
      </w:r>
    </w:p>
    <w:p w:rsidR="00E31184" w:rsidRPr="00553174" w:rsidRDefault="00E31184" w:rsidP="00E31184">
      <w:pPr>
        <w:numPr>
          <w:ilvl w:val="0"/>
          <w:numId w:val="2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abstract</w:t>
      </w:r>
      <w:r w:rsidRPr="00553174">
        <w:rPr>
          <w:color w:val="000000"/>
          <w:sz w:val="20"/>
          <w:szCs w:val="20"/>
          <w:bdr w:val="none" w:sz="0" w:space="0" w:color="auto" w:frame="1"/>
        </w:rPr>
        <w:t> Loan getLoan(String loan);  </w:t>
      </w:r>
    </w:p>
    <w:p w:rsidR="00E31184" w:rsidRPr="00553174" w:rsidRDefault="00E31184" w:rsidP="00E31184">
      <w:pPr>
        <w:numPr>
          <w:ilvl w:val="0"/>
          <w:numId w:val="2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lastRenderedPageBreak/>
        <w:t>}  </w:t>
      </w:r>
    </w:p>
    <w:p w:rsidR="00E31184" w:rsidRPr="00553174" w:rsidRDefault="00E31184" w:rsidP="00E31184">
      <w:pPr>
        <w:pStyle w:val="NormalWeb"/>
        <w:shd w:val="clear" w:color="auto" w:fill="FFFFFF"/>
        <w:jc w:val="both"/>
        <w:rPr>
          <w:rFonts w:asciiTheme="minorHAnsi" w:hAnsiTheme="minorHAnsi"/>
          <w:color w:val="000000"/>
          <w:sz w:val="20"/>
          <w:szCs w:val="20"/>
        </w:rPr>
      </w:pPr>
      <w:r w:rsidRPr="00553174">
        <w:rPr>
          <w:rFonts w:asciiTheme="minorHAnsi" w:hAnsiTheme="minorHAnsi"/>
          <w:b/>
          <w:bCs/>
          <w:color w:val="000000"/>
          <w:sz w:val="20"/>
          <w:szCs w:val="20"/>
        </w:rPr>
        <w:t>Step 6:</w:t>
      </w:r>
      <w:r w:rsidRPr="00553174">
        <w:rPr>
          <w:rFonts w:asciiTheme="minorHAnsi" w:hAnsiTheme="minorHAnsi"/>
          <w:color w:val="000000"/>
          <w:sz w:val="20"/>
          <w:szCs w:val="20"/>
        </w:rPr>
        <w:t> Create the factory classes that inherit AbstractFactory class to generate the object of concrete class based on given information.</w:t>
      </w:r>
    </w:p>
    <w:p w:rsidR="00E31184" w:rsidRPr="00553174" w:rsidRDefault="00E31184" w:rsidP="00E31184">
      <w:pPr>
        <w:numPr>
          <w:ilvl w:val="0"/>
          <w:numId w:val="24"/>
        </w:numPr>
        <w:shd w:val="clear" w:color="auto" w:fill="FFFFFF"/>
        <w:spacing w:after="0" w:line="345" w:lineRule="atLeast"/>
        <w:ind w:left="0"/>
        <w:jc w:val="both"/>
        <w:rPr>
          <w:color w:val="000000"/>
          <w:sz w:val="20"/>
          <w:szCs w:val="20"/>
        </w:rPr>
      </w:pPr>
      <w:r w:rsidRPr="00553174">
        <w:rPr>
          <w:rStyle w:val="keyword"/>
          <w:b/>
          <w:bCs/>
          <w:color w:val="006699"/>
          <w:sz w:val="20"/>
          <w:szCs w:val="20"/>
          <w:bdr w:val="none" w:sz="0" w:space="0" w:color="auto" w:frame="1"/>
        </w:rPr>
        <w:t>class</w:t>
      </w:r>
      <w:r w:rsidRPr="00553174">
        <w:rPr>
          <w:color w:val="000000"/>
          <w:sz w:val="20"/>
          <w:szCs w:val="20"/>
          <w:bdr w:val="none" w:sz="0" w:space="0" w:color="auto" w:frame="1"/>
        </w:rPr>
        <w:t> BankFactory </w:t>
      </w:r>
      <w:r w:rsidRPr="00553174">
        <w:rPr>
          <w:rStyle w:val="keyword"/>
          <w:b/>
          <w:bCs/>
          <w:color w:val="006699"/>
          <w:sz w:val="20"/>
          <w:szCs w:val="20"/>
          <w:bdr w:val="none" w:sz="0" w:space="0" w:color="auto" w:frame="1"/>
        </w:rPr>
        <w:t>extends</w:t>
      </w:r>
      <w:r w:rsidRPr="00553174">
        <w:rPr>
          <w:color w:val="000000"/>
          <w:sz w:val="20"/>
          <w:szCs w:val="20"/>
          <w:bdr w:val="none" w:sz="0" w:space="0" w:color="auto" w:frame="1"/>
        </w:rPr>
        <w:t> AbstractFactory{  </w:t>
      </w:r>
    </w:p>
    <w:p w:rsidR="00E31184" w:rsidRPr="00553174" w:rsidRDefault="00E31184" w:rsidP="00E31184">
      <w:pPr>
        <w:numPr>
          <w:ilvl w:val="0"/>
          <w:numId w:val="24"/>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Bank getBank(String bank){  </w:t>
      </w:r>
    </w:p>
    <w:p w:rsidR="00E31184" w:rsidRPr="00553174" w:rsidRDefault="00E31184" w:rsidP="00E31184">
      <w:pPr>
        <w:numPr>
          <w:ilvl w:val="0"/>
          <w:numId w:val="24"/>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if</w:t>
      </w:r>
      <w:r w:rsidRPr="00553174">
        <w:rPr>
          <w:color w:val="000000"/>
          <w:sz w:val="20"/>
          <w:szCs w:val="20"/>
          <w:bdr w:val="none" w:sz="0" w:space="0" w:color="auto" w:frame="1"/>
        </w:rPr>
        <w:t>(bank == </w:t>
      </w:r>
      <w:r w:rsidRPr="00553174">
        <w:rPr>
          <w:rStyle w:val="keyword"/>
          <w:b/>
          <w:bCs/>
          <w:color w:val="006699"/>
          <w:sz w:val="20"/>
          <w:szCs w:val="20"/>
          <w:bdr w:val="none" w:sz="0" w:space="0" w:color="auto" w:frame="1"/>
        </w:rPr>
        <w:t>null</w:t>
      </w:r>
      <w:r w:rsidRPr="00553174">
        <w:rPr>
          <w:color w:val="000000"/>
          <w:sz w:val="20"/>
          <w:szCs w:val="20"/>
          <w:bdr w:val="none" w:sz="0" w:space="0" w:color="auto" w:frame="1"/>
        </w:rPr>
        <w:t>){  </w:t>
      </w:r>
    </w:p>
    <w:p w:rsidR="00E31184" w:rsidRPr="00553174" w:rsidRDefault="00E31184" w:rsidP="00E31184">
      <w:pPr>
        <w:numPr>
          <w:ilvl w:val="0"/>
          <w:numId w:val="24"/>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return</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null</w:t>
      </w:r>
      <w:r w:rsidRPr="00553174">
        <w:rPr>
          <w:color w:val="000000"/>
          <w:sz w:val="20"/>
          <w:szCs w:val="20"/>
          <w:bdr w:val="none" w:sz="0" w:space="0" w:color="auto" w:frame="1"/>
        </w:rPr>
        <w:t>;  </w:t>
      </w:r>
    </w:p>
    <w:p w:rsidR="00E31184" w:rsidRPr="00553174" w:rsidRDefault="00E31184" w:rsidP="00E31184">
      <w:pPr>
        <w:numPr>
          <w:ilvl w:val="0"/>
          <w:numId w:val="24"/>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E31184" w:rsidRPr="00553174" w:rsidRDefault="00E31184" w:rsidP="00E31184">
      <w:pPr>
        <w:numPr>
          <w:ilvl w:val="0"/>
          <w:numId w:val="24"/>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if</w:t>
      </w:r>
      <w:r w:rsidRPr="00553174">
        <w:rPr>
          <w:color w:val="000000"/>
          <w:sz w:val="20"/>
          <w:szCs w:val="20"/>
          <w:bdr w:val="none" w:sz="0" w:space="0" w:color="auto" w:frame="1"/>
        </w:rPr>
        <w:t>(bank.equalsIgnoreCase(</w:t>
      </w:r>
      <w:r w:rsidRPr="00553174">
        <w:rPr>
          <w:rStyle w:val="string"/>
          <w:sz w:val="20"/>
          <w:szCs w:val="20"/>
          <w:bdr w:val="none" w:sz="0" w:space="0" w:color="auto" w:frame="1"/>
        </w:rPr>
        <w:t>"HDFC"</w:t>
      </w:r>
      <w:r w:rsidRPr="00553174">
        <w:rPr>
          <w:color w:val="000000"/>
          <w:sz w:val="20"/>
          <w:szCs w:val="20"/>
          <w:bdr w:val="none" w:sz="0" w:space="0" w:color="auto" w:frame="1"/>
        </w:rPr>
        <w:t>)){  </w:t>
      </w:r>
    </w:p>
    <w:p w:rsidR="00E31184" w:rsidRPr="00553174" w:rsidRDefault="00E31184" w:rsidP="00E31184">
      <w:pPr>
        <w:numPr>
          <w:ilvl w:val="0"/>
          <w:numId w:val="24"/>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return</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new</w:t>
      </w:r>
      <w:r w:rsidRPr="00553174">
        <w:rPr>
          <w:color w:val="000000"/>
          <w:sz w:val="20"/>
          <w:szCs w:val="20"/>
          <w:bdr w:val="none" w:sz="0" w:space="0" w:color="auto" w:frame="1"/>
        </w:rPr>
        <w:t> HDFC();  </w:t>
      </w:r>
    </w:p>
    <w:p w:rsidR="00E31184" w:rsidRPr="00553174" w:rsidRDefault="00E31184" w:rsidP="00E31184">
      <w:pPr>
        <w:numPr>
          <w:ilvl w:val="0"/>
          <w:numId w:val="24"/>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r w:rsidRPr="00553174">
        <w:rPr>
          <w:rStyle w:val="keyword"/>
          <w:b/>
          <w:bCs/>
          <w:color w:val="006699"/>
          <w:sz w:val="20"/>
          <w:szCs w:val="20"/>
          <w:bdr w:val="none" w:sz="0" w:space="0" w:color="auto" w:frame="1"/>
        </w:rPr>
        <w:t>else</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if</w:t>
      </w:r>
      <w:r w:rsidRPr="00553174">
        <w:rPr>
          <w:color w:val="000000"/>
          <w:sz w:val="20"/>
          <w:szCs w:val="20"/>
          <w:bdr w:val="none" w:sz="0" w:space="0" w:color="auto" w:frame="1"/>
        </w:rPr>
        <w:t>(bank.equalsIgnoreCase(</w:t>
      </w:r>
      <w:r w:rsidRPr="00553174">
        <w:rPr>
          <w:rStyle w:val="string"/>
          <w:sz w:val="20"/>
          <w:szCs w:val="20"/>
          <w:bdr w:val="none" w:sz="0" w:space="0" w:color="auto" w:frame="1"/>
        </w:rPr>
        <w:t>"ICICI"</w:t>
      </w:r>
      <w:r w:rsidRPr="00553174">
        <w:rPr>
          <w:color w:val="000000"/>
          <w:sz w:val="20"/>
          <w:szCs w:val="20"/>
          <w:bdr w:val="none" w:sz="0" w:space="0" w:color="auto" w:frame="1"/>
        </w:rPr>
        <w:t>)){  </w:t>
      </w:r>
    </w:p>
    <w:p w:rsidR="00E31184" w:rsidRPr="00553174" w:rsidRDefault="00E31184" w:rsidP="00E31184">
      <w:pPr>
        <w:numPr>
          <w:ilvl w:val="0"/>
          <w:numId w:val="24"/>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return</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new</w:t>
      </w:r>
      <w:r w:rsidRPr="00553174">
        <w:rPr>
          <w:color w:val="000000"/>
          <w:sz w:val="20"/>
          <w:szCs w:val="20"/>
          <w:bdr w:val="none" w:sz="0" w:space="0" w:color="auto" w:frame="1"/>
        </w:rPr>
        <w:t> ICICI();  </w:t>
      </w:r>
    </w:p>
    <w:p w:rsidR="00E31184" w:rsidRPr="00553174" w:rsidRDefault="00E31184" w:rsidP="00E31184">
      <w:pPr>
        <w:numPr>
          <w:ilvl w:val="0"/>
          <w:numId w:val="24"/>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r w:rsidRPr="00553174">
        <w:rPr>
          <w:rStyle w:val="keyword"/>
          <w:b/>
          <w:bCs/>
          <w:color w:val="006699"/>
          <w:sz w:val="20"/>
          <w:szCs w:val="20"/>
          <w:bdr w:val="none" w:sz="0" w:space="0" w:color="auto" w:frame="1"/>
        </w:rPr>
        <w:t>else</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if</w:t>
      </w:r>
      <w:r w:rsidRPr="00553174">
        <w:rPr>
          <w:color w:val="000000"/>
          <w:sz w:val="20"/>
          <w:szCs w:val="20"/>
          <w:bdr w:val="none" w:sz="0" w:space="0" w:color="auto" w:frame="1"/>
        </w:rPr>
        <w:t>(bank.equalsIgnoreCase(</w:t>
      </w:r>
      <w:r w:rsidRPr="00553174">
        <w:rPr>
          <w:rStyle w:val="string"/>
          <w:sz w:val="20"/>
          <w:szCs w:val="20"/>
          <w:bdr w:val="none" w:sz="0" w:space="0" w:color="auto" w:frame="1"/>
        </w:rPr>
        <w:t>"SBI"</w:t>
      </w:r>
      <w:r w:rsidRPr="00553174">
        <w:rPr>
          <w:color w:val="000000"/>
          <w:sz w:val="20"/>
          <w:szCs w:val="20"/>
          <w:bdr w:val="none" w:sz="0" w:space="0" w:color="auto" w:frame="1"/>
        </w:rPr>
        <w:t>)){  </w:t>
      </w:r>
    </w:p>
    <w:p w:rsidR="00E31184" w:rsidRPr="00553174" w:rsidRDefault="00E31184" w:rsidP="00E31184">
      <w:pPr>
        <w:numPr>
          <w:ilvl w:val="0"/>
          <w:numId w:val="24"/>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return</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new</w:t>
      </w:r>
      <w:r w:rsidRPr="00553174">
        <w:rPr>
          <w:color w:val="000000"/>
          <w:sz w:val="20"/>
          <w:szCs w:val="20"/>
          <w:bdr w:val="none" w:sz="0" w:space="0" w:color="auto" w:frame="1"/>
        </w:rPr>
        <w:t> SBI();  </w:t>
      </w:r>
    </w:p>
    <w:p w:rsidR="00E31184" w:rsidRPr="00553174" w:rsidRDefault="00E31184" w:rsidP="00E31184">
      <w:pPr>
        <w:numPr>
          <w:ilvl w:val="0"/>
          <w:numId w:val="24"/>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E31184" w:rsidRPr="00553174" w:rsidRDefault="00E31184" w:rsidP="00E31184">
      <w:pPr>
        <w:numPr>
          <w:ilvl w:val="0"/>
          <w:numId w:val="24"/>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return</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null</w:t>
      </w:r>
      <w:r w:rsidRPr="00553174">
        <w:rPr>
          <w:color w:val="000000"/>
          <w:sz w:val="20"/>
          <w:szCs w:val="20"/>
          <w:bdr w:val="none" w:sz="0" w:space="0" w:color="auto" w:frame="1"/>
        </w:rPr>
        <w:t>;  </w:t>
      </w:r>
    </w:p>
    <w:p w:rsidR="00E31184" w:rsidRPr="00553174" w:rsidRDefault="00E31184" w:rsidP="00E31184">
      <w:pPr>
        <w:numPr>
          <w:ilvl w:val="0"/>
          <w:numId w:val="24"/>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E31184" w:rsidRPr="00553174" w:rsidRDefault="00E31184" w:rsidP="00E31184">
      <w:pPr>
        <w:numPr>
          <w:ilvl w:val="0"/>
          <w:numId w:val="24"/>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Loan getLoan(String loan) {  </w:t>
      </w:r>
    </w:p>
    <w:p w:rsidR="00E31184" w:rsidRPr="00553174" w:rsidRDefault="00E31184" w:rsidP="00E31184">
      <w:pPr>
        <w:numPr>
          <w:ilvl w:val="0"/>
          <w:numId w:val="24"/>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return</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null</w:t>
      </w:r>
      <w:r w:rsidRPr="00553174">
        <w:rPr>
          <w:color w:val="000000"/>
          <w:sz w:val="20"/>
          <w:szCs w:val="20"/>
          <w:bdr w:val="none" w:sz="0" w:space="0" w:color="auto" w:frame="1"/>
        </w:rPr>
        <w:t>;  </w:t>
      </w:r>
    </w:p>
    <w:p w:rsidR="00E31184" w:rsidRPr="00553174" w:rsidRDefault="00E31184" w:rsidP="00E31184">
      <w:pPr>
        <w:numPr>
          <w:ilvl w:val="0"/>
          <w:numId w:val="24"/>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E31184" w:rsidRPr="00553174" w:rsidRDefault="00E31184" w:rsidP="00E31184">
      <w:pPr>
        <w:numPr>
          <w:ilvl w:val="0"/>
          <w:numId w:val="24"/>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w:t>
      </w:r>
      <w:r w:rsidRPr="00553174">
        <w:rPr>
          <w:rStyle w:val="comment"/>
          <w:color w:val="008200"/>
          <w:sz w:val="20"/>
          <w:szCs w:val="20"/>
          <w:bdr w:val="none" w:sz="0" w:space="0" w:color="auto" w:frame="1"/>
        </w:rPr>
        <w:t>//End of the BankFactory class.</w:t>
      </w:r>
      <w:r w:rsidRPr="00553174">
        <w:rPr>
          <w:color w:val="000000"/>
          <w:sz w:val="20"/>
          <w:szCs w:val="20"/>
          <w:bdr w:val="none" w:sz="0" w:space="0" w:color="auto" w:frame="1"/>
        </w:rPr>
        <w:t>  </w:t>
      </w:r>
    </w:p>
    <w:p w:rsidR="00E31184" w:rsidRPr="00553174" w:rsidRDefault="00E31184" w:rsidP="00E31184">
      <w:pPr>
        <w:numPr>
          <w:ilvl w:val="0"/>
          <w:numId w:val="25"/>
        </w:numPr>
        <w:shd w:val="clear" w:color="auto" w:fill="FFFFFF"/>
        <w:spacing w:after="0" w:line="345" w:lineRule="atLeast"/>
        <w:ind w:left="0"/>
        <w:jc w:val="both"/>
        <w:rPr>
          <w:color w:val="000000"/>
          <w:sz w:val="20"/>
          <w:szCs w:val="20"/>
        </w:rPr>
      </w:pPr>
      <w:r w:rsidRPr="00553174">
        <w:rPr>
          <w:rStyle w:val="keyword"/>
          <w:b/>
          <w:bCs/>
          <w:color w:val="006699"/>
          <w:sz w:val="20"/>
          <w:szCs w:val="20"/>
          <w:bdr w:val="none" w:sz="0" w:space="0" w:color="auto" w:frame="1"/>
        </w:rPr>
        <w:t>class</w:t>
      </w:r>
      <w:r w:rsidRPr="00553174">
        <w:rPr>
          <w:color w:val="000000"/>
          <w:sz w:val="20"/>
          <w:szCs w:val="20"/>
          <w:bdr w:val="none" w:sz="0" w:space="0" w:color="auto" w:frame="1"/>
        </w:rPr>
        <w:t> LoanFactory </w:t>
      </w:r>
      <w:r w:rsidRPr="00553174">
        <w:rPr>
          <w:rStyle w:val="keyword"/>
          <w:b/>
          <w:bCs/>
          <w:color w:val="006699"/>
          <w:sz w:val="20"/>
          <w:szCs w:val="20"/>
          <w:bdr w:val="none" w:sz="0" w:space="0" w:color="auto" w:frame="1"/>
        </w:rPr>
        <w:t>extends</w:t>
      </w:r>
      <w:r w:rsidRPr="00553174">
        <w:rPr>
          <w:color w:val="000000"/>
          <w:sz w:val="20"/>
          <w:szCs w:val="20"/>
          <w:bdr w:val="none" w:sz="0" w:space="0" w:color="auto" w:frame="1"/>
        </w:rPr>
        <w:t> AbstractFactory{  </w:t>
      </w:r>
    </w:p>
    <w:p w:rsidR="00E31184" w:rsidRPr="00553174" w:rsidRDefault="00E31184" w:rsidP="00E31184">
      <w:pPr>
        <w:numPr>
          <w:ilvl w:val="0"/>
          <w:numId w:val="2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Bank getBank(String bank){  </w:t>
      </w:r>
    </w:p>
    <w:p w:rsidR="00E31184" w:rsidRPr="00553174" w:rsidRDefault="00E31184" w:rsidP="00E31184">
      <w:pPr>
        <w:numPr>
          <w:ilvl w:val="0"/>
          <w:numId w:val="2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return</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null</w:t>
      </w:r>
      <w:r w:rsidRPr="00553174">
        <w:rPr>
          <w:color w:val="000000"/>
          <w:sz w:val="20"/>
          <w:szCs w:val="20"/>
          <w:bdr w:val="none" w:sz="0" w:space="0" w:color="auto" w:frame="1"/>
        </w:rPr>
        <w:t>;  </w:t>
      </w:r>
    </w:p>
    <w:p w:rsidR="00E31184" w:rsidRPr="00553174" w:rsidRDefault="00E31184" w:rsidP="00E31184">
      <w:pPr>
        <w:numPr>
          <w:ilvl w:val="0"/>
          <w:numId w:val="2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E31184" w:rsidRPr="00553174" w:rsidRDefault="00E31184" w:rsidP="00E31184">
      <w:pPr>
        <w:numPr>
          <w:ilvl w:val="0"/>
          <w:numId w:val="2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E31184" w:rsidRPr="00553174" w:rsidRDefault="00E31184" w:rsidP="00E31184">
      <w:pPr>
        <w:numPr>
          <w:ilvl w:val="0"/>
          <w:numId w:val="2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Loan getLoan(String loan){  </w:t>
      </w:r>
    </w:p>
    <w:p w:rsidR="00E31184" w:rsidRPr="00553174" w:rsidRDefault="00E31184" w:rsidP="00E31184">
      <w:pPr>
        <w:numPr>
          <w:ilvl w:val="0"/>
          <w:numId w:val="2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if</w:t>
      </w:r>
      <w:r w:rsidRPr="00553174">
        <w:rPr>
          <w:color w:val="000000"/>
          <w:sz w:val="20"/>
          <w:szCs w:val="20"/>
          <w:bdr w:val="none" w:sz="0" w:space="0" w:color="auto" w:frame="1"/>
        </w:rPr>
        <w:t>(loan == </w:t>
      </w:r>
      <w:r w:rsidRPr="00553174">
        <w:rPr>
          <w:rStyle w:val="keyword"/>
          <w:b/>
          <w:bCs/>
          <w:color w:val="006699"/>
          <w:sz w:val="20"/>
          <w:szCs w:val="20"/>
          <w:bdr w:val="none" w:sz="0" w:space="0" w:color="auto" w:frame="1"/>
        </w:rPr>
        <w:t>null</w:t>
      </w:r>
      <w:r w:rsidRPr="00553174">
        <w:rPr>
          <w:color w:val="000000"/>
          <w:sz w:val="20"/>
          <w:szCs w:val="20"/>
          <w:bdr w:val="none" w:sz="0" w:space="0" w:color="auto" w:frame="1"/>
        </w:rPr>
        <w:t>){  </w:t>
      </w:r>
    </w:p>
    <w:p w:rsidR="00E31184" w:rsidRPr="00553174" w:rsidRDefault="00E31184" w:rsidP="00E31184">
      <w:pPr>
        <w:numPr>
          <w:ilvl w:val="0"/>
          <w:numId w:val="2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return</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null</w:t>
      </w:r>
      <w:r w:rsidRPr="00553174">
        <w:rPr>
          <w:color w:val="000000"/>
          <w:sz w:val="20"/>
          <w:szCs w:val="20"/>
          <w:bdr w:val="none" w:sz="0" w:space="0" w:color="auto" w:frame="1"/>
        </w:rPr>
        <w:t>;  </w:t>
      </w:r>
    </w:p>
    <w:p w:rsidR="00E31184" w:rsidRPr="00553174" w:rsidRDefault="00E31184" w:rsidP="00E31184">
      <w:pPr>
        <w:numPr>
          <w:ilvl w:val="0"/>
          <w:numId w:val="2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E31184" w:rsidRPr="00553174" w:rsidRDefault="00E31184" w:rsidP="00E31184">
      <w:pPr>
        <w:numPr>
          <w:ilvl w:val="0"/>
          <w:numId w:val="2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if</w:t>
      </w:r>
      <w:r w:rsidRPr="00553174">
        <w:rPr>
          <w:color w:val="000000"/>
          <w:sz w:val="20"/>
          <w:szCs w:val="20"/>
          <w:bdr w:val="none" w:sz="0" w:space="0" w:color="auto" w:frame="1"/>
        </w:rPr>
        <w:t>(loan.equalsIgnoreCase(</w:t>
      </w:r>
      <w:r w:rsidRPr="00553174">
        <w:rPr>
          <w:rStyle w:val="string"/>
          <w:sz w:val="20"/>
          <w:szCs w:val="20"/>
          <w:bdr w:val="none" w:sz="0" w:space="0" w:color="auto" w:frame="1"/>
        </w:rPr>
        <w:t>"Home"</w:t>
      </w:r>
      <w:r w:rsidRPr="00553174">
        <w:rPr>
          <w:color w:val="000000"/>
          <w:sz w:val="20"/>
          <w:szCs w:val="20"/>
          <w:bdr w:val="none" w:sz="0" w:space="0" w:color="auto" w:frame="1"/>
        </w:rPr>
        <w:t>)){  </w:t>
      </w:r>
    </w:p>
    <w:p w:rsidR="00E31184" w:rsidRPr="00553174" w:rsidRDefault="00E31184" w:rsidP="00E31184">
      <w:pPr>
        <w:numPr>
          <w:ilvl w:val="0"/>
          <w:numId w:val="2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return</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new</w:t>
      </w:r>
      <w:r w:rsidRPr="00553174">
        <w:rPr>
          <w:color w:val="000000"/>
          <w:sz w:val="20"/>
          <w:szCs w:val="20"/>
          <w:bdr w:val="none" w:sz="0" w:space="0" w:color="auto" w:frame="1"/>
        </w:rPr>
        <w:t> HomeLoan();  </w:t>
      </w:r>
    </w:p>
    <w:p w:rsidR="00E31184" w:rsidRPr="00553174" w:rsidRDefault="00E31184" w:rsidP="00E31184">
      <w:pPr>
        <w:numPr>
          <w:ilvl w:val="0"/>
          <w:numId w:val="2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r w:rsidRPr="00553174">
        <w:rPr>
          <w:rStyle w:val="keyword"/>
          <w:b/>
          <w:bCs/>
          <w:color w:val="006699"/>
          <w:sz w:val="20"/>
          <w:szCs w:val="20"/>
          <w:bdr w:val="none" w:sz="0" w:space="0" w:color="auto" w:frame="1"/>
        </w:rPr>
        <w:t>else</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if</w:t>
      </w:r>
      <w:r w:rsidRPr="00553174">
        <w:rPr>
          <w:color w:val="000000"/>
          <w:sz w:val="20"/>
          <w:szCs w:val="20"/>
          <w:bdr w:val="none" w:sz="0" w:space="0" w:color="auto" w:frame="1"/>
        </w:rPr>
        <w:t>(loan.equalsIgnoreCase(</w:t>
      </w:r>
      <w:r w:rsidRPr="00553174">
        <w:rPr>
          <w:rStyle w:val="string"/>
          <w:sz w:val="20"/>
          <w:szCs w:val="20"/>
          <w:bdr w:val="none" w:sz="0" w:space="0" w:color="auto" w:frame="1"/>
        </w:rPr>
        <w:t>"Business"</w:t>
      </w:r>
      <w:r w:rsidRPr="00553174">
        <w:rPr>
          <w:color w:val="000000"/>
          <w:sz w:val="20"/>
          <w:szCs w:val="20"/>
          <w:bdr w:val="none" w:sz="0" w:space="0" w:color="auto" w:frame="1"/>
        </w:rPr>
        <w:t>)){  </w:t>
      </w:r>
    </w:p>
    <w:p w:rsidR="00E31184" w:rsidRPr="00553174" w:rsidRDefault="00E31184" w:rsidP="00E31184">
      <w:pPr>
        <w:numPr>
          <w:ilvl w:val="0"/>
          <w:numId w:val="2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return</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new</w:t>
      </w:r>
      <w:r w:rsidRPr="00553174">
        <w:rPr>
          <w:color w:val="000000"/>
          <w:sz w:val="20"/>
          <w:szCs w:val="20"/>
          <w:bdr w:val="none" w:sz="0" w:space="0" w:color="auto" w:frame="1"/>
        </w:rPr>
        <w:t> BussinessLoan();  </w:t>
      </w:r>
    </w:p>
    <w:p w:rsidR="00E31184" w:rsidRPr="00553174" w:rsidRDefault="00E31184" w:rsidP="00E31184">
      <w:pPr>
        <w:numPr>
          <w:ilvl w:val="0"/>
          <w:numId w:val="2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r w:rsidRPr="00553174">
        <w:rPr>
          <w:rStyle w:val="keyword"/>
          <w:b/>
          <w:bCs/>
          <w:color w:val="006699"/>
          <w:sz w:val="20"/>
          <w:szCs w:val="20"/>
          <w:bdr w:val="none" w:sz="0" w:space="0" w:color="auto" w:frame="1"/>
        </w:rPr>
        <w:t>else</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if</w:t>
      </w:r>
      <w:r w:rsidRPr="00553174">
        <w:rPr>
          <w:color w:val="000000"/>
          <w:sz w:val="20"/>
          <w:szCs w:val="20"/>
          <w:bdr w:val="none" w:sz="0" w:space="0" w:color="auto" w:frame="1"/>
        </w:rPr>
        <w:t>(loan.equalsIgnoreCase(</w:t>
      </w:r>
      <w:r w:rsidRPr="00553174">
        <w:rPr>
          <w:rStyle w:val="string"/>
          <w:sz w:val="20"/>
          <w:szCs w:val="20"/>
          <w:bdr w:val="none" w:sz="0" w:space="0" w:color="auto" w:frame="1"/>
        </w:rPr>
        <w:t>"Education"</w:t>
      </w:r>
      <w:r w:rsidRPr="00553174">
        <w:rPr>
          <w:color w:val="000000"/>
          <w:sz w:val="20"/>
          <w:szCs w:val="20"/>
          <w:bdr w:val="none" w:sz="0" w:space="0" w:color="auto" w:frame="1"/>
        </w:rPr>
        <w:t>)){  </w:t>
      </w:r>
    </w:p>
    <w:p w:rsidR="00E31184" w:rsidRPr="00553174" w:rsidRDefault="00E31184" w:rsidP="00E31184">
      <w:pPr>
        <w:numPr>
          <w:ilvl w:val="0"/>
          <w:numId w:val="2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return</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new</w:t>
      </w:r>
      <w:r w:rsidRPr="00553174">
        <w:rPr>
          <w:color w:val="000000"/>
          <w:sz w:val="20"/>
          <w:szCs w:val="20"/>
          <w:bdr w:val="none" w:sz="0" w:space="0" w:color="auto" w:frame="1"/>
        </w:rPr>
        <w:t> EducationLoan();  </w:t>
      </w:r>
    </w:p>
    <w:p w:rsidR="00E31184" w:rsidRPr="00553174" w:rsidRDefault="00E31184" w:rsidP="00E31184">
      <w:pPr>
        <w:numPr>
          <w:ilvl w:val="0"/>
          <w:numId w:val="2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lastRenderedPageBreak/>
        <w:t>      }  </w:t>
      </w:r>
    </w:p>
    <w:p w:rsidR="00E31184" w:rsidRPr="00553174" w:rsidRDefault="00E31184" w:rsidP="00E31184">
      <w:pPr>
        <w:numPr>
          <w:ilvl w:val="0"/>
          <w:numId w:val="2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return</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null</w:t>
      </w:r>
      <w:r w:rsidRPr="00553174">
        <w:rPr>
          <w:color w:val="000000"/>
          <w:sz w:val="20"/>
          <w:szCs w:val="20"/>
          <w:bdr w:val="none" w:sz="0" w:space="0" w:color="auto" w:frame="1"/>
        </w:rPr>
        <w:t>;  </w:t>
      </w:r>
    </w:p>
    <w:p w:rsidR="00E31184" w:rsidRPr="00553174" w:rsidRDefault="00E31184" w:rsidP="00E31184">
      <w:pPr>
        <w:numPr>
          <w:ilvl w:val="0"/>
          <w:numId w:val="2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E31184" w:rsidRPr="00553174" w:rsidRDefault="00E31184" w:rsidP="00E31184">
      <w:pPr>
        <w:numPr>
          <w:ilvl w:val="0"/>
          <w:numId w:val="2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E31184" w:rsidRPr="00553174" w:rsidRDefault="00E31184" w:rsidP="00E31184">
      <w:pPr>
        <w:numPr>
          <w:ilvl w:val="0"/>
          <w:numId w:val="2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E31184" w:rsidRPr="00553174" w:rsidRDefault="00E31184" w:rsidP="00E31184">
      <w:pPr>
        <w:pStyle w:val="NormalWeb"/>
        <w:shd w:val="clear" w:color="auto" w:fill="FFFFFF"/>
        <w:jc w:val="both"/>
        <w:rPr>
          <w:rFonts w:asciiTheme="minorHAnsi" w:hAnsiTheme="minorHAnsi"/>
          <w:color w:val="000000"/>
          <w:sz w:val="20"/>
          <w:szCs w:val="20"/>
        </w:rPr>
      </w:pPr>
      <w:r w:rsidRPr="00553174">
        <w:rPr>
          <w:rFonts w:asciiTheme="minorHAnsi" w:hAnsiTheme="minorHAnsi"/>
          <w:b/>
          <w:bCs/>
          <w:color w:val="000000"/>
          <w:sz w:val="20"/>
          <w:szCs w:val="20"/>
        </w:rPr>
        <w:t>Step 7:</w:t>
      </w:r>
      <w:r w:rsidRPr="00553174">
        <w:rPr>
          <w:rFonts w:asciiTheme="minorHAnsi" w:hAnsiTheme="minorHAnsi"/>
          <w:color w:val="000000"/>
          <w:sz w:val="20"/>
          <w:szCs w:val="20"/>
        </w:rPr>
        <w:t> Create a FactoryCreator class to get the factories by passing an information such as Bank or Loan.</w:t>
      </w:r>
    </w:p>
    <w:p w:rsidR="00E31184" w:rsidRPr="00553174" w:rsidRDefault="00E31184" w:rsidP="00E31184">
      <w:pPr>
        <w:numPr>
          <w:ilvl w:val="0"/>
          <w:numId w:val="26"/>
        </w:numPr>
        <w:shd w:val="clear" w:color="auto" w:fill="FFFFFF"/>
        <w:spacing w:after="0" w:line="345" w:lineRule="atLeast"/>
        <w:ind w:left="0"/>
        <w:jc w:val="both"/>
        <w:rPr>
          <w:color w:val="000000"/>
          <w:sz w:val="20"/>
          <w:szCs w:val="20"/>
        </w:rPr>
      </w:pPr>
      <w:r w:rsidRPr="00553174">
        <w:rPr>
          <w:rStyle w:val="keyword"/>
          <w:b/>
          <w:bCs/>
          <w:color w:val="006699"/>
          <w:sz w:val="20"/>
          <w:szCs w:val="20"/>
          <w:bdr w:val="none" w:sz="0" w:space="0" w:color="auto" w:frame="1"/>
        </w:rPr>
        <w:t>class</w:t>
      </w:r>
      <w:r w:rsidRPr="00553174">
        <w:rPr>
          <w:color w:val="000000"/>
          <w:sz w:val="20"/>
          <w:szCs w:val="20"/>
          <w:bdr w:val="none" w:sz="0" w:space="0" w:color="auto" w:frame="1"/>
        </w:rPr>
        <w:t> FactoryCreator {  </w:t>
      </w:r>
    </w:p>
    <w:p w:rsidR="00E31184" w:rsidRPr="00553174" w:rsidRDefault="00E31184" w:rsidP="00E31184">
      <w:pPr>
        <w:numPr>
          <w:ilvl w:val="0"/>
          <w:numId w:val="2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static</w:t>
      </w:r>
      <w:r w:rsidRPr="00553174">
        <w:rPr>
          <w:color w:val="000000"/>
          <w:sz w:val="20"/>
          <w:szCs w:val="20"/>
          <w:bdr w:val="none" w:sz="0" w:space="0" w:color="auto" w:frame="1"/>
        </w:rPr>
        <w:t> AbstractFactory getFactory(String choice){  </w:t>
      </w:r>
    </w:p>
    <w:p w:rsidR="00E31184" w:rsidRPr="00553174" w:rsidRDefault="00E31184" w:rsidP="00E31184">
      <w:pPr>
        <w:numPr>
          <w:ilvl w:val="0"/>
          <w:numId w:val="2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if</w:t>
      </w:r>
      <w:r w:rsidRPr="00553174">
        <w:rPr>
          <w:color w:val="000000"/>
          <w:sz w:val="20"/>
          <w:szCs w:val="20"/>
          <w:bdr w:val="none" w:sz="0" w:space="0" w:color="auto" w:frame="1"/>
        </w:rPr>
        <w:t>(choice.equalsIgnoreCase(</w:t>
      </w:r>
      <w:r w:rsidRPr="00553174">
        <w:rPr>
          <w:rStyle w:val="string"/>
          <w:sz w:val="20"/>
          <w:szCs w:val="20"/>
          <w:bdr w:val="none" w:sz="0" w:space="0" w:color="auto" w:frame="1"/>
        </w:rPr>
        <w:t>"Bank"</w:t>
      </w:r>
      <w:r w:rsidRPr="00553174">
        <w:rPr>
          <w:color w:val="000000"/>
          <w:sz w:val="20"/>
          <w:szCs w:val="20"/>
          <w:bdr w:val="none" w:sz="0" w:space="0" w:color="auto" w:frame="1"/>
        </w:rPr>
        <w:t>)){  </w:t>
      </w:r>
    </w:p>
    <w:p w:rsidR="00E31184" w:rsidRPr="00553174" w:rsidRDefault="00E31184" w:rsidP="00E31184">
      <w:pPr>
        <w:numPr>
          <w:ilvl w:val="0"/>
          <w:numId w:val="2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return</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new</w:t>
      </w:r>
      <w:r w:rsidRPr="00553174">
        <w:rPr>
          <w:color w:val="000000"/>
          <w:sz w:val="20"/>
          <w:szCs w:val="20"/>
          <w:bdr w:val="none" w:sz="0" w:space="0" w:color="auto" w:frame="1"/>
        </w:rPr>
        <w:t> BankFactory();  </w:t>
      </w:r>
    </w:p>
    <w:p w:rsidR="00E31184" w:rsidRPr="00553174" w:rsidRDefault="00E31184" w:rsidP="00E31184">
      <w:pPr>
        <w:numPr>
          <w:ilvl w:val="0"/>
          <w:numId w:val="2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r w:rsidRPr="00553174">
        <w:rPr>
          <w:rStyle w:val="keyword"/>
          <w:b/>
          <w:bCs/>
          <w:color w:val="006699"/>
          <w:sz w:val="20"/>
          <w:szCs w:val="20"/>
          <w:bdr w:val="none" w:sz="0" w:space="0" w:color="auto" w:frame="1"/>
        </w:rPr>
        <w:t>else</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if</w:t>
      </w:r>
      <w:r w:rsidRPr="00553174">
        <w:rPr>
          <w:color w:val="000000"/>
          <w:sz w:val="20"/>
          <w:szCs w:val="20"/>
          <w:bdr w:val="none" w:sz="0" w:space="0" w:color="auto" w:frame="1"/>
        </w:rPr>
        <w:t>(choice.equalsIgnoreCase(</w:t>
      </w:r>
      <w:r w:rsidRPr="00553174">
        <w:rPr>
          <w:rStyle w:val="string"/>
          <w:sz w:val="20"/>
          <w:szCs w:val="20"/>
          <w:bdr w:val="none" w:sz="0" w:space="0" w:color="auto" w:frame="1"/>
        </w:rPr>
        <w:t>"Loan"</w:t>
      </w:r>
      <w:r w:rsidRPr="00553174">
        <w:rPr>
          <w:color w:val="000000"/>
          <w:sz w:val="20"/>
          <w:szCs w:val="20"/>
          <w:bdr w:val="none" w:sz="0" w:space="0" w:color="auto" w:frame="1"/>
        </w:rPr>
        <w:t>)){  </w:t>
      </w:r>
    </w:p>
    <w:p w:rsidR="00E31184" w:rsidRPr="00553174" w:rsidRDefault="00E31184" w:rsidP="00E31184">
      <w:pPr>
        <w:numPr>
          <w:ilvl w:val="0"/>
          <w:numId w:val="2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return</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new</w:t>
      </w:r>
      <w:r w:rsidRPr="00553174">
        <w:rPr>
          <w:color w:val="000000"/>
          <w:sz w:val="20"/>
          <w:szCs w:val="20"/>
          <w:bdr w:val="none" w:sz="0" w:space="0" w:color="auto" w:frame="1"/>
        </w:rPr>
        <w:t> LoanFactory();  </w:t>
      </w:r>
    </w:p>
    <w:p w:rsidR="00E31184" w:rsidRPr="00553174" w:rsidRDefault="00E31184" w:rsidP="00E31184">
      <w:pPr>
        <w:numPr>
          <w:ilvl w:val="0"/>
          <w:numId w:val="2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E31184" w:rsidRPr="00553174" w:rsidRDefault="00E31184" w:rsidP="00E31184">
      <w:pPr>
        <w:numPr>
          <w:ilvl w:val="0"/>
          <w:numId w:val="2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return</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null</w:t>
      </w:r>
      <w:r w:rsidRPr="00553174">
        <w:rPr>
          <w:color w:val="000000"/>
          <w:sz w:val="20"/>
          <w:szCs w:val="20"/>
          <w:bdr w:val="none" w:sz="0" w:space="0" w:color="auto" w:frame="1"/>
        </w:rPr>
        <w:t>;  </w:t>
      </w:r>
    </w:p>
    <w:p w:rsidR="00E31184" w:rsidRPr="00553174" w:rsidRDefault="00E31184" w:rsidP="00E31184">
      <w:pPr>
        <w:numPr>
          <w:ilvl w:val="0"/>
          <w:numId w:val="2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E31184" w:rsidRPr="00553174" w:rsidRDefault="00E31184" w:rsidP="00E31184">
      <w:pPr>
        <w:numPr>
          <w:ilvl w:val="0"/>
          <w:numId w:val="2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w:t>
      </w:r>
      <w:r w:rsidRPr="00553174">
        <w:rPr>
          <w:rStyle w:val="comment"/>
          <w:color w:val="008200"/>
          <w:sz w:val="20"/>
          <w:szCs w:val="20"/>
          <w:bdr w:val="none" w:sz="0" w:space="0" w:color="auto" w:frame="1"/>
        </w:rPr>
        <w:t>//End of the FactoryCreator.</w:t>
      </w:r>
      <w:r w:rsidRPr="00553174">
        <w:rPr>
          <w:color w:val="000000"/>
          <w:sz w:val="20"/>
          <w:szCs w:val="20"/>
          <w:bdr w:val="none" w:sz="0" w:space="0" w:color="auto" w:frame="1"/>
        </w:rPr>
        <w:t>  </w:t>
      </w:r>
    </w:p>
    <w:p w:rsidR="00E31184" w:rsidRPr="00553174" w:rsidRDefault="00E31184" w:rsidP="00E31184">
      <w:pPr>
        <w:pStyle w:val="NormalWeb"/>
        <w:shd w:val="clear" w:color="auto" w:fill="FFFFFF"/>
        <w:jc w:val="both"/>
        <w:rPr>
          <w:rFonts w:asciiTheme="minorHAnsi" w:hAnsiTheme="minorHAnsi"/>
          <w:color w:val="000000"/>
          <w:sz w:val="20"/>
          <w:szCs w:val="20"/>
        </w:rPr>
      </w:pPr>
      <w:r w:rsidRPr="00553174">
        <w:rPr>
          <w:rFonts w:asciiTheme="minorHAnsi" w:hAnsiTheme="minorHAnsi"/>
          <w:b/>
          <w:bCs/>
          <w:color w:val="000000"/>
          <w:sz w:val="20"/>
          <w:szCs w:val="20"/>
        </w:rPr>
        <w:t>Step 8:</w:t>
      </w:r>
      <w:r w:rsidRPr="00553174">
        <w:rPr>
          <w:rFonts w:asciiTheme="minorHAnsi" w:hAnsiTheme="minorHAnsi"/>
          <w:color w:val="000000"/>
          <w:sz w:val="20"/>
          <w:szCs w:val="20"/>
        </w:rPr>
        <w:t> Use the FactoryCreator to get AbstractFactory in order to get factories of concrete classes by passing an information such as type.</w:t>
      </w:r>
    </w:p>
    <w:p w:rsidR="00E31184" w:rsidRPr="00553174" w:rsidRDefault="00E31184" w:rsidP="00E31184">
      <w:pPr>
        <w:numPr>
          <w:ilvl w:val="0"/>
          <w:numId w:val="27"/>
        </w:numPr>
        <w:shd w:val="clear" w:color="auto" w:fill="FFFFFF"/>
        <w:spacing w:after="0" w:line="345" w:lineRule="atLeast"/>
        <w:ind w:left="0"/>
        <w:jc w:val="both"/>
        <w:rPr>
          <w:color w:val="000000"/>
          <w:sz w:val="20"/>
          <w:szCs w:val="20"/>
        </w:rPr>
      </w:pPr>
      <w:proofErr w:type="gramStart"/>
      <w:r w:rsidRPr="00553174">
        <w:rPr>
          <w:rStyle w:val="keyword"/>
          <w:b/>
          <w:bCs/>
          <w:color w:val="006699"/>
          <w:sz w:val="20"/>
          <w:szCs w:val="20"/>
          <w:bdr w:val="none" w:sz="0" w:space="0" w:color="auto" w:frame="1"/>
        </w:rPr>
        <w:t>import</w:t>
      </w:r>
      <w:proofErr w:type="gramEnd"/>
      <w:r w:rsidRPr="00553174">
        <w:rPr>
          <w:color w:val="000000"/>
          <w:sz w:val="20"/>
          <w:szCs w:val="20"/>
          <w:bdr w:val="none" w:sz="0" w:space="0" w:color="auto" w:frame="1"/>
        </w:rPr>
        <w:t> java.io.*;  </w:t>
      </w:r>
    </w:p>
    <w:p w:rsidR="00E31184" w:rsidRPr="00553174" w:rsidRDefault="00E31184" w:rsidP="00E31184">
      <w:pPr>
        <w:numPr>
          <w:ilvl w:val="0"/>
          <w:numId w:val="27"/>
        </w:numPr>
        <w:shd w:val="clear" w:color="auto" w:fill="FFFFFF"/>
        <w:spacing w:after="0" w:line="345" w:lineRule="atLeast"/>
        <w:ind w:left="0"/>
        <w:jc w:val="both"/>
        <w:rPr>
          <w:color w:val="000000"/>
          <w:sz w:val="20"/>
          <w:szCs w:val="20"/>
        </w:rPr>
      </w:pPr>
      <w:r w:rsidRPr="00553174">
        <w:rPr>
          <w:rStyle w:val="keyword"/>
          <w:b/>
          <w:bCs/>
          <w:color w:val="006699"/>
          <w:sz w:val="20"/>
          <w:szCs w:val="20"/>
          <w:bdr w:val="none" w:sz="0" w:space="0" w:color="auto" w:frame="1"/>
        </w:rPr>
        <w:t>class</w:t>
      </w:r>
      <w:r w:rsidRPr="00553174">
        <w:rPr>
          <w:color w:val="000000"/>
          <w:sz w:val="20"/>
          <w:szCs w:val="20"/>
          <w:bdr w:val="none" w:sz="0" w:space="0" w:color="auto" w:frame="1"/>
        </w:rPr>
        <w:t> AbstractFactoryPatternExample {  </w:t>
      </w:r>
    </w:p>
    <w:p w:rsidR="00E31184" w:rsidRPr="00553174" w:rsidRDefault="00E31184" w:rsidP="00E31184">
      <w:pPr>
        <w:numPr>
          <w:ilvl w:val="0"/>
          <w:numId w:val="2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static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void</w:t>
      </w:r>
      <w:r w:rsidRPr="00553174">
        <w:rPr>
          <w:color w:val="000000"/>
          <w:sz w:val="20"/>
          <w:szCs w:val="20"/>
          <w:bdr w:val="none" w:sz="0" w:space="0" w:color="auto" w:frame="1"/>
        </w:rPr>
        <w:t> main(String args[])</w:t>
      </w:r>
      <w:r w:rsidRPr="00553174">
        <w:rPr>
          <w:rStyle w:val="keyword"/>
          <w:b/>
          <w:bCs/>
          <w:color w:val="006699"/>
          <w:sz w:val="20"/>
          <w:szCs w:val="20"/>
          <w:bdr w:val="none" w:sz="0" w:space="0" w:color="auto" w:frame="1"/>
        </w:rPr>
        <w:t>throws</w:t>
      </w:r>
      <w:r w:rsidRPr="00553174">
        <w:rPr>
          <w:color w:val="000000"/>
          <w:sz w:val="20"/>
          <w:szCs w:val="20"/>
          <w:bdr w:val="none" w:sz="0" w:space="0" w:color="auto" w:frame="1"/>
        </w:rPr>
        <w:t> IOException {  </w:t>
      </w:r>
    </w:p>
    <w:p w:rsidR="00E31184" w:rsidRPr="00553174" w:rsidRDefault="00E31184" w:rsidP="00E31184">
      <w:pPr>
        <w:numPr>
          <w:ilvl w:val="0"/>
          <w:numId w:val="2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E31184" w:rsidRPr="00553174" w:rsidRDefault="00E31184" w:rsidP="00E31184">
      <w:pPr>
        <w:numPr>
          <w:ilvl w:val="0"/>
          <w:numId w:val="2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BufferedReader br=</w:t>
      </w:r>
      <w:r w:rsidRPr="00553174">
        <w:rPr>
          <w:rStyle w:val="keyword"/>
          <w:b/>
          <w:bCs/>
          <w:color w:val="006699"/>
          <w:sz w:val="20"/>
          <w:szCs w:val="20"/>
          <w:bdr w:val="none" w:sz="0" w:space="0" w:color="auto" w:frame="1"/>
        </w:rPr>
        <w:t>new</w:t>
      </w:r>
      <w:r w:rsidRPr="00553174">
        <w:rPr>
          <w:color w:val="000000"/>
          <w:sz w:val="20"/>
          <w:szCs w:val="20"/>
          <w:bdr w:val="none" w:sz="0" w:space="0" w:color="auto" w:frame="1"/>
        </w:rPr>
        <w:t> BufferedReader(</w:t>
      </w:r>
      <w:r w:rsidRPr="00553174">
        <w:rPr>
          <w:rStyle w:val="keyword"/>
          <w:b/>
          <w:bCs/>
          <w:color w:val="006699"/>
          <w:sz w:val="20"/>
          <w:szCs w:val="20"/>
          <w:bdr w:val="none" w:sz="0" w:space="0" w:color="auto" w:frame="1"/>
        </w:rPr>
        <w:t>new</w:t>
      </w:r>
      <w:r w:rsidRPr="00553174">
        <w:rPr>
          <w:color w:val="000000"/>
          <w:sz w:val="20"/>
          <w:szCs w:val="20"/>
          <w:bdr w:val="none" w:sz="0" w:space="0" w:color="auto" w:frame="1"/>
        </w:rPr>
        <w:t> InputStreamReader(System.in));  </w:t>
      </w:r>
    </w:p>
    <w:p w:rsidR="00E31184" w:rsidRPr="00553174" w:rsidRDefault="00E31184" w:rsidP="00E31184">
      <w:pPr>
        <w:numPr>
          <w:ilvl w:val="0"/>
          <w:numId w:val="2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E31184" w:rsidRPr="00553174" w:rsidRDefault="00E31184" w:rsidP="00E31184">
      <w:pPr>
        <w:numPr>
          <w:ilvl w:val="0"/>
          <w:numId w:val="2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System.out.print(</w:t>
      </w:r>
      <w:r w:rsidRPr="00553174">
        <w:rPr>
          <w:rStyle w:val="string"/>
          <w:sz w:val="20"/>
          <w:szCs w:val="20"/>
          <w:bdr w:val="none" w:sz="0" w:space="0" w:color="auto" w:frame="1"/>
        </w:rPr>
        <w:t>"Enter the name of Bank from where you want to take loan amount: "</w:t>
      </w:r>
      <w:r w:rsidRPr="00553174">
        <w:rPr>
          <w:color w:val="000000"/>
          <w:sz w:val="20"/>
          <w:szCs w:val="20"/>
          <w:bdr w:val="none" w:sz="0" w:space="0" w:color="auto" w:frame="1"/>
        </w:rPr>
        <w:t>);  </w:t>
      </w:r>
    </w:p>
    <w:p w:rsidR="00E31184" w:rsidRPr="00553174" w:rsidRDefault="00E31184" w:rsidP="00E31184">
      <w:pPr>
        <w:numPr>
          <w:ilvl w:val="0"/>
          <w:numId w:val="2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String bankName=br.readLine();  </w:t>
      </w:r>
    </w:p>
    <w:p w:rsidR="00E31184" w:rsidRPr="00553174" w:rsidRDefault="00E31184" w:rsidP="00E31184">
      <w:pPr>
        <w:numPr>
          <w:ilvl w:val="0"/>
          <w:numId w:val="2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E31184" w:rsidRPr="00553174" w:rsidRDefault="00E31184" w:rsidP="00E31184">
      <w:pPr>
        <w:numPr>
          <w:ilvl w:val="0"/>
          <w:numId w:val="2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System.out.print(</w:t>
      </w:r>
      <w:r w:rsidRPr="00553174">
        <w:rPr>
          <w:rStyle w:val="string"/>
          <w:sz w:val="20"/>
          <w:szCs w:val="20"/>
          <w:bdr w:val="none" w:sz="0" w:space="0" w:color="auto" w:frame="1"/>
        </w:rPr>
        <w:t>"\n"</w:t>
      </w:r>
      <w:r w:rsidRPr="00553174">
        <w:rPr>
          <w:color w:val="000000"/>
          <w:sz w:val="20"/>
          <w:szCs w:val="20"/>
          <w:bdr w:val="none" w:sz="0" w:space="0" w:color="auto" w:frame="1"/>
        </w:rPr>
        <w:t>);  </w:t>
      </w:r>
    </w:p>
    <w:p w:rsidR="00E31184" w:rsidRPr="00553174" w:rsidRDefault="00E31184" w:rsidP="00E31184">
      <w:pPr>
        <w:numPr>
          <w:ilvl w:val="0"/>
          <w:numId w:val="2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System.out.print(</w:t>
      </w:r>
      <w:r w:rsidRPr="00553174">
        <w:rPr>
          <w:rStyle w:val="string"/>
          <w:sz w:val="20"/>
          <w:szCs w:val="20"/>
          <w:bdr w:val="none" w:sz="0" w:space="0" w:color="auto" w:frame="1"/>
        </w:rPr>
        <w:t>"Enter the type of loan e.g. home loan or business loan or education loan : "</w:t>
      </w:r>
      <w:r w:rsidRPr="00553174">
        <w:rPr>
          <w:color w:val="000000"/>
          <w:sz w:val="20"/>
          <w:szCs w:val="20"/>
          <w:bdr w:val="none" w:sz="0" w:space="0" w:color="auto" w:frame="1"/>
        </w:rPr>
        <w:t>);  </w:t>
      </w:r>
    </w:p>
    <w:p w:rsidR="00E31184" w:rsidRPr="00553174" w:rsidRDefault="00E31184" w:rsidP="00E31184">
      <w:pPr>
        <w:numPr>
          <w:ilvl w:val="0"/>
          <w:numId w:val="2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E31184" w:rsidRPr="00553174" w:rsidRDefault="00E31184" w:rsidP="00E31184">
      <w:pPr>
        <w:numPr>
          <w:ilvl w:val="0"/>
          <w:numId w:val="2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String loanName=br.readLine();  </w:t>
      </w:r>
    </w:p>
    <w:p w:rsidR="00E31184" w:rsidRPr="00553174" w:rsidRDefault="00E31184" w:rsidP="00E31184">
      <w:pPr>
        <w:numPr>
          <w:ilvl w:val="0"/>
          <w:numId w:val="2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AbstractFactory bankFactory = FactoryCreator.getFactory(</w:t>
      </w:r>
      <w:r w:rsidRPr="00553174">
        <w:rPr>
          <w:rStyle w:val="string"/>
          <w:sz w:val="20"/>
          <w:szCs w:val="20"/>
          <w:bdr w:val="none" w:sz="0" w:space="0" w:color="auto" w:frame="1"/>
        </w:rPr>
        <w:t>"Bank"</w:t>
      </w:r>
      <w:r w:rsidRPr="00553174">
        <w:rPr>
          <w:color w:val="000000"/>
          <w:sz w:val="20"/>
          <w:szCs w:val="20"/>
          <w:bdr w:val="none" w:sz="0" w:space="0" w:color="auto" w:frame="1"/>
        </w:rPr>
        <w:t>);  </w:t>
      </w:r>
    </w:p>
    <w:p w:rsidR="00E31184" w:rsidRPr="00553174" w:rsidRDefault="00E31184" w:rsidP="00E31184">
      <w:pPr>
        <w:numPr>
          <w:ilvl w:val="0"/>
          <w:numId w:val="2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Bank b=bankFactory.getBank(bankName);  </w:t>
      </w:r>
    </w:p>
    <w:p w:rsidR="00E31184" w:rsidRPr="00553174" w:rsidRDefault="00E31184" w:rsidP="00E31184">
      <w:pPr>
        <w:numPr>
          <w:ilvl w:val="0"/>
          <w:numId w:val="2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E31184" w:rsidRPr="00553174" w:rsidRDefault="00E31184" w:rsidP="00E31184">
      <w:pPr>
        <w:numPr>
          <w:ilvl w:val="0"/>
          <w:numId w:val="2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System.out.print(</w:t>
      </w:r>
      <w:r w:rsidRPr="00553174">
        <w:rPr>
          <w:rStyle w:val="string"/>
          <w:sz w:val="20"/>
          <w:szCs w:val="20"/>
          <w:bdr w:val="none" w:sz="0" w:space="0" w:color="auto" w:frame="1"/>
        </w:rPr>
        <w:t>"\n"</w:t>
      </w:r>
      <w:r w:rsidRPr="00553174">
        <w:rPr>
          <w:color w:val="000000"/>
          <w:sz w:val="20"/>
          <w:szCs w:val="20"/>
          <w:bdr w:val="none" w:sz="0" w:space="0" w:color="auto" w:frame="1"/>
        </w:rPr>
        <w:t>);  </w:t>
      </w:r>
    </w:p>
    <w:p w:rsidR="00E31184" w:rsidRPr="00553174" w:rsidRDefault="00E31184" w:rsidP="00E31184">
      <w:pPr>
        <w:numPr>
          <w:ilvl w:val="0"/>
          <w:numId w:val="2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lastRenderedPageBreak/>
        <w:t>System.out.print(</w:t>
      </w:r>
      <w:r w:rsidRPr="00553174">
        <w:rPr>
          <w:rStyle w:val="string"/>
          <w:sz w:val="20"/>
          <w:szCs w:val="20"/>
          <w:bdr w:val="none" w:sz="0" w:space="0" w:color="auto" w:frame="1"/>
        </w:rPr>
        <w:t>"Enter the interest rate for "</w:t>
      </w:r>
      <w:r w:rsidRPr="00553174">
        <w:rPr>
          <w:color w:val="000000"/>
          <w:sz w:val="20"/>
          <w:szCs w:val="20"/>
          <w:bdr w:val="none" w:sz="0" w:space="0" w:color="auto" w:frame="1"/>
        </w:rPr>
        <w:t>+b.getBankName()+ </w:t>
      </w:r>
      <w:r w:rsidRPr="00553174">
        <w:rPr>
          <w:rStyle w:val="string"/>
          <w:sz w:val="20"/>
          <w:szCs w:val="20"/>
          <w:bdr w:val="none" w:sz="0" w:space="0" w:color="auto" w:frame="1"/>
        </w:rPr>
        <w:t>": "</w:t>
      </w:r>
      <w:r w:rsidRPr="00553174">
        <w:rPr>
          <w:color w:val="000000"/>
          <w:sz w:val="20"/>
          <w:szCs w:val="20"/>
          <w:bdr w:val="none" w:sz="0" w:space="0" w:color="auto" w:frame="1"/>
        </w:rPr>
        <w:t>);  </w:t>
      </w:r>
    </w:p>
    <w:p w:rsidR="00E31184" w:rsidRPr="00553174" w:rsidRDefault="00E31184" w:rsidP="00E31184">
      <w:pPr>
        <w:numPr>
          <w:ilvl w:val="0"/>
          <w:numId w:val="2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E31184" w:rsidRPr="00553174" w:rsidRDefault="00E31184" w:rsidP="00E31184">
      <w:pPr>
        <w:numPr>
          <w:ilvl w:val="0"/>
          <w:numId w:val="27"/>
        </w:numPr>
        <w:shd w:val="clear" w:color="auto" w:fill="FFFFFF"/>
        <w:spacing w:after="0" w:line="345" w:lineRule="atLeast"/>
        <w:ind w:left="0"/>
        <w:jc w:val="both"/>
        <w:rPr>
          <w:color w:val="000000"/>
          <w:sz w:val="20"/>
          <w:szCs w:val="20"/>
        </w:rPr>
      </w:pPr>
      <w:r w:rsidRPr="00553174">
        <w:rPr>
          <w:rStyle w:val="keyword"/>
          <w:b/>
          <w:bCs/>
          <w:color w:val="006699"/>
          <w:sz w:val="20"/>
          <w:szCs w:val="20"/>
          <w:bdr w:val="none" w:sz="0" w:space="0" w:color="auto" w:frame="1"/>
        </w:rPr>
        <w:t>double</w:t>
      </w:r>
      <w:r w:rsidRPr="00553174">
        <w:rPr>
          <w:color w:val="000000"/>
          <w:sz w:val="20"/>
          <w:szCs w:val="20"/>
          <w:bdr w:val="none" w:sz="0" w:space="0" w:color="auto" w:frame="1"/>
        </w:rPr>
        <w:t> rate=Double.parseDouble(br.readLine());  </w:t>
      </w:r>
    </w:p>
    <w:p w:rsidR="00E31184" w:rsidRPr="00553174" w:rsidRDefault="00E31184" w:rsidP="00E31184">
      <w:pPr>
        <w:numPr>
          <w:ilvl w:val="0"/>
          <w:numId w:val="2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System.out.print(</w:t>
      </w:r>
      <w:r w:rsidRPr="00553174">
        <w:rPr>
          <w:rStyle w:val="string"/>
          <w:sz w:val="20"/>
          <w:szCs w:val="20"/>
          <w:bdr w:val="none" w:sz="0" w:space="0" w:color="auto" w:frame="1"/>
        </w:rPr>
        <w:t>"\n"</w:t>
      </w:r>
      <w:r w:rsidRPr="00553174">
        <w:rPr>
          <w:color w:val="000000"/>
          <w:sz w:val="20"/>
          <w:szCs w:val="20"/>
          <w:bdr w:val="none" w:sz="0" w:space="0" w:color="auto" w:frame="1"/>
        </w:rPr>
        <w:t>);  </w:t>
      </w:r>
    </w:p>
    <w:p w:rsidR="00E31184" w:rsidRPr="00553174" w:rsidRDefault="00E31184" w:rsidP="00E31184">
      <w:pPr>
        <w:numPr>
          <w:ilvl w:val="0"/>
          <w:numId w:val="2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System.out.print(</w:t>
      </w:r>
      <w:r w:rsidRPr="00553174">
        <w:rPr>
          <w:rStyle w:val="string"/>
          <w:sz w:val="20"/>
          <w:szCs w:val="20"/>
          <w:bdr w:val="none" w:sz="0" w:space="0" w:color="auto" w:frame="1"/>
        </w:rPr>
        <w:t>"Enter the loan amount you want to take: "</w:t>
      </w:r>
      <w:r w:rsidRPr="00553174">
        <w:rPr>
          <w:color w:val="000000"/>
          <w:sz w:val="20"/>
          <w:szCs w:val="20"/>
          <w:bdr w:val="none" w:sz="0" w:space="0" w:color="auto" w:frame="1"/>
        </w:rPr>
        <w:t>);  </w:t>
      </w:r>
    </w:p>
    <w:p w:rsidR="00E31184" w:rsidRPr="00553174" w:rsidRDefault="00E31184" w:rsidP="00E31184">
      <w:pPr>
        <w:numPr>
          <w:ilvl w:val="0"/>
          <w:numId w:val="2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E31184" w:rsidRPr="00553174" w:rsidRDefault="00E31184" w:rsidP="00E31184">
      <w:pPr>
        <w:numPr>
          <w:ilvl w:val="0"/>
          <w:numId w:val="27"/>
        </w:numPr>
        <w:shd w:val="clear" w:color="auto" w:fill="FFFFFF"/>
        <w:spacing w:after="0" w:line="345" w:lineRule="atLeast"/>
        <w:ind w:left="0"/>
        <w:jc w:val="both"/>
        <w:rPr>
          <w:color w:val="000000"/>
          <w:sz w:val="20"/>
          <w:szCs w:val="20"/>
        </w:rPr>
      </w:pPr>
      <w:r w:rsidRPr="00553174">
        <w:rPr>
          <w:rStyle w:val="keyword"/>
          <w:b/>
          <w:bCs/>
          <w:color w:val="006699"/>
          <w:sz w:val="20"/>
          <w:szCs w:val="20"/>
          <w:bdr w:val="none" w:sz="0" w:space="0" w:color="auto" w:frame="1"/>
        </w:rPr>
        <w:t>double</w:t>
      </w:r>
      <w:r w:rsidRPr="00553174">
        <w:rPr>
          <w:color w:val="000000"/>
          <w:sz w:val="20"/>
          <w:szCs w:val="20"/>
          <w:bdr w:val="none" w:sz="0" w:space="0" w:color="auto" w:frame="1"/>
        </w:rPr>
        <w:t> loanAmount=Double.parseDouble(br.readLine());  </w:t>
      </w:r>
    </w:p>
    <w:p w:rsidR="00E31184" w:rsidRPr="00553174" w:rsidRDefault="00E31184" w:rsidP="00E31184">
      <w:pPr>
        <w:numPr>
          <w:ilvl w:val="0"/>
          <w:numId w:val="2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System.out.print(</w:t>
      </w:r>
      <w:r w:rsidRPr="00553174">
        <w:rPr>
          <w:rStyle w:val="string"/>
          <w:sz w:val="20"/>
          <w:szCs w:val="20"/>
          <w:bdr w:val="none" w:sz="0" w:space="0" w:color="auto" w:frame="1"/>
        </w:rPr>
        <w:t>"\n"</w:t>
      </w:r>
      <w:r w:rsidRPr="00553174">
        <w:rPr>
          <w:color w:val="000000"/>
          <w:sz w:val="20"/>
          <w:szCs w:val="20"/>
          <w:bdr w:val="none" w:sz="0" w:space="0" w:color="auto" w:frame="1"/>
        </w:rPr>
        <w:t>);  </w:t>
      </w:r>
    </w:p>
    <w:p w:rsidR="00E31184" w:rsidRPr="00553174" w:rsidRDefault="00E31184" w:rsidP="00E31184">
      <w:pPr>
        <w:numPr>
          <w:ilvl w:val="0"/>
          <w:numId w:val="2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System.out.print(</w:t>
      </w:r>
      <w:r w:rsidRPr="00553174">
        <w:rPr>
          <w:rStyle w:val="string"/>
          <w:sz w:val="20"/>
          <w:szCs w:val="20"/>
          <w:bdr w:val="none" w:sz="0" w:space="0" w:color="auto" w:frame="1"/>
        </w:rPr>
        <w:t>"Enter the number of years to pay your entire loan amount: "</w:t>
      </w:r>
      <w:r w:rsidRPr="00553174">
        <w:rPr>
          <w:color w:val="000000"/>
          <w:sz w:val="20"/>
          <w:szCs w:val="20"/>
          <w:bdr w:val="none" w:sz="0" w:space="0" w:color="auto" w:frame="1"/>
        </w:rPr>
        <w:t>);  </w:t>
      </w:r>
    </w:p>
    <w:p w:rsidR="00E31184" w:rsidRPr="00553174" w:rsidRDefault="00E31184" w:rsidP="00E31184">
      <w:pPr>
        <w:numPr>
          <w:ilvl w:val="0"/>
          <w:numId w:val="27"/>
        </w:numPr>
        <w:shd w:val="clear" w:color="auto" w:fill="FFFFFF"/>
        <w:spacing w:after="0" w:line="345" w:lineRule="atLeast"/>
        <w:ind w:left="0"/>
        <w:jc w:val="both"/>
        <w:rPr>
          <w:color w:val="000000"/>
          <w:sz w:val="20"/>
          <w:szCs w:val="20"/>
        </w:rPr>
      </w:pPr>
      <w:r w:rsidRPr="00553174">
        <w:rPr>
          <w:rStyle w:val="keyword"/>
          <w:b/>
          <w:bCs/>
          <w:color w:val="006699"/>
          <w:sz w:val="20"/>
          <w:szCs w:val="20"/>
          <w:bdr w:val="none" w:sz="0" w:space="0" w:color="auto" w:frame="1"/>
        </w:rPr>
        <w:t>int</w:t>
      </w:r>
      <w:r w:rsidRPr="00553174">
        <w:rPr>
          <w:color w:val="000000"/>
          <w:sz w:val="20"/>
          <w:szCs w:val="20"/>
          <w:bdr w:val="none" w:sz="0" w:space="0" w:color="auto" w:frame="1"/>
        </w:rPr>
        <w:t> years=Integer.parseInt(br.readLine());  </w:t>
      </w:r>
    </w:p>
    <w:p w:rsidR="00E31184" w:rsidRPr="00553174" w:rsidRDefault="00E31184" w:rsidP="00E31184">
      <w:pPr>
        <w:numPr>
          <w:ilvl w:val="0"/>
          <w:numId w:val="2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E31184" w:rsidRPr="00553174" w:rsidRDefault="00E31184" w:rsidP="00E31184">
      <w:pPr>
        <w:numPr>
          <w:ilvl w:val="0"/>
          <w:numId w:val="2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System.out.print(</w:t>
      </w:r>
      <w:r w:rsidRPr="00553174">
        <w:rPr>
          <w:rStyle w:val="string"/>
          <w:sz w:val="20"/>
          <w:szCs w:val="20"/>
          <w:bdr w:val="none" w:sz="0" w:space="0" w:color="auto" w:frame="1"/>
        </w:rPr>
        <w:t>"\n"</w:t>
      </w:r>
      <w:r w:rsidRPr="00553174">
        <w:rPr>
          <w:color w:val="000000"/>
          <w:sz w:val="20"/>
          <w:szCs w:val="20"/>
          <w:bdr w:val="none" w:sz="0" w:space="0" w:color="auto" w:frame="1"/>
        </w:rPr>
        <w:t>);  </w:t>
      </w:r>
    </w:p>
    <w:p w:rsidR="00E31184" w:rsidRPr="00553174" w:rsidRDefault="00E31184" w:rsidP="00E31184">
      <w:pPr>
        <w:numPr>
          <w:ilvl w:val="0"/>
          <w:numId w:val="2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System.out.println(</w:t>
      </w:r>
      <w:r w:rsidRPr="00553174">
        <w:rPr>
          <w:rStyle w:val="string"/>
          <w:sz w:val="20"/>
          <w:szCs w:val="20"/>
          <w:bdr w:val="none" w:sz="0" w:space="0" w:color="auto" w:frame="1"/>
        </w:rPr>
        <w:t>"you are taking the loan from "</w:t>
      </w:r>
      <w:r w:rsidRPr="00553174">
        <w:rPr>
          <w:color w:val="000000"/>
          <w:sz w:val="20"/>
          <w:szCs w:val="20"/>
          <w:bdr w:val="none" w:sz="0" w:space="0" w:color="auto" w:frame="1"/>
        </w:rPr>
        <w:t>+ b.getBankName());  </w:t>
      </w:r>
    </w:p>
    <w:p w:rsidR="00E31184" w:rsidRPr="00553174" w:rsidRDefault="00E31184" w:rsidP="00E31184">
      <w:pPr>
        <w:numPr>
          <w:ilvl w:val="0"/>
          <w:numId w:val="2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E31184" w:rsidRPr="00553174" w:rsidRDefault="00E31184" w:rsidP="00E31184">
      <w:pPr>
        <w:numPr>
          <w:ilvl w:val="0"/>
          <w:numId w:val="2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AbstractFactory loanFactory = FactoryCreator.getFactory(</w:t>
      </w:r>
      <w:r w:rsidRPr="00553174">
        <w:rPr>
          <w:rStyle w:val="string"/>
          <w:sz w:val="20"/>
          <w:szCs w:val="20"/>
          <w:bdr w:val="none" w:sz="0" w:space="0" w:color="auto" w:frame="1"/>
        </w:rPr>
        <w:t>"Loan"</w:t>
      </w:r>
      <w:r w:rsidRPr="00553174">
        <w:rPr>
          <w:color w:val="000000"/>
          <w:sz w:val="20"/>
          <w:szCs w:val="20"/>
          <w:bdr w:val="none" w:sz="0" w:space="0" w:color="auto" w:frame="1"/>
        </w:rPr>
        <w:t>);  </w:t>
      </w:r>
    </w:p>
    <w:p w:rsidR="00E31184" w:rsidRPr="00553174" w:rsidRDefault="00E31184" w:rsidP="00E31184">
      <w:pPr>
        <w:numPr>
          <w:ilvl w:val="0"/>
          <w:numId w:val="2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Loan l=loanFactory.getLoan(loanName);  </w:t>
      </w:r>
    </w:p>
    <w:p w:rsidR="00E31184" w:rsidRPr="00553174" w:rsidRDefault="00E31184" w:rsidP="00E31184">
      <w:pPr>
        <w:numPr>
          <w:ilvl w:val="0"/>
          <w:numId w:val="2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l.getInterestRate(rate);  </w:t>
      </w:r>
    </w:p>
    <w:p w:rsidR="00E31184" w:rsidRPr="00553174" w:rsidRDefault="00E31184" w:rsidP="00E31184">
      <w:pPr>
        <w:numPr>
          <w:ilvl w:val="0"/>
          <w:numId w:val="2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l.calculateLoanPayment(loanAmount,years);  </w:t>
      </w:r>
    </w:p>
    <w:p w:rsidR="00E31184" w:rsidRPr="00553174" w:rsidRDefault="00E31184" w:rsidP="00E31184">
      <w:pPr>
        <w:numPr>
          <w:ilvl w:val="0"/>
          <w:numId w:val="2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E31184" w:rsidP="007204CF">
      <w:pPr>
        <w:numPr>
          <w:ilvl w:val="0"/>
          <w:numId w:val="2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w:t>
      </w:r>
      <w:r w:rsidRPr="00553174">
        <w:rPr>
          <w:rStyle w:val="comment"/>
          <w:color w:val="008200"/>
          <w:sz w:val="20"/>
          <w:szCs w:val="20"/>
          <w:bdr w:val="none" w:sz="0" w:space="0" w:color="auto" w:frame="1"/>
        </w:rPr>
        <w:t>//End of the  AbstractFactoryPatternExample </w:t>
      </w:r>
      <w:r w:rsidRPr="00553174">
        <w:rPr>
          <w:color w:val="000000"/>
          <w:sz w:val="20"/>
          <w:szCs w:val="20"/>
          <w:bdr w:val="none" w:sz="0" w:space="0" w:color="auto" w:frame="1"/>
        </w:rPr>
        <w:t>  </w:t>
      </w:r>
    </w:p>
    <w:p w:rsidR="007204CF" w:rsidRPr="00553174" w:rsidRDefault="007204CF" w:rsidP="007204CF">
      <w:pPr>
        <w:shd w:val="clear" w:color="auto" w:fill="FFFFFF"/>
        <w:spacing w:after="0" w:line="345" w:lineRule="atLeast"/>
        <w:jc w:val="both"/>
        <w:rPr>
          <w:color w:val="000000"/>
          <w:sz w:val="20"/>
          <w:szCs w:val="20"/>
        </w:rPr>
      </w:pPr>
    </w:p>
    <w:p w:rsidR="007204CF" w:rsidRPr="00553174" w:rsidRDefault="007204CF" w:rsidP="007204CF">
      <w:pPr>
        <w:shd w:val="clear" w:color="auto" w:fill="FFFFFF"/>
        <w:spacing w:after="0" w:line="345" w:lineRule="atLeast"/>
        <w:jc w:val="both"/>
        <w:rPr>
          <w:color w:val="000000"/>
          <w:sz w:val="20"/>
          <w:szCs w:val="20"/>
        </w:rPr>
      </w:pPr>
      <w:r w:rsidRPr="00553174">
        <w:rPr>
          <w:color w:val="000000"/>
          <w:sz w:val="20"/>
          <w:szCs w:val="20"/>
        </w:rPr>
        <w:t>Builder design pattern:</w:t>
      </w:r>
    </w:p>
    <w:p w:rsidR="007204CF" w:rsidRPr="00553174" w:rsidRDefault="007204CF" w:rsidP="007204CF">
      <w:pPr>
        <w:spacing w:after="0" w:line="240" w:lineRule="auto"/>
        <w:jc w:val="both"/>
        <w:rPr>
          <w:rFonts w:eastAsia="Times New Roman" w:cs="Times New Roman"/>
          <w:color w:val="000000"/>
          <w:sz w:val="20"/>
          <w:szCs w:val="20"/>
        </w:rPr>
      </w:pPr>
      <w:r w:rsidRPr="00553174">
        <w:rPr>
          <w:rFonts w:eastAsia="Times New Roman" w:cs="Arial"/>
          <w:color w:val="000000"/>
          <w:sz w:val="20"/>
          <w:szCs w:val="20"/>
        </w:rPr>
        <w:br/>
        <w:t>The </w:t>
      </w:r>
      <w:r w:rsidRPr="00553174">
        <w:rPr>
          <w:rFonts w:eastAsia="Times New Roman" w:cs="Arial"/>
          <w:b/>
          <w:bCs/>
          <w:color w:val="3D85C6"/>
          <w:sz w:val="20"/>
          <w:szCs w:val="20"/>
        </w:rPr>
        <w:t>builder design pattern</w:t>
      </w:r>
      <w:r w:rsidRPr="00553174">
        <w:rPr>
          <w:rFonts w:eastAsia="Times New Roman" w:cs="Arial"/>
          <w:color w:val="000000"/>
          <w:sz w:val="20"/>
          <w:szCs w:val="20"/>
        </w:rPr>
        <w:t> allows you to create a general guideline on how to create an object, then have different implementations on how to build parts of the object. </w:t>
      </w:r>
    </w:p>
    <w:p w:rsidR="007204CF" w:rsidRPr="00553174" w:rsidRDefault="007204CF" w:rsidP="007204CF">
      <w:pPr>
        <w:shd w:val="clear" w:color="auto" w:fill="FFFFFF"/>
        <w:spacing w:after="0" w:line="345" w:lineRule="atLeast"/>
        <w:jc w:val="both"/>
        <w:rPr>
          <w:rFonts w:cs="Arial"/>
          <w:color w:val="000000"/>
          <w:sz w:val="20"/>
          <w:szCs w:val="20"/>
          <w:shd w:val="clear" w:color="auto" w:fill="FFFFFF"/>
        </w:rPr>
      </w:pPr>
      <w:r w:rsidRPr="00553174">
        <w:rPr>
          <w:rFonts w:cs="Arial"/>
          <w:color w:val="000000"/>
          <w:sz w:val="20"/>
          <w:szCs w:val="20"/>
          <w:shd w:val="clear" w:color="auto" w:fill="FFFFFF"/>
        </w:rPr>
        <w:t>There are 2 principles in the builder pattern, let's use an example of building an airplane to demonstrate the principles</w:t>
      </w:r>
      <w:proofErr w:type="gramStart"/>
      <w:r w:rsidRPr="00553174">
        <w:rPr>
          <w:rFonts w:cs="Arial"/>
          <w:color w:val="000000"/>
          <w:sz w:val="20"/>
          <w:szCs w:val="20"/>
          <w:shd w:val="clear" w:color="auto" w:fill="FFFFFF"/>
        </w:rPr>
        <w:t>:</w:t>
      </w:r>
      <w:proofErr w:type="gramEnd"/>
      <w:r w:rsidRPr="00553174">
        <w:rPr>
          <w:rFonts w:cs="Arial"/>
          <w:color w:val="000000"/>
          <w:sz w:val="20"/>
          <w:szCs w:val="20"/>
        </w:rPr>
        <w:br/>
      </w:r>
      <w:r w:rsidRPr="00553174">
        <w:rPr>
          <w:rFonts w:cs="Arial"/>
          <w:color w:val="000000"/>
          <w:sz w:val="20"/>
          <w:szCs w:val="20"/>
        </w:rPr>
        <w:br/>
      </w:r>
      <w:r w:rsidRPr="00553174">
        <w:rPr>
          <w:rFonts w:cs="Arial"/>
          <w:color w:val="000000"/>
          <w:sz w:val="20"/>
          <w:szCs w:val="20"/>
          <w:shd w:val="clear" w:color="auto" w:fill="FFFFFF"/>
        </w:rPr>
        <w:t>The first principle is the general guideline that must be followed when building an object. For example, in building an airplane the body must be constructed before the wings. This general guideline must be followed regardless what types of airplane you are building. </w:t>
      </w:r>
      <w:r w:rsidRPr="00553174">
        <w:rPr>
          <w:rFonts w:cs="Arial"/>
          <w:color w:val="000000"/>
          <w:sz w:val="20"/>
          <w:szCs w:val="20"/>
        </w:rPr>
        <w:br/>
      </w:r>
      <w:r w:rsidRPr="00553174">
        <w:rPr>
          <w:rFonts w:cs="Arial"/>
          <w:color w:val="000000"/>
          <w:sz w:val="20"/>
          <w:szCs w:val="20"/>
        </w:rPr>
        <w:br/>
      </w:r>
      <w:r w:rsidRPr="00553174">
        <w:rPr>
          <w:rFonts w:cs="Arial"/>
          <w:color w:val="000000"/>
          <w:sz w:val="20"/>
          <w:szCs w:val="20"/>
          <w:shd w:val="clear" w:color="auto" w:fill="FFFFFF"/>
        </w:rPr>
        <w:t>The second principle are the different specifications on building the parts of the airplane. When building a jet airplane the body must be built differently than a propeller airplane. These specifications are included in the pattern.  </w:t>
      </w:r>
    </w:p>
    <w:p w:rsidR="007204CF" w:rsidRPr="00553174" w:rsidRDefault="007204CF" w:rsidP="007204CF">
      <w:pPr>
        <w:shd w:val="clear" w:color="auto" w:fill="FFFFFF"/>
        <w:spacing w:after="0" w:line="345" w:lineRule="atLeast"/>
        <w:jc w:val="both"/>
        <w:rPr>
          <w:rFonts w:cs="Arial"/>
          <w:color w:val="000000"/>
          <w:sz w:val="20"/>
          <w:szCs w:val="20"/>
          <w:shd w:val="clear" w:color="auto" w:fill="FFFFFF"/>
        </w:rPr>
      </w:pPr>
    </w:p>
    <w:p w:rsidR="007204CF" w:rsidRPr="00553174" w:rsidRDefault="007204CF" w:rsidP="007204CF">
      <w:pPr>
        <w:shd w:val="clear" w:color="auto" w:fill="FFFFFF"/>
        <w:spacing w:before="100" w:beforeAutospacing="1" w:after="100" w:afterAutospacing="1" w:line="240" w:lineRule="auto"/>
        <w:jc w:val="both"/>
        <w:rPr>
          <w:rFonts w:eastAsia="Times New Roman" w:cs="Times New Roman"/>
          <w:color w:val="000000"/>
          <w:sz w:val="20"/>
          <w:szCs w:val="20"/>
        </w:rPr>
      </w:pPr>
      <w:r w:rsidRPr="00553174">
        <w:rPr>
          <w:rFonts w:eastAsia="Times New Roman" w:cs="Times New Roman"/>
          <w:color w:val="000000"/>
          <w:sz w:val="20"/>
          <w:szCs w:val="20"/>
        </w:rPr>
        <w:t>Builder Pattern says that </w:t>
      </w:r>
      <w:r w:rsidRPr="00553174">
        <w:rPr>
          <w:rFonts w:eastAsia="Times New Roman" w:cs="Times New Roman"/>
          <w:b/>
          <w:bCs/>
          <w:color w:val="000000"/>
          <w:sz w:val="20"/>
          <w:szCs w:val="20"/>
        </w:rPr>
        <w:t>"construct a complex object from simple objects using step-by-step approach"</w:t>
      </w:r>
    </w:p>
    <w:p w:rsidR="007204CF" w:rsidRPr="00553174" w:rsidRDefault="007204CF" w:rsidP="007204CF">
      <w:pPr>
        <w:shd w:val="clear" w:color="auto" w:fill="FFFFFF"/>
        <w:spacing w:before="100" w:beforeAutospacing="1" w:after="100" w:afterAutospacing="1" w:line="240" w:lineRule="auto"/>
        <w:jc w:val="both"/>
        <w:rPr>
          <w:rFonts w:eastAsia="Times New Roman" w:cs="Times New Roman"/>
          <w:color w:val="000000"/>
          <w:sz w:val="20"/>
          <w:szCs w:val="20"/>
        </w:rPr>
      </w:pPr>
      <w:r w:rsidRPr="00553174">
        <w:rPr>
          <w:rFonts w:eastAsia="Times New Roman" w:cs="Times New Roman"/>
          <w:color w:val="000000"/>
          <w:sz w:val="20"/>
          <w:szCs w:val="20"/>
        </w:rPr>
        <w:lastRenderedPageBreak/>
        <w:t>It is mostly used when object can't be created in single step like in the de-serialization of a complex object.</w:t>
      </w:r>
    </w:p>
    <w:p w:rsidR="007204CF" w:rsidRPr="00553174" w:rsidRDefault="007204CF" w:rsidP="007204CF">
      <w:pPr>
        <w:pStyle w:val="Heading4"/>
        <w:shd w:val="clear" w:color="auto" w:fill="FFFFFF"/>
        <w:jc w:val="both"/>
        <w:rPr>
          <w:rFonts w:asciiTheme="minorHAnsi" w:hAnsiTheme="minorHAnsi" w:cs="Helvetica"/>
          <w:b w:val="0"/>
          <w:bCs w:val="0"/>
          <w:color w:val="610B4B"/>
          <w:sz w:val="20"/>
          <w:szCs w:val="20"/>
        </w:rPr>
      </w:pPr>
      <w:r w:rsidRPr="00553174">
        <w:rPr>
          <w:rFonts w:asciiTheme="minorHAnsi" w:hAnsiTheme="minorHAnsi" w:cs="Helvetica"/>
          <w:b w:val="0"/>
          <w:bCs w:val="0"/>
          <w:color w:val="610B4B"/>
          <w:sz w:val="20"/>
          <w:szCs w:val="20"/>
        </w:rPr>
        <w:t>Advantage of Builder Design Pattern</w:t>
      </w:r>
    </w:p>
    <w:p w:rsidR="007204CF" w:rsidRPr="00553174" w:rsidRDefault="007204CF" w:rsidP="007204CF">
      <w:pPr>
        <w:pStyle w:val="NormalWeb"/>
        <w:shd w:val="clear" w:color="auto" w:fill="FFFFFF"/>
        <w:jc w:val="both"/>
        <w:rPr>
          <w:rFonts w:asciiTheme="minorHAnsi" w:hAnsiTheme="minorHAnsi"/>
          <w:color w:val="000000"/>
          <w:sz w:val="20"/>
          <w:szCs w:val="20"/>
        </w:rPr>
      </w:pPr>
      <w:r w:rsidRPr="00553174">
        <w:rPr>
          <w:rFonts w:asciiTheme="minorHAnsi" w:hAnsiTheme="minorHAnsi"/>
          <w:color w:val="000000"/>
          <w:sz w:val="20"/>
          <w:szCs w:val="20"/>
        </w:rPr>
        <w:t>The main advantages of Builder Pattern are as follows:</w:t>
      </w:r>
    </w:p>
    <w:p w:rsidR="007204CF" w:rsidRPr="00553174" w:rsidRDefault="007204CF" w:rsidP="007204CF">
      <w:pPr>
        <w:numPr>
          <w:ilvl w:val="0"/>
          <w:numId w:val="28"/>
        </w:numPr>
        <w:shd w:val="clear" w:color="auto" w:fill="FFFFFF"/>
        <w:spacing w:before="60" w:after="100" w:afterAutospacing="1" w:line="345" w:lineRule="atLeast"/>
        <w:jc w:val="both"/>
        <w:rPr>
          <w:color w:val="000000"/>
          <w:sz w:val="20"/>
          <w:szCs w:val="20"/>
        </w:rPr>
      </w:pPr>
      <w:r w:rsidRPr="00553174">
        <w:rPr>
          <w:color w:val="000000"/>
          <w:sz w:val="20"/>
          <w:szCs w:val="20"/>
        </w:rPr>
        <w:t>It provides clear separation between the construction and representation of an object.</w:t>
      </w:r>
    </w:p>
    <w:p w:rsidR="007204CF" w:rsidRPr="00553174" w:rsidRDefault="007204CF" w:rsidP="007204CF">
      <w:pPr>
        <w:numPr>
          <w:ilvl w:val="0"/>
          <w:numId w:val="28"/>
        </w:numPr>
        <w:shd w:val="clear" w:color="auto" w:fill="FFFFFF"/>
        <w:spacing w:before="60" w:after="100" w:afterAutospacing="1" w:line="345" w:lineRule="atLeast"/>
        <w:jc w:val="both"/>
        <w:rPr>
          <w:color w:val="000000"/>
          <w:sz w:val="20"/>
          <w:szCs w:val="20"/>
        </w:rPr>
      </w:pPr>
      <w:r w:rsidRPr="00553174">
        <w:rPr>
          <w:color w:val="000000"/>
          <w:sz w:val="20"/>
          <w:szCs w:val="20"/>
        </w:rPr>
        <w:t>It provides better control over construction process.</w:t>
      </w:r>
    </w:p>
    <w:p w:rsidR="007204CF" w:rsidRPr="00553174" w:rsidRDefault="007204CF" w:rsidP="007204CF">
      <w:pPr>
        <w:numPr>
          <w:ilvl w:val="0"/>
          <w:numId w:val="28"/>
        </w:numPr>
        <w:shd w:val="clear" w:color="auto" w:fill="FFFFFF"/>
        <w:spacing w:before="60" w:after="100" w:afterAutospacing="1" w:line="345" w:lineRule="atLeast"/>
        <w:jc w:val="both"/>
        <w:rPr>
          <w:color w:val="000000"/>
          <w:sz w:val="20"/>
          <w:szCs w:val="20"/>
        </w:rPr>
      </w:pPr>
      <w:r w:rsidRPr="00553174">
        <w:rPr>
          <w:color w:val="000000"/>
          <w:sz w:val="20"/>
          <w:szCs w:val="20"/>
        </w:rPr>
        <w:t>It supports to change the internal representation of objects.</w:t>
      </w:r>
    </w:p>
    <w:p w:rsidR="007204CF" w:rsidRPr="00553174" w:rsidRDefault="007204CF" w:rsidP="007204CF">
      <w:pPr>
        <w:pStyle w:val="Heading4"/>
        <w:shd w:val="clear" w:color="auto" w:fill="FFFFFF"/>
        <w:jc w:val="both"/>
        <w:rPr>
          <w:rFonts w:asciiTheme="minorHAnsi" w:hAnsiTheme="minorHAnsi" w:cs="Helvetica"/>
          <w:b w:val="0"/>
          <w:bCs w:val="0"/>
          <w:color w:val="610B4B"/>
          <w:sz w:val="20"/>
          <w:szCs w:val="20"/>
        </w:rPr>
      </w:pPr>
      <w:r w:rsidRPr="00553174">
        <w:rPr>
          <w:rFonts w:asciiTheme="minorHAnsi" w:hAnsiTheme="minorHAnsi" w:cs="Helvetica"/>
          <w:b w:val="0"/>
          <w:bCs w:val="0"/>
          <w:color w:val="610B4B"/>
          <w:sz w:val="20"/>
          <w:szCs w:val="20"/>
        </w:rPr>
        <w:t>UML for Builder Pattern Example</w:t>
      </w:r>
    </w:p>
    <w:p w:rsidR="007204CF" w:rsidRPr="00553174" w:rsidRDefault="007204CF" w:rsidP="007204CF">
      <w:pPr>
        <w:rPr>
          <w:rFonts w:cs="Times New Roman"/>
          <w:sz w:val="20"/>
          <w:szCs w:val="20"/>
        </w:rPr>
      </w:pPr>
      <w:r w:rsidRPr="00553174">
        <w:rPr>
          <w:noProof/>
          <w:sz w:val="20"/>
          <w:szCs w:val="20"/>
        </w:rPr>
        <w:drawing>
          <wp:inline distT="0" distB="0" distL="0" distR="0">
            <wp:extent cx="4495800" cy="4013660"/>
            <wp:effectExtent l="0" t="0" r="0" b="6350"/>
            <wp:docPr id="5" name="Picture 5" descr="Builder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uilder Design Patter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10362" cy="4026660"/>
                    </a:xfrm>
                    <a:prstGeom prst="rect">
                      <a:avLst/>
                    </a:prstGeom>
                    <a:noFill/>
                    <a:ln>
                      <a:noFill/>
                    </a:ln>
                  </pic:spPr>
                </pic:pic>
              </a:graphicData>
            </a:graphic>
          </wp:inline>
        </w:drawing>
      </w:r>
    </w:p>
    <w:p w:rsidR="007204CF" w:rsidRPr="00553174" w:rsidRDefault="00C05106" w:rsidP="007204CF">
      <w:pPr>
        <w:rPr>
          <w:sz w:val="20"/>
          <w:szCs w:val="20"/>
        </w:rPr>
      </w:pPr>
      <w:r w:rsidRPr="00553174">
        <w:rPr>
          <w:sz w:val="20"/>
          <w:szCs w:val="20"/>
        </w:rPr>
        <w:pict>
          <v:rect id="_x0000_i1030" style="width:0;height:.75pt" o:hrstd="t" o:hrnoshade="t" o:hr="t" fillcolor="#d4d4d4" stroked="f"/>
        </w:pict>
      </w:r>
    </w:p>
    <w:p w:rsidR="007204CF" w:rsidRPr="00553174" w:rsidRDefault="007204CF" w:rsidP="007204CF">
      <w:pPr>
        <w:pStyle w:val="Heading3"/>
        <w:shd w:val="clear" w:color="auto" w:fill="FFFFFF"/>
        <w:spacing w:line="312" w:lineRule="atLeast"/>
        <w:jc w:val="both"/>
        <w:rPr>
          <w:rFonts w:asciiTheme="minorHAnsi" w:hAnsiTheme="minorHAnsi" w:cs="Helvetica"/>
          <w:color w:val="610B4B"/>
          <w:sz w:val="20"/>
          <w:szCs w:val="20"/>
        </w:rPr>
      </w:pPr>
      <w:r w:rsidRPr="00553174">
        <w:rPr>
          <w:rFonts w:asciiTheme="minorHAnsi" w:hAnsiTheme="minorHAnsi" w:cs="Helvetica"/>
          <w:b/>
          <w:bCs/>
          <w:color w:val="610B4B"/>
          <w:sz w:val="20"/>
          <w:szCs w:val="20"/>
        </w:rPr>
        <w:t>Example of Builder Design Pattern</w:t>
      </w:r>
    </w:p>
    <w:p w:rsidR="007204CF" w:rsidRPr="00553174" w:rsidRDefault="007204CF" w:rsidP="007204CF">
      <w:pPr>
        <w:pStyle w:val="NormalWeb"/>
        <w:shd w:val="clear" w:color="auto" w:fill="FFFFFF"/>
        <w:jc w:val="both"/>
        <w:rPr>
          <w:rFonts w:asciiTheme="minorHAnsi" w:hAnsiTheme="minorHAnsi"/>
          <w:color w:val="000000"/>
          <w:sz w:val="20"/>
          <w:szCs w:val="20"/>
        </w:rPr>
      </w:pPr>
      <w:r w:rsidRPr="00553174">
        <w:rPr>
          <w:rFonts w:asciiTheme="minorHAnsi" w:hAnsiTheme="minorHAnsi"/>
          <w:color w:val="000000"/>
          <w:sz w:val="20"/>
          <w:szCs w:val="20"/>
        </w:rPr>
        <w:t>To create simple example of builder design pattern, you need to follow 6 following steps.</w:t>
      </w:r>
    </w:p>
    <w:p w:rsidR="007204CF" w:rsidRPr="00553174" w:rsidRDefault="007204CF" w:rsidP="007204CF">
      <w:pPr>
        <w:numPr>
          <w:ilvl w:val="0"/>
          <w:numId w:val="29"/>
        </w:numPr>
        <w:shd w:val="clear" w:color="auto" w:fill="FFFFFF"/>
        <w:spacing w:before="60" w:after="100" w:afterAutospacing="1" w:line="345" w:lineRule="atLeast"/>
        <w:jc w:val="both"/>
        <w:rPr>
          <w:color w:val="000000"/>
          <w:sz w:val="20"/>
          <w:szCs w:val="20"/>
        </w:rPr>
      </w:pPr>
      <w:r w:rsidRPr="00553174">
        <w:rPr>
          <w:color w:val="000000"/>
          <w:sz w:val="20"/>
          <w:szCs w:val="20"/>
        </w:rPr>
        <w:t>Create Packing interface</w:t>
      </w:r>
    </w:p>
    <w:p w:rsidR="007204CF" w:rsidRPr="00553174" w:rsidRDefault="007204CF" w:rsidP="007204CF">
      <w:pPr>
        <w:numPr>
          <w:ilvl w:val="0"/>
          <w:numId w:val="29"/>
        </w:numPr>
        <w:shd w:val="clear" w:color="auto" w:fill="FFFFFF"/>
        <w:spacing w:before="60" w:after="100" w:afterAutospacing="1" w:line="345" w:lineRule="atLeast"/>
        <w:jc w:val="both"/>
        <w:rPr>
          <w:color w:val="000000"/>
          <w:sz w:val="20"/>
          <w:szCs w:val="20"/>
        </w:rPr>
      </w:pPr>
      <w:r w:rsidRPr="00553174">
        <w:rPr>
          <w:color w:val="000000"/>
          <w:sz w:val="20"/>
          <w:szCs w:val="20"/>
        </w:rPr>
        <w:t>Create 2 abstract classes CD and Company</w:t>
      </w:r>
    </w:p>
    <w:p w:rsidR="007204CF" w:rsidRPr="00553174" w:rsidRDefault="007204CF" w:rsidP="007204CF">
      <w:pPr>
        <w:numPr>
          <w:ilvl w:val="0"/>
          <w:numId w:val="29"/>
        </w:numPr>
        <w:shd w:val="clear" w:color="auto" w:fill="FFFFFF"/>
        <w:spacing w:before="60" w:after="100" w:afterAutospacing="1" w:line="345" w:lineRule="atLeast"/>
        <w:jc w:val="both"/>
        <w:rPr>
          <w:color w:val="000000"/>
          <w:sz w:val="20"/>
          <w:szCs w:val="20"/>
        </w:rPr>
      </w:pPr>
      <w:r w:rsidRPr="00553174">
        <w:rPr>
          <w:color w:val="000000"/>
          <w:sz w:val="20"/>
          <w:szCs w:val="20"/>
        </w:rPr>
        <w:t>Create 2 implementation classes of Company: Sony and Samsung</w:t>
      </w:r>
    </w:p>
    <w:p w:rsidR="007204CF" w:rsidRPr="00553174" w:rsidRDefault="007204CF" w:rsidP="007204CF">
      <w:pPr>
        <w:numPr>
          <w:ilvl w:val="0"/>
          <w:numId w:val="29"/>
        </w:numPr>
        <w:shd w:val="clear" w:color="auto" w:fill="FFFFFF"/>
        <w:spacing w:before="60" w:after="100" w:afterAutospacing="1" w:line="345" w:lineRule="atLeast"/>
        <w:jc w:val="both"/>
        <w:rPr>
          <w:color w:val="000000"/>
          <w:sz w:val="20"/>
          <w:szCs w:val="20"/>
        </w:rPr>
      </w:pPr>
      <w:r w:rsidRPr="00553174">
        <w:rPr>
          <w:color w:val="000000"/>
          <w:sz w:val="20"/>
          <w:szCs w:val="20"/>
        </w:rPr>
        <w:lastRenderedPageBreak/>
        <w:t>Create the CDType class</w:t>
      </w:r>
    </w:p>
    <w:p w:rsidR="007204CF" w:rsidRPr="00553174" w:rsidRDefault="007204CF" w:rsidP="007204CF">
      <w:pPr>
        <w:numPr>
          <w:ilvl w:val="0"/>
          <w:numId w:val="29"/>
        </w:numPr>
        <w:shd w:val="clear" w:color="auto" w:fill="FFFFFF"/>
        <w:spacing w:before="60" w:after="100" w:afterAutospacing="1" w:line="345" w:lineRule="atLeast"/>
        <w:jc w:val="both"/>
        <w:rPr>
          <w:color w:val="000000"/>
          <w:sz w:val="20"/>
          <w:szCs w:val="20"/>
        </w:rPr>
      </w:pPr>
      <w:r w:rsidRPr="00553174">
        <w:rPr>
          <w:color w:val="000000"/>
          <w:sz w:val="20"/>
          <w:szCs w:val="20"/>
        </w:rPr>
        <w:t>Create the CDBuilder class</w:t>
      </w:r>
    </w:p>
    <w:p w:rsidR="007204CF" w:rsidRPr="00553174" w:rsidRDefault="007204CF" w:rsidP="007204CF">
      <w:pPr>
        <w:numPr>
          <w:ilvl w:val="0"/>
          <w:numId w:val="29"/>
        </w:numPr>
        <w:shd w:val="clear" w:color="auto" w:fill="FFFFFF"/>
        <w:spacing w:before="60" w:after="100" w:afterAutospacing="1" w:line="345" w:lineRule="atLeast"/>
        <w:jc w:val="both"/>
        <w:rPr>
          <w:color w:val="000000"/>
          <w:sz w:val="20"/>
          <w:szCs w:val="20"/>
        </w:rPr>
      </w:pPr>
      <w:r w:rsidRPr="00553174">
        <w:rPr>
          <w:color w:val="000000"/>
          <w:sz w:val="20"/>
          <w:szCs w:val="20"/>
        </w:rPr>
        <w:t>Create the BuilderDemo class</w:t>
      </w:r>
    </w:p>
    <w:p w:rsidR="007204CF" w:rsidRPr="00553174" w:rsidRDefault="00C05106" w:rsidP="007204CF">
      <w:pPr>
        <w:spacing w:after="0" w:line="240" w:lineRule="auto"/>
        <w:rPr>
          <w:sz w:val="20"/>
          <w:szCs w:val="20"/>
        </w:rPr>
      </w:pPr>
      <w:r w:rsidRPr="00553174">
        <w:rPr>
          <w:sz w:val="20"/>
          <w:szCs w:val="20"/>
        </w:rPr>
        <w:pict>
          <v:rect id="_x0000_i1031" style="width:0;height:.75pt" o:hrstd="t" o:hrnoshade="t" o:hr="t" fillcolor="#d4d4d4" stroked="f"/>
        </w:pict>
      </w:r>
    </w:p>
    <w:p w:rsidR="007204CF" w:rsidRPr="00553174" w:rsidRDefault="007204CF" w:rsidP="007204CF">
      <w:pPr>
        <w:pStyle w:val="Heading4"/>
        <w:shd w:val="clear" w:color="auto" w:fill="FFFFFF"/>
        <w:jc w:val="both"/>
        <w:rPr>
          <w:rFonts w:asciiTheme="minorHAnsi" w:hAnsiTheme="minorHAnsi" w:cs="Helvetica"/>
          <w:b w:val="0"/>
          <w:bCs w:val="0"/>
          <w:color w:val="610B4B"/>
          <w:sz w:val="20"/>
          <w:szCs w:val="20"/>
        </w:rPr>
      </w:pPr>
      <w:r w:rsidRPr="00553174">
        <w:rPr>
          <w:rFonts w:asciiTheme="minorHAnsi" w:hAnsiTheme="minorHAnsi" w:cs="Helvetica"/>
          <w:b w:val="0"/>
          <w:bCs w:val="0"/>
          <w:color w:val="610B4B"/>
          <w:sz w:val="20"/>
          <w:szCs w:val="20"/>
        </w:rPr>
        <w:t>1) Create Packing interface</w:t>
      </w:r>
    </w:p>
    <w:p w:rsidR="007204CF" w:rsidRPr="00553174" w:rsidRDefault="007204CF" w:rsidP="007204CF">
      <w:pPr>
        <w:shd w:val="clear" w:color="auto" w:fill="FFFFFF"/>
        <w:jc w:val="both"/>
        <w:rPr>
          <w:rFonts w:cs="Times New Roman"/>
          <w:i/>
          <w:iCs/>
          <w:color w:val="000000"/>
          <w:sz w:val="20"/>
          <w:szCs w:val="20"/>
        </w:rPr>
      </w:pPr>
      <w:r w:rsidRPr="00553174">
        <w:rPr>
          <w:i/>
          <w:iCs/>
          <w:color w:val="000000"/>
          <w:sz w:val="20"/>
          <w:szCs w:val="20"/>
        </w:rPr>
        <w:t>File: Packing.java</w:t>
      </w:r>
    </w:p>
    <w:p w:rsidR="007204CF" w:rsidRPr="00553174" w:rsidRDefault="007204CF" w:rsidP="007204CF">
      <w:pPr>
        <w:numPr>
          <w:ilvl w:val="0"/>
          <w:numId w:val="30"/>
        </w:numPr>
        <w:shd w:val="clear" w:color="auto" w:fill="FFFFFF"/>
        <w:spacing w:after="0" w:line="345" w:lineRule="atLeast"/>
        <w:ind w:left="0"/>
        <w:jc w:val="both"/>
        <w:rPr>
          <w:color w:val="000000"/>
          <w:sz w:val="20"/>
          <w:szCs w:val="20"/>
        </w:rPr>
      </w:pP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interface</w:t>
      </w:r>
      <w:r w:rsidRPr="00553174">
        <w:rPr>
          <w:color w:val="000000"/>
          <w:sz w:val="20"/>
          <w:szCs w:val="20"/>
          <w:bdr w:val="none" w:sz="0" w:space="0" w:color="auto" w:frame="1"/>
        </w:rPr>
        <w:t> Packing {  </w:t>
      </w:r>
    </w:p>
    <w:p w:rsidR="007204CF" w:rsidRPr="00553174" w:rsidRDefault="007204CF" w:rsidP="007204CF">
      <w:pPr>
        <w:numPr>
          <w:ilvl w:val="0"/>
          <w:numId w:val="30"/>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String pack();  </w:t>
      </w:r>
    </w:p>
    <w:p w:rsidR="007204CF" w:rsidRPr="00553174" w:rsidRDefault="007204CF" w:rsidP="007204CF">
      <w:pPr>
        <w:numPr>
          <w:ilvl w:val="0"/>
          <w:numId w:val="30"/>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int</w:t>
      </w:r>
      <w:r w:rsidRPr="00553174">
        <w:rPr>
          <w:color w:val="000000"/>
          <w:sz w:val="20"/>
          <w:szCs w:val="20"/>
          <w:bdr w:val="none" w:sz="0" w:space="0" w:color="auto" w:frame="1"/>
        </w:rPr>
        <w:t> price();  </w:t>
      </w:r>
    </w:p>
    <w:p w:rsidR="007204CF" w:rsidRPr="00553174" w:rsidRDefault="007204CF" w:rsidP="007204CF">
      <w:pPr>
        <w:numPr>
          <w:ilvl w:val="0"/>
          <w:numId w:val="30"/>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pStyle w:val="Heading4"/>
        <w:shd w:val="clear" w:color="auto" w:fill="FFFFFF"/>
        <w:jc w:val="both"/>
        <w:rPr>
          <w:rFonts w:asciiTheme="minorHAnsi" w:hAnsiTheme="minorHAnsi" w:cs="Helvetica"/>
          <w:b w:val="0"/>
          <w:bCs w:val="0"/>
          <w:color w:val="610B4B"/>
          <w:sz w:val="20"/>
          <w:szCs w:val="20"/>
        </w:rPr>
      </w:pPr>
      <w:r w:rsidRPr="00553174">
        <w:rPr>
          <w:rFonts w:asciiTheme="minorHAnsi" w:hAnsiTheme="minorHAnsi" w:cs="Helvetica"/>
          <w:b w:val="0"/>
          <w:bCs w:val="0"/>
          <w:color w:val="610B4B"/>
          <w:sz w:val="20"/>
          <w:szCs w:val="20"/>
        </w:rPr>
        <w:t>2) Create 2 abstract classes CD and Company</w:t>
      </w:r>
    </w:p>
    <w:p w:rsidR="007204CF" w:rsidRPr="00553174" w:rsidRDefault="007204CF" w:rsidP="007204CF">
      <w:pPr>
        <w:pStyle w:val="NormalWeb"/>
        <w:shd w:val="clear" w:color="auto" w:fill="FFFFFF"/>
        <w:jc w:val="both"/>
        <w:rPr>
          <w:rFonts w:asciiTheme="minorHAnsi" w:hAnsiTheme="minorHAnsi"/>
          <w:color w:val="000000"/>
          <w:sz w:val="20"/>
          <w:szCs w:val="20"/>
        </w:rPr>
      </w:pPr>
      <w:r w:rsidRPr="00553174">
        <w:rPr>
          <w:rFonts w:asciiTheme="minorHAnsi" w:hAnsiTheme="minorHAnsi"/>
          <w:color w:val="000000"/>
          <w:sz w:val="20"/>
          <w:szCs w:val="20"/>
        </w:rPr>
        <w:t>Create an abstract class CD which will implement Packing interface.</w:t>
      </w:r>
    </w:p>
    <w:p w:rsidR="007204CF" w:rsidRPr="00553174" w:rsidRDefault="007204CF" w:rsidP="007204CF">
      <w:pPr>
        <w:shd w:val="clear" w:color="auto" w:fill="FFFFFF"/>
        <w:jc w:val="both"/>
        <w:rPr>
          <w:i/>
          <w:iCs/>
          <w:color w:val="000000"/>
          <w:sz w:val="20"/>
          <w:szCs w:val="20"/>
        </w:rPr>
      </w:pPr>
      <w:r w:rsidRPr="00553174">
        <w:rPr>
          <w:i/>
          <w:iCs/>
          <w:color w:val="000000"/>
          <w:sz w:val="20"/>
          <w:szCs w:val="20"/>
        </w:rPr>
        <w:t>File: CD.java</w:t>
      </w:r>
    </w:p>
    <w:p w:rsidR="007204CF" w:rsidRPr="00553174" w:rsidRDefault="007204CF" w:rsidP="007204CF">
      <w:pPr>
        <w:numPr>
          <w:ilvl w:val="0"/>
          <w:numId w:val="31"/>
        </w:numPr>
        <w:shd w:val="clear" w:color="auto" w:fill="FFFFFF"/>
        <w:spacing w:after="0" w:line="345" w:lineRule="atLeast"/>
        <w:ind w:left="0"/>
        <w:jc w:val="both"/>
        <w:rPr>
          <w:color w:val="000000"/>
          <w:sz w:val="20"/>
          <w:szCs w:val="20"/>
        </w:rPr>
      </w:pP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abstract</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class</w:t>
      </w:r>
      <w:r w:rsidRPr="00553174">
        <w:rPr>
          <w:color w:val="000000"/>
          <w:sz w:val="20"/>
          <w:szCs w:val="20"/>
          <w:bdr w:val="none" w:sz="0" w:space="0" w:color="auto" w:frame="1"/>
        </w:rPr>
        <w:t> CD </w:t>
      </w:r>
      <w:r w:rsidRPr="00553174">
        <w:rPr>
          <w:rStyle w:val="keyword"/>
          <w:b/>
          <w:bCs/>
          <w:color w:val="006699"/>
          <w:sz w:val="20"/>
          <w:szCs w:val="20"/>
          <w:bdr w:val="none" w:sz="0" w:space="0" w:color="auto" w:frame="1"/>
        </w:rPr>
        <w:t>implements</w:t>
      </w:r>
      <w:r w:rsidRPr="00553174">
        <w:rPr>
          <w:color w:val="000000"/>
          <w:sz w:val="20"/>
          <w:szCs w:val="20"/>
          <w:bdr w:val="none" w:sz="0" w:space="0" w:color="auto" w:frame="1"/>
        </w:rPr>
        <w:t> Packing{  </w:t>
      </w:r>
    </w:p>
    <w:p w:rsidR="007204CF" w:rsidRPr="00553174" w:rsidRDefault="007204CF" w:rsidP="007204CF">
      <w:pPr>
        <w:numPr>
          <w:ilvl w:val="0"/>
          <w:numId w:val="31"/>
        </w:numPr>
        <w:shd w:val="clear" w:color="auto" w:fill="FFFFFF"/>
        <w:spacing w:after="0" w:line="345" w:lineRule="atLeast"/>
        <w:ind w:left="0"/>
        <w:jc w:val="both"/>
        <w:rPr>
          <w:color w:val="000000"/>
          <w:sz w:val="20"/>
          <w:szCs w:val="20"/>
        </w:rPr>
      </w:pP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abstract</w:t>
      </w:r>
      <w:r w:rsidRPr="00553174">
        <w:rPr>
          <w:color w:val="000000"/>
          <w:sz w:val="20"/>
          <w:szCs w:val="20"/>
          <w:bdr w:val="none" w:sz="0" w:space="0" w:color="auto" w:frame="1"/>
        </w:rPr>
        <w:t> String pack();  </w:t>
      </w:r>
    </w:p>
    <w:p w:rsidR="007204CF" w:rsidRPr="00553174" w:rsidRDefault="007204CF" w:rsidP="007204CF">
      <w:pPr>
        <w:numPr>
          <w:ilvl w:val="0"/>
          <w:numId w:val="31"/>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shd w:val="clear" w:color="auto" w:fill="FFFFFF"/>
        <w:spacing w:line="240" w:lineRule="auto"/>
        <w:jc w:val="both"/>
        <w:rPr>
          <w:i/>
          <w:iCs/>
          <w:color w:val="000000"/>
          <w:sz w:val="20"/>
          <w:szCs w:val="20"/>
        </w:rPr>
      </w:pPr>
      <w:r w:rsidRPr="00553174">
        <w:rPr>
          <w:i/>
          <w:iCs/>
          <w:color w:val="000000"/>
          <w:sz w:val="20"/>
          <w:szCs w:val="20"/>
        </w:rPr>
        <w:t>File: Company.java</w:t>
      </w:r>
    </w:p>
    <w:p w:rsidR="007204CF" w:rsidRPr="00553174" w:rsidRDefault="007204CF" w:rsidP="007204CF">
      <w:pPr>
        <w:numPr>
          <w:ilvl w:val="0"/>
          <w:numId w:val="32"/>
        </w:numPr>
        <w:shd w:val="clear" w:color="auto" w:fill="FFFFFF"/>
        <w:spacing w:after="0" w:line="345" w:lineRule="atLeast"/>
        <w:ind w:left="0"/>
        <w:jc w:val="both"/>
        <w:rPr>
          <w:color w:val="000000"/>
          <w:sz w:val="20"/>
          <w:szCs w:val="20"/>
        </w:rPr>
      </w:pP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abstract</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class</w:t>
      </w:r>
      <w:r w:rsidRPr="00553174">
        <w:rPr>
          <w:color w:val="000000"/>
          <w:sz w:val="20"/>
          <w:szCs w:val="20"/>
          <w:bdr w:val="none" w:sz="0" w:space="0" w:color="auto" w:frame="1"/>
        </w:rPr>
        <w:t> Company </w:t>
      </w:r>
      <w:r w:rsidRPr="00553174">
        <w:rPr>
          <w:rStyle w:val="keyword"/>
          <w:b/>
          <w:bCs/>
          <w:color w:val="006699"/>
          <w:sz w:val="20"/>
          <w:szCs w:val="20"/>
          <w:bdr w:val="none" w:sz="0" w:space="0" w:color="auto" w:frame="1"/>
        </w:rPr>
        <w:t>extends</w:t>
      </w:r>
      <w:r w:rsidRPr="00553174">
        <w:rPr>
          <w:color w:val="000000"/>
          <w:sz w:val="20"/>
          <w:szCs w:val="20"/>
          <w:bdr w:val="none" w:sz="0" w:space="0" w:color="auto" w:frame="1"/>
        </w:rPr>
        <w:t> CD{  </w:t>
      </w:r>
    </w:p>
    <w:p w:rsidR="007204CF" w:rsidRPr="00553174" w:rsidRDefault="007204CF" w:rsidP="007204CF">
      <w:pPr>
        <w:numPr>
          <w:ilvl w:val="0"/>
          <w:numId w:val="32"/>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abstract</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int</w:t>
      </w:r>
      <w:r w:rsidRPr="00553174">
        <w:rPr>
          <w:color w:val="000000"/>
          <w:sz w:val="20"/>
          <w:szCs w:val="20"/>
          <w:bdr w:val="none" w:sz="0" w:space="0" w:color="auto" w:frame="1"/>
        </w:rPr>
        <w:t> price();  </w:t>
      </w:r>
    </w:p>
    <w:p w:rsidR="007204CF" w:rsidRPr="00553174" w:rsidRDefault="007204CF" w:rsidP="007204CF">
      <w:pPr>
        <w:numPr>
          <w:ilvl w:val="0"/>
          <w:numId w:val="32"/>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pStyle w:val="Heading4"/>
        <w:shd w:val="clear" w:color="auto" w:fill="FFFFFF"/>
        <w:jc w:val="both"/>
        <w:rPr>
          <w:rFonts w:asciiTheme="minorHAnsi" w:hAnsiTheme="minorHAnsi" w:cs="Helvetica"/>
          <w:b w:val="0"/>
          <w:bCs w:val="0"/>
          <w:color w:val="610B4B"/>
          <w:sz w:val="20"/>
          <w:szCs w:val="20"/>
        </w:rPr>
      </w:pPr>
      <w:r w:rsidRPr="00553174">
        <w:rPr>
          <w:rFonts w:asciiTheme="minorHAnsi" w:hAnsiTheme="minorHAnsi" w:cs="Helvetica"/>
          <w:b w:val="0"/>
          <w:bCs w:val="0"/>
          <w:color w:val="610B4B"/>
          <w:sz w:val="20"/>
          <w:szCs w:val="20"/>
        </w:rPr>
        <w:t>3) Create 2 implementation classes of Company: Sony and Samsung</w:t>
      </w:r>
    </w:p>
    <w:p w:rsidR="007204CF" w:rsidRPr="00553174" w:rsidRDefault="007204CF" w:rsidP="007204CF">
      <w:pPr>
        <w:shd w:val="clear" w:color="auto" w:fill="FFFFFF"/>
        <w:jc w:val="both"/>
        <w:rPr>
          <w:rFonts w:cs="Times New Roman"/>
          <w:i/>
          <w:iCs/>
          <w:color w:val="000000"/>
          <w:sz w:val="20"/>
          <w:szCs w:val="20"/>
        </w:rPr>
      </w:pPr>
      <w:r w:rsidRPr="00553174">
        <w:rPr>
          <w:i/>
          <w:iCs/>
          <w:color w:val="000000"/>
          <w:sz w:val="20"/>
          <w:szCs w:val="20"/>
        </w:rPr>
        <w:t>File: Sony.java</w:t>
      </w:r>
    </w:p>
    <w:p w:rsidR="007204CF" w:rsidRPr="00553174" w:rsidRDefault="007204CF" w:rsidP="007204CF">
      <w:pPr>
        <w:numPr>
          <w:ilvl w:val="0"/>
          <w:numId w:val="33"/>
        </w:numPr>
        <w:shd w:val="clear" w:color="auto" w:fill="FFFFFF"/>
        <w:spacing w:after="0" w:line="345" w:lineRule="atLeast"/>
        <w:ind w:left="0"/>
        <w:jc w:val="both"/>
        <w:rPr>
          <w:color w:val="000000"/>
          <w:sz w:val="20"/>
          <w:szCs w:val="20"/>
        </w:rPr>
      </w:pP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class</w:t>
      </w:r>
      <w:r w:rsidRPr="00553174">
        <w:rPr>
          <w:color w:val="000000"/>
          <w:sz w:val="20"/>
          <w:szCs w:val="20"/>
          <w:bdr w:val="none" w:sz="0" w:space="0" w:color="auto" w:frame="1"/>
        </w:rPr>
        <w:t> Sony </w:t>
      </w:r>
      <w:r w:rsidRPr="00553174">
        <w:rPr>
          <w:rStyle w:val="keyword"/>
          <w:b/>
          <w:bCs/>
          <w:color w:val="006699"/>
          <w:sz w:val="20"/>
          <w:szCs w:val="20"/>
          <w:bdr w:val="none" w:sz="0" w:space="0" w:color="auto" w:frame="1"/>
        </w:rPr>
        <w:t>extends</w:t>
      </w:r>
      <w:r w:rsidRPr="00553174">
        <w:rPr>
          <w:color w:val="000000"/>
          <w:sz w:val="20"/>
          <w:szCs w:val="20"/>
          <w:bdr w:val="none" w:sz="0" w:space="0" w:color="auto" w:frame="1"/>
        </w:rPr>
        <w:t> Company{  </w:t>
      </w:r>
    </w:p>
    <w:p w:rsidR="007204CF" w:rsidRPr="00553174" w:rsidRDefault="007204CF" w:rsidP="007204CF">
      <w:pPr>
        <w:numPr>
          <w:ilvl w:val="0"/>
          <w:numId w:val="3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annotation"/>
          <w:color w:val="646464"/>
          <w:sz w:val="20"/>
          <w:szCs w:val="20"/>
          <w:bdr w:val="none" w:sz="0" w:space="0" w:color="auto" w:frame="1"/>
        </w:rPr>
        <w:t>@Override</w:t>
      </w:r>
      <w:r w:rsidRPr="00553174">
        <w:rPr>
          <w:color w:val="000000"/>
          <w:sz w:val="20"/>
          <w:szCs w:val="20"/>
          <w:bdr w:val="none" w:sz="0" w:space="0" w:color="auto" w:frame="1"/>
        </w:rPr>
        <w:t>  </w:t>
      </w:r>
    </w:p>
    <w:p w:rsidR="007204CF" w:rsidRPr="00553174" w:rsidRDefault="007204CF" w:rsidP="007204CF">
      <w:pPr>
        <w:numPr>
          <w:ilvl w:val="0"/>
          <w:numId w:val="3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int</w:t>
      </w:r>
      <w:r w:rsidRPr="00553174">
        <w:rPr>
          <w:color w:val="000000"/>
          <w:sz w:val="20"/>
          <w:szCs w:val="20"/>
          <w:bdr w:val="none" w:sz="0" w:space="0" w:color="auto" w:frame="1"/>
        </w:rPr>
        <w:t> price(){   </w:t>
      </w:r>
    </w:p>
    <w:p w:rsidR="007204CF" w:rsidRPr="00553174" w:rsidRDefault="007204CF" w:rsidP="007204CF">
      <w:pPr>
        <w:numPr>
          <w:ilvl w:val="0"/>
          <w:numId w:val="3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return</w:t>
      </w:r>
      <w:r w:rsidRPr="00553174">
        <w:rPr>
          <w:color w:val="000000"/>
          <w:sz w:val="20"/>
          <w:szCs w:val="20"/>
          <w:bdr w:val="none" w:sz="0" w:space="0" w:color="auto" w:frame="1"/>
        </w:rPr>
        <w:t> </w:t>
      </w:r>
      <w:r w:rsidRPr="00553174">
        <w:rPr>
          <w:rStyle w:val="number"/>
          <w:color w:val="C00000"/>
          <w:sz w:val="20"/>
          <w:szCs w:val="20"/>
          <w:bdr w:val="none" w:sz="0" w:space="0" w:color="auto" w:frame="1"/>
        </w:rPr>
        <w:t>20</w:t>
      </w:r>
      <w:r w:rsidRPr="00553174">
        <w:rPr>
          <w:color w:val="000000"/>
          <w:sz w:val="20"/>
          <w:szCs w:val="20"/>
          <w:bdr w:val="none" w:sz="0" w:space="0" w:color="auto" w:frame="1"/>
        </w:rPr>
        <w:t>;  </w:t>
      </w:r>
    </w:p>
    <w:p w:rsidR="007204CF" w:rsidRPr="00553174" w:rsidRDefault="007204CF" w:rsidP="007204CF">
      <w:pPr>
        <w:numPr>
          <w:ilvl w:val="0"/>
          <w:numId w:val="3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3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annotation"/>
          <w:color w:val="646464"/>
          <w:sz w:val="20"/>
          <w:szCs w:val="20"/>
          <w:bdr w:val="none" w:sz="0" w:space="0" w:color="auto" w:frame="1"/>
        </w:rPr>
        <w:t>@Override</w:t>
      </w:r>
      <w:r w:rsidRPr="00553174">
        <w:rPr>
          <w:color w:val="000000"/>
          <w:sz w:val="20"/>
          <w:szCs w:val="20"/>
          <w:bdr w:val="none" w:sz="0" w:space="0" w:color="auto" w:frame="1"/>
        </w:rPr>
        <w:t>  </w:t>
      </w:r>
    </w:p>
    <w:p w:rsidR="007204CF" w:rsidRPr="00553174" w:rsidRDefault="007204CF" w:rsidP="007204CF">
      <w:pPr>
        <w:numPr>
          <w:ilvl w:val="0"/>
          <w:numId w:val="3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String pack(){  </w:t>
      </w:r>
    </w:p>
    <w:p w:rsidR="007204CF" w:rsidRPr="00553174" w:rsidRDefault="007204CF" w:rsidP="007204CF">
      <w:pPr>
        <w:numPr>
          <w:ilvl w:val="0"/>
          <w:numId w:val="3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return</w:t>
      </w:r>
      <w:r w:rsidRPr="00553174">
        <w:rPr>
          <w:color w:val="000000"/>
          <w:sz w:val="20"/>
          <w:szCs w:val="20"/>
          <w:bdr w:val="none" w:sz="0" w:space="0" w:color="auto" w:frame="1"/>
        </w:rPr>
        <w:t> </w:t>
      </w:r>
      <w:r w:rsidRPr="00553174">
        <w:rPr>
          <w:rStyle w:val="string"/>
          <w:color w:val="0000FF"/>
          <w:sz w:val="20"/>
          <w:szCs w:val="20"/>
          <w:bdr w:val="none" w:sz="0" w:space="0" w:color="auto" w:frame="1"/>
        </w:rPr>
        <w:t>"Sony CD"</w:t>
      </w:r>
      <w:r w:rsidRPr="00553174">
        <w:rPr>
          <w:color w:val="000000"/>
          <w:sz w:val="20"/>
          <w:szCs w:val="20"/>
          <w:bdr w:val="none" w:sz="0" w:space="0" w:color="auto" w:frame="1"/>
        </w:rPr>
        <w:t>;  </w:t>
      </w:r>
    </w:p>
    <w:p w:rsidR="007204CF" w:rsidRPr="00553174" w:rsidRDefault="007204CF" w:rsidP="007204CF">
      <w:pPr>
        <w:numPr>
          <w:ilvl w:val="0"/>
          <w:numId w:val="3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3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lastRenderedPageBreak/>
        <w:t>}</w:t>
      </w:r>
      <w:r w:rsidRPr="00553174">
        <w:rPr>
          <w:rStyle w:val="comment"/>
          <w:color w:val="008200"/>
          <w:sz w:val="20"/>
          <w:szCs w:val="20"/>
          <w:bdr w:val="none" w:sz="0" w:space="0" w:color="auto" w:frame="1"/>
        </w:rPr>
        <w:t>//End of the Sony class.</w:t>
      </w:r>
      <w:r w:rsidRPr="00553174">
        <w:rPr>
          <w:color w:val="000000"/>
          <w:sz w:val="20"/>
          <w:szCs w:val="20"/>
          <w:bdr w:val="none" w:sz="0" w:space="0" w:color="auto" w:frame="1"/>
        </w:rPr>
        <w:t>  </w:t>
      </w:r>
    </w:p>
    <w:p w:rsidR="007204CF" w:rsidRPr="00553174" w:rsidRDefault="007204CF" w:rsidP="007204CF">
      <w:pPr>
        <w:shd w:val="clear" w:color="auto" w:fill="FFFFFF"/>
        <w:spacing w:line="240" w:lineRule="auto"/>
        <w:jc w:val="both"/>
        <w:rPr>
          <w:i/>
          <w:iCs/>
          <w:color w:val="000000"/>
          <w:sz w:val="20"/>
          <w:szCs w:val="20"/>
        </w:rPr>
      </w:pPr>
      <w:r w:rsidRPr="00553174">
        <w:rPr>
          <w:i/>
          <w:iCs/>
          <w:color w:val="000000"/>
          <w:sz w:val="20"/>
          <w:szCs w:val="20"/>
        </w:rPr>
        <w:t>File: Samsung.java</w:t>
      </w:r>
    </w:p>
    <w:p w:rsidR="007204CF" w:rsidRPr="00553174" w:rsidRDefault="007204CF" w:rsidP="007204CF">
      <w:pPr>
        <w:numPr>
          <w:ilvl w:val="0"/>
          <w:numId w:val="34"/>
        </w:numPr>
        <w:shd w:val="clear" w:color="auto" w:fill="FFFFFF"/>
        <w:spacing w:after="0" w:line="345" w:lineRule="atLeast"/>
        <w:ind w:left="0"/>
        <w:jc w:val="both"/>
        <w:rPr>
          <w:color w:val="000000"/>
          <w:sz w:val="20"/>
          <w:szCs w:val="20"/>
        </w:rPr>
      </w:pP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class</w:t>
      </w:r>
      <w:r w:rsidRPr="00553174">
        <w:rPr>
          <w:color w:val="000000"/>
          <w:sz w:val="20"/>
          <w:szCs w:val="20"/>
          <w:bdr w:val="none" w:sz="0" w:space="0" w:color="auto" w:frame="1"/>
        </w:rPr>
        <w:t> Samsung </w:t>
      </w:r>
      <w:r w:rsidRPr="00553174">
        <w:rPr>
          <w:rStyle w:val="keyword"/>
          <w:b/>
          <w:bCs/>
          <w:color w:val="006699"/>
          <w:sz w:val="20"/>
          <w:szCs w:val="20"/>
          <w:bdr w:val="none" w:sz="0" w:space="0" w:color="auto" w:frame="1"/>
        </w:rPr>
        <w:t>extends</w:t>
      </w:r>
      <w:r w:rsidRPr="00553174">
        <w:rPr>
          <w:color w:val="000000"/>
          <w:sz w:val="20"/>
          <w:szCs w:val="20"/>
          <w:bdr w:val="none" w:sz="0" w:space="0" w:color="auto" w:frame="1"/>
        </w:rPr>
        <w:t> Company {  </w:t>
      </w:r>
    </w:p>
    <w:p w:rsidR="007204CF" w:rsidRPr="00553174" w:rsidRDefault="007204CF" w:rsidP="007204CF">
      <w:pPr>
        <w:numPr>
          <w:ilvl w:val="0"/>
          <w:numId w:val="34"/>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annotation"/>
          <w:color w:val="646464"/>
          <w:sz w:val="20"/>
          <w:szCs w:val="20"/>
          <w:bdr w:val="none" w:sz="0" w:space="0" w:color="auto" w:frame="1"/>
        </w:rPr>
        <w:t>@Override</w:t>
      </w:r>
      <w:r w:rsidRPr="00553174">
        <w:rPr>
          <w:color w:val="000000"/>
          <w:sz w:val="20"/>
          <w:szCs w:val="20"/>
          <w:bdr w:val="none" w:sz="0" w:space="0" w:color="auto" w:frame="1"/>
        </w:rPr>
        <w:t>  </w:t>
      </w:r>
    </w:p>
    <w:p w:rsidR="007204CF" w:rsidRPr="00553174" w:rsidRDefault="007204CF" w:rsidP="007204CF">
      <w:pPr>
        <w:numPr>
          <w:ilvl w:val="0"/>
          <w:numId w:val="34"/>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int</w:t>
      </w:r>
      <w:r w:rsidRPr="00553174">
        <w:rPr>
          <w:color w:val="000000"/>
          <w:sz w:val="20"/>
          <w:szCs w:val="20"/>
          <w:bdr w:val="none" w:sz="0" w:space="0" w:color="auto" w:frame="1"/>
        </w:rPr>
        <w:t> price(){   </w:t>
      </w:r>
    </w:p>
    <w:p w:rsidR="007204CF" w:rsidRPr="00553174" w:rsidRDefault="007204CF" w:rsidP="007204CF">
      <w:pPr>
        <w:numPr>
          <w:ilvl w:val="0"/>
          <w:numId w:val="34"/>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return</w:t>
      </w:r>
      <w:r w:rsidRPr="00553174">
        <w:rPr>
          <w:color w:val="000000"/>
          <w:sz w:val="20"/>
          <w:szCs w:val="20"/>
          <w:bdr w:val="none" w:sz="0" w:space="0" w:color="auto" w:frame="1"/>
        </w:rPr>
        <w:t> </w:t>
      </w:r>
      <w:r w:rsidRPr="00553174">
        <w:rPr>
          <w:rStyle w:val="number"/>
          <w:color w:val="C00000"/>
          <w:sz w:val="20"/>
          <w:szCs w:val="20"/>
          <w:bdr w:val="none" w:sz="0" w:space="0" w:color="auto" w:frame="1"/>
        </w:rPr>
        <w:t>15</w:t>
      </w:r>
      <w:r w:rsidRPr="00553174">
        <w:rPr>
          <w:color w:val="000000"/>
          <w:sz w:val="20"/>
          <w:szCs w:val="20"/>
          <w:bdr w:val="none" w:sz="0" w:space="0" w:color="auto" w:frame="1"/>
        </w:rPr>
        <w:t>;  </w:t>
      </w:r>
    </w:p>
    <w:p w:rsidR="007204CF" w:rsidRPr="00553174" w:rsidRDefault="007204CF" w:rsidP="007204CF">
      <w:pPr>
        <w:numPr>
          <w:ilvl w:val="0"/>
          <w:numId w:val="34"/>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34"/>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annotation"/>
          <w:color w:val="646464"/>
          <w:sz w:val="20"/>
          <w:szCs w:val="20"/>
          <w:bdr w:val="none" w:sz="0" w:space="0" w:color="auto" w:frame="1"/>
        </w:rPr>
        <w:t>@Override</w:t>
      </w:r>
      <w:r w:rsidRPr="00553174">
        <w:rPr>
          <w:color w:val="000000"/>
          <w:sz w:val="20"/>
          <w:szCs w:val="20"/>
          <w:bdr w:val="none" w:sz="0" w:space="0" w:color="auto" w:frame="1"/>
        </w:rPr>
        <w:t>  </w:t>
      </w:r>
    </w:p>
    <w:p w:rsidR="007204CF" w:rsidRPr="00553174" w:rsidRDefault="007204CF" w:rsidP="007204CF">
      <w:pPr>
        <w:numPr>
          <w:ilvl w:val="0"/>
          <w:numId w:val="34"/>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String pack(){  </w:t>
      </w:r>
    </w:p>
    <w:p w:rsidR="007204CF" w:rsidRPr="00553174" w:rsidRDefault="007204CF" w:rsidP="007204CF">
      <w:pPr>
        <w:numPr>
          <w:ilvl w:val="0"/>
          <w:numId w:val="34"/>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return</w:t>
      </w:r>
      <w:r w:rsidRPr="00553174">
        <w:rPr>
          <w:color w:val="000000"/>
          <w:sz w:val="20"/>
          <w:szCs w:val="20"/>
          <w:bdr w:val="none" w:sz="0" w:space="0" w:color="auto" w:frame="1"/>
        </w:rPr>
        <w:t> </w:t>
      </w:r>
      <w:r w:rsidRPr="00553174">
        <w:rPr>
          <w:rStyle w:val="string"/>
          <w:color w:val="0000FF"/>
          <w:sz w:val="20"/>
          <w:szCs w:val="20"/>
          <w:bdr w:val="none" w:sz="0" w:space="0" w:color="auto" w:frame="1"/>
        </w:rPr>
        <w:t>"Samsung CD"</w:t>
      </w:r>
      <w:r w:rsidRPr="00553174">
        <w:rPr>
          <w:color w:val="000000"/>
          <w:sz w:val="20"/>
          <w:szCs w:val="20"/>
          <w:bdr w:val="none" w:sz="0" w:space="0" w:color="auto" w:frame="1"/>
        </w:rPr>
        <w:t>;  </w:t>
      </w:r>
    </w:p>
    <w:p w:rsidR="007204CF" w:rsidRPr="00553174" w:rsidRDefault="007204CF" w:rsidP="007204CF">
      <w:pPr>
        <w:numPr>
          <w:ilvl w:val="0"/>
          <w:numId w:val="34"/>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34"/>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w:t>
      </w:r>
      <w:r w:rsidRPr="00553174">
        <w:rPr>
          <w:rStyle w:val="comment"/>
          <w:color w:val="008200"/>
          <w:sz w:val="20"/>
          <w:szCs w:val="20"/>
          <w:bdr w:val="none" w:sz="0" w:space="0" w:color="auto" w:frame="1"/>
        </w:rPr>
        <w:t>//End of the Samsung class.</w:t>
      </w:r>
      <w:r w:rsidRPr="00553174">
        <w:rPr>
          <w:color w:val="000000"/>
          <w:sz w:val="20"/>
          <w:szCs w:val="20"/>
          <w:bdr w:val="none" w:sz="0" w:space="0" w:color="auto" w:frame="1"/>
        </w:rPr>
        <w:t>  </w:t>
      </w:r>
    </w:p>
    <w:p w:rsidR="007204CF" w:rsidRPr="00553174" w:rsidRDefault="007204CF" w:rsidP="007204CF">
      <w:pPr>
        <w:pStyle w:val="Heading4"/>
        <w:shd w:val="clear" w:color="auto" w:fill="FFFFFF"/>
        <w:jc w:val="both"/>
        <w:rPr>
          <w:rFonts w:asciiTheme="minorHAnsi" w:hAnsiTheme="minorHAnsi" w:cs="Helvetica"/>
          <w:b w:val="0"/>
          <w:bCs w:val="0"/>
          <w:color w:val="610B4B"/>
          <w:sz w:val="20"/>
          <w:szCs w:val="20"/>
        </w:rPr>
      </w:pPr>
      <w:r w:rsidRPr="00553174">
        <w:rPr>
          <w:rFonts w:asciiTheme="minorHAnsi" w:hAnsiTheme="minorHAnsi" w:cs="Helvetica"/>
          <w:b w:val="0"/>
          <w:bCs w:val="0"/>
          <w:color w:val="610B4B"/>
          <w:sz w:val="20"/>
          <w:szCs w:val="20"/>
        </w:rPr>
        <w:t>4) Create the CDType class</w:t>
      </w:r>
    </w:p>
    <w:p w:rsidR="007204CF" w:rsidRPr="00553174" w:rsidRDefault="007204CF" w:rsidP="007204CF">
      <w:pPr>
        <w:shd w:val="clear" w:color="auto" w:fill="FFFFFF"/>
        <w:jc w:val="both"/>
        <w:rPr>
          <w:rFonts w:cs="Times New Roman"/>
          <w:i/>
          <w:iCs/>
          <w:color w:val="000000"/>
          <w:sz w:val="20"/>
          <w:szCs w:val="20"/>
        </w:rPr>
      </w:pPr>
      <w:r w:rsidRPr="00553174">
        <w:rPr>
          <w:i/>
          <w:iCs/>
          <w:color w:val="000000"/>
          <w:sz w:val="20"/>
          <w:szCs w:val="20"/>
        </w:rPr>
        <w:t>File: CDType.java</w:t>
      </w:r>
    </w:p>
    <w:p w:rsidR="007204CF" w:rsidRPr="00553174" w:rsidRDefault="007204CF" w:rsidP="007204CF">
      <w:pPr>
        <w:numPr>
          <w:ilvl w:val="0"/>
          <w:numId w:val="35"/>
        </w:numPr>
        <w:shd w:val="clear" w:color="auto" w:fill="FFFFFF"/>
        <w:spacing w:after="0" w:line="345" w:lineRule="atLeast"/>
        <w:ind w:left="0"/>
        <w:jc w:val="both"/>
        <w:rPr>
          <w:color w:val="000000"/>
          <w:sz w:val="20"/>
          <w:szCs w:val="20"/>
        </w:rPr>
      </w:pPr>
      <w:r w:rsidRPr="00553174">
        <w:rPr>
          <w:rStyle w:val="keyword"/>
          <w:b/>
          <w:bCs/>
          <w:color w:val="006699"/>
          <w:sz w:val="20"/>
          <w:szCs w:val="20"/>
          <w:bdr w:val="none" w:sz="0" w:space="0" w:color="auto" w:frame="1"/>
        </w:rPr>
        <w:t>import</w:t>
      </w:r>
      <w:r w:rsidRPr="00553174">
        <w:rPr>
          <w:color w:val="000000"/>
          <w:sz w:val="20"/>
          <w:szCs w:val="20"/>
          <w:bdr w:val="none" w:sz="0" w:space="0" w:color="auto" w:frame="1"/>
        </w:rPr>
        <w:t> java.util.ArrayList;  </w:t>
      </w:r>
    </w:p>
    <w:p w:rsidR="007204CF" w:rsidRPr="00553174" w:rsidRDefault="007204CF" w:rsidP="007204CF">
      <w:pPr>
        <w:numPr>
          <w:ilvl w:val="0"/>
          <w:numId w:val="35"/>
        </w:numPr>
        <w:shd w:val="clear" w:color="auto" w:fill="FFFFFF"/>
        <w:spacing w:after="0" w:line="345" w:lineRule="atLeast"/>
        <w:ind w:left="0"/>
        <w:jc w:val="both"/>
        <w:rPr>
          <w:color w:val="000000"/>
          <w:sz w:val="20"/>
          <w:szCs w:val="20"/>
        </w:rPr>
      </w:pPr>
      <w:r w:rsidRPr="00553174">
        <w:rPr>
          <w:rStyle w:val="keyword"/>
          <w:b/>
          <w:bCs/>
          <w:color w:val="006699"/>
          <w:sz w:val="20"/>
          <w:szCs w:val="20"/>
          <w:bdr w:val="none" w:sz="0" w:space="0" w:color="auto" w:frame="1"/>
        </w:rPr>
        <w:t>import</w:t>
      </w:r>
      <w:r w:rsidRPr="00553174">
        <w:rPr>
          <w:color w:val="000000"/>
          <w:sz w:val="20"/>
          <w:szCs w:val="20"/>
          <w:bdr w:val="none" w:sz="0" w:space="0" w:color="auto" w:frame="1"/>
        </w:rPr>
        <w:t> java.util.List;  </w:t>
      </w:r>
    </w:p>
    <w:p w:rsidR="007204CF" w:rsidRPr="00553174" w:rsidRDefault="007204CF" w:rsidP="007204CF">
      <w:pPr>
        <w:numPr>
          <w:ilvl w:val="0"/>
          <w:numId w:val="35"/>
        </w:numPr>
        <w:shd w:val="clear" w:color="auto" w:fill="FFFFFF"/>
        <w:spacing w:after="0" w:line="345" w:lineRule="atLeast"/>
        <w:ind w:left="0"/>
        <w:jc w:val="both"/>
        <w:rPr>
          <w:color w:val="000000"/>
          <w:sz w:val="20"/>
          <w:szCs w:val="20"/>
        </w:rPr>
      </w:pP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class</w:t>
      </w:r>
      <w:r w:rsidRPr="00553174">
        <w:rPr>
          <w:color w:val="000000"/>
          <w:sz w:val="20"/>
          <w:szCs w:val="20"/>
          <w:bdr w:val="none" w:sz="0" w:space="0" w:color="auto" w:frame="1"/>
        </w:rPr>
        <w:t> CDType {  </w:t>
      </w:r>
    </w:p>
    <w:p w:rsidR="007204CF" w:rsidRPr="00553174" w:rsidRDefault="007204CF" w:rsidP="007204CF">
      <w:pPr>
        <w:numPr>
          <w:ilvl w:val="0"/>
          <w:numId w:val="3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private</w:t>
      </w:r>
      <w:r w:rsidRPr="00553174">
        <w:rPr>
          <w:color w:val="000000"/>
          <w:sz w:val="20"/>
          <w:szCs w:val="20"/>
          <w:bdr w:val="none" w:sz="0" w:space="0" w:color="auto" w:frame="1"/>
        </w:rPr>
        <w:t> List&lt;Packing&gt; items=</w:t>
      </w:r>
      <w:r w:rsidRPr="00553174">
        <w:rPr>
          <w:rStyle w:val="keyword"/>
          <w:b/>
          <w:bCs/>
          <w:color w:val="006699"/>
          <w:sz w:val="20"/>
          <w:szCs w:val="20"/>
          <w:bdr w:val="none" w:sz="0" w:space="0" w:color="auto" w:frame="1"/>
        </w:rPr>
        <w:t>new</w:t>
      </w:r>
      <w:r w:rsidRPr="00553174">
        <w:rPr>
          <w:color w:val="000000"/>
          <w:sz w:val="20"/>
          <w:szCs w:val="20"/>
          <w:bdr w:val="none" w:sz="0" w:space="0" w:color="auto" w:frame="1"/>
        </w:rPr>
        <w:t> ArrayList&lt;Packing&gt;();  </w:t>
      </w:r>
    </w:p>
    <w:p w:rsidR="007204CF" w:rsidRPr="00553174" w:rsidRDefault="007204CF" w:rsidP="007204CF">
      <w:pPr>
        <w:numPr>
          <w:ilvl w:val="0"/>
          <w:numId w:val="3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void</w:t>
      </w:r>
      <w:r w:rsidRPr="00553174">
        <w:rPr>
          <w:color w:val="000000"/>
          <w:sz w:val="20"/>
          <w:szCs w:val="20"/>
          <w:bdr w:val="none" w:sz="0" w:space="0" w:color="auto" w:frame="1"/>
        </w:rPr>
        <w:t> addItem(Packing packs) {    </w:t>
      </w:r>
    </w:p>
    <w:p w:rsidR="007204CF" w:rsidRPr="00553174" w:rsidRDefault="007204CF" w:rsidP="007204CF">
      <w:pPr>
        <w:numPr>
          <w:ilvl w:val="0"/>
          <w:numId w:val="3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items.add(packs);  </w:t>
      </w:r>
    </w:p>
    <w:p w:rsidR="007204CF" w:rsidRPr="00553174" w:rsidRDefault="007204CF" w:rsidP="007204CF">
      <w:pPr>
        <w:numPr>
          <w:ilvl w:val="0"/>
          <w:numId w:val="3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3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void</w:t>
      </w:r>
      <w:r w:rsidRPr="00553174">
        <w:rPr>
          <w:color w:val="000000"/>
          <w:sz w:val="20"/>
          <w:szCs w:val="20"/>
          <w:bdr w:val="none" w:sz="0" w:space="0" w:color="auto" w:frame="1"/>
        </w:rPr>
        <w:t> getCost(){  </w:t>
      </w:r>
    </w:p>
    <w:p w:rsidR="007204CF" w:rsidRPr="00553174" w:rsidRDefault="007204CF" w:rsidP="007204CF">
      <w:pPr>
        <w:numPr>
          <w:ilvl w:val="0"/>
          <w:numId w:val="3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for</w:t>
      </w:r>
      <w:r w:rsidRPr="00553174">
        <w:rPr>
          <w:color w:val="000000"/>
          <w:sz w:val="20"/>
          <w:szCs w:val="20"/>
          <w:bdr w:val="none" w:sz="0" w:space="0" w:color="auto" w:frame="1"/>
        </w:rPr>
        <w:t> (Packing packs : items) {  </w:t>
      </w:r>
    </w:p>
    <w:p w:rsidR="007204CF" w:rsidRPr="00553174" w:rsidRDefault="007204CF" w:rsidP="007204CF">
      <w:pPr>
        <w:numPr>
          <w:ilvl w:val="0"/>
          <w:numId w:val="3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packs.price();  </w:t>
      </w:r>
    </w:p>
    <w:p w:rsidR="007204CF" w:rsidRPr="00553174" w:rsidRDefault="007204CF" w:rsidP="007204CF">
      <w:pPr>
        <w:numPr>
          <w:ilvl w:val="0"/>
          <w:numId w:val="3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3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3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void</w:t>
      </w:r>
      <w:r w:rsidRPr="00553174">
        <w:rPr>
          <w:color w:val="000000"/>
          <w:sz w:val="20"/>
          <w:szCs w:val="20"/>
          <w:bdr w:val="none" w:sz="0" w:space="0" w:color="auto" w:frame="1"/>
        </w:rPr>
        <w:t> showItems(){  </w:t>
      </w:r>
    </w:p>
    <w:p w:rsidR="007204CF" w:rsidRPr="00553174" w:rsidRDefault="007204CF" w:rsidP="007204CF">
      <w:pPr>
        <w:numPr>
          <w:ilvl w:val="0"/>
          <w:numId w:val="3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for</w:t>
      </w:r>
      <w:r w:rsidRPr="00553174">
        <w:rPr>
          <w:color w:val="000000"/>
          <w:sz w:val="20"/>
          <w:szCs w:val="20"/>
          <w:bdr w:val="none" w:sz="0" w:space="0" w:color="auto" w:frame="1"/>
        </w:rPr>
        <w:t> (Packing packing : items){  </w:t>
      </w:r>
    </w:p>
    <w:p w:rsidR="007204CF" w:rsidRPr="00553174" w:rsidRDefault="007204CF" w:rsidP="007204CF">
      <w:pPr>
        <w:numPr>
          <w:ilvl w:val="0"/>
          <w:numId w:val="3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System.out.print(</w:t>
      </w:r>
      <w:r w:rsidRPr="00553174">
        <w:rPr>
          <w:rStyle w:val="string"/>
          <w:color w:val="0000FF"/>
          <w:sz w:val="20"/>
          <w:szCs w:val="20"/>
          <w:bdr w:val="none" w:sz="0" w:space="0" w:color="auto" w:frame="1"/>
        </w:rPr>
        <w:t>"CD name : "</w:t>
      </w:r>
      <w:r w:rsidRPr="00553174">
        <w:rPr>
          <w:color w:val="000000"/>
          <w:sz w:val="20"/>
          <w:szCs w:val="20"/>
          <w:bdr w:val="none" w:sz="0" w:space="0" w:color="auto" w:frame="1"/>
        </w:rPr>
        <w:t>+packing.pack());  </w:t>
      </w:r>
    </w:p>
    <w:p w:rsidR="007204CF" w:rsidRPr="00553174" w:rsidRDefault="007204CF" w:rsidP="007204CF">
      <w:pPr>
        <w:numPr>
          <w:ilvl w:val="0"/>
          <w:numId w:val="3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System.out.println(</w:t>
      </w:r>
      <w:r w:rsidRPr="00553174">
        <w:rPr>
          <w:rStyle w:val="string"/>
          <w:color w:val="0000FF"/>
          <w:sz w:val="20"/>
          <w:szCs w:val="20"/>
          <w:bdr w:val="none" w:sz="0" w:space="0" w:color="auto" w:frame="1"/>
        </w:rPr>
        <w:t>", Price : "</w:t>
      </w:r>
      <w:r w:rsidRPr="00553174">
        <w:rPr>
          <w:color w:val="000000"/>
          <w:sz w:val="20"/>
          <w:szCs w:val="20"/>
          <w:bdr w:val="none" w:sz="0" w:space="0" w:color="auto" w:frame="1"/>
        </w:rPr>
        <w:t>+packing.price());  </w:t>
      </w:r>
    </w:p>
    <w:p w:rsidR="007204CF" w:rsidRPr="00553174" w:rsidRDefault="007204CF" w:rsidP="007204CF">
      <w:pPr>
        <w:numPr>
          <w:ilvl w:val="0"/>
          <w:numId w:val="3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3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3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w:t>
      </w:r>
      <w:r w:rsidRPr="00553174">
        <w:rPr>
          <w:rStyle w:val="comment"/>
          <w:color w:val="008200"/>
          <w:sz w:val="20"/>
          <w:szCs w:val="20"/>
          <w:bdr w:val="none" w:sz="0" w:space="0" w:color="auto" w:frame="1"/>
        </w:rPr>
        <w:t>//End of the CDType class.</w:t>
      </w:r>
      <w:r w:rsidRPr="00553174">
        <w:rPr>
          <w:color w:val="000000"/>
          <w:sz w:val="20"/>
          <w:szCs w:val="20"/>
          <w:bdr w:val="none" w:sz="0" w:space="0" w:color="auto" w:frame="1"/>
        </w:rPr>
        <w:t>  </w:t>
      </w:r>
    </w:p>
    <w:p w:rsidR="007204CF" w:rsidRPr="00553174" w:rsidRDefault="007204CF" w:rsidP="007204CF">
      <w:pPr>
        <w:pStyle w:val="Heading4"/>
        <w:shd w:val="clear" w:color="auto" w:fill="FFFFFF"/>
        <w:jc w:val="both"/>
        <w:rPr>
          <w:rFonts w:asciiTheme="minorHAnsi" w:hAnsiTheme="minorHAnsi" w:cs="Helvetica"/>
          <w:b w:val="0"/>
          <w:bCs w:val="0"/>
          <w:color w:val="610B4B"/>
          <w:sz w:val="20"/>
          <w:szCs w:val="20"/>
        </w:rPr>
      </w:pPr>
      <w:r w:rsidRPr="00553174">
        <w:rPr>
          <w:rFonts w:asciiTheme="minorHAnsi" w:hAnsiTheme="minorHAnsi" w:cs="Helvetica"/>
          <w:b w:val="0"/>
          <w:bCs w:val="0"/>
          <w:color w:val="610B4B"/>
          <w:sz w:val="20"/>
          <w:szCs w:val="20"/>
        </w:rPr>
        <w:t>5) Create the CDBuilder class</w:t>
      </w:r>
    </w:p>
    <w:p w:rsidR="007204CF" w:rsidRPr="00553174" w:rsidRDefault="007204CF" w:rsidP="007204CF">
      <w:pPr>
        <w:shd w:val="clear" w:color="auto" w:fill="FFFFFF"/>
        <w:jc w:val="both"/>
        <w:rPr>
          <w:rFonts w:cs="Times New Roman"/>
          <w:i/>
          <w:iCs/>
          <w:color w:val="000000"/>
          <w:sz w:val="20"/>
          <w:szCs w:val="20"/>
        </w:rPr>
      </w:pPr>
      <w:r w:rsidRPr="00553174">
        <w:rPr>
          <w:i/>
          <w:iCs/>
          <w:color w:val="000000"/>
          <w:sz w:val="20"/>
          <w:szCs w:val="20"/>
        </w:rPr>
        <w:lastRenderedPageBreak/>
        <w:t>File: CDBuilder.java</w:t>
      </w:r>
    </w:p>
    <w:p w:rsidR="007204CF" w:rsidRPr="00553174" w:rsidRDefault="007204CF" w:rsidP="007204CF">
      <w:pPr>
        <w:numPr>
          <w:ilvl w:val="0"/>
          <w:numId w:val="36"/>
        </w:numPr>
        <w:shd w:val="clear" w:color="auto" w:fill="FFFFFF"/>
        <w:spacing w:after="0" w:line="345" w:lineRule="atLeast"/>
        <w:ind w:left="0"/>
        <w:jc w:val="both"/>
        <w:rPr>
          <w:color w:val="000000"/>
          <w:sz w:val="20"/>
          <w:szCs w:val="20"/>
        </w:rPr>
      </w:pP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class</w:t>
      </w:r>
      <w:r w:rsidRPr="00553174">
        <w:rPr>
          <w:color w:val="000000"/>
          <w:sz w:val="20"/>
          <w:szCs w:val="20"/>
          <w:bdr w:val="none" w:sz="0" w:space="0" w:color="auto" w:frame="1"/>
        </w:rPr>
        <w:t> CDBuilder {  </w:t>
      </w:r>
    </w:p>
    <w:p w:rsidR="007204CF" w:rsidRPr="00553174" w:rsidRDefault="007204CF" w:rsidP="007204CF">
      <w:pPr>
        <w:numPr>
          <w:ilvl w:val="0"/>
          <w:numId w:val="3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CDType buildSonyCD(){   </w:t>
      </w:r>
    </w:p>
    <w:p w:rsidR="007204CF" w:rsidRPr="00553174" w:rsidRDefault="007204CF" w:rsidP="007204CF">
      <w:pPr>
        <w:numPr>
          <w:ilvl w:val="0"/>
          <w:numId w:val="3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CDType cds=</w:t>
      </w:r>
      <w:r w:rsidRPr="00553174">
        <w:rPr>
          <w:rStyle w:val="keyword"/>
          <w:b/>
          <w:bCs/>
          <w:color w:val="006699"/>
          <w:sz w:val="20"/>
          <w:szCs w:val="20"/>
          <w:bdr w:val="none" w:sz="0" w:space="0" w:color="auto" w:frame="1"/>
        </w:rPr>
        <w:t>new</w:t>
      </w:r>
      <w:r w:rsidRPr="00553174">
        <w:rPr>
          <w:color w:val="000000"/>
          <w:sz w:val="20"/>
          <w:szCs w:val="20"/>
          <w:bdr w:val="none" w:sz="0" w:space="0" w:color="auto" w:frame="1"/>
        </w:rPr>
        <w:t> CDType();  </w:t>
      </w:r>
    </w:p>
    <w:p w:rsidR="007204CF" w:rsidRPr="00553174" w:rsidRDefault="007204CF" w:rsidP="007204CF">
      <w:pPr>
        <w:numPr>
          <w:ilvl w:val="0"/>
          <w:numId w:val="3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cds.addItem(</w:t>
      </w:r>
      <w:r w:rsidRPr="00553174">
        <w:rPr>
          <w:rStyle w:val="keyword"/>
          <w:b/>
          <w:bCs/>
          <w:color w:val="006699"/>
          <w:sz w:val="20"/>
          <w:szCs w:val="20"/>
          <w:bdr w:val="none" w:sz="0" w:space="0" w:color="auto" w:frame="1"/>
        </w:rPr>
        <w:t>new</w:t>
      </w:r>
      <w:r w:rsidRPr="00553174">
        <w:rPr>
          <w:color w:val="000000"/>
          <w:sz w:val="20"/>
          <w:szCs w:val="20"/>
          <w:bdr w:val="none" w:sz="0" w:space="0" w:color="auto" w:frame="1"/>
        </w:rPr>
        <w:t> Sony());  </w:t>
      </w:r>
    </w:p>
    <w:p w:rsidR="007204CF" w:rsidRPr="00553174" w:rsidRDefault="007204CF" w:rsidP="007204CF">
      <w:pPr>
        <w:numPr>
          <w:ilvl w:val="0"/>
          <w:numId w:val="3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return</w:t>
      </w:r>
      <w:r w:rsidRPr="00553174">
        <w:rPr>
          <w:color w:val="000000"/>
          <w:sz w:val="20"/>
          <w:szCs w:val="20"/>
          <w:bdr w:val="none" w:sz="0" w:space="0" w:color="auto" w:frame="1"/>
        </w:rPr>
        <w:t> cds;  </w:t>
      </w:r>
    </w:p>
    <w:p w:rsidR="007204CF" w:rsidRPr="00553174" w:rsidRDefault="007204CF" w:rsidP="007204CF">
      <w:pPr>
        <w:numPr>
          <w:ilvl w:val="0"/>
          <w:numId w:val="3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3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CDType buildSamsungCD(){  </w:t>
      </w:r>
    </w:p>
    <w:p w:rsidR="007204CF" w:rsidRPr="00553174" w:rsidRDefault="007204CF" w:rsidP="007204CF">
      <w:pPr>
        <w:numPr>
          <w:ilvl w:val="0"/>
          <w:numId w:val="3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CDType cds=</w:t>
      </w:r>
      <w:r w:rsidRPr="00553174">
        <w:rPr>
          <w:rStyle w:val="keyword"/>
          <w:b/>
          <w:bCs/>
          <w:color w:val="006699"/>
          <w:sz w:val="20"/>
          <w:szCs w:val="20"/>
          <w:bdr w:val="none" w:sz="0" w:space="0" w:color="auto" w:frame="1"/>
        </w:rPr>
        <w:t>new</w:t>
      </w:r>
      <w:r w:rsidRPr="00553174">
        <w:rPr>
          <w:color w:val="000000"/>
          <w:sz w:val="20"/>
          <w:szCs w:val="20"/>
          <w:bdr w:val="none" w:sz="0" w:space="0" w:color="auto" w:frame="1"/>
        </w:rPr>
        <w:t> CDType();  </w:t>
      </w:r>
    </w:p>
    <w:p w:rsidR="007204CF" w:rsidRPr="00553174" w:rsidRDefault="007204CF" w:rsidP="007204CF">
      <w:pPr>
        <w:numPr>
          <w:ilvl w:val="0"/>
          <w:numId w:val="3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cds.addItem(</w:t>
      </w:r>
      <w:r w:rsidRPr="00553174">
        <w:rPr>
          <w:rStyle w:val="keyword"/>
          <w:b/>
          <w:bCs/>
          <w:color w:val="006699"/>
          <w:sz w:val="20"/>
          <w:szCs w:val="20"/>
          <w:bdr w:val="none" w:sz="0" w:space="0" w:color="auto" w:frame="1"/>
        </w:rPr>
        <w:t>new</w:t>
      </w:r>
      <w:r w:rsidRPr="00553174">
        <w:rPr>
          <w:color w:val="000000"/>
          <w:sz w:val="20"/>
          <w:szCs w:val="20"/>
          <w:bdr w:val="none" w:sz="0" w:space="0" w:color="auto" w:frame="1"/>
        </w:rPr>
        <w:t> Samsung());  </w:t>
      </w:r>
    </w:p>
    <w:p w:rsidR="007204CF" w:rsidRPr="00553174" w:rsidRDefault="007204CF" w:rsidP="007204CF">
      <w:pPr>
        <w:numPr>
          <w:ilvl w:val="0"/>
          <w:numId w:val="3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return</w:t>
      </w:r>
      <w:r w:rsidRPr="00553174">
        <w:rPr>
          <w:color w:val="000000"/>
          <w:sz w:val="20"/>
          <w:szCs w:val="20"/>
          <w:bdr w:val="none" w:sz="0" w:space="0" w:color="auto" w:frame="1"/>
        </w:rPr>
        <w:t> cds;  </w:t>
      </w:r>
    </w:p>
    <w:p w:rsidR="007204CF" w:rsidRPr="00553174" w:rsidRDefault="007204CF" w:rsidP="007204CF">
      <w:pPr>
        <w:numPr>
          <w:ilvl w:val="0"/>
          <w:numId w:val="3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3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w:t>
      </w:r>
      <w:r w:rsidRPr="00553174">
        <w:rPr>
          <w:rStyle w:val="comment"/>
          <w:color w:val="008200"/>
          <w:sz w:val="20"/>
          <w:szCs w:val="20"/>
          <w:bdr w:val="none" w:sz="0" w:space="0" w:color="auto" w:frame="1"/>
        </w:rPr>
        <w:t>// End of the CDBuilder class.</w:t>
      </w:r>
      <w:r w:rsidRPr="00553174">
        <w:rPr>
          <w:color w:val="000000"/>
          <w:sz w:val="20"/>
          <w:szCs w:val="20"/>
          <w:bdr w:val="none" w:sz="0" w:space="0" w:color="auto" w:frame="1"/>
        </w:rPr>
        <w:t>  </w:t>
      </w:r>
    </w:p>
    <w:p w:rsidR="007204CF" w:rsidRPr="00553174" w:rsidRDefault="007204CF" w:rsidP="007204CF">
      <w:pPr>
        <w:pStyle w:val="Heading4"/>
        <w:shd w:val="clear" w:color="auto" w:fill="FFFFFF"/>
        <w:jc w:val="both"/>
        <w:rPr>
          <w:rFonts w:asciiTheme="minorHAnsi" w:hAnsiTheme="minorHAnsi" w:cs="Helvetica"/>
          <w:b w:val="0"/>
          <w:bCs w:val="0"/>
          <w:color w:val="610B4B"/>
          <w:sz w:val="20"/>
          <w:szCs w:val="20"/>
        </w:rPr>
      </w:pPr>
      <w:r w:rsidRPr="00553174">
        <w:rPr>
          <w:rFonts w:asciiTheme="minorHAnsi" w:hAnsiTheme="minorHAnsi" w:cs="Helvetica"/>
          <w:b w:val="0"/>
          <w:bCs w:val="0"/>
          <w:color w:val="610B4B"/>
          <w:sz w:val="20"/>
          <w:szCs w:val="20"/>
        </w:rPr>
        <w:t>6) Create the BuilderDemo class</w:t>
      </w:r>
    </w:p>
    <w:p w:rsidR="007204CF" w:rsidRPr="00553174" w:rsidRDefault="007204CF" w:rsidP="007204CF">
      <w:pPr>
        <w:shd w:val="clear" w:color="auto" w:fill="FFFFFF"/>
        <w:jc w:val="both"/>
        <w:rPr>
          <w:rFonts w:cs="Times New Roman"/>
          <w:i/>
          <w:iCs/>
          <w:color w:val="000000"/>
          <w:sz w:val="20"/>
          <w:szCs w:val="20"/>
        </w:rPr>
      </w:pPr>
      <w:r w:rsidRPr="00553174">
        <w:rPr>
          <w:i/>
          <w:iCs/>
          <w:color w:val="000000"/>
          <w:sz w:val="20"/>
          <w:szCs w:val="20"/>
        </w:rPr>
        <w:t>File: BuilderDemo.java</w:t>
      </w:r>
    </w:p>
    <w:p w:rsidR="007204CF" w:rsidRPr="00553174" w:rsidRDefault="007204CF" w:rsidP="007204CF">
      <w:pPr>
        <w:numPr>
          <w:ilvl w:val="0"/>
          <w:numId w:val="37"/>
        </w:numPr>
        <w:shd w:val="clear" w:color="auto" w:fill="FFFFFF"/>
        <w:spacing w:after="0" w:line="345" w:lineRule="atLeast"/>
        <w:ind w:left="0"/>
        <w:jc w:val="both"/>
        <w:rPr>
          <w:color w:val="000000"/>
          <w:sz w:val="20"/>
          <w:szCs w:val="20"/>
        </w:rPr>
      </w:pP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class</w:t>
      </w:r>
      <w:r w:rsidRPr="00553174">
        <w:rPr>
          <w:color w:val="000000"/>
          <w:sz w:val="20"/>
          <w:szCs w:val="20"/>
          <w:bdr w:val="none" w:sz="0" w:space="0" w:color="auto" w:frame="1"/>
        </w:rPr>
        <w:t> BuilderDemo{  </w:t>
      </w:r>
    </w:p>
    <w:p w:rsidR="007204CF" w:rsidRPr="00553174" w:rsidRDefault="007204CF" w:rsidP="007204CF">
      <w:pPr>
        <w:numPr>
          <w:ilvl w:val="0"/>
          <w:numId w:val="3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static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void</w:t>
      </w:r>
      <w:r w:rsidRPr="00553174">
        <w:rPr>
          <w:color w:val="000000"/>
          <w:sz w:val="20"/>
          <w:szCs w:val="20"/>
          <w:bdr w:val="none" w:sz="0" w:space="0" w:color="auto" w:frame="1"/>
        </w:rPr>
        <w:t> main(String args[]){  </w:t>
      </w:r>
    </w:p>
    <w:p w:rsidR="007204CF" w:rsidRPr="00553174" w:rsidRDefault="007204CF" w:rsidP="007204CF">
      <w:pPr>
        <w:numPr>
          <w:ilvl w:val="0"/>
          <w:numId w:val="3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CDBuilder cdBuilder=</w:t>
      </w:r>
      <w:r w:rsidRPr="00553174">
        <w:rPr>
          <w:rStyle w:val="keyword"/>
          <w:b/>
          <w:bCs/>
          <w:color w:val="006699"/>
          <w:sz w:val="20"/>
          <w:szCs w:val="20"/>
          <w:bdr w:val="none" w:sz="0" w:space="0" w:color="auto" w:frame="1"/>
        </w:rPr>
        <w:t>new</w:t>
      </w:r>
      <w:r w:rsidRPr="00553174">
        <w:rPr>
          <w:color w:val="000000"/>
          <w:sz w:val="20"/>
          <w:szCs w:val="20"/>
          <w:bdr w:val="none" w:sz="0" w:space="0" w:color="auto" w:frame="1"/>
        </w:rPr>
        <w:t> CDBuilder();  </w:t>
      </w:r>
    </w:p>
    <w:p w:rsidR="007204CF" w:rsidRPr="00553174" w:rsidRDefault="007204CF" w:rsidP="007204CF">
      <w:pPr>
        <w:numPr>
          <w:ilvl w:val="0"/>
          <w:numId w:val="3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CDType cdType1=cdBuilder.buildSonyCD();  </w:t>
      </w:r>
    </w:p>
    <w:p w:rsidR="007204CF" w:rsidRPr="00553174" w:rsidRDefault="007204CF" w:rsidP="007204CF">
      <w:pPr>
        <w:numPr>
          <w:ilvl w:val="0"/>
          <w:numId w:val="3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cdType1.showItems();  </w:t>
      </w:r>
    </w:p>
    <w:p w:rsidR="007204CF" w:rsidRPr="00553174" w:rsidRDefault="007204CF" w:rsidP="007204CF">
      <w:pPr>
        <w:numPr>
          <w:ilvl w:val="0"/>
          <w:numId w:val="3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3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CDType cdType2=cdBuilder.buildSamsungCD();  </w:t>
      </w:r>
    </w:p>
    <w:p w:rsidR="007204CF" w:rsidRPr="00553174" w:rsidRDefault="007204CF" w:rsidP="007204CF">
      <w:pPr>
        <w:numPr>
          <w:ilvl w:val="0"/>
          <w:numId w:val="3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cdType2.showItems();  </w:t>
      </w:r>
    </w:p>
    <w:p w:rsidR="007204CF" w:rsidRPr="00553174" w:rsidRDefault="007204CF" w:rsidP="007204CF">
      <w:pPr>
        <w:numPr>
          <w:ilvl w:val="0"/>
          <w:numId w:val="3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3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C05106" w:rsidP="007204CF">
      <w:pPr>
        <w:spacing w:line="240" w:lineRule="auto"/>
        <w:rPr>
          <w:sz w:val="20"/>
          <w:szCs w:val="20"/>
        </w:rPr>
      </w:pPr>
      <w:r w:rsidRPr="00553174">
        <w:rPr>
          <w:sz w:val="20"/>
          <w:szCs w:val="20"/>
        </w:rPr>
        <w:pict>
          <v:rect id="_x0000_i1032" style="width:0;height:.75pt" o:hrstd="t" o:hrnoshade="t" o:hr="t" fillcolor="#d4d4d4" stroked="f"/>
        </w:pict>
      </w:r>
    </w:p>
    <w:p w:rsidR="007204CF" w:rsidRPr="00553174" w:rsidRDefault="00C05106" w:rsidP="007204CF">
      <w:pPr>
        <w:shd w:val="clear" w:color="auto" w:fill="FFFFFF"/>
        <w:jc w:val="both"/>
        <w:rPr>
          <w:color w:val="000000"/>
          <w:sz w:val="20"/>
          <w:szCs w:val="20"/>
        </w:rPr>
      </w:pPr>
      <w:hyperlink r:id="rId12" w:history="1">
        <w:proofErr w:type="gramStart"/>
        <w:r w:rsidR="007204CF" w:rsidRPr="00553174">
          <w:rPr>
            <w:rStyle w:val="Hyperlink"/>
            <w:rFonts w:cs="Tahoma"/>
            <w:color w:val="FF0000"/>
            <w:sz w:val="20"/>
            <w:szCs w:val="20"/>
          </w:rPr>
          <w:t>download</w:t>
        </w:r>
        <w:proofErr w:type="gramEnd"/>
        <w:r w:rsidR="007204CF" w:rsidRPr="00553174">
          <w:rPr>
            <w:rStyle w:val="Hyperlink"/>
            <w:rFonts w:cs="Tahoma"/>
            <w:color w:val="FF0000"/>
            <w:sz w:val="20"/>
            <w:szCs w:val="20"/>
          </w:rPr>
          <w:t xml:space="preserve"> this builder pattern example</w:t>
        </w:r>
      </w:hyperlink>
    </w:p>
    <w:p w:rsidR="007204CF" w:rsidRPr="00553174" w:rsidRDefault="00C05106" w:rsidP="007204CF">
      <w:pPr>
        <w:rPr>
          <w:sz w:val="20"/>
          <w:szCs w:val="20"/>
        </w:rPr>
      </w:pPr>
      <w:r w:rsidRPr="00553174">
        <w:rPr>
          <w:sz w:val="20"/>
          <w:szCs w:val="20"/>
        </w:rPr>
        <w:pict>
          <v:rect id="_x0000_i1033" style="width:0;height:.75pt" o:hrstd="t" o:hrnoshade="t" o:hr="t" fillcolor="#d4d4d4" stroked="f"/>
        </w:pict>
      </w:r>
    </w:p>
    <w:p w:rsidR="007204CF" w:rsidRPr="00553174" w:rsidRDefault="007204CF" w:rsidP="007204CF">
      <w:pPr>
        <w:pStyle w:val="Heading4"/>
        <w:shd w:val="clear" w:color="auto" w:fill="FFFFFF"/>
        <w:jc w:val="both"/>
        <w:rPr>
          <w:rFonts w:asciiTheme="minorHAnsi" w:hAnsiTheme="minorHAnsi" w:cs="Helvetica"/>
          <w:b w:val="0"/>
          <w:bCs w:val="0"/>
          <w:color w:val="610B4B"/>
          <w:sz w:val="20"/>
          <w:szCs w:val="20"/>
        </w:rPr>
      </w:pPr>
      <w:r w:rsidRPr="00553174">
        <w:rPr>
          <w:rFonts w:asciiTheme="minorHAnsi" w:hAnsiTheme="minorHAnsi" w:cs="Helvetica"/>
          <w:b w:val="0"/>
          <w:bCs w:val="0"/>
          <w:color w:val="610B4B"/>
          <w:sz w:val="20"/>
          <w:szCs w:val="20"/>
        </w:rPr>
        <w:t>Output of the above example</w:t>
      </w:r>
    </w:p>
    <w:p w:rsidR="007204CF" w:rsidRPr="00553174" w:rsidRDefault="007204CF" w:rsidP="007204CF">
      <w:pPr>
        <w:numPr>
          <w:ilvl w:val="0"/>
          <w:numId w:val="38"/>
        </w:numPr>
        <w:shd w:val="clear" w:color="auto" w:fill="FFFFFF"/>
        <w:spacing w:after="0" w:line="345" w:lineRule="atLeast"/>
        <w:ind w:left="0"/>
        <w:jc w:val="both"/>
        <w:rPr>
          <w:rFonts w:cs="Times New Roman"/>
          <w:color w:val="000000"/>
          <w:sz w:val="20"/>
          <w:szCs w:val="20"/>
        </w:rPr>
      </w:pPr>
      <w:r w:rsidRPr="00553174">
        <w:rPr>
          <w:color w:val="000000"/>
          <w:sz w:val="20"/>
          <w:szCs w:val="20"/>
          <w:bdr w:val="none" w:sz="0" w:space="0" w:color="auto" w:frame="1"/>
        </w:rPr>
        <w:t>CD name : Sony CD, Price : </w:t>
      </w:r>
      <w:r w:rsidRPr="00553174">
        <w:rPr>
          <w:rStyle w:val="number"/>
          <w:color w:val="C00000"/>
          <w:sz w:val="20"/>
          <w:szCs w:val="20"/>
          <w:bdr w:val="none" w:sz="0" w:space="0" w:color="auto" w:frame="1"/>
        </w:rPr>
        <w:t>20</w:t>
      </w:r>
      <w:r w:rsidRPr="00553174">
        <w:rPr>
          <w:color w:val="000000"/>
          <w:sz w:val="20"/>
          <w:szCs w:val="20"/>
          <w:bdr w:val="none" w:sz="0" w:space="0" w:color="auto" w:frame="1"/>
        </w:rPr>
        <w:t>  </w:t>
      </w:r>
    </w:p>
    <w:p w:rsidR="007204CF" w:rsidRPr="00553174" w:rsidRDefault="007204CF" w:rsidP="007204CF">
      <w:pPr>
        <w:numPr>
          <w:ilvl w:val="0"/>
          <w:numId w:val="38"/>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CD name : Samsung CD, Price : </w:t>
      </w:r>
      <w:r w:rsidRPr="00553174">
        <w:rPr>
          <w:rStyle w:val="number"/>
          <w:color w:val="C00000"/>
          <w:sz w:val="20"/>
          <w:szCs w:val="20"/>
          <w:bdr w:val="none" w:sz="0" w:space="0" w:color="auto" w:frame="1"/>
        </w:rPr>
        <w:t>15</w:t>
      </w:r>
      <w:r w:rsidRPr="00553174">
        <w:rPr>
          <w:color w:val="000000"/>
          <w:sz w:val="20"/>
          <w:szCs w:val="20"/>
          <w:bdr w:val="none" w:sz="0" w:space="0" w:color="auto" w:frame="1"/>
        </w:rPr>
        <w:t>  </w:t>
      </w:r>
    </w:p>
    <w:p w:rsidR="007204CF" w:rsidRPr="00553174" w:rsidRDefault="00C05106" w:rsidP="007204CF">
      <w:pPr>
        <w:spacing w:line="240" w:lineRule="auto"/>
        <w:rPr>
          <w:sz w:val="20"/>
          <w:szCs w:val="20"/>
        </w:rPr>
      </w:pPr>
      <w:r w:rsidRPr="00553174">
        <w:rPr>
          <w:sz w:val="20"/>
          <w:szCs w:val="20"/>
        </w:rPr>
        <w:pict>
          <v:rect id="_x0000_i1034" style="width:0;height:.75pt" o:hrstd="t" o:hrnoshade="t" o:hr="t" fillcolor="#d4d4d4" stroked="f"/>
        </w:pict>
      </w:r>
    </w:p>
    <w:p w:rsidR="007204CF" w:rsidRPr="00553174" w:rsidRDefault="007204CF" w:rsidP="007204CF">
      <w:pPr>
        <w:pStyle w:val="Heading3"/>
        <w:shd w:val="clear" w:color="auto" w:fill="FFFFFF"/>
        <w:jc w:val="both"/>
        <w:rPr>
          <w:rFonts w:asciiTheme="minorHAnsi" w:hAnsiTheme="minorHAnsi" w:cs="Tahoma"/>
          <w:color w:val="610B4B"/>
          <w:sz w:val="20"/>
          <w:szCs w:val="20"/>
        </w:rPr>
      </w:pPr>
      <w:r w:rsidRPr="00553174">
        <w:rPr>
          <w:rFonts w:asciiTheme="minorHAnsi" w:hAnsiTheme="minorHAnsi" w:cs="Tahoma"/>
          <w:b/>
          <w:bCs/>
          <w:color w:val="610B4B"/>
          <w:sz w:val="20"/>
          <w:szCs w:val="20"/>
        </w:rPr>
        <w:lastRenderedPageBreak/>
        <w:t>Another Real world example of Builder Pattern</w:t>
      </w:r>
    </w:p>
    <w:p w:rsidR="007204CF" w:rsidRPr="00553174" w:rsidRDefault="007204CF" w:rsidP="007204CF">
      <w:pPr>
        <w:pStyle w:val="Heading4"/>
        <w:shd w:val="clear" w:color="auto" w:fill="FFFFFF"/>
        <w:jc w:val="both"/>
        <w:rPr>
          <w:rFonts w:asciiTheme="minorHAnsi" w:hAnsiTheme="minorHAnsi" w:cs="Helvetica"/>
          <w:b w:val="0"/>
          <w:bCs w:val="0"/>
          <w:color w:val="610B4B"/>
          <w:sz w:val="20"/>
          <w:szCs w:val="20"/>
        </w:rPr>
      </w:pPr>
      <w:r w:rsidRPr="00553174">
        <w:rPr>
          <w:rFonts w:asciiTheme="minorHAnsi" w:hAnsiTheme="minorHAnsi" w:cs="Helvetica"/>
          <w:b w:val="0"/>
          <w:bCs w:val="0"/>
          <w:color w:val="610B4B"/>
          <w:sz w:val="20"/>
          <w:szCs w:val="20"/>
        </w:rPr>
        <w:t>UML for Builder Pattern:</w:t>
      </w:r>
    </w:p>
    <w:p w:rsidR="007204CF" w:rsidRPr="00553174" w:rsidRDefault="007204CF" w:rsidP="007204CF">
      <w:pPr>
        <w:pStyle w:val="NormalWeb"/>
        <w:shd w:val="clear" w:color="auto" w:fill="FFFFFF"/>
        <w:jc w:val="both"/>
        <w:rPr>
          <w:rFonts w:asciiTheme="minorHAnsi" w:hAnsiTheme="minorHAnsi"/>
          <w:color w:val="000000"/>
          <w:sz w:val="20"/>
          <w:szCs w:val="20"/>
        </w:rPr>
      </w:pPr>
      <w:r w:rsidRPr="00553174">
        <w:rPr>
          <w:rFonts w:asciiTheme="minorHAnsi" w:hAnsiTheme="minorHAnsi"/>
          <w:color w:val="000000"/>
          <w:sz w:val="20"/>
          <w:szCs w:val="20"/>
        </w:rPr>
        <w:t>We are considering a business case of </w:t>
      </w:r>
      <w:r w:rsidRPr="00553174">
        <w:rPr>
          <w:rFonts w:asciiTheme="minorHAnsi" w:hAnsiTheme="minorHAnsi"/>
          <w:b/>
          <w:bCs/>
          <w:color w:val="000000"/>
          <w:sz w:val="20"/>
          <w:szCs w:val="20"/>
        </w:rPr>
        <w:t>pizza-hut</w:t>
      </w:r>
      <w:r w:rsidRPr="00553174">
        <w:rPr>
          <w:rFonts w:asciiTheme="minorHAnsi" w:hAnsiTheme="minorHAnsi"/>
          <w:color w:val="000000"/>
          <w:sz w:val="20"/>
          <w:szCs w:val="20"/>
        </w:rPr>
        <w:t> where we can get different varieties of pizza and cold-drink.</w:t>
      </w:r>
    </w:p>
    <w:p w:rsidR="007204CF" w:rsidRPr="00553174" w:rsidRDefault="007204CF" w:rsidP="007204CF">
      <w:pPr>
        <w:pStyle w:val="NormalWeb"/>
        <w:shd w:val="clear" w:color="auto" w:fill="FFFFFF"/>
        <w:jc w:val="both"/>
        <w:rPr>
          <w:rFonts w:asciiTheme="minorHAnsi" w:hAnsiTheme="minorHAnsi"/>
          <w:color w:val="000000"/>
          <w:sz w:val="20"/>
          <w:szCs w:val="20"/>
        </w:rPr>
      </w:pPr>
      <w:r w:rsidRPr="00553174">
        <w:rPr>
          <w:rFonts w:asciiTheme="minorHAnsi" w:hAnsiTheme="minorHAnsi"/>
          <w:b/>
          <w:bCs/>
          <w:color w:val="000000"/>
          <w:sz w:val="20"/>
          <w:szCs w:val="20"/>
        </w:rPr>
        <w:t>Pizza</w:t>
      </w:r>
      <w:r w:rsidRPr="00553174">
        <w:rPr>
          <w:rFonts w:asciiTheme="minorHAnsi" w:hAnsiTheme="minorHAnsi"/>
          <w:color w:val="000000"/>
          <w:sz w:val="20"/>
          <w:szCs w:val="20"/>
        </w:rPr>
        <w:t xml:space="preserve"> can be either a Veg pizza or Non-Veg pizza of several types (like cheese pizza, onion pizza, masala-pizza etc) and will be of 4 sizes i.e. small, medium, large, </w:t>
      </w:r>
      <w:proofErr w:type="gramStart"/>
      <w:r w:rsidRPr="00553174">
        <w:rPr>
          <w:rFonts w:asciiTheme="minorHAnsi" w:hAnsiTheme="minorHAnsi"/>
          <w:color w:val="000000"/>
          <w:sz w:val="20"/>
          <w:szCs w:val="20"/>
        </w:rPr>
        <w:t>extra</w:t>
      </w:r>
      <w:proofErr w:type="gramEnd"/>
      <w:r w:rsidRPr="00553174">
        <w:rPr>
          <w:rFonts w:asciiTheme="minorHAnsi" w:hAnsiTheme="minorHAnsi"/>
          <w:color w:val="000000"/>
          <w:sz w:val="20"/>
          <w:szCs w:val="20"/>
        </w:rPr>
        <w:t>-large.</w:t>
      </w:r>
    </w:p>
    <w:p w:rsidR="007204CF" w:rsidRPr="00553174" w:rsidRDefault="007204CF" w:rsidP="007204CF">
      <w:pPr>
        <w:pStyle w:val="NormalWeb"/>
        <w:shd w:val="clear" w:color="auto" w:fill="FFFFFF"/>
        <w:jc w:val="both"/>
        <w:rPr>
          <w:rFonts w:asciiTheme="minorHAnsi" w:hAnsiTheme="minorHAnsi"/>
          <w:color w:val="000000"/>
          <w:sz w:val="20"/>
          <w:szCs w:val="20"/>
        </w:rPr>
      </w:pPr>
      <w:r w:rsidRPr="00553174">
        <w:rPr>
          <w:rFonts w:asciiTheme="minorHAnsi" w:hAnsiTheme="minorHAnsi"/>
          <w:b/>
          <w:bCs/>
          <w:color w:val="000000"/>
          <w:sz w:val="20"/>
          <w:szCs w:val="20"/>
        </w:rPr>
        <w:t>Cold-drink</w:t>
      </w:r>
      <w:r w:rsidRPr="00553174">
        <w:rPr>
          <w:rFonts w:asciiTheme="minorHAnsi" w:hAnsiTheme="minorHAnsi"/>
          <w:color w:val="000000"/>
          <w:sz w:val="20"/>
          <w:szCs w:val="20"/>
        </w:rPr>
        <w:t> can be of several types (like Pepsi, Coke, Dew, Sprite, Fanta, Maaza, Limca, Thums-up etc.) and will be of 3 sizes small, medium, large.</w:t>
      </w:r>
    </w:p>
    <w:p w:rsidR="007204CF" w:rsidRPr="00553174" w:rsidRDefault="007204CF" w:rsidP="007204CF">
      <w:pPr>
        <w:rPr>
          <w:sz w:val="20"/>
          <w:szCs w:val="20"/>
        </w:rPr>
      </w:pPr>
      <w:r w:rsidRPr="00553174">
        <w:rPr>
          <w:noProof/>
          <w:sz w:val="20"/>
          <w:szCs w:val="20"/>
        </w:rPr>
        <w:lastRenderedPageBreak/>
        <w:drawing>
          <wp:inline distT="0" distB="0" distL="0" distR="0">
            <wp:extent cx="6667500" cy="7391400"/>
            <wp:effectExtent l="0" t="0" r="0" b="0"/>
            <wp:docPr id="4" name="Picture 4" descr="Builder Design Pattern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Builder Design Pattern um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67500" cy="7391400"/>
                    </a:xfrm>
                    <a:prstGeom prst="rect">
                      <a:avLst/>
                    </a:prstGeom>
                    <a:noFill/>
                    <a:ln>
                      <a:noFill/>
                    </a:ln>
                  </pic:spPr>
                </pic:pic>
              </a:graphicData>
            </a:graphic>
          </wp:inline>
        </w:drawing>
      </w:r>
    </w:p>
    <w:p w:rsidR="007204CF" w:rsidRPr="00553174" w:rsidRDefault="007204CF" w:rsidP="007204CF">
      <w:pPr>
        <w:pStyle w:val="Heading4"/>
        <w:shd w:val="clear" w:color="auto" w:fill="FFFFFF"/>
        <w:jc w:val="both"/>
        <w:rPr>
          <w:rFonts w:asciiTheme="minorHAnsi" w:hAnsiTheme="minorHAnsi" w:cs="Helvetica"/>
          <w:b w:val="0"/>
          <w:bCs w:val="0"/>
          <w:color w:val="610B4B"/>
          <w:sz w:val="20"/>
          <w:szCs w:val="20"/>
        </w:rPr>
      </w:pPr>
      <w:r w:rsidRPr="00553174">
        <w:rPr>
          <w:rFonts w:asciiTheme="minorHAnsi" w:hAnsiTheme="minorHAnsi" w:cs="Helvetica"/>
          <w:b w:val="0"/>
          <w:bCs w:val="0"/>
          <w:color w:val="610B4B"/>
          <w:sz w:val="20"/>
          <w:szCs w:val="20"/>
        </w:rPr>
        <w:t>Real world example of builder pattern</w:t>
      </w:r>
    </w:p>
    <w:p w:rsidR="007204CF" w:rsidRPr="00553174" w:rsidRDefault="007204CF" w:rsidP="007204CF">
      <w:pPr>
        <w:pStyle w:val="NormalWeb"/>
        <w:shd w:val="clear" w:color="auto" w:fill="FFFFFF"/>
        <w:jc w:val="both"/>
        <w:rPr>
          <w:rFonts w:asciiTheme="minorHAnsi" w:hAnsiTheme="minorHAnsi"/>
          <w:color w:val="000000"/>
          <w:sz w:val="20"/>
          <w:szCs w:val="20"/>
        </w:rPr>
      </w:pPr>
      <w:r w:rsidRPr="00553174">
        <w:rPr>
          <w:rFonts w:asciiTheme="minorHAnsi" w:hAnsiTheme="minorHAnsi"/>
          <w:color w:val="000000"/>
          <w:sz w:val="20"/>
          <w:szCs w:val="20"/>
        </w:rPr>
        <w:t>Let's see the step by step real world example of Builder Design Pattern.</w:t>
      </w:r>
    </w:p>
    <w:p w:rsidR="007204CF" w:rsidRPr="00553174" w:rsidRDefault="007204CF" w:rsidP="007204CF">
      <w:pPr>
        <w:pStyle w:val="NormalWeb"/>
        <w:shd w:val="clear" w:color="auto" w:fill="FFFFFF"/>
        <w:jc w:val="both"/>
        <w:rPr>
          <w:rFonts w:asciiTheme="minorHAnsi" w:hAnsiTheme="minorHAnsi"/>
          <w:color w:val="000000"/>
          <w:sz w:val="20"/>
          <w:szCs w:val="20"/>
        </w:rPr>
      </w:pPr>
      <w:r w:rsidRPr="00553174">
        <w:rPr>
          <w:rFonts w:asciiTheme="minorHAnsi" w:hAnsiTheme="minorHAnsi"/>
          <w:color w:val="000000"/>
          <w:sz w:val="20"/>
          <w:szCs w:val="20"/>
        </w:rPr>
        <w:lastRenderedPageBreak/>
        <w:t>Step 1</w:t>
      </w:r>
      <w:proofErr w:type="gramStart"/>
      <w:r w:rsidRPr="00553174">
        <w:rPr>
          <w:rFonts w:asciiTheme="minorHAnsi" w:hAnsiTheme="minorHAnsi"/>
          <w:color w:val="000000"/>
          <w:sz w:val="20"/>
          <w:szCs w:val="20"/>
        </w:rPr>
        <w:t>:</w:t>
      </w:r>
      <w:r w:rsidRPr="00553174">
        <w:rPr>
          <w:rFonts w:asciiTheme="minorHAnsi" w:hAnsiTheme="minorHAnsi"/>
          <w:b/>
          <w:bCs/>
          <w:color w:val="000000"/>
          <w:sz w:val="20"/>
          <w:szCs w:val="20"/>
        </w:rPr>
        <w:t>Create</w:t>
      </w:r>
      <w:proofErr w:type="gramEnd"/>
      <w:r w:rsidRPr="00553174">
        <w:rPr>
          <w:rFonts w:asciiTheme="minorHAnsi" w:hAnsiTheme="minorHAnsi"/>
          <w:b/>
          <w:bCs/>
          <w:color w:val="000000"/>
          <w:sz w:val="20"/>
          <w:szCs w:val="20"/>
        </w:rPr>
        <w:t xml:space="preserve"> an interface Item that represents the Pizza and Cold-drink.</w:t>
      </w:r>
    </w:p>
    <w:p w:rsidR="007204CF" w:rsidRPr="00553174" w:rsidRDefault="007204CF" w:rsidP="007204CF">
      <w:pPr>
        <w:shd w:val="clear" w:color="auto" w:fill="FFFFFF"/>
        <w:jc w:val="both"/>
        <w:rPr>
          <w:i/>
          <w:iCs/>
          <w:color w:val="000000"/>
          <w:sz w:val="20"/>
          <w:szCs w:val="20"/>
        </w:rPr>
      </w:pPr>
      <w:r w:rsidRPr="00553174">
        <w:rPr>
          <w:i/>
          <w:iCs/>
          <w:color w:val="000000"/>
          <w:sz w:val="20"/>
          <w:szCs w:val="20"/>
        </w:rPr>
        <w:t>File: Item.java</w:t>
      </w:r>
    </w:p>
    <w:p w:rsidR="007204CF" w:rsidRPr="00553174" w:rsidRDefault="007204CF" w:rsidP="007204CF">
      <w:pPr>
        <w:numPr>
          <w:ilvl w:val="0"/>
          <w:numId w:val="39"/>
        </w:numPr>
        <w:shd w:val="clear" w:color="auto" w:fill="FFFFFF"/>
        <w:spacing w:after="0" w:line="345" w:lineRule="atLeast"/>
        <w:ind w:left="0"/>
        <w:jc w:val="both"/>
        <w:rPr>
          <w:color w:val="000000"/>
          <w:sz w:val="20"/>
          <w:szCs w:val="20"/>
        </w:rPr>
      </w:pP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interface</w:t>
      </w:r>
      <w:r w:rsidRPr="00553174">
        <w:rPr>
          <w:color w:val="000000"/>
          <w:sz w:val="20"/>
          <w:szCs w:val="20"/>
          <w:bdr w:val="none" w:sz="0" w:space="0" w:color="auto" w:frame="1"/>
        </w:rPr>
        <w:t>  Item   </w:t>
      </w:r>
    </w:p>
    <w:p w:rsidR="007204CF" w:rsidRPr="00553174" w:rsidRDefault="007204CF" w:rsidP="007204CF">
      <w:pPr>
        <w:numPr>
          <w:ilvl w:val="0"/>
          <w:numId w:val="39"/>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39"/>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String name();  </w:t>
      </w:r>
    </w:p>
    <w:p w:rsidR="007204CF" w:rsidRPr="00553174" w:rsidRDefault="007204CF" w:rsidP="007204CF">
      <w:pPr>
        <w:numPr>
          <w:ilvl w:val="0"/>
          <w:numId w:val="39"/>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String size();  </w:t>
      </w:r>
    </w:p>
    <w:p w:rsidR="007204CF" w:rsidRPr="00553174" w:rsidRDefault="007204CF" w:rsidP="007204CF">
      <w:pPr>
        <w:numPr>
          <w:ilvl w:val="0"/>
          <w:numId w:val="39"/>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float</w:t>
      </w:r>
      <w:r w:rsidRPr="00553174">
        <w:rPr>
          <w:color w:val="000000"/>
          <w:sz w:val="20"/>
          <w:szCs w:val="20"/>
          <w:bdr w:val="none" w:sz="0" w:space="0" w:color="auto" w:frame="1"/>
        </w:rPr>
        <w:t> price();  </w:t>
      </w:r>
    </w:p>
    <w:p w:rsidR="007204CF" w:rsidRPr="00553174" w:rsidRDefault="007204CF" w:rsidP="007204CF">
      <w:pPr>
        <w:numPr>
          <w:ilvl w:val="0"/>
          <w:numId w:val="39"/>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w:t>
      </w:r>
      <w:r w:rsidRPr="00553174">
        <w:rPr>
          <w:rStyle w:val="comment"/>
          <w:color w:val="008200"/>
          <w:sz w:val="20"/>
          <w:szCs w:val="20"/>
          <w:bdr w:val="none" w:sz="0" w:space="0" w:color="auto" w:frame="1"/>
        </w:rPr>
        <w:t>// End of the interface Item.</w:t>
      </w:r>
      <w:r w:rsidRPr="00553174">
        <w:rPr>
          <w:color w:val="000000"/>
          <w:sz w:val="20"/>
          <w:szCs w:val="20"/>
          <w:bdr w:val="none" w:sz="0" w:space="0" w:color="auto" w:frame="1"/>
        </w:rPr>
        <w:t>  </w:t>
      </w:r>
    </w:p>
    <w:p w:rsidR="007204CF" w:rsidRPr="00553174" w:rsidRDefault="007204CF" w:rsidP="007204CF">
      <w:pPr>
        <w:pStyle w:val="NormalWeb"/>
        <w:shd w:val="clear" w:color="auto" w:fill="FFFFFF"/>
        <w:jc w:val="both"/>
        <w:rPr>
          <w:rFonts w:asciiTheme="minorHAnsi" w:hAnsiTheme="minorHAnsi"/>
          <w:color w:val="000000"/>
          <w:sz w:val="20"/>
          <w:szCs w:val="20"/>
        </w:rPr>
      </w:pPr>
      <w:r w:rsidRPr="00553174">
        <w:rPr>
          <w:rFonts w:asciiTheme="minorHAnsi" w:hAnsiTheme="minorHAnsi"/>
          <w:color w:val="000000"/>
          <w:sz w:val="20"/>
          <w:szCs w:val="20"/>
        </w:rPr>
        <w:t>Step 2</w:t>
      </w:r>
      <w:proofErr w:type="gramStart"/>
      <w:r w:rsidRPr="00553174">
        <w:rPr>
          <w:rFonts w:asciiTheme="minorHAnsi" w:hAnsiTheme="minorHAnsi"/>
          <w:color w:val="000000"/>
          <w:sz w:val="20"/>
          <w:szCs w:val="20"/>
        </w:rPr>
        <w:t>:</w:t>
      </w:r>
      <w:r w:rsidRPr="00553174">
        <w:rPr>
          <w:rFonts w:asciiTheme="minorHAnsi" w:hAnsiTheme="minorHAnsi"/>
          <w:b/>
          <w:bCs/>
          <w:color w:val="000000"/>
          <w:sz w:val="20"/>
          <w:szCs w:val="20"/>
        </w:rPr>
        <w:t>Create</w:t>
      </w:r>
      <w:proofErr w:type="gramEnd"/>
      <w:r w:rsidRPr="00553174">
        <w:rPr>
          <w:rFonts w:asciiTheme="minorHAnsi" w:hAnsiTheme="minorHAnsi"/>
          <w:b/>
          <w:bCs/>
          <w:color w:val="000000"/>
          <w:sz w:val="20"/>
          <w:szCs w:val="20"/>
        </w:rPr>
        <w:t xml:space="preserve"> an abstract class Pizza that will implement to the interface Item.</w:t>
      </w:r>
    </w:p>
    <w:p w:rsidR="007204CF" w:rsidRPr="00553174" w:rsidRDefault="007204CF" w:rsidP="007204CF">
      <w:pPr>
        <w:shd w:val="clear" w:color="auto" w:fill="FFFFFF"/>
        <w:jc w:val="both"/>
        <w:rPr>
          <w:i/>
          <w:iCs/>
          <w:color w:val="000000"/>
          <w:sz w:val="20"/>
          <w:szCs w:val="20"/>
        </w:rPr>
      </w:pPr>
      <w:r w:rsidRPr="00553174">
        <w:rPr>
          <w:i/>
          <w:iCs/>
          <w:color w:val="000000"/>
          <w:sz w:val="20"/>
          <w:szCs w:val="20"/>
        </w:rPr>
        <w:t>File: Pizza.java</w:t>
      </w:r>
    </w:p>
    <w:p w:rsidR="007204CF" w:rsidRPr="00553174" w:rsidRDefault="007204CF" w:rsidP="007204CF">
      <w:pPr>
        <w:numPr>
          <w:ilvl w:val="0"/>
          <w:numId w:val="40"/>
        </w:numPr>
        <w:shd w:val="clear" w:color="auto" w:fill="FFFFFF"/>
        <w:spacing w:after="0" w:line="345" w:lineRule="atLeast"/>
        <w:ind w:left="0"/>
        <w:jc w:val="both"/>
        <w:rPr>
          <w:color w:val="000000"/>
          <w:sz w:val="20"/>
          <w:szCs w:val="20"/>
        </w:rPr>
      </w:pP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abstract</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class</w:t>
      </w:r>
      <w:r w:rsidRPr="00553174">
        <w:rPr>
          <w:color w:val="000000"/>
          <w:sz w:val="20"/>
          <w:szCs w:val="20"/>
          <w:bdr w:val="none" w:sz="0" w:space="0" w:color="auto" w:frame="1"/>
        </w:rPr>
        <w:t> Pizza </w:t>
      </w:r>
      <w:r w:rsidRPr="00553174">
        <w:rPr>
          <w:rStyle w:val="keyword"/>
          <w:b/>
          <w:bCs/>
          <w:color w:val="006699"/>
          <w:sz w:val="20"/>
          <w:szCs w:val="20"/>
          <w:bdr w:val="none" w:sz="0" w:space="0" w:color="auto" w:frame="1"/>
        </w:rPr>
        <w:t>implements</w:t>
      </w:r>
      <w:r w:rsidRPr="00553174">
        <w:rPr>
          <w:color w:val="000000"/>
          <w:sz w:val="20"/>
          <w:szCs w:val="20"/>
          <w:bdr w:val="none" w:sz="0" w:space="0" w:color="auto" w:frame="1"/>
        </w:rPr>
        <w:t> Item{  </w:t>
      </w:r>
    </w:p>
    <w:p w:rsidR="007204CF" w:rsidRPr="00553174" w:rsidRDefault="007204CF" w:rsidP="007204CF">
      <w:pPr>
        <w:numPr>
          <w:ilvl w:val="0"/>
          <w:numId w:val="40"/>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annotation"/>
          <w:color w:val="646464"/>
          <w:sz w:val="20"/>
          <w:szCs w:val="20"/>
          <w:bdr w:val="none" w:sz="0" w:space="0" w:color="auto" w:frame="1"/>
        </w:rPr>
        <w:t>@Override</w:t>
      </w:r>
      <w:r w:rsidRPr="00553174">
        <w:rPr>
          <w:color w:val="000000"/>
          <w:sz w:val="20"/>
          <w:szCs w:val="20"/>
          <w:bdr w:val="none" w:sz="0" w:space="0" w:color="auto" w:frame="1"/>
        </w:rPr>
        <w:t>  </w:t>
      </w:r>
    </w:p>
    <w:p w:rsidR="007204CF" w:rsidRPr="00553174" w:rsidRDefault="007204CF" w:rsidP="007204CF">
      <w:pPr>
        <w:numPr>
          <w:ilvl w:val="0"/>
          <w:numId w:val="40"/>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abstract</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float</w:t>
      </w:r>
      <w:r w:rsidRPr="00553174">
        <w:rPr>
          <w:color w:val="000000"/>
          <w:sz w:val="20"/>
          <w:szCs w:val="20"/>
          <w:bdr w:val="none" w:sz="0" w:space="0" w:color="auto" w:frame="1"/>
        </w:rPr>
        <w:t> price();  </w:t>
      </w:r>
    </w:p>
    <w:p w:rsidR="007204CF" w:rsidRPr="00553174" w:rsidRDefault="007204CF" w:rsidP="007204CF">
      <w:pPr>
        <w:numPr>
          <w:ilvl w:val="0"/>
          <w:numId w:val="40"/>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pStyle w:val="NormalWeb"/>
        <w:shd w:val="clear" w:color="auto" w:fill="FFFFFF"/>
        <w:jc w:val="both"/>
        <w:rPr>
          <w:rFonts w:asciiTheme="minorHAnsi" w:hAnsiTheme="minorHAnsi"/>
          <w:color w:val="000000"/>
          <w:sz w:val="20"/>
          <w:szCs w:val="20"/>
        </w:rPr>
      </w:pPr>
      <w:r w:rsidRPr="00553174">
        <w:rPr>
          <w:rFonts w:asciiTheme="minorHAnsi" w:hAnsiTheme="minorHAnsi"/>
          <w:color w:val="000000"/>
          <w:sz w:val="20"/>
          <w:szCs w:val="20"/>
        </w:rPr>
        <w:t>Step 3</w:t>
      </w:r>
      <w:proofErr w:type="gramStart"/>
      <w:r w:rsidRPr="00553174">
        <w:rPr>
          <w:rFonts w:asciiTheme="minorHAnsi" w:hAnsiTheme="minorHAnsi"/>
          <w:color w:val="000000"/>
          <w:sz w:val="20"/>
          <w:szCs w:val="20"/>
        </w:rPr>
        <w:t>:</w:t>
      </w:r>
      <w:r w:rsidRPr="00553174">
        <w:rPr>
          <w:rFonts w:asciiTheme="minorHAnsi" w:hAnsiTheme="minorHAnsi"/>
          <w:b/>
          <w:bCs/>
          <w:color w:val="000000"/>
          <w:sz w:val="20"/>
          <w:szCs w:val="20"/>
        </w:rPr>
        <w:t>Create</w:t>
      </w:r>
      <w:proofErr w:type="gramEnd"/>
      <w:r w:rsidRPr="00553174">
        <w:rPr>
          <w:rFonts w:asciiTheme="minorHAnsi" w:hAnsiTheme="minorHAnsi"/>
          <w:b/>
          <w:bCs/>
          <w:color w:val="000000"/>
          <w:sz w:val="20"/>
          <w:szCs w:val="20"/>
        </w:rPr>
        <w:t xml:space="preserve"> an abstract class ColdDrink that will implement to the interface Item.</w:t>
      </w:r>
    </w:p>
    <w:p w:rsidR="007204CF" w:rsidRPr="00553174" w:rsidRDefault="007204CF" w:rsidP="007204CF">
      <w:pPr>
        <w:shd w:val="clear" w:color="auto" w:fill="FFFFFF"/>
        <w:jc w:val="both"/>
        <w:rPr>
          <w:i/>
          <w:iCs/>
          <w:color w:val="000000"/>
          <w:sz w:val="20"/>
          <w:szCs w:val="20"/>
        </w:rPr>
      </w:pPr>
      <w:r w:rsidRPr="00553174">
        <w:rPr>
          <w:i/>
          <w:iCs/>
          <w:color w:val="000000"/>
          <w:sz w:val="20"/>
          <w:szCs w:val="20"/>
        </w:rPr>
        <w:t>File: ColdDrink.java</w:t>
      </w:r>
    </w:p>
    <w:p w:rsidR="007204CF" w:rsidRPr="00553174" w:rsidRDefault="007204CF" w:rsidP="007204CF">
      <w:pPr>
        <w:numPr>
          <w:ilvl w:val="0"/>
          <w:numId w:val="41"/>
        </w:numPr>
        <w:shd w:val="clear" w:color="auto" w:fill="FFFFFF"/>
        <w:spacing w:after="0" w:line="345" w:lineRule="atLeast"/>
        <w:ind w:left="0"/>
        <w:jc w:val="both"/>
        <w:rPr>
          <w:color w:val="000000"/>
          <w:sz w:val="20"/>
          <w:szCs w:val="20"/>
        </w:rPr>
      </w:pP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abstract</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class</w:t>
      </w:r>
      <w:r w:rsidRPr="00553174">
        <w:rPr>
          <w:color w:val="000000"/>
          <w:sz w:val="20"/>
          <w:szCs w:val="20"/>
          <w:bdr w:val="none" w:sz="0" w:space="0" w:color="auto" w:frame="1"/>
        </w:rPr>
        <w:t> ColdDrink </w:t>
      </w:r>
      <w:r w:rsidRPr="00553174">
        <w:rPr>
          <w:rStyle w:val="keyword"/>
          <w:b/>
          <w:bCs/>
          <w:color w:val="006699"/>
          <w:sz w:val="20"/>
          <w:szCs w:val="20"/>
          <w:bdr w:val="none" w:sz="0" w:space="0" w:color="auto" w:frame="1"/>
        </w:rPr>
        <w:t>implements</w:t>
      </w:r>
      <w:r w:rsidRPr="00553174">
        <w:rPr>
          <w:color w:val="000000"/>
          <w:sz w:val="20"/>
          <w:szCs w:val="20"/>
          <w:bdr w:val="none" w:sz="0" w:space="0" w:color="auto" w:frame="1"/>
        </w:rPr>
        <w:t> Item{  </w:t>
      </w:r>
    </w:p>
    <w:p w:rsidR="007204CF" w:rsidRPr="00553174" w:rsidRDefault="007204CF" w:rsidP="007204CF">
      <w:pPr>
        <w:numPr>
          <w:ilvl w:val="0"/>
          <w:numId w:val="41"/>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annotation"/>
          <w:color w:val="646464"/>
          <w:sz w:val="20"/>
          <w:szCs w:val="20"/>
          <w:bdr w:val="none" w:sz="0" w:space="0" w:color="auto" w:frame="1"/>
        </w:rPr>
        <w:t>@Override</w:t>
      </w:r>
      <w:r w:rsidRPr="00553174">
        <w:rPr>
          <w:color w:val="000000"/>
          <w:sz w:val="20"/>
          <w:szCs w:val="20"/>
          <w:bdr w:val="none" w:sz="0" w:space="0" w:color="auto" w:frame="1"/>
        </w:rPr>
        <w:t>  </w:t>
      </w:r>
    </w:p>
    <w:p w:rsidR="007204CF" w:rsidRPr="00553174" w:rsidRDefault="007204CF" w:rsidP="007204CF">
      <w:pPr>
        <w:numPr>
          <w:ilvl w:val="0"/>
          <w:numId w:val="41"/>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abstract</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float</w:t>
      </w:r>
      <w:r w:rsidRPr="00553174">
        <w:rPr>
          <w:color w:val="000000"/>
          <w:sz w:val="20"/>
          <w:szCs w:val="20"/>
          <w:bdr w:val="none" w:sz="0" w:space="0" w:color="auto" w:frame="1"/>
        </w:rPr>
        <w:t> price();  </w:t>
      </w:r>
    </w:p>
    <w:p w:rsidR="007204CF" w:rsidRPr="00553174" w:rsidRDefault="007204CF" w:rsidP="007204CF">
      <w:pPr>
        <w:pStyle w:val="NormalWeb"/>
        <w:shd w:val="clear" w:color="auto" w:fill="FFFFFF"/>
        <w:jc w:val="both"/>
        <w:rPr>
          <w:rFonts w:asciiTheme="minorHAnsi" w:hAnsiTheme="minorHAnsi"/>
          <w:color w:val="000000"/>
          <w:sz w:val="20"/>
          <w:szCs w:val="20"/>
        </w:rPr>
      </w:pPr>
      <w:r w:rsidRPr="00553174">
        <w:rPr>
          <w:rFonts w:asciiTheme="minorHAnsi" w:hAnsiTheme="minorHAnsi"/>
          <w:color w:val="000000"/>
          <w:sz w:val="20"/>
          <w:szCs w:val="20"/>
        </w:rPr>
        <w:t>Step 4</w:t>
      </w:r>
      <w:proofErr w:type="gramStart"/>
      <w:r w:rsidRPr="00553174">
        <w:rPr>
          <w:rFonts w:asciiTheme="minorHAnsi" w:hAnsiTheme="minorHAnsi"/>
          <w:color w:val="000000"/>
          <w:sz w:val="20"/>
          <w:szCs w:val="20"/>
        </w:rPr>
        <w:t>:</w:t>
      </w:r>
      <w:r w:rsidRPr="00553174">
        <w:rPr>
          <w:rFonts w:asciiTheme="minorHAnsi" w:hAnsiTheme="minorHAnsi"/>
          <w:b/>
          <w:bCs/>
          <w:color w:val="000000"/>
          <w:sz w:val="20"/>
          <w:szCs w:val="20"/>
        </w:rPr>
        <w:t>Create</w:t>
      </w:r>
      <w:proofErr w:type="gramEnd"/>
      <w:r w:rsidRPr="00553174">
        <w:rPr>
          <w:rFonts w:asciiTheme="minorHAnsi" w:hAnsiTheme="minorHAnsi"/>
          <w:b/>
          <w:bCs/>
          <w:color w:val="000000"/>
          <w:sz w:val="20"/>
          <w:szCs w:val="20"/>
        </w:rPr>
        <w:t xml:space="preserve"> an abstract class VegPizza that will extend to the abstract class Pizza.</w:t>
      </w:r>
    </w:p>
    <w:p w:rsidR="007204CF" w:rsidRPr="00553174" w:rsidRDefault="007204CF" w:rsidP="007204CF">
      <w:pPr>
        <w:shd w:val="clear" w:color="auto" w:fill="FFFFFF"/>
        <w:jc w:val="both"/>
        <w:rPr>
          <w:i/>
          <w:iCs/>
          <w:color w:val="000000"/>
          <w:sz w:val="20"/>
          <w:szCs w:val="20"/>
        </w:rPr>
      </w:pPr>
      <w:r w:rsidRPr="00553174">
        <w:rPr>
          <w:i/>
          <w:iCs/>
          <w:color w:val="000000"/>
          <w:sz w:val="20"/>
          <w:szCs w:val="20"/>
        </w:rPr>
        <w:t>File: VegPizza.java</w:t>
      </w:r>
    </w:p>
    <w:p w:rsidR="007204CF" w:rsidRPr="00553174" w:rsidRDefault="007204CF" w:rsidP="007204CF">
      <w:pPr>
        <w:numPr>
          <w:ilvl w:val="0"/>
          <w:numId w:val="42"/>
        </w:numPr>
        <w:shd w:val="clear" w:color="auto" w:fill="FFFFFF"/>
        <w:spacing w:after="0" w:line="345" w:lineRule="atLeast"/>
        <w:ind w:left="0"/>
        <w:jc w:val="both"/>
        <w:rPr>
          <w:color w:val="000000"/>
          <w:sz w:val="20"/>
          <w:szCs w:val="20"/>
        </w:rPr>
      </w:pP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abstract</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class</w:t>
      </w:r>
      <w:r w:rsidRPr="00553174">
        <w:rPr>
          <w:color w:val="000000"/>
          <w:sz w:val="20"/>
          <w:szCs w:val="20"/>
          <w:bdr w:val="none" w:sz="0" w:space="0" w:color="auto" w:frame="1"/>
        </w:rPr>
        <w:t> VegPizza </w:t>
      </w:r>
      <w:r w:rsidRPr="00553174">
        <w:rPr>
          <w:rStyle w:val="keyword"/>
          <w:b/>
          <w:bCs/>
          <w:color w:val="006699"/>
          <w:sz w:val="20"/>
          <w:szCs w:val="20"/>
          <w:bdr w:val="none" w:sz="0" w:space="0" w:color="auto" w:frame="1"/>
        </w:rPr>
        <w:t>extends</w:t>
      </w:r>
      <w:r w:rsidRPr="00553174">
        <w:rPr>
          <w:color w:val="000000"/>
          <w:sz w:val="20"/>
          <w:szCs w:val="20"/>
          <w:bdr w:val="none" w:sz="0" w:space="0" w:color="auto" w:frame="1"/>
        </w:rPr>
        <w:t> Pizza{  </w:t>
      </w:r>
    </w:p>
    <w:p w:rsidR="007204CF" w:rsidRPr="00553174" w:rsidRDefault="007204CF" w:rsidP="007204CF">
      <w:pPr>
        <w:numPr>
          <w:ilvl w:val="0"/>
          <w:numId w:val="42"/>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annotation"/>
          <w:color w:val="646464"/>
          <w:sz w:val="20"/>
          <w:szCs w:val="20"/>
          <w:bdr w:val="none" w:sz="0" w:space="0" w:color="auto" w:frame="1"/>
        </w:rPr>
        <w:t>@Override</w:t>
      </w:r>
      <w:r w:rsidRPr="00553174">
        <w:rPr>
          <w:color w:val="000000"/>
          <w:sz w:val="20"/>
          <w:szCs w:val="20"/>
          <w:bdr w:val="none" w:sz="0" w:space="0" w:color="auto" w:frame="1"/>
        </w:rPr>
        <w:t>  </w:t>
      </w:r>
    </w:p>
    <w:p w:rsidR="007204CF" w:rsidRPr="00553174" w:rsidRDefault="007204CF" w:rsidP="007204CF">
      <w:pPr>
        <w:numPr>
          <w:ilvl w:val="0"/>
          <w:numId w:val="42"/>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abstract</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float</w:t>
      </w:r>
      <w:r w:rsidRPr="00553174">
        <w:rPr>
          <w:color w:val="000000"/>
          <w:sz w:val="20"/>
          <w:szCs w:val="20"/>
          <w:bdr w:val="none" w:sz="0" w:space="0" w:color="auto" w:frame="1"/>
        </w:rPr>
        <w:t> price();  </w:t>
      </w:r>
    </w:p>
    <w:p w:rsidR="007204CF" w:rsidRPr="00553174" w:rsidRDefault="007204CF" w:rsidP="007204CF">
      <w:pPr>
        <w:numPr>
          <w:ilvl w:val="0"/>
          <w:numId w:val="42"/>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annotation"/>
          <w:color w:val="646464"/>
          <w:sz w:val="20"/>
          <w:szCs w:val="20"/>
          <w:bdr w:val="none" w:sz="0" w:space="0" w:color="auto" w:frame="1"/>
        </w:rPr>
        <w:t>@Override</w:t>
      </w:r>
      <w:r w:rsidRPr="00553174">
        <w:rPr>
          <w:color w:val="000000"/>
          <w:sz w:val="20"/>
          <w:szCs w:val="20"/>
          <w:bdr w:val="none" w:sz="0" w:space="0" w:color="auto" w:frame="1"/>
        </w:rPr>
        <w:t>  </w:t>
      </w:r>
    </w:p>
    <w:p w:rsidR="007204CF" w:rsidRPr="00553174" w:rsidRDefault="007204CF" w:rsidP="007204CF">
      <w:pPr>
        <w:numPr>
          <w:ilvl w:val="0"/>
          <w:numId w:val="42"/>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abstract</w:t>
      </w:r>
      <w:r w:rsidRPr="00553174">
        <w:rPr>
          <w:color w:val="000000"/>
          <w:sz w:val="20"/>
          <w:szCs w:val="20"/>
          <w:bdr w:val="none" w:sz="0" w:space="0" w:color="auto" w:frame="1"/>
        </w:rPr>
        <w:t>  String name();  </w:t>
      </w:r>
    </w:p>
    <w:p w:rsidR="007204CF" w:rsidRPr="00553174" w:rsidRDefault="007204CF" w:rsidP="007204CF">
      <w:pPr>
        <w:numPr>
          <w:ilvl w:val="0"/>
          <w:numId w:val="42"/>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annotation"/>
          <w:color w:val="646464"/>
          <w:sz w:val="20"/>
          <w:szCs w:val="20"/>
          <w:bdr w:val="none" w:sz="0" w:space="0" w:color="auto" w:frame="1"/>
        </w:rPr>
        <w:t>@Override</w:t>
      </w:r>
      <w:r w:rsidRPr="00553174">
        <w:rPr>
          <w:color w:val="000000"/>
          <w:sz w:val="20"/>
          <w:szCs w:val="20"/>
          <w:bdr w:val="none" w:sz="0" w:space="0" w:color="auto" w:frame="1"/>
        </w:rPr>
        <w:t>  </w:t>
      </w:r>
    </w:p>
    <w:p w:rsidR="007204CF" w:rsidRPr="00553174" w:rsidRDefault="007204CF" w:rsidP="007204CF">
      <w:pPr>
        <w:numPr>
          <w:ilvl w:val="0"/>
          <w:numId w:val="42"/>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abstract</w:t>
      </w:r>
      <w:r w:rsidRPr="00553174">
        <w:rPr>
          <w:color w:val="000000"/>
          <w:sz w:val="20"/>
          <w:szCs w:val="20"/>
          <w:bdr w:val="none" w:sz="0" w:space="0" w:color="auto" w:frame="1"/>
        </w:rPr>
        <w:t>  String size();  </w:t>
      </w:r>
    </w:p>
    <w:p w:rsidR="007204CF" w:rsidRPr="00553174" w:rsidRDefault="007204CF" w:rsidP="007204CF">
      <w:pPr>
        <w:numPr>
          <w:ilvl w:val="0"/>
          <w:numId w:val="42"/>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w:t>
      </w:r>
      <w:r w:rsidRPr="00553174">
        <w:rPr>
          <w:rStyle w:val="comment"/>
          <w:color w:val="008200"/>
          <w:sz w:val="20"/>
          <w:szCs w:val="20"/>
          <w:bdr w:val="none" w:sz="0" w:space="0" w:color="auto" w:frame="1"/>
        </w:rPr>
        <w:t>// End of the abstract class VegPizza.</w:t>
      </w:r>
      <w:r w:rsidRPr="00553174">
        <w:rPr>
          <w:color w:val="000000"/>
          <w:sz w:val="20"/>
          <w:szCs w:val="20"/>
          <w:bdr w:val="none" w:sz="0" w:space="0" w:color="auto" w:frame="1"/>
        </w:rPr>
        <w:t>  </w:t>
      </w:r>
    </w:p>
    <w:p w:rsidR="007204CF" w:rsidRPr="00553174" w:rsidRDefault="007204CF" w:rsidP="007204CF">
      <w:pPr>
        <w:pStyle w:val="NormalWeb"/>
        <w:shd w:val="clear" w:color="auto" w:fill="FFFFFF"/>
        <w:jc w:val="both"/>
        <w:rPr>
          <w:rFonts w:asciiTheme="minorHAnsi" w:hAnsiTheme="minorHAnsi"/>
          <w:color w:val="000000"/>
          <w:sz w:val="20"/>
          <w:szCs w:val="20"/>
        </w:rPr>
      </w:pPr>
      <w:r w:rsidRPr="00553174">
        <w:rPr>
          <w:rFonts w:asciiTheme="minorHAnsi" w:hAnsiTheme="minorHAnsi"/>
          <w:color w:val="000000"/>
          <w:sz w:val="20"/>
          <w:szCs w:val="20"/>
        </w:rPr>
        <w:t>Step 5</w:t>
      </w:r>
      <w:proofErr w:type="gramStart"/>
      <w:r w:rsidRPr="00553174">
        <w:rPr>
          <w:rFonts w:asciiTheme="minorHAnsi" w:hAnsiTheme="minorHAnsi"/>
          <w:color w:val="000000"/>
          <w:sz w:val="20"/>
          <w:szCs w:val="20"/>
        </w:rPr>
        <w:t>:</w:t>
      </w:r>
      <w:r w:rsidRPr="00553174">
        <w:rPr>
          <w:rFonts w:asciiTheme="minorHAnsi" w:hAnsiTheme="minorHAnsi"/>
          <w:b/>
          <w:bCs/>
          <w:color w:val="000000"/>
          <w:sz w:val="20"/>
          <w:szCs w:val="20"/>
        </w:rPr>
        <w:t>Create</w:t>
      </w:r>
      <w:proofErr w:type="gramEnd"/>
      <w:r w:rsidRPr="00553174">
        <w:rPr>
          <w:rFonts w:asciiTheme="minorHAnsi" w:hAnsiTheme="minorHAnsi"/>
          <w:b/>
          <w:bCs/>
          <w:color w:val="000000"/>
          <w:sz w:val="20"/>
          <w:szCs w:val="20"/>
        </w:rPr>
        <w:t xml:space="preserve"> an abstract class NonVegPizza that will extend to the abstract class Pizza.</w:t>
      </w:r>
    </w:p>
    <w:p w:rsidR="007204CF" w:rsidRPr="00553174" w:rsidRDefault="007204CF" w:rsidP="007204CF">
      <w:pPr>
        <w:shd w:val="clear" w:color="auto" w:fill="FFFFFF"/>
        <w:jc w:val="both"/>
        <w:rPr>
          <w:i/>
          <w:iCs/>
          <w:color w:val="000000"/>
          <w:sz w:val="20"/>
          <w:szCs w:val="20"/>
        </w:rPr>
      </w:pPr>
      <w:r w:rsidRPr="00553174">
        <w:rPr>
          <w:i/>
          <w:iCs/>
          <w:color w:val="000000"/>
          <w:sz w:val="20"/>
          <w:szCs w:val="20"/>
        </w:rPr>
        <w:t>File: NonVegPizza.java</w:t>
      </w:r>
    </w:p>
    <w:p w:rsidR="007204CF" w:rsidRPr="00553174" w:rsidRDefault="007204CF" w:rsidP="007204CF">
      <w:pPr>
        <w:numPr>
          <w:ilvl w:val="0"/>
          <w:numId w:val="43"/>
        </w:numPr>
        <w:shd w:val="clear" w:color="auto" w:fill="FFFFFF"/>
        <w:spacing w:after="0" w:line="345" w:lineRule="atLeast"/>
        <w:ind w:left="0"/>
        <w:jc w:val="both"/>
        <w:rPr>
          <w:color w:val="000000"/>
          <w:sz w:val="20"/>
          <w:szCs w:val="20"/>
        </w:rPr>
      </w:pPr>
      <w:r w:rsidRPr="00553174">
        <w:rPr>
          <w:rStyle w:val="keyword"/>
          <w:b/>
          <w:bCs/>
          <w:color w:val="006699"/>
          <w:sz w:val="20"/>
          <w:szCs w:val="20"/>
          <w:bdr w:val="none" w:sz="0" w:space="0" w:color="auto" w:frame="1"/>
        </w:rPr>
        <w:lastRenderedPageBreak/>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abstract</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class</w:t>
      </w:r>
      <w:r w:rsidRPr="00553174">
        <w:rPr>
          <w:color w:val="000000"/>
          <w:sz w:val="20"/>
          <w:szCs w:val="20"/>
          <w:bdr w:val="none" w:sz="0" w:space="0" w:color="auto" w:frame="1"/>
        </w:rPr>
        <w:t> NonVegPizza </w:t>
      </w:r>
      <w:r w:rsidRPr="00553174">
        <w:rPr>
          <w:rStyle w:val="keyword"/>
          <w:b/>
          <w:bCs/>
          <w:color w:val="006699"/>
          <w:sz w:val="20"/>
          <w:szCs w:val="20"/>
          <w:bdr w:val="none" w:sz="0" w:space="0" w:color="auto" w:frame="1"/>
        </w:rPr>
        <w:t>extends</w:t>
      </w:r>
      <w:r w:rsidRPr="00553174">
        <w:rPr>
          <w:color w:val="000000"/>
          <w:sz w:val="20"/>
          <w:szCs w:val="20"/>
          <w:bdr w:val="none" w:sz="0" w:space="0" w:color="auto" w:frame="1"/>
        </w:rPr>
        <w:t> Pizza{  </w:t>
      </w:r>
    </w:p>
    <w:p w:rsidR="007204CF" w:rsidRPr="00553174" w:rsidRDefault="007204CF" w:rsidP="007204CF">
      <w:pPr>
        <w:numPr>
          <w:ilvl w:val="0"/>
          <w:numId w:val="4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annotation"/>
          <w:color w:val="646464"/>
          <w:sz w:val="20"/>
          <w:szCs w:val="20"/>
          <w:bdr w:val="none" w:sz="0" w:space="0" w:color="auto" w:frame="1"/>
        </w:rPr>
        <w:t>@Override</w:t>
      </w:r>
      <w:r w:rsidRPr="00553174">
        <w:rPr>
          <w:color w:val="000000"/>
          <w:sz w:val="20"/>
          <w:szCs w:val="20"/>
          <w:bdr w:val="none" w:sz="0" w:space="0" w:color="auto" w:frame="1"/>
        </w:rPr>
        <w:t>  </w:t>
      </w:r>
    </w:p>
    <w:p w:rsidR="007204CF" w:rsidRPr="00553174" w:rsidRDefault="007204CF" w:rsidP="007204CF">
      <w:pPr>
        <w:numPr>
          <w:ilvl w:val="0"/>
          <w:numId w:val="4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abstract</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float</w:t>
      </w:r>
      <w:r w:rsidRPr="00553174">
        <w:rPr>
          <w:color w:val="000000"/>
          <w:sz w:val="20"/>
          <w:szCs w:val="20"/>
          <w:bdr w:val="none" w:sz="0" w:space="0" w:color="auto" w:frame="1"/>
        </w:rPr>
        <w:t> price();  </w:t>
      </w:r>
    </w:p>
    <w:p w:rsidR="007204CF" w:rsidRPr="00553174" w:rsidRDefault="007204CF" w:rsidP="007204CF">
      <w:pPr>
        <w:numPr>
          <w:ilvl w:val="0"/>
          <w:numId w:val="4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annotation"/>
          <w:color w:val="646464"/>
          <w:sz w:val="20"/>
          <w:szCs w:val="20"/>
          <w:bdr w:val="none" w:sz="0" w:space="0" w:color="auto" w:frame="1"/>
        </w:rPr>
        <w:t>@Override</w:t>
      </w:r>
      <w:r w:rsidRPr="00553174">
        <w:rPr>
          <w:color w:val="000000"/>
          <w:sz w:val="20"/>
          <w:szCs w:val="20"/>
          <w:bdr w:val="none" w:sz="0" w:space="0" w:color="auto" w:frame="1"/>
        </w:rPr>
        <w:t>  </w:t>
      </w:r>
    </w:p>
    <w:p w:rsidR="007204CF" w:rsidRPr="00553174" w:rsidRDefault="007204CF" w:rsidP="007204CF">
      <w:pPr>
        <w:numPr>
          <w:ilvl w:val="0"/>
          <w:numId w:val="4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abstract</w:t>
      </w:r>
      <w:r w:rsidRPr="00553174">
        <w:rPr>
          <w:color w:val="000000"/>
          <w:sz w:val="20"/>
          <w:szCs w:val="20"/>
          <w:bdr w:val="none" w:sz="0" w:space="0" w:color="auto" w:frame="1"/>
        </w:rPr>
        <w:t> String name();  </w:t>
      </w:r>
    </w:p>
    <w:p w:rsidR="007204CF" w:rsidRPr="00553174" w:rsidRDefault="007204CF" w:rsidP="007204CF">
      <w:pPr>
        <w:numPr>
          <w:ilvl w:val="0"/>
          <w:numId w:val="4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annotation"/>
          <w:color w:val="646464"/>
          <w:sz w:val="20"/>
          <w:szCs w:val="20"/>
          <w:bdr w:val="none" w:sz="0" w:space="0" w:color="auto" w:frame="1"/>
        </w:rPr>
        <w:t>@Override</w:t>
      </w:r>
      <w:r w:rsidRPr="00553174">
        <w:rPr>
          <w:color w:val="000000"/>
          <w:sz w:val="20"/>
          <w:szCs w:val="20"/>
          <w:bdr w:val="none" w:sz="0" w:space="0" w:color="auto" w:frame="1"/>
        </w:rPr>
        <w:t>  </w:t>
      </w:r>
    </w:p>
    <w:p w:rsidR="007204CF" w:rsidRPr="00553174" w:rsidRDefault="007204CF" w:rsidP="007204CF">
      <w:pPr>
        <w:numPr>
          <w:ilvl w:val="0"/>
          <w:numId w:val="4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abstract</w:t>
      </w:r>
      <w:r w:rsidRPr="00553174">
        <w:rPr>
          <w:color w:val="000000"/>
          <w:sz w:val="20"/>
          <w:szCs w:val="20"/>
          <w:bdr w:val="none" w:sz="0" w:space="0" w:color="auto" w:frame="1"/>
        </w:rPr>
        <w:t> String size();  </w:t>
      </w:r>
    </w:p>
    <w:p w:rsidR="007204CF" w:rsidRPr="00553174" w:rsidRDefault="007204CF" w:rsidP="007204CF">
      <w:pPr>
        <w:numPr>
          <w:ilvl w:val="0"/>
          <w:numId w:val="4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w:t>
      </w:r>
      <w:r w:rsidRPr="00553174">
        <w:rPr>
          <w:rStyle w:val="comment"/>
          <w:color w:val="008200"/>
          <w:sz w:val="20"/>
          <w:szCs w:val="20"/>
          <w:bdr w:val="none" w:sz="0" w:space="0" w:color="auto" w:frame="1"/>
        </w:rPr>
        <w:t>// End of the abstract class NonVegPizza.</w:t>
      </w:r>
      <w:r w:rsidRPr="00553174">
        <w:rPr>
          <w:color w:val="000000"/>
          <w:sz w:val="20"/>
          <w:szCs w:val="20"/>
          <w:bdr w:val="none" w:sz="0" w:space="0" w:color="auto" w:frame="1"/>
        </w:rPr>
        <w:t>  </w:t>
      </w:r>
    </w:p>
    <w:p w:rsidR="007204CF" w:rsidRPr="00553174" w:rsidRDefault="007204CF" w:rsidP="007204CF">
      <w:pPr>
        <w:pStyle w:val="NormalWeb"/>
        <w:shd w:val="clear" w:color="auto" w:fill="FFFFFF"/>
        <w:jc w:val="both"/>
        <w:rPr>
          <w:rFonts w:asciiTheme="minorHAnsi" w:hAnsiTheme="minorHAnsi"/>
          <w:color w:val="000000"/>
          <w:sz w:val="20"/>
          <w:szCs w:val="20"/>
        </w:rPr>
      </w:pPr>
      <w:r w:rsidRPr="00553174">
        <w:rPr>
          <w:rFonts w:asciiTheme="minorHAnsi" w:hAnsiTheme="minorHAnsi"/>
          <w:color w:val="000000"/>
          <w:sz w:val="20"/>
          <w:szCs w:val="20"/>
        </w:rPr>
        <w:t>Step 6</w:t>
      </w:r>
      <w:proofErr w:type="gramStart"/>
      <w:r w:rsidRPr="00553174">
        <w:rPr>
          <w:rFonts w:asciiTheme="minorHAnsi" w:hAnsiTheme="minorHAnsi"/>
          <w:color w:val="000000"/>
          <w:sz w:val="20"/>
          <w:szCs w:val="20"/>
        </w:rPr>
        <w:t>:</w:t>
      </w:r>
      <w:r w:rsidRPr="00553174">
        <w:rPr>
          <w:rFonts w:asciiTheme="minorHAnsi" w:hAnsiTheme="minorHAnsi"/>
          <w:b/>
          <w:bCs/>
          <w:color w:val="000000"/>
          <w:sz w:val="20"/>
          <w:szCs w:val="20"/>
        </w:rPr>
        <w:t>Now</w:t>
      </w:r>
      <w:proofErr w:type="gramEnd"/>
      <w:r w:rsidRPr="00553174">
        <w:rPr>
          <w:rFonts w:asciiTheme="minorHAnsi" w:hAnsiTheme="minorHAnsi"/>
          <w:b/>
          <w:bCs/>
          <w:color w:val="000000"/>
          <w:sz w:val="20"/>
          <w:szCs w:val="20"/>
        </w:rPr>
        <w:t>, create concrete sub-classes SmallCheezePizza, MediumCheezePizza, LargeCheezePizza, ExtraLargeCheezePizza that will extend to the abstract class VegPizza.</w:t>
      </w:r>
    </w:p>
    <w:p w:rsidR="007204CF" w:rsidRPr="00553174" w:rsidRDefault="007204CF" w:rsidP="007204CF">
      <w:pPr>
        <w:shd w:val="clear" w:color="auto" w:fill="FFFFFF"/>
        <w:jc w:val="both"/>
        <w:rPr>
          <w:i/>
          <w:iCs/>
          <w:color w:val="000000"/>
          <w:sz w:val="20"/>
          <w:szCs w:val="20"/>
        </w:rPr>
      </w:pPr>
      <w:r w:rsidRPr="00553174">
        <w:rPr>
          <w:i/>
          <w:iCs/>
          <w:color w:val="000000"/>
          <w:sz w:val="20"/>
          <w:szCs w:val="20"/>
        </w:rPr>
        <w:t>File: SmallCheezePizza.java</w:t>
      </w:r>
    </w:p>
    <w:p w:rsidR="007204CF" w:rsidRPr="00553174" w:rsidRDefault="007204CF" w:rsidP="007204CF">
      <w:pPr>
        <w:numPr>
          <w:ilvl w:val="0"/>
          <w:numId w:val="44"/>
        </w:numPr>
        <w:shd w:val="clear" w:color="auto" w:fill="FFFFFF"/>
        <w:spacing w:after="0" w:line="345" w:lineRule="atLeast"/>
        <w:ind w:left="0"/>
        <w:jc w:val="both"/>
        <w:rPr>
          <w:color w:val="000000"/>
          <w:sz w:val="20"/>
          <w:szCs w:val="20"/>
        </w:rPr>
      </w:pP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class</w:t>
      </w:r>
      <w:r w:rsidRPr="00553174">
        <w:rPr>
          <w:color w:val="000000"/>
          <w:sz w:val="20"/>
          <w:szCs w:val="20"/>
          <w:bdr w:val="none" w:sz="0" w:space="0" w:color="auto" w:frame="1"/>
        </w:rPr>
        <w:t> SmallCheezePizza </w:t>
      </w:r>
      <w:r w:rsidRPr="00553174">
        <w:rPr>
          <w:rStyle w:val="keyword"/>
          <w:b/>
          <w:bCs/>
          <w:color w:val="006699"/>
          <w:sz w:val="20"/>
          <w:szCs w:val="20"/>
          <w:bdr w:val="none" w:sz="0" w:space="0" w:color="auto" w:frame="1"/>
        </w:rPr>
        <w:t>extends</w:t>
      </w:r>
      <w:r w:rsidRPr="00553174">
        <w:rPr>
          <w:color w:val="000000"/>
          <w:sz w:val="20"/>
          <w:szCs w:val="20"/>
          <w:bdr w:val="none" w:sz="0" w:space="0" w:color="auto" w:frame="1"/>
        </w:rPr>
        <w:t> VegPizza{  </w:t>
      </w:r>
    </w:p>
    <w:p w:rsidR="007204CF" w:rsidRPr="00553174" w:rsidRDefault="007204CF" w:rsidP="007204CF">
      <w:pPr>
        <w:numPr>
          <w:ilvl w:val="0"/>
          <w:numId w:val="44"/>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annotation"/>
          <w:color w:val="646464"/>
          <w:sz w:val="20"/>
          <w:szCs w:val="20"/>
          <w:bdr w:val="none" w:sz="0" w:space="0" w:color="auto" w:frame="1"/>
        </w:rPr>
        <w:t>@Override</w:t>
      </w:r>
      <w:r w:rsidRPr="00553174">
        <w:rPr>
          <w:color w:val="000000"/>
          <w:sz w:val="20"/>
          <w:szCs w:val="20"/>
          <w:bdr w:val="none" w:sz="0" w:space="0" w:color="auto" w:frame="1"/>
        </w:rPr>
        <w:t>  </w:t>
      </w:r>
    </w:p>
    <w:p w:rsidR="007204CF" w:rsidRPr="00553174" w:rsidRDefault="007204CF" w:rsidP="007204CF">
      <w:pPr>
        <w:numPr>
          <w:ilvl w:val="0"/>
          <w:numId w:val="44"/>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float</w:t>
      </w:r>
      <w:r w:rsidRPr="00553174">
        <w:rPr>
          <w:color w:val="000000"/>
          <w:sz w:val="20"/>
          <w:szCs w:val="20"/>
          <w:bdr w:val="none" w:sz="0" w:space="0" w:color="auto" w:frame="1"/>
        </w:rPr>
        <w:t> price() {  </w:t>
      </w:r>
    </w:p>
    <w:p w:rsidR="007204CF" w:rsidRPr="00553174" w:rsidRDefault="007204CF" w:rsidP="007204CF">
      <w:pPr>
        <w:numPr>
          <w:ilvl w:val="0"/>
          <w:numId w:val="44"/>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return</w:t>
      </w:r>
      <w:r w:rsidRPr="00553174">
        <w:rPr>
          <w:color w:val="000000"/>
          <w:sz w:val="20"/>
          <w:szCs w:val="20"/>
          <w:bdr w:val="none" w:sz="0" w:space="0" w:color="auto" w:frame="1"/>
        </w:rPr>
        <w:t> </w:t>
      </w:r>
      <w:r w:rsidRPr="00553174">
        <w:rPr>
          <w:rStyle w:val="number"/>
          <w:color w:val="C00000"/>
          <w:sz w:val="20"/>
          <w:szCs w:val="20"/>
          <w:bdr w:val="none" w:sz="0" w:space="0" w:color="auto" w:frame="1"/>
        </w:rPr>
        <w:t>170</w:t>
      </w:r>
      <w:r w:rsidRPr="00553174">
        <w:rPr>
          <w:color w:val="000000"/>
          <w:sz w:val="20"/>
          <w:szCs w:val="20"/>
          <w:bdr w:val="none" w:sz="0" w:space="0" w:color="auto" w:frame="1"/>
        </w:rPr>
        <w:t>.0f;  </w:t>
      </w:r>
    </w:p>
    <w:p w:rsidR="007204CF" w:rsidRPr="00553174" w:rsidRDefault="007204CF" w:rsidP="007204CF">
      <w:pPr>
        <w:numPr>
          <w:ilvl w:val="0"/>
          <w:numId w:val="44"/>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44"/>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annotation"/>
          <w:color w:val="646464"/>
          <w:sz w:val="20"/>
          <w:szCs w:val="20"/>
          <w:bdr w:val="none" w:sz="0" w:space="0" w:color="auto" w:frame="1"/>
        </w:rPr>
        <w:t>@Override</w:t>
      </w:r>
      <w:r w:rsidRPr="00553174">
        <w:rPr>
          <w:color w:val="000000"/>
          <w:sz w:val="20"/>
          <w:szCs w:val="20"/>
          <w:bdr w:val="none" w:sz="0" w:space="0" w:color="auto" w:frame="1"/>
        </w:rPr>
        <w:t>  </w:t>
      </w:r>
    </w:p>
    <w:p w:rsidR="007204CF" w:rsidRPr="00553174" w:rsidRDefault="007204CF" w:rsidP="007204CF">
      <w:pPr>
        <w:numPr>
          <w:ilvl w:val="0"/>
          <w:numId w:val="44"/>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String name() {  </w:t>
      </w:r>
    </w:p>
    <w:p w:rsidR="007204CF" w:rsidRPr="00553174" w:rsidRDefault="007204CF" w:rsidP="007204CF">
      <w:pPr>
        <w:numPr>
          <w:ilvl w:val="0"/>
          <w:numId w:val="44"/>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return</w:t>
      </w:r>
      <w:r w:rsidRPr="00553174">
        <w:rPr>
          <w:color w:val="000000"/>
          <w:sz w:val="20"/>
          <w:szCs w:val="20"/>
          <w:bdr w:val="none" w:sz="0" w:space="0" w:color="auto" w:frame="1"/>
        </w:rPr>
        <w:t> </w:t>
      </w:r>
      <w:r w:rsidRPr="00553174">
        <w:rPr>
          <w:rStyle w:val="string"/>
          <w:color w:val="0000FF"/>
          <w:sz w:val="20"/>
          <w:szCs w:val="20"/>
          <w:bdr w:val="none" w:sz="0" w:space="0" w:color="auto" w:frame="1"/>
        </w:rPr>
        <w:t>"Cheeze Pizza"</w:t>
      </w:r>
      <w:r w:rsidRPr="00553174">
        <w:rPr>
          <w:color w:val="000000"/>
          <w:sz w:val="20"/>
          <w:szCs w:val="20"/>
          <w:bdr w:val="none" w:sz="0" w:space="0" w:color="auto" w:frame="1"/>
        </w:rPr>
        <w:t>;  </w:t>
      </w:r>
    </w:p>
    <w:p w:rsidR="007204CF" w:rsidRPr="00553174" w:rsidRDefault="007204CF" w:rsidP="007204CF">
      <w:pPr>
        <w:numPr>
          <w:ilvl w:val="0"/>
          <w:numId w:val="44"/>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44"/>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annotation"/>
          <w:color w:val="646464"/>
          <w:sz w:val="20"/>
          <w:szCs w:val="20"/>
          <w:bdr w:val="none" w:sz="0" w:space="0" w:color="auto" w:frame="1"/>
        </w:rPr>
        <w:t>@Override</w:t>
      </w:r>
      <w:r w:rsidRPr="00553174">
        <w:rPr>
          <w:color w:val="000000"/>
          <w:sz w:val="20"/>
          <w:szCs w:val="20"/>
          <w:bdr w:val="none" w:sz="0" w:space="0" w:color="auto" w:frame="1"/>
        </w:rPr>
        <w:t>  </w:t>
      </w:r>
    </w:p>
    <w:p w:rsidR="007204CF" w:rsidRPr="00553174" w:rsidRDefault="007204CF" w:rsidP="007204CF">
      <w:pPr>
        <w:numPr>
          <w:ilvl w:val="0"/>
          <w:numId w:val="44"/>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String size() {  </w:t>
      </w:r>
    </w:p>
    <w:p w:rsidR="007204CF" w:rsidRPr="00553174" w:rsidRDefault="007204CF" w:rsidP="007204CF">
      <w:pPr>
        <w:numPr>
          <w:ilvl w:val="0"/>
          <w:numId w:val="44"/>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return</w:t>
      </w:r>
      <w:r w:rsidRPr="00553174">
        <w:rPr>
          <w:color w:val="000000"/>
          <w:sz w:val="20"/>
          <w:szCs w:val="20"/>
          <w:bdr w:val="none" w:sz="0" w:space="0" w:color="auto" w:frame="1"/>
        </w:rPr>
        <w:t> </w:t>
      </w:r>
      <w:r w:rsidRPr="00553174">
        <w:rPr>
          <w:rStyle w:val="string"/>
          <w:color w:val="0000FF"/>
          <w:sz w:val="20"/>
          <w:szCs w:val="20"/>
          <w:bdr w:val="none" w:sz="0" w:space="0" w:color="auto" w:frame="1"/>
        </w:rPr>
        <w:t>"Small size"</w:t>
      </w:r>
      <w:r w:rsidRPr="00553174">
        <w:rPr>
          <w:color w:val="000000"/>
          <w:sz w:val="20"/>
          <w:szCs w:val="20"/>
          <w:bdr w:val="none" w:sz="0" w:space="0" w:color="auto" w:frame="1"/>
        </w:rPr>
        <w:t>;  </w:t>
      </w:r>
    </w:p>
    <w:p w:rsidR="007204CF" w:rsidRPr="00553174" w:rsidRDefault="007204CF" w:rsidP="007204CF">
      <w:pPr>
        <w:numPr>
          <w:ilvl w:val="0"/>
          <w:numId w:val="44"/>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44"/>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w:t>
      </w:r>
      <w:r w:rsidRPr="00553174">
        <w:rPr>
          <w:rStyle w:val="comment"/>
          <w:color w:val="008200"/>
          <w:sz w:val="20"/>
          <w:szCs w:val="20"/>
          <w:bdr w:val="none" w:sz="0" w:space="0" w:color="auto" w:frame="1"/>
        </w:rPr>
        <w:t>// End of the SmallCheezePizza class.</w:t>
      </w:r>
      <w:r w:rsidRPr="00553174">
        <w:rPr>
          <w:color w:val="000000"/>
          <w:sz w:val="20"/>
          <w:szCs w:val="20"/>
          <w:bdr w:val="none" w:sz="0" w:space="0" w:color="auto" w:frame="1"/>
        </w:rPr>
        <w:t>  </w:t>
      </w:r>
    </w:p>
    <w:p w:rsidR="007204CF" w:rsidRPr="00553174" w:rsidRDefault="007204CF" w:rsidP="007204CF">
      <w:pPr>
        <w:shd w:val="clear" w:color="auto" w:fill="FFFFFF"/>
        <w:spacing w:line="240" w:lineRule="auto"/>
        <w:jc w:val="both"/>
        <w:rPr>
          <w:i/>
          <w:iCs/>
          <w:color w:val="000000"/>
          <w:sz w:val="20"/>
          <w:szCs w:val="20"/>
        </w:rPr>
      </w:pPr>
      <w:r w:rsidRPr="00553174">
        <w:rPr>
          <w:i/>
          <w:iCs/>
          <w:color w:val="000000"/>
          <w:sz w:val="20"/>
          <w:szCs w:val="20"/>
        </w:rPr>
        <w:t>File: MediumCheezePizza.java</w:t>
      </w:r>
    </w:p>
    <w:p w:rsidR="007204CF" w:rsidRPr="00553174" w:rsidRDefault="007204CF" w:rsidP="007204CF">
      <w:pPr>
        <w:numPr>
          <w:ilvl w:val="0"/>
          <w:numId w:val="45"/>
        </w:numPr>
        <w:shd w:val="clear" w:color="auto" w:fill="FFFFFF"/>
        <w:spacing w:after="0" w:line="345" w:lineRule="atLeast"/>
        <w:ind w:left="0"/>
        <w:jc w:val="both"/>
        <w:rPr>
          <w:color w:val="000000"/>
          <w:sz w:val="20"/>
          <w:szCs w:val="20"/>
        </w:rPr>
      </w:pP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class</w:t>
      </w:r>
      <w:r w:rsidRPr="00553174">
        <w:rPr>
          <w:color w:val="000000"/>
          <w:sz w:val="20"/>
          <w:szCs w:val="20"/>
          <w:bdr w:val="none" w:sz="0" w:space="0" w:color="auto" w:frame="1"/>
        </w:rPr>
        <w:t> MediumCheezePizza </w:t>
      </w:r>
      <w:r w:rsidRPr="00553174">
        <w:rPr>
          <w:rStyle w:val="keyword"/>
          <w:b/>
          <w:bCs/>
          <w:color w:val="006699"/>
          <w:sz w:val="20"/>
          <w:szCs w:val="20"/>
          <w:bdr w:val="none" w:sz="0" w:space="0" w:color="auto" w:frame="1"/>
        </w:rPr>
        <w:t>extends</w:t>
      </w:r>
      <w:r w:rsidRPr="00553174">
        <w:rPr>
          <w:color w:val="000000"/>
          <w:sz w:val="20"/>
          <w:szCs w:val="20"/>
          <w:bdr w:val="none" w:sz="0" w:space="0" w:color="auto" w:frame="1"/>
        </w:rPr>
        <w:t> VegPizza{  </w:t>
      </w:r>
    </w:p>
    <w:p w:rsidR="007204CF" w:rsidRPr="00553174" w:rsidRDefault="007204CF" w:rsidP="007204CF">
      <w:pPr>
        <w:numPr>
          <w:ilvl w:val="0"/>
          <w:numId w:val="4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annotation"/>
          <w:color w:val="646464"/>
          <w:sz w:val="20"/>
          <w:szCs w:val="20"/>
          <w:bdr w:val="none" w:sz="0" w:space="0" w:color="auto" w:frame="1"/>
        </w:rPr>
        <w:t>@Override</w:t>
      </w:r>
      <w:r w:rsidRPr="00553174">
        <w:rPr>
          <w:color w:val="000000"/>
          <w:sz w:val="20"/>
          <w:szCs w:val="20"/>
          <w:bdr w:val="none" w:sz="0" w:space="0" w:color="auto" w:frame="1"/>
        </w:rPr>
        <w:t>  </w:t>
      </w:r>
    </w:p>
    <w:p w:rsidR="007204CF" w:rsidRPr="00553174" w:rsidRDefault="007204CF" w:rsidP="007204CF">
      <w:pPr>
        <w:numPr>
          <w:ilvl w:val="0"/>
          <w:numId w:val="4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float</w:t>
      </w:r>
      <w:r w:rsidRPr="00553174">
        <w:rPr>
          <w:color w:val="000000"/>
          <w:sz w:val="20"/>
          <w:szCs w:val="20"/>
          <w:bdr w:val="none" w:sz="0" w:space="0" w:color="auto" w:frame="1"/>
        </w:rPr>
        <w:t> price() {  </w:t>
      </w:r>
    </w:p>
    <w:p w:rsidR="007204CF" w:rsidRPr="00553174" w:rsidRDefault="007204CF" w:rsidP="007204CF">
      <w:pPr>
        <w:numPr>
          <w:ilvl w:val="0"/>
          <w:numId w:val="4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return</w:t>
      </w:r>
      <w:r w:rsidRPr="00553174">
        <w:rPr>
          <w:color w:val="000000"/>
          <w:sz w:val="20"/>
          <w:szCs w:val="20"/>
          <w:bdr w:val="none" w:sz="0" w:space="0" w:color="auto" w:frame="1"/>
        </w:rPr>
        <w:t>  </w:t>
      </w:r>
      <w:r w:rsidRPr="00553174">
        <w:rPr>
          <w:rStyle w:val="number"/>
          <w:color w:val="C00000"/>
          <w:sz w:val="20"/>
          <w:szCs w:val="20"/>
          <w:bdr w:val="none" w:sz="0" w:space="0" w:color="auto" w:frame="1"/>
        </w:rPr>
        <w:t>220</w:t>
      </w:r>
      <w:r w:rsidRPr="00553174">
        <w:rPr>
          <w:color w:val="000000"/>
          <w:sz w:val="20"/>
          <w:szCs w:val="20"/>
          <w:bdr w:val="none" w:sz="0" w:space="0" w:color="auto" w:frame="1"/>
        </w:rPr>
        <w:t>.f;  </w:t>
      </w:r>
    </w:p>
    <w:p w:rsidR="007204CF" w:rsidRPr="00553174" w:rsidRDefault="007204CF" w:rsidP="007204CF">
      <w:pPr>
        <w:numPr>
          <w:ilvl w:val="0"/>
          <w:numId w:val="4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4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annotation"/>
          <w:color w:val="646464"/>
          <w:sz w:val="20"/>
          <w:szCs w:val="20"/>
          <w:bdr w:val="none" w:sz="0" w:space="0" w:color="auto" w:frame="1"/>
        </w:rPr>
        <w:t>@Override</w:t>
      </w:r>
      <w:r w:rsidRPr="00553174">
        <w:rPr>
          <w:color w:val="000000"/>
          <w:sz w:val="20"/>
          <w:szCs w:val="20"/>
          <w:bdr w:val="none" w:sz="0" w:space="0" w:color="auto" w:frame="1"/>
        </w:rPr>
        <w:t>  </w:t>
      </w:r>
    </w:p>
    <w:p w:rsidR="007204CF" w:rsidRPr="00553174" w:rsidRDefault="007204CF" w:rsidP="007204CF">
      <w:pPr>
        <w:numPr>
          <w:ilvl w:val="0"/>
          <w:numId w:val="4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String name() {  </w:t>
      </w:r>
    </w:p>
    <w:p w:rsidR="007204CF" w:rsidRPr="00553174" w:rsidRDefault="007204CF" w:rsidP="007204CF">
      <w:pPr>
        <w:numPr>
          <w:ilvl w:val="0"/>
          <w:numId w:val="4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return</w:t>
      </w:r>
      <w:r w:rsidRPr="00553174">
        <w:rPr>
          <w:color w:val="000000"/>
          <w:sz w:val="20"/>
          <w:szCs w:val="20"/>
          <w:bdr w:val="none" w:sz="0" w:space="0" w:color="auto" w:frame="1"/>
        </w:rPr>
        <w:t> </w:t>
      </w:r>
      <w:r w:rsidRPr="00553174">
        <w:rPr>
          <w:rStyle w:val="string"/>
          <w:color w:val="0000FF"/>
          <w:sz w:val="20"/>
          <w:szCs w:val="20"/>
          <w:bdr w:val="none" w:sz="0" w:space="0" w:color="auto" w:frame="1"/>
        </w:rPr>
        <w:t>"Cheeze Pizza"</w:t>
      </w:r>
      <w:r w:rsidRPr="00553174">
        <w:rPr>
          <w:color w:val="000000"/>
          <w:sz w:val="20"/>
          <w:szCs w:val="20"/>
          <w:bdr w:val="none" w:sz="0" w:space="0" w:color="auto" w:frame="1"/>
        </w:rPr>
        <w:t>;  </w:t>
      </w:r>
    </w:p>
    <w:p w:rsidR="007204CF" w:rsidRPr="00553174" w:rsidRDefault="007204CF" w:rsidP="007204CF">
      <w:pPr>
        <w:numPr>
          <w:ilvl w:val="0"/>
          <w:numId w:val="4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4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annotation"/>
          <w:color w:val="646464"/>
          <w:sz w:val="20"/>
          <w:szCs w:val="20"/>
          <w:bdr w:val="none" w:sz="0" w:space="0" w:color="auto" w:frame="1"/>
        </w:rPr>
        <w:t>@Override</w:t>
      </w:r>
      <w:r w:rsidRPr="00553174">
        <w:rPr>
          <w:color w:val="000000"/>
          <w:sz w:val="20"/>
          <w:szCs w:val="20"/>
          <w:bdr w:val="none" w:sz="0" w:space="0" w:color="auto" w:frame="1"/>
        </w:rPr>
        <w:t>  </w:t>
      </w:r>
    </w:p>
    <w:p w:rsidR="007204CF" w:rsidRPr="00553174" w:rsidRDefault="007204CF" w:rsidP="007204CF">
      <w:pPr>
        <w:numPr>
          <w:ilvl w:val="0"/>
          <w:numId w:val="4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lastRenderedPageBreak/>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String size() {  </w:t>
      </w:r>
    </w:p>
    <w:p w:rsidR="007204CF" w:rsidRPr="00553174" w:rsidRDefault="007204CF" w:rsidP="007204CF">
      <w:pPr>
        <w:numPr>
          <w:ilvl w:val="0"/>
          <w:numId w:val="4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return</w:t>
      </w:r>
      <w:r w:rsidRPr="00553174">
        <w:rPr>
          <w:color w:val="000000"/>
          <w:sz w:val="20"/>
          <w:szCs w:val="20"/>
          <w:bdr w:val="none" w:sz="0" w:space="0" w:color="auto" w:frame="1"/>
        </w:rPr>
        <w:t> </w:t>
      </w:r>
      <w:r w:rsidRPr="00553174">
        <w:rPr>
          <w:rStyle w:val="string"/>
          <w:color w:val="0000FF"/>
          <w:sz w:val="20"/>
          <w:szCs w:val="20"/>
          <w:bdr w:val="none" w:sz="0" w:space="0" w:color="auto" w:frame="1"/>
        </w:rPr>
        <w:t>"Medium Size"</w:t>
      </w:r>
      <w:r w:rsidRPr="00553174">
        <w:rPr>
          <w:color w:val="000000"/>
          <w:sz w:val="20"/>
          <w:szCs w:val="20"/>
          <w:bdr w:val="none" w:sz="0" w:space="0" w:color="auto" w:frame="1"/>
        </w:rPr>
        <w:t>;  </w:t>
      </w:r>
    </w:p>
    <w:p w:rsidR="007204CF" w:rsidRPr="00553174" w:rsidRDefault="007204CF" w:rsidP="007204CF">
      <w:pPr>
        <w:numPr>
          <w:ilvl w:val="0"/>
          <w:numId w:val="4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4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w:t>
      </w:r>
      <w:r w:rsidRPr="00553174">
        <w:rPr>
          <w:rStyle w:val="comment"/>
          <w:color w:val="008200"/>
          <w:sz w:val="20"/>
          <w:szCs w:val="20"/>
          <w:bdr w:val="none" w:sz="0" w:space="0" w:color="auto" w:frame="1"/>
        </w:rPr>
        <w:t>// End of the MediumCheezePizza class.</w:t>
      </w:r>
      <w:r w:rsidRPr="00553174">
        <w:rPr>
          <w:color w:val="000000"/>
          <w:sz w:val="20"/>
          <w:szCs w:val="20"/>
          <w:bdr w:val="none" w:sz="0" w:space="0" w:color="auto" w:frame="1"/>
        </w:rPr>
        <w:t>  </w:t>
      </w:r>
    </w:p>
    <w:p w:rsidR="007204CF" w:rsidRPr="00553174" w:rsidRDefault="007204CF" w:rsidP="007204CF">
      <w:pPr>
        <w:numPr>
          <w:ilvl w:val="0"/>
          <w:numId w:val="4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&lt;/textaera&gt;&lt;/div&gt;  </w:t>
      </w:r>
    </w:p>
    <w:p w:rsidR="007204CF" w:rsidRPr="00553174" w:rsidRDefault="007204CF" w:rsidP="007204CF">
      <w:pPr>
        <w:numPr>
          <w:ilvl w:val="0"/>
          <w:numId w:val="4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4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&lt;div id=</w:t>
      </w:r>
      <w:r w:rsidRPr="00553174">
        <w:rPr>
          <w:rStyle w:val="string"/>
          <w:color w:val="0000FF"/>
          <w:sz w:val="20"/>
          <w:szCs w:val="20"/>
          <w:bdr w:val="none" w:sz="0" w:space="0" w:color="auto" w:frame="1"/>
        </w:rPr>
        <w:t>"filename"</w:t>
      </w:r>
      <w:r w:rsidRPr="00553174">
        <w:rPr>
          <w:color w:val="000000"/>
          <w:sz w:val="20"/>
          <w:szCs w:val="20"/>
          <w:bdr w:val="none" w:sz="0" w:space="0" w:color="auto" w:frame="1"/>
        </w:rPr>
        <w:t>&gt;File: LargeCheezePizza.java&lt;/div&gt;  </w:t>
      </w:r>
    </w:p>
    <w:p w:rsidR="007204CF" w:rsidRPr="00553174" w:rsidRDefault="007204CF" w:rsidP="007204CF">
      <w:pPr>
        <w:numPr>
          <w:ilvl w:val="0"/>
          <w:numId w:val="4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&lt;div </w:t>
      </w:r>
      <w:r w:rsidRPr="00553174">
        <w:rPr>
          <w:rStyle w:val="keyword"/>
          <w:b/>
          <w:bCs/>
          <w:color w:val="006699"/>
          <w:sz w:val="20"/>
          <w:szCs w:val="20"/>
          <w:bdr w:val="none" w:sz="0" w:space="0" w:color="auto" w:frame="1"/>
        </w:rPr>
        <w:t>class</w:t>
      </w:r>
      <w:r w:rsidRPr="00553174">
        <w:rPr>
          <w:color w:val="000000"/>
          <w:sz w:val="20"/>
          <w:szCs w:val="20"/>
          <w:bdr w:val="none" w:sz="0" w:space="0" w:color="auto" w:frame="1"/>
        </w:rPr>
        <w:t>=</w:t>
      </w:r>
      <w:r w:rsidRPr="00553174">
        <w:rPr>
          <w:rStyle w:val="string"/>
          <w:color w:val="0000FF"/>
          <w:sz w:val="20"/>
          <w:szCs w:val="20"/>
          <w:bdr w:val="none" w:sz="0" w:space="0" w:color="auto" w:frame="1"/>
        </w:rPr>
        <w:t>"codeblock"</w:t>
      </w:r>
      <w:r w:rsidRPr="00553174">
        <w:rPr>
          <w:color w:val="000000"/>
          <w:sz w:val="20"/>
          <w:szCs w:val="20"/>
          <w:bdr w:val="none" w:sz="0" w:space="0" w:color="auto" w:frame="1"/>
        </w:rPr>
        <w:t>&gt;&lt;textarea  name=</w:t>
      </w:r>
      <w:r w:rsidRPr="00553174">
        <w:rPr>
          <w:rStyle w:val="string"/>
          <w:color w:val="0000FF"/>
          <w:sz w:val="20"/>
          <w:szCs w:val="20"/>
          <w:bdr w:val="none" w:sz="0" w:space="0" w:color="auto" w:frame="1"/>
        </w:rPr>
        <w:t>"code"</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class</w:t>
      </w:r>
      <w:r w:rsidRPr="00553174">
        <w:rPr>
          <w:color w:val="000000"/>
          <w:sz w:val="20"/>
          <w:szCs w:val="20"/>
          <w:bdr w:val="none" w:sz="0" w:space="0" w:color="auto" w:frame="1"/>
        </w:rPr>
        <w:t>=</w:t>
      </w:r>
      <w:r w:rsidRPr="00553174">
        <w:rPr>
          <w:rStyle w:val="string"/>
          <w:color w:val="0000FF"/>
          <w:sz w:val="20"/>
          <w:szCs w:val="20"/>
          <w:bdr w:val="none" w:sz="0" w:space="0" w:color="auto" w:frame="1"/>
        </w:rPr>
        <w:t>"java"</w:t>
      </w:r>
      <w:r w:rsidRPr="00553174">
        <w:rPr>
          <w:color w:val="000000"/>
          <w:sz w:val="20"/>
          <w:szCs w:val="20"/>
          <w:bdr w:val="none" w:sz="0" w:space="0" w:color="auto" w:frame="1"/>
        </w:rPr>
        <w:t>&gt;  </w:t>
      </w:r>
    </w:p>
    <w:p w:rsidR="007204CF" w:rsidRPr="00553174" w:rsidRDefault="007204CF" w:rsidP="007204CF">
      <w:pPr>
        <w:numPr>
          <w:ilvl w:val="0"/>
          <w:numId w:val="45"/>
        </w:numPr>
        <w:shd w:val="clear" w:color="auto" w:fill="FFFFFF"/>
        <w:spacing w:after="0" w:line="345" w:lineRule="atLeast"/>
        <w:ind w:left="0"/>
        <w:jc w:val="both"/>
        <w:rPr>
          <w:color w:val="000000"/>
          <w:sz w:val="20"/>
          <w:szCs w:val="20"/>
        </w:rPr>
      </w:pP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class</w:t>
      </w:r>
      <w:r w:rsidRPr="00553174">
        <w:rPr>
          <w:color w:val="000000"/>
          <w:sz w:val="20"/>
          <w:szCs w:val="20"/>
          <w:bdr w:val="none" w:sz="0" w:space="0" w:color="auto" w:frame="1"/>
        </w:rPr>
        <w:t> LargeCheezePizza </w:t>
      </w:r>
      <w:r w:rsidRPr="00553174">
        <w:rPr>
          <w:rStyle w:val="keyword"/>
          <w:b/>
          <w:bCs/>
          <w:color w:val="006699"/>
          <w:sz w:val="20"/>
          <w:szCs w:val="20"/>
          <w:bdr w:val="none" w:sz="0" w:space="0" w:color="auto" w:frame="1"/>
        </w:rPr>
        <w:t>extends</w:t>
      </w:r>
      <w:r w:rsidRPr="00553174">
        <w:rPr>
          <w:color w:val="000000"/>
          <w:sz w:val="20"/>
          <w:szCs w:val="20"/>
          <w:bdr w:val="none" w:sz="0" w:space="0" w:color="auto" w:frame="1"/>
        </w:rPr>
        <w:t> VegPizza{  </w:t>
      </w:r>
    </w:p>
    <w:p w:rsidR="007204CF" w:rsidRPr="00553174" w:rsidRDefault="007204CF" w:rsidP="007204CF">
      <w:pPr>
        <w:numPr>
          <w:ilvl w:val="0"/>
          <w:numId w:val="4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annotation"/>
          <w:color w:val="646464"/>
          <w:sz w:val="20"/>
          <w:szCs w:val="20"/>
          <w:bdr w:val="none" w:sz="0" w:space="0" w:color="auto" w:frame="1"/>
        </w:rPr>
        <w:t>@Override</w:t>
      </w:r>
      <w:r w:rsidRPr="00553174">
        <w:rPr>
          <w:color w:val="000000"/>
          <w:sz w:val="20"/>
          <w:szCs w:val="20"/>
          <w:bdr w:val="none" w:sz="0" w:space="0" w:color="auto" w:frame="1"/>
        </w:rPr>
        <w:t>  </w:t>
      </w:r>
    </w:p>
    <w:p w:rsidR="007204CF" w:rsidRPr="00553174" w:rsidRDefault="007204CF" w:rsidP="007204CF">
      <w:pPr>
        <w:numPr>
          <w:ilvl w:val="0"/>
          <w:numId w:val="4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float</w:t>
      </w:r>
      <w:r w:rsidRPr="00553174">
        <w:rPr>
          <w:color w:val="000000"/>
          <w:sz w:val="20"/>
          <w:szCs w:val="20"/>
          <w:bdr w:val="none" w:sz="0" w:space="0" w:color="auto" w:frame="1"/>
        </w:rPr>
        <w:t> price() {  </w:t>
      </w:r>
    </w:p>
    <w:p w:rsidR="007204CF" w:rsidRPr="00553174" w:rsidRDefault="007204CF" w:rsidP="007204CF">
      <w:pPr>
        <w:numPr>
          <w:ilvl w:val="0"/>
          <w:numId w:val="4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return</w:t>
      </w:r>
      <w:r w:rsidRPr="00553174">
        <w:rPr>
          <w:color w:val="000000"/>
          <w:sz w:val="20"/>
          <w:szCs w:val="20"/>
          <w:bdr w:val="none" w:sz="0" w:space="0" w:color="auto" w:frame="1"/>
        </w:rPr>
        <w:t> </w:t>
      </w:r>
      <w:r w:rsidRPr="00553174">
        <w:rPr>
          <w:rStyle w:val="number"/>
          <w:color w:val="C00000"/>
          <w:sz w:val="20"/>
          <w:szCs w:val="20"/>
          <w:bdr w:val="none" w:sz="0" w:space="0" w:color="auto" w:frame="1"/>
        </w:rPr>
        <w:t>260</w:t>
      </w:r>
      <w:r w:rsidRPr="00553174">
        <w:rPr>
          <w:color w:val="000000"/>
          <w:sz w:val="20"/>
          <w:szCs w:val="20"/>
          <w:bdr w:val="none" w:sz="0" w:space="0" w:color="auto" w:frame="1"/>
        </w:rPr>
        <w:t>.0f;  </w:t>
      </w:r>
    </w:p>
    <w:p w:rsidR="007204CF" w:rsidRPr="00553174" w:rsidRDefault="007204CF" w:rsidP="007204CF">
      <w:pPr>
        <w:numPr>
          <w:ilvl w:val="0"/>
          <w:numId w:val="4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4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annotation"/>
          <w:color w:val="646464"/>
          <w:sz w:val="20"/>
          <w:szCs w:val="20"/>
          <w:bdr w:val="none" w:sz="0" w:space="0" w:color="auto" w:frame="1"/>
        </w:rPr>
        <w:t>@Override</w:t>
      </w:r>
      <w:r w:rsidRPr="00553174">
        <w:rPr>
          <w:color w:val="000000"/>
          <w:sz w:val="20"/>
          <w:szCs w:val="20"/>
          <w:bdr w:val="none" w:sz="0" w:space="0" w:color="auto" w:frame="1"/>
        </w:rPr>
        <w:t>  </w:t>
      </w:r>
    </w:p>
    <w:p w:rsidR="007204CF" w:rsidRPr="00553174" w:rsidRDefault="007204CF" w:rsidP="007204CF">
      <w:pPr>
        <w:numPr>
          <w:ilvl w:val="0"/>
          <w:numId w:val="4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String name() {  </w:t>
      </w:r>
    </w:p>
    <w:p w:rsidR="007204CF" w:rsidRPr="00553174" w:rsidRDefault="007204CF" w:rsidP="007204CF">
      <w:pPr>
        <w:numPr>
          <w:ilvl w:val="0"/>
          <w:numId w:val="4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return</w:t>
      </w:r>
      <w:r w:rsidRPr="00553174">
        <w:rPr>
          <w:color w:val="000000"/>
          <w:sz w:val="20"/>
          <w:szCs w:val="20"/>
          <w:bdr w:val="none" w:sz="0" w:space="0" w:color="auto" w:frame="1"/>
        </w:rPr>
        <w:t> </w:t>
      </w:r>
      <w:r w:rsidRPr="00553174">
        <w:rPr>
          <w:rStyle w:val="string"/>
          <w:color w:val="0000FF"/>
          <w:sz w:val="20"/>
          <w:szCs w:val="20"/>
          <w:bdr w:val="none" w:sz="0" w:space="0" w:color="auto" w:frame="1"/>
        </w:rPr>
        <w:t>"Cheeze Pizza"</w:t>
      </w:r>
      <w:r w:rsidRPr="00553174">
        <w:rPr>
          <w:color w:val="000000"/>
          <w:sz w:val="20"/>
          <w:szCs w:val="20"/>
          <w:bdr w:val="none" w:sz="0" w:space="0" w:color="auto" w:frame="1"/>
        </w:rPr>
        <w:t>;  </w:t>
      </w:r>
    </w:p>
    <w:p w:rsidR="007204CF" w:rsidRPr="00553174" w:rsidRDefault="007204CF" w:rsidP="007204CF">
      <w:pPr>
        <w:numPr>
          <w:ilvl w:val="0"/>
          <w:numId w:val="4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4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annotation"/>
          <w:color w:val="646464"/>
          <w:sz w:val="20"/>
          <w:szCs w:val="20"/>
          <w:bdr w:val="none" w:sz="0" w:space="0" w:color="auto" w:frame="1"/>
        </w:rPr>
        <w:t>@Override</w:t>
      </w:r>
      <w:r w:rsidRPr="00553174">
        <w:rPr>
          <w:color w:val="000000"/>
          <w:sz w:val="20"/>
          <w:szCs w:val="20"/>
          <w:bdr w:val="none" w:sz="0" w:space="0" w:color="auto" w:frame="1"/>
        </w:rPr>
        <w:t>  </w:t>
      </w:r>
    </w:p>
    <w:p w:rsidR="007204CF" w:rsidRPr="00553174" w:rsidRDefault="007204CF" w:rsidP="007204CF">
      <w:pPr>
        <w:numPr>
          <w:ilvl w:val="0"/>
          <w:numId w:val="4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String size() {  </w:t>
      </w:r>
    </w:p>
    <w:p w:rsidR="007204CF" w:rsidRPr="00553174" w:rsidRDefault="007204CF" w:rsidP="007204CF">
      <w:pPr>
        <w:numPr>
          <w:ilvl w:val="0"/>
          <w:numId w:val="4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return</w:t>
      </w:r>
      <w:r w:rsidRPr="00553174">
        <w:rPr>
          <w:color w:val="000000"/>
          <w:sz w:val="20"/>
          <w:szCs w:val="20"/>
          <w:bdr w:val="none" w:sz="0" w:space="0" w:color="auto" w:frame="1"/>
        </w:rPr>
        <w:t> </w:t>
      </w:r>
      <w:r w:rsidRPr="00553174">
        <w:rPr>
          <w:rStyle w:val="string"/>
          <w:color w:val="0000FF"/>
          <w:sz w:val="20"/>
          <w:szCs w:val="20"/>
          <w:bdr w:val="none" w:sz="0" w:space="0" w:color="auto" w:frame="1"/>
        </w:rPr>
        <w:t>"Large Size"</w:t>
      </w:r>
      <w:r w:rsidRPr="00553174">
        <w:rPr>
          <w:color w:val="000000"/>
          <w:sz w:val="20"/>
          <w:szCs w:val="20"/>
          <w:bdr w:val="none" w:sz="0" w:space="0" w:color="auto" w:frame="1"/>
        </w:rPr>
        <w:t>;  </w:t>
      </w:r>
    </w:p>
    <w:p w:rsidR="007204CF" w:rsidRPr="00553174" w:rsidRDefault="007204CF" w:rsidP="007204CF">
      <w:pPr>
        <w:numPr>
          <w:ilvl w:val="0"/>
          <w:numId w:val="4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4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w:t>
      </w:r>
      <w:r w:rsidRPr="00553174">
        <w:rPr>
          <w:rStyle w:val="comment"/>
          <w:color w:val="008200"/>
          <w:sz w:val="20"/>
          <w:szCs w:val="20"/>
          <w:bdr w:val="none" w:sz="0" w:space="0" w:color="auto" w:frame="1"/>
        </w:rPr>
        <w:t>// End of the LargeCheezePizza class.</w:t>
      </w:r>
      <w:r w:rsidRPr="00553174">
        <w:rPr>
          <w:color w:val="000000"/>
          <w:sz w:val="20"/>
          <w:szCs w:val="20"/>
          <w:bdr w:val="none" w:sz="0" w:space="0" w:color="auto" w:frame="1"/>
        </w:rPr>
        <w:t>  </w:t>
      </w:r>
    </w:p>
    <w:p w:rsidR="007204CF" w:rsidRPr="00553174" w:rsidRDefault="007204CF" w:rsidP="007204CF">
      <w:pPr>
        <w:shd w:val="clear" w:color="auto" w:fill="FFFFFF"/>
        <w:spacing w:line="240" w:lineRule="auto"/>
        <w:jc w:val="both"/>
        <w:rPr>
          <w:i/>
          <w:iCs/>
          <w:color w:val="000000"/>
          <w:sz w:val="20"/>
          <w:szCs w:val="20"/>
        </w:rPr>
      </w:pPr>
      <w:r w:rsidRPr="00553174">
        <w:rPr>
          <w:i/>
          <w:iCs/>
          <w:color w:val="000000"/>
          <w:sz w:val="20"/>
          <w:szCs w:val="20"/>
        </w:rPr>
        <w:t>File: ExtraLargeCheezePizza.java</w:t>
      </w:r>
    </w:p>
    <w:p w:rsidR="007204CF" w:rsidRPr="00553174" w:rsidRDefault="007204CF" w:rsidP="007204CF">
      <w:pPr>
        <w:numPr>
          <w:ilvl w:val="0"/>
          <w:numId w:val="46"/>
        </w:numPr>
        <w:shd w:val="clear" w:color="auto" w:fill="FFFFFF"/>
        <w:spacing w:after="0" w:line="345" w:lineRule="atLeast"/>
        <w:ind w:left="0"/>
        <w:jc w:val="both"/>
        <w:rPr>
          <w:color w:val="000000"/>
          <w:sz w:val="20"/>
          <w:szCs w:val="20"/>
        </w:rPr>
      </w:pP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class</w:t>
      </w:r>
      <w:r w:rsidRPr="00553174">
        <w:rPr>
          <w:color w:val="000000"/>
          <w:sz w:val="20"/>
          <w:szCs w:val="20"/>
          <w:bdr w:val="none" w:sz="0" w:space="0" w:color="auto" w:frame="1"/>
        </w:rPr>
        <w:t> ExtraLargeCheezePizza </w:t>
      </w:r>
      <w:r w:rsidRPr="00553174">
        <w:rPr>
          <w:rStyle w:val="keyword"/>
          <w:b/>
          <w:bCs/>
          <w:color w:val="006699"/>
          <w:sz w:val="20"/>
          <w:szCs w:val="20"/>
          <w:bdr w:val="none" w:sz="0" w:space="0" w:color="auto" w:frame="1"/>
        </w:rPr>
        <w:t>extends</w:t>
      </w:r>
      <w:r w:rsidRPr="00553174">
        <w:rPr>
          <w:color w:val="000000"/>
          <w:sz w:val="20"/>
          <w:szCs w:val="20"/>
          <w:bdr w:val="none" w:sz="0" w:space="0" w:color="auto" w:frame="1"/>
        </w:rPr>
        <w:t> VegPizza{  </w:t>
      </w:r>
    </w:p>
    <w:p w:rsidR="007204CF" w:rsidRPr="00553174" w:rsidRDefault="007204CF" w:rsidP="007204CF">
      <w:pPr>
        <w:numPr>
          <w:ilvl w:val="0"/>
          <w:numId w:val="4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annotation"/>
          <w:color w:val="646464"/>
          <w:sz w:val="20"/>
          <w:szCs w:val="20"/>
          <w:bdr w:val="none" w:sz="0" w:space="0" w:color="auto" w:frame="1"/>
        </w:rPr>
        <w:t>@Override</w:t>
      </w:r>
      <w:r w:rsidRPr="00553174">
        <w:rPr>
          <w:color w:val="000000"/>
          <w:sz w:val="20"/>
          <w:szCs w:val="20"/>
          <w:bdr w:val="none" w:sz="0" w:space="0" w:color="auto" w:frame="1"/>
        </w:rPr>
        <w:t>  </w:t>
      </w:r>
    </w:p>
    <w:p w:rsidR="007204CF" w:rsidRPr="00553174" w:rsidRDefault="007204CF" w:rsidP="007204CF">
      <w:pPr>
        <w:numPr>
          <w:ilvl w:val="0"/>
          <w:numId w:val="4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float</w:t>
      </w:r>
      <w:r w:rsidRPr="00553174">
        <w:rPr>
          <w:color w:val="000000"/>
          <w:sz w:val="20"/>
          <w:szCs w:val="20"/>
          <w:bdr w:val="none" w:sz="0" w:space="0" w:color="auto" w:frame="1"/>
        </w:rPr>
        <w:t> price() {  </w:t>
      </w:r>
    </w:p>
    <w:p w:rsidR="007204CF" w:rsidRPr="00553174" w:rsidRDefault="007204CF" w:rsidP="007204CF">
      <w:pPr>
        <w:numPr>
          <w:ilvl w:val="0"/>
          <w:numId w:val="4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return</w:t>
      </w:r>
      <w:r w:rsidRPr="00553174">
        <w:rPr>
          <w:color w:val="000000"/>
          <w:sz w:val="20"/>
          <w:szCs w:val="20"/>
          <w:bdr w:val="none" w:sz="0" w:space="0" w:color="auto" w:frame="1"/>
        </w:rPr>
        <w:t> </w:t>
      </w:r>
      <w:r w:rsidRPr="00553174">
        <w:rPr>
          <w:rStyle w:val="number"/>
          <w:color w:val="C00000"/>
          <w:sz w:val="20"/>
          <w:szCs w:val="20"/>
          <w:bdr w:val="none" w:sz="0" w:space="0" w:color="auto" w:frame="1"/>
        </w:rPr>
        <w:t>300</w:t>
      </w:r>
      <w:r w:rsidRPr="00553174">
        <w:rPr>
          <w:color w:val="000000"/>
          <w:sz w:val="20"/>
          <w:szCs w:val="20"/>
          <w:bdr w:val="none" w:sz="0" w:space="0" w:color="auto" w:frame="1"/>
        </w:rPr>
        <w:t>.f;  </w:t>
      </w:r>
    </w:p>
    <w:p w:rsidR="007204CF" w:rsidRPr="00553174" w:rsidRDefault="007204CF" w:rsidP="007204CF">
      <w:pPr>
        <w:numPr>
          <w:ilvl w:val="0"/>
          <w:numId w:val="4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4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annotation"/>
          <w:color w:val="646464"/>
          <w:sz w:val="20"/>
          <w:szCs w:val="20"/>
          <w:bdr w:val="none" w:sz="0" w:space="0" w:color="auto" w:frame="1"/>
        </w:rPr>
        <w:t>@Override</w:t>
      </w:r>
      <w:r w:rsidRPr="00553174">
        <w:rPr>
          <w:color w:val="000000"/>
          <w:sz w:val="20"/>
          <w:szCs w:val="20"/>
          <w:bdr w:val="none" w:sz="0" w:space="0" w:color="auto" w:frame="1"/>
        </w:rPr>
        <w:t>  </w:t>
      </w:r>
    </w:p>
    <w:p w:rsidR="007204CF" w:rsidRPr="00553174" w:rsidRDefault="007204CF" w:rsidP="007204CF">
      <w:pPr>
        <w:numPr>
          <w:ilvl w:val="0"/>
          <w:numId w:val="4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String name() {  </w:t>
      </w:r>
    </w:p>
    <w:p w:rsidR="007204CF" w:rsidRPr="00553174" w:rsidRDefault="007204CF" w:rsidP="007204CF">
      <w:pPr>
        <w:numPr>
          <w:ilvl w:val="0"/>
          <w:numId w:val="4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return</w:t>
      </w:r>
      <w:r w:rsidRPr="00553174">
        <w:rPr>
          <w:color w:val="000000"/>
          <w:sz w:val="20"/>
          <w:szCs w:val="20"/>
          <w:bdr w:val="none" w:sz="0" w:space="0" w:color="auto" w:frame="1"/>
        </w:rPr>
        <w:t>  </w:t>
      </w:r>
      <w:r w:rsidRPr="00553174">
        <w:rPr>
          <w:rStyle w:val="string"/>
          <w:color w:val="0000FF"/>
          <w:sz w:val="20"/>
          <w:szCs w:val="20"/>
          <w:bdr w:val="none" w:sz="0" w:space="0" w:color="auto" w:frame="1"/>
        </w:rPr>
        <w:t>"Cheeze Pizza"</w:t>
      </w:r>
      <w:r w:rsidRPr="00553174">
        <w:rPr>
          <w:color w:val="000000"/>
          <w:sz w:val="20"/>
          <w:szCs w:val="20"/>
          <w:bdr w:val="none" w:sz="0" w:space="0" w:color="auto" w:frame="1"/>
        </w:rPr>
        <w:t>;  </w:t>
      </w:r>
    </w:p>
    <w:p w:rsidR="007204CF" w:rsidRPr="00553174" w:rsidRDefault="007204CF" w:rsidP="007204CF">
      <w:pPr>
        <w:numPr>
          <w:ilvl w:val="0"/>
          <w:numId w:val="4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4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annotation"/>
          <w:color w:val="646464"/>
          <w:sz w:val="20"/>
          <w:szCs w:val="20"/>
          <w:bdr w:val="none" w:sz="0" w:space="0" w:color="auto" w:frame="1"/>
        </w:rPr>
        <w:t>@Override</w:t>
      </w:r>
      <w:r w:rsidRPr="00553174">
        <w:rPr>
          <w:color w:val="000000"/>
          <w:sz w:val="20"/>
          <w:szCs w:val="20"/>
          <w:bdr w:val="none" w:sz="0" w:space="0" w:color="auto" w:frame="1"/>
        </w:rPr>
        <w:t>  </w:t>
      </w:r>
    </w:p>
    <w:p w:rsidR="007204CF" w:rsidRPr="00553174" w:rsidRDefault="007204CF" w:rsidP="007204CF">
      <w:pPr>
        <w:numPr>
          <w:ilvl w:val="0"/>
          <w:numId w:val="4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String size() {  </w:t>
      </w:r>
    </w:p>
    <w:p w:rsidR="007204CF" w:rsidRPr="00553174" w:rsidRDefault="007204CF" w:rsidP="007204CF">
      <w:pPr>
        <w:numPr>
          <w:ilvl w:val="0"/>
          <w:numId w:val="4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return</w:t>
      </w:r>
      <w:r w:rsidRPr="00553174">
        <w:rPr>
          <w:color w:val="000000"/>
          <w:sz w:val="20"/>
          <w:szCs w:val="20"/>
          <w:bdr w:val="none" w:sz="0" w:space="0" w:color="auto" w:frame="1"/>
        </w:rPr>
        <w:t> </w:t>
      </w:r>
      <w:r w:rsidRPr="00553174">
        <w:rPr>
          <w:rStyle w:val="string"/>
          <w:color w:val="0000FF"/>
          <w:sz w:val="20"/>
          <w:szCs w:val="20"/>
          <w:bdr w:val="none" w:sz="0" w:space="0" w:color="auto" w:frame="1"/>
        </w:rPr>
        <w:t>"Extra-Large Size"</w:t>
      </w:r>
      <w:r w:rsidRPr="00553174">
        <w:rPr>
          <w:color w:val="000000"/>
          <w:sz w:val="20"/>
          <w:szCs w:val="20"/>
          <w:bdr w:val="none" w:sz="0" w:space="0" w:color="auto" w:frame="1"/>
        </w:rPr>
        <w:t>;  </w:t>
      </w:r>
    </w:p>
    <w:p w:rsidR="007204CF" w:rsidRPr="00553174" w:rsidRDefault="007204CF" w:rsidP="007204CF">
      <w:pPr>
        <w:numPr>
          <w:ilvl w:val="0"/>
          <w:numId w:val="4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4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w:t>
      </w:r>
      <w:r w:rsidRPr="00553174">
        <w:rPr>
          <w:rStyle w:val="comment"/>
          <w:color w:val="008200"/>
          <w:sz w:val="20"/>
          <w:szCs w:val="20"/>
          <w:bdr w:val="none" w:sz="0" w:space="0" w:color="auto" w:frame="1"/>
        </w:rPr>
        <w:t>// End of the ExtraLargeCheezePizza class.</w:t>
      </w:r>
      <w:r w:rsidRPr="00553174">
        <w:rPr>
          <w:color w:val="000000"/>
          <w:sz w:val="20"/>
          <w:szCs w:val="20"/>
          <w:bdr w:val="none" w:sz="0" w:space="0" w:color="auto" w:frame="1"/>
        </w:rPr>
        <w:t>  </w:t>
      </w:r>
    </w:p>
    <w:p w:rsidR="007204CF" w:rsidRPr="00553174" w:rsidRDefault="007204CF" w:rsidP="007204CF">
      <w:pPr>
        <w:pStyle w:val="NormalWeb"/>
        <w:shd w:val="clear" w:color="auto" w:fill="FFFFFF"/>
        <w:jc w:val="both"/>
        <w:rPr>
          <w:rFonts w:asciiTheme="minorHAnsi" w:hAnsiTheme="minorHAnsi"/>
          <w:color w:val="000000"/>
          <w:sz w:val="20"/>
          <w:szCs w:val="20"/>
        </w:rPr>
      </w:pPr>
      <w:r w:rsidRPr="00553174">
        <w:rPr>
          <w:rFonts w:asciiTheme="minorHAnsi" w:hAnsiTheme="minorHAnsi"/>
          <w:color w:val="000000"/>
          <w:sz w:val="20"/>
          <w:szCs w:val="20"/>
        </w:rPr>
        <w:lastRenderedPageBreak/>
        <w:t>Step 7</w:t>
      </w:r>
      <w:proofErr w:type="gramStart"/>
      <w:r w:rsidRPr="00553174">
        <w:rPr>
          <w:rFonts w:asciiTheme="minorHAnsi" w:hAnsiTheme="minorHAnsi"/>
          <w:color w:val="000000"/>
          <w:sz w:val="20"/>
          <w:szCs w:val="20"/>
        </w:rPr>
        <w:t>:</w:t>
      </w:r>
      <w:r w:rsidRPr="00553174">
        <w:rPr>
          <w:rFonts w:asciiTheme="minorHAnsi" w:hAnsiTheme="minorHAnsi"/>
          <w:b/>
          <w:bCs/>
          <w:color w:val="000000"/>
          <w:sz w:val="20"/>
          <w:szCs w:val="20"/>
        </w:rPr>
        <w:t>Now</w:t>
      </w:r>
      <w:proofErr w:type="gramEnd"/>
      <w:r w:rsidRPr="00553174">
        <w:rPr>
          <w:rFonts w:asciiTheme="minorHAnsi" w:hAnsiTheme="minorHAnsi"/>
          <w:b/>
          <w:bCs/>
          <w:color w:val="000000"/>
          <w:sz w:val="20"/>
          <w:szCs w:val="20"/>
        </w:rPr>
        <w:t>, similarly create concrete sub-classes SmallOnionPizza, MediumOnionPizza, LargeOnionPizza, ExtraLargeOnionPizza that will extend to the abstract class VegPizza.</w:t>
      </w:r>
    </w:p>
    <w:p w:rsidR="007204CF" w:rsidRPr="00553174" w:rsidRDefault="007204CF" w:rsidP="007204CF">
      <w:pPr>
        <w:shd w:val="clear" w:color="auto" w:fill="FFFFFF"/>
        <w:jc w:val="both"/>
        <w:rPr>
          <w:i/>
          <w:iCs/>
          <w:color w:val="000000"/>
          <w:sz w:val="20"/>
          <w:szCs w:val="20"/>
        </w:rPr>
      </w:pPr>
      <w:r w:rsidRPr="00553174">
        <w:rPr>
          <w:i/>
          <w:iCs/>
          <w:color w:val="000000"/>
          <w:sz w:val="20"/>
          <w:szCs w:val="20"/>
        </w:rPr>
        <w:t>File: SmallOnionPizza.java</w:t>
      </w:r>
    </w:p>
    <w:p w:rsidR="007204CF" w:rsidRPr="00553174" w:rsidRDefault="007204CF" w:rsidP="007204CF">
      <w:pPr>
        <w:numPr>
          <w:ilvl w:val="0"/>
          <w:numId w:val="47"/>
        </w:numPr>
        <w:shd w:val="clear" w:color="auto" w:fill="FFFFFF"/>
        <w:spacing w:after="0" w:line="345" w:lineRule="atLeast"/>
        <w:ind w:left="0"/>
        <w:jc w:val="both"/>
        <w:rPr>
          <w:color w:val="000000"/>
          <w:sz w:val="20"/>
          <w:szCs w:val="20"/>
        </w:rPr>
      </w:pP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class</w:t>
      </w:r>
      <w:r w:rsidRPr="00553174">
        <w:rPr>
          <w:color w:val="000000"/>
          <w:sz w:val="20"/>
          <w:szCs w:val="20"/>
          <w:bdr w:val="none" w:sz="0" w:space="0" w:color="auto" w:frame="1"/>
        </w:rPr>
        <w:t> SmallOnionPizza </w:t>
      </w:r>
      <w:r w:rsidRPr="00553174">
        <w:rPr>
          <w:rStyle w:val="keyword"/>
          <w:b/>
          <w:bCs/>
          <w:color w:val="006699"/>
          <w:sz w:val="20"/>
          <w:szCs w:val="20"/>
          <w:bdr w:val="none" w:sz="0" w:space="0" w:color="auto" w:frame="1"/>
        </w:rPr>
        <w:t>extends</w:t>
      </w:r>
      <w:r w:rsidRPr="00553174">
        <w:rPr>
          <w:color w:val="000000"/>
          <w:sz w:val="20"/>
          <w:szCs w:val="20"/>
          <w:bdr w:val="none" w:sz="0" w:space="0" w:color="auto" w:frame="1"/>
        </w:rPr>
        <w:t> VegPizza {  </w:t>
      </w:r>
    </w:p>
    <w:p w:rsidR="007204CF" w:rsidRPr="00553174" w:rsidRDefault="007204CF" w:rsidP="007204CF">
      <w:pPr>
        <w:numPr>
          <w:ilvl w:val="0"/>
          <w:numId w:val="4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annotation"/>
          <w:color w:val="646464"/>
          <w:sz w:val="20"/>
          <w:szCs w:val="20"/>
          <w:bdr w:val="none" w:sz="0" w:space="0" w:color="auto" w:frame="1"/>
        </w:rPr>
        <w:t>@Override</w:t>
      </w:r>
      <w:r w:rsidRPr="00553174">
        <w:rPr>
          <w:color w:val="000000"/>
          <w:sz w:val="20"/>
          <w:szCs w:val="20"/>
          <w:bdr w:val="none" w:sz="0" w:space="0" w:color="auto" w:frame="1"/>
        </w:rPr>
        <w:t>  </w:t>
      </w:r>
    </w:p>
    <w:p w:rsidR="007204CF" w:rsidRPr="00553174" w:rsidRDefault="007204CF" w:rsidP="007204CF">
      <w:pPr>
        <w:numPr>
          <w:ilvl w:val="0"/>
          <w:numId w:val="4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float</w:t>
      </w:r>
      <w:r w:rsidRPr="00553174">
        <w:rPr>
          <w:color w:val="000000"/>
          <w:sz w:val="20"/>
          <w:szCs w:val="20"/>
          <w:bdr w:val="none" w:sz="0" w:space="0" w:color="auto" w:frame="1"/>
        </w:rPr>
        <w:t> price() {  </w:t>
      </w:r>
    </w:p>
    <w:p w:rsidR="007204CF" w:rsidRPr="00553174" w:rsidRDefault="007204CF" w:rsidP="007204CF">
      <w:pPr>
        <w:numPr>
          <w:ilvl w:val="0"/>
          <w:numId w:val="4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return</w:t>
      </w:r>
      <w:r w:rsidRPr="00553174">
        <w:rPr>
          <w:color w:val="000000"/>
          <w:sz w:val="20"/>
          <w:szCs w:val="20"/>
          <w:bdr w:val="none" w:sz="0" w:space="0" w:color="auto" w:frame="1"/>
        </w:rPr>
        <w:t> </w:t>
      </w:r>
      <w:r w:rsidRPr="00553174">
        <w:rPr>
          <w:rStyle w:val="number"/>
          <w:color w:val="C00000"/>
          <w:sz w:val="20"/>
          <w:szCs w:val="20"/>
          <w:bdr w:val="none" w:sz="0" w:space="0" w:color="auto" w:frame="1"/>
        </w:rPr>
        <w:t>120</w:t>
      </w:r>
      <w:r w:rsidRPr="00553174">
        <w:rPr>
          <w:color w:val="000000"/>
          <w:sz w:val="20"/>
          <w:szCs w:val="20"/>
          <w:bdr w:val="none" w:sz="0" w:space="0" w:color="auto" w:frame="1"/>
        </w:rPr>
        <w:t>.0f;  </w:t>
      </w:r>
    </w:p>
    <w:p w:rsidR="007204CF" w:rsidRPr="00553174" w:rsidRDefault="007204CF" w:rsidP="007204CF">
      <w:pPr>
        <w:numPr>
          <w:ilvl w:val="0"/>
          <w:numId w:val="4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4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annotation"/>
          <w:color w:val="646464"/>
          <w:sz w:val="20"/>
          <w:szCs w:val="20"/>
          <w:bdr w:val="none" w:sz="0" w:space="0" w:color="auto" w:frame="1"/>
        </w:rPr>
        <w:t>@Override</w:t>
      </w:r>
      <w:r w:rsidRPr="00553174">
        <w:rPr>
          <w:color w:val="000000"/>
          <w:sz w:val="20"/>
          <w:szCs w:val="20"/>
          <w:bdr w:val="none" w:sz="0" w:space="0" w:color="auto" w:frame="1"/>
        </w:rPr>
        <w:t>  </w:t>
      </w:r>
    </w:p>
    <w:p w:rsidR="007204CF" w:rsidRPr="00553174" w:rsidRDefault="007204CF" w:rsidP="007204CF">
      <w:pPr>
        <w:numPr>
          <w:ilvl w:val="0"/>
          <w:numId w:val="4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String name() {  </w:t>
      </w:r>
    </w:p>
    <w:p w:rsidR="007204CF" w:rsidRPr="00553174" w:rsidRDefault="007204CF" w:rsidP="007204CF">
      <w:pPr>
        <w:numPr>
          <w:ilvl w:val="0"/>
          <w:numId w:val="4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return</w:t>
      </w:r>
      <w:r w:rsidRPr="00553174">
        <w:rPr>
          <w:color w:val="000000"/>
          <w:sz w:val="20"/>
          <w:szCs w:val="20"/>
          <w:bdr w:val="none" w:sz="0" w:space="0" w:color="auto" w:frame="1"/>
        </w:rPr>
        <w:t>  </w:t>
      </w:r>
      <w:r w:rsidRPr="00553174">
        <w:rPr>
          <w:rStyle w:val="string"/>
          <w:color w:val="0000FF"/>
          <w:sz w:val="20"/>
          <w:szCs w:val="20"/>
          <w:bdr w:val="none" w:sz="0" w:space="0" w:color="auto" w:frame="1"/>
        </w:rPr>
        <w:t>"Onion Pizza"</w:t>
      </w:r>
      <w:r w:rsidRPr="00553174">
        <w:rPr>
          <w:color w:val="000000"/>
          <w:sz w:val="20"/>
          <w:szCs w:val="20"/>
          <w:bdr w:val="none" w:sz="0" w:space="0" w:color="auto" w:frame="1"/>
        </w:rPr>
        <w:t>;  </w:t>
      </w:r>
    </w:p>
    <w:p w:rsidR="007204CF" w:rsidRPr="00553174" w:rsidRDefault="007204CF" w:rsidP="007204CF">
      <w:pPr>
        <w:numPr>
          <w:ilvl w:val="0"/>
          <w:numId w:val="4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4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annotation"/>
          <w:color w:val="646464"/>
          <w:sz w:val="20"/>
          <w:szCs w:val="20"/>
          <w:bdr w:val="none" w:sz="0" w:space="0" w:color="auto" w:frame="1"/>
        </w:rPr>
        <w:t>@Override</w:t>
      </w:r>
      <w:r w:rsidRPr="00553174">
        <w:rPr>
          <w:color w:val="000000"/>
          <w:sz w:val="20"/>
          <w:szCs w:val="20"/>
          <w:bdr w:val="none" w:sz="0" w:space="0" w:color="auto" w:frame="1"/>
        </w:rPr>
        <w:t>  </w:t>
      </w:r>
    </w:p>
    <w:p w:rsidR="007204CF" w:rsidRPr="00553174" w:rsidRDefault="007204CF" w:rsidP="007204CF">
      <w:pPr>
        <w:numPr>
          <w:ilvl w:val="0"/>
          <w:numId w:val="4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String size() {  </w:t>
      </w:r>
    </w:p>
    <w:p w:rsidR="007204CF" w:rsidRPr="00553174" w:rsidRDefault="007204CF" w:rsidP="007204CF">
      <w:pPr>
        <w:numPr>
          <w:ilvl w:val="0"/>
          <w:numId w:val="4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return</w:t>
      </w:r>
      <w:r w:rsidRPr="00553174">
        <w:rPr>
          <w:color w:val="000000"/>
          <w:sz w:val="20"/>
          <w:szCs w:val="20"/>
          <w:bdr w:val="none" w:sz="0" w:space="0" w:color="auto" w:frame="1"/>
        </w:rPr>
        <w:t>  </w:t>
      </w:r>
      <w:r w:rsidRPr="00553174">
        <w:rPr>
          <w:rStyle w:val="string"/>
          <w:color w:val="0000FF"/>
          <w:sz w:val="20"/>
          <w:szCs w:val="20"/>
          <w:bdr w:val="none" w:sz="0" w:space="0" w:color="auto" w:frame="1"/>
        </w:rPr>
        <w:t>"Small Size"</w:t>
      </w:r>
      <w:r w:rsidRPr="00553174">
        <w:rPr>
          <w:color w:val="000000"/>
          <w:sz w:val="20"/>
          <w:szCs w:val="20"/>
          <w:bdr w:val="none" w:sz="0" w:space="0" w:color="auto" w:frame="1"/>
        </w:rPr>
        <w:t>;  </w:t>
      </w:r>
    </w:p>
    <w:p w:rsidR="007204CF" w:rsidRPr="00553174" w:rsidRDefault="007204CF" w:rsidP="007204CF">
      <w:pPr>
        <w:numPr>
          <w:ilvl w:val="0"/>
          <w:numId w:val="4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4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w:t>
      </w:r>
      <w:r w:rsidRPr="00553174">
        <w:rPr>
          <w:rStyle w:val="comment"/>
          <w:color w:val="008200"/>
          <w:sz w:val="20"/>
          <w:szCs w:val="20"/>
          <w:bdr w:val="none" w:sz="0" w:space="0" w:color="auto" w:frame="1"/>
        </w:rPr>
        <w:t>// End of the SmallOnionPizza class.</w:t>
      </w:r>
      <w:r w:rsidRPr="00553174">
        <w:rPr>
          <w:color w:val="000000"/>
          <w:sz w:val="20"/>
          <w:szCs w:val="20"/>
          <w:bdr w:val="none" w:sz="0" w:space="0" w:color="auto" w:frame="1"/>
        </w:rPr>
        <w:t>  </w:t>
      </w:r>
    </w:p>
    <w:p w:rsidR="007204CF" w:rsidRPr="00553174" w:rsidRDefault="007204CF" w:rsidP="007204CF">
      <w:pPr>
        <w:shd w:val="clear" w:color="auto" w:fill="FFFFFF"/>
        <w:spacing w:line="240" w:lineRule="auto"/>
        <w:jc w:val="both"/>
        <w:rPr>
          <w:i/>
          <w:iCs/>
          <w:color w:val="000000"/>
          <w:sz w:val="20"/>
          <w:szCs w:val="20"/>
        </w:rPr>
      </w:pPr>
      <w:r w:rsidRPr="00553174">
        <w:rPr>
          <w:i/>
          <w:iCs/>
          <w:color w:val="000000"/>
          <w:sz w:val="20"/>
          <w:szCs w:val="20"/>
        </w:rPr>
        <w:t>File: MediumOnionPizza.java</w:t>
      </w:r>
    </w:p>
    <w:p w:rsidR="007204CF" w:rsidRPr="00553174" w:rsidRDefault="007204CF" w:rsidP="007204CF">
      <w:pPr>
        <w:numPr>
          <w:ilvl w:val="0"/>
          <w:numId w:val="48"/>
        </w:numPr>
        <w:shd w:val="clear" w:color="auto" w:fill="FFFFFF"/>
        <w:spacing w:after="0" w:line="345" w:lineRule="atLeast"/>
        <w:ind w:left="0"/>
        <w:jc w:val="both"/>
        <w:rPr>
          <w:color w:val="000000"/>
          <w:sz w:val="20"/>
          <w:szCs w:val="20"/>
        </w:rPr>
      </w:pP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class</w:t>
      </w:r>
      <w:r w:rsidRPr="00553174">
        <w:rPr>
          <w:color w:val="000000"/>
          <w:sz w:val="20"/>
          <w:szCs w:val="20"/>
          <w:bdr w:val="none" w:sz="0" w:space="0" w:color="auto" w:frame="1"/>
        </w:rPr>
        <w:t> MediumOnionPizza </w:t>
      </w:r>
      <w:r w:rsidRPr="00553174">
        <w:rPr>
          <w:rStyle w:val="keyword"/>
          <w:b/>
          <w:bCs/>
          <w:color w:val="006699"/>
          <w:sz w:val="20"/>
          <w:szCs w:val="20"/>
          <w:bdr w:val="none" w:sz="0" w:space="0" w:color="auto" w:frame="1"/>
        </w:rPr>
        <w:t>extends</w:t>
      </w:r>
      <w:r w:rsidRPr="00553174">
        <w:rPr>
          <w:color w:val="000000"/>
          <w:sz w:val="20"/>
          <w:szCs w:val="20"/>
          <w:bdr w:val="none" w:sz="0" w:space="0" w:color="auto" w:frame="1"/>
        </w:rPr>
        <w:t> VegPizza {  </w:t>
      </w:r>
    </w:p>
    <w:p w:rsidR="007204CF" w:rsidRPr="00553174" w:rsidRDefault="007204CF" w:rsidP="007204CF">
      <w:pPr>
        <w:numPr>
          <w:ilvl w:val="0"/>
          <w:numId w:val="48"/>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annotation"/>
          <w:color w:val="646464"/>
          <w:sz w:val="20"/>
          <w:szCs w:val="20"/>
          <w:bdr w:val="none" w:sz="0" w:space="0" w:color="auto" w:frame="1"/>
        </w:rPr>
        <w:t>@Override</w:t>
      </w:r>
      <w:r w:rsidRPr="00553174">
        <w:rPr>
          <w:color w:val="000000"/>
          <w:sz w:val="20"/>
          <w:szCs w:val="20"/>
          <w:bdr w:val="none" w:sz="0" w:space="0" w:color="auto" w:frame="1"/>
        </w:rPr>
        <w:t>  </w:t>
      </w:r>
    </w:p>
    <w:p w:rsidR="007204CF" w:rsidRPr="00553174" w:rsidRDefault="007204CF" w:rsidP="007204CF">
      <w:pPr>
        <w:numPr>
          <w:ilvl w:val="0"/>
          <w:numId w:val="48"/>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float</w:t>
      </w:r>
      <w:r w:rsidRPr="00553174">
        <w:rPr>
          <w:color w:val="000000"/>
          <w:sz w:val="20"/>
          <w:szCs w:val="20"/>
          <w:bdr w:val="none" w:sz="0" w:space="0" w:color="auto" w:frame="1"/>
        </w:rPr>
        <w:t> price() {  </w:t>
      </w:r>
    </w:p>
    <w:p w:rsidR="007204CF" w:rsidRPr="00553174" w:rsidRDefault="007204CF" w:rsidP="007204CF">
      <w:pPr>
        <w:numPr>
          <w:ilvl w:val="0"/>
          <w:numId w:val="48"/>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return</w:t>
      </w:r>
      <w:r w:rsidRPr="00553174">
        <w:rPr>
          <w:color w:val="000000"/>
          <w:sz w:val="20"/>
          <w:szCs w:val="20"/>
          <w:bdr w:val="none" w:sz="0" w:space="0" w:color="auto" w:frame="1"/>
        </w:rPr>
        <w:t> </w:t>
      </w:r>
      <w:r w:rsidRPr="00553174">
        <w:rPr>
          <w:rStyle w:val="number"/>
          <w:color w:val="C00000"/>
          <w:sz w:val="20"/>
          <w:szCs w:val="20"/>
          <w:bdr w:val="none" w:sz="0" w:space="0" w:color="auto" w:frame="1"/>
        </w:rPr>
        <w:t>150</w:t>
      </w:r>
      <w:r w:rsidRPr="00553174">
        <w:rPr>
          <w:color w:val="000000"/>
          <w:sz w:val="20"/>
          <w:szCs w:val="20"/>
          <w:bdr w:val="none" w:sz="0" w:space="0" w:color="auto" w:frame="1"/>
        </w:rPr>
        <w:t>.0f;  </w:t>
      </w:r>
    </w:p>
    <w:p w:rsidR="007204CF" w:rsidRPr="00553174" w:rsidRDefault="007204CF" w:rsidP="007204CF">
      <w:pPr>
        <w:numPr>
          <w:ilvl w:val="0"/>
          <w:numId w:val="48"/>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48"/>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annotation"/>
          <w:color w:val="646464"/>
          <w:sz w:val="20"/>
          <w:szCs w:val="20"/>
          <w:bdr w:val="none" w:sz="0" w:space="0" w:color="auto" w:frame="1"/>
        </w:rPr>
        <w:t>@Override</w:t>
      </w:r>
      <w:r w:rsidRPr="00553174">
        <w:rPr>
          <w:color w:val="000000"/>
          <w:sz w:val="20"/>
          <w:szCs w:val="20"/>
          <w:bdr w:val="none" w:sz="0" w:space="0" w:color="auto" w:frame="1"/>
        </w:rPr>
        <w:t>  </w:t>
      </w:r>
    </w:p>
    <w:p w:rsidR="007204CF" w:rsidRPr="00553174" w:rsidRDefault="007204CF" w:rsidP="007204CF">
      <w:pPr>
        <w:numPr>
          <w:ilvl w:val="0"/>
          <w:numId w:val="48"/>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String name() {  </w:t>
      </w:r>
    </w:p>
    <w:p w:rsidR="007204CF" w:rsidRPr="00553174" w:rsidRDefault="007204CF" w:rsidP="007204CF">
      <w:pPr>
        <w:numPr>
          <w:ilvl w:val="0"/>
          <w:numId w:val="48"/>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return</w:t>
      </w:r>
      <w:r w:rsidRPr="00553174">
        <w:rPr>
          <w:color w:val="000000"/>
          <w:sz w:val="20"/>
          <w:szCs w:val="20"/>
          <w:bdr w:val="none" w:sz="0" w:space="0" w:color="auto" w:frame="1"/>
        </w:rPr>
        <w:t>  </w:t>
      </w:r>
      <w:r w:rsidRPr="00553174">
        <w:rPr>
          <w:rStyle w:val="string"/>
          <w:color w:val="0000FF"/>
          <w:sz w:val="20"/>
          <w:szCs w:val="20"/>
          <w:bdr w:val="none" w:sz="0" w:space="0" w:color="auto" w:frame="1"/>
        </w:rPr>
        <w:t>"Onion Pizza"</w:t>
      </w:r>
      <w:r w:rsidRPr="00553174">
        <w:rPr>
          <w:color w:val="000000"/>
          <w:sz w:val="20"/>
          <w:szCs w:val="20"/>
          <w:bdr w:val="none" w:sz="0" w:space="0" w:color="auto" w:frame="1"/>
        </w:rPr>
        <w:t>;  </w:t>
      </w:r>
    </w:p>
    <w:p w:rsidR="007204CF" w:rsidRPr="00553174" w:rsidRDefault="007204CF" w:rsidP="007204CF">
      <w:pPr>
        <w:numPr>
          <w:ilvl w:val="0"/>
          <w:numId w:val="48"/>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48"/>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annotation"/>
          <w:color w:val="646464"/>
          <w:sz w:val="20"/>
          <w:szCs w:val="20"/>
          <w:bdr w:val="none" w:sz="0" w:space="0" w:color="auto" w:frame="1"/>
        </w:rPr>
        <w:t>@Override</w:t>
      </w:r>
      <w:r w:rsidRPr="00553174">
        <w:rPr>
          <w:color w:val="000000"/>
          <w:sz w:val="20"/>
          <w:szCs w:val="20"/>
          <w:bdr w:val="none" w:sz="0" w:space="0" w:color="auto" w:frame="1"/>
        </w:rPr>
        <w:t>  </w:t>
      </w:r>
    </w:p>
    <w:p w:rsidR="007204CF" w:rsidRPr="00553174" w:rsidRDefault="007204CF" w:rsidP="007204CF">
      <w:pPr>
        <w:numPr>
          <w:ilvl w:val="0"/>
          <w:numId w:val="48"/>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String size() {  </w:t>
      </w:r>
    </w:p>
    <w:p w:rsidR="007204CF" w:rsidRPr="00553174" w:rsidRDefault="007204CF" w:rsidP="007204CF">
      <w:pPr>
        <w:numPr>
          <w:ilvl w:val="0"/>
          <w:numId w:val="48"/>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return</w:t>
      </w:r>
      <w:r w:rsidRPr="00553174">
        <w:rPr>
          <w:color w:val="000000"/>
          <w:sz w:val="20"/>
          <w:szCs w:val="20"/>
          <w:bdr w:val="none" w:sz="0" w:space="0" w:color="auto" w:frame="1"/>
        </w:rPr>
        <w:t>  </w:t>
      </w:r>
      <w:r w:rsidRPr="00553174">
        <w:rPr>
          <w:rStyle w:val="string"/>
          <w:color w:val="0000FF"/>
          <w:sz w:val="20"/>
          <w:szCs w:val="20"/>
          <w:bdr w:val="none" w:sz="0" w:space="0" w:color="auto" w:frame="1"/>
        </w:rPr>
        <w:t>"Medium Size"</w:t>
      </w:r>
      <w:r w:rsidRPr="00553174">
        <w:rPr>
          <w:color w:val="000000"/>
          <w:sz w:val="20"/>
          <w:szCs w:val="20"/>
          <w:bdr w:val="none" w:sz="0" w:space="0" w:color="auto" w:frame="1"/>
        </w:rPr>
        <w:t>;  </w:t>
      </w:r>
    </w:p>
    <w:p w:rsidR="007204CF" w:rsidRPr="00553174" w:rsidRDefault="007204CF" w:rsidP="007204CF">
      <w:pPr>
        <w:numPr>
          <w:ilvl w:val="0"/>
          <w:numId w:val="48"/>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48"/>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w:t>
      </w:r>
      <w:r w:rsidRPr="00553174">
        <w:rPr>
          <w:rStyle w:val="comment"/>
          <w:color w:val="008200"/>
          <w:sz w:val="20"/>
          <w:szCs w:val="20"/>
          <w:bdr w:val="none" w:sz="0" w:space="0" w:color="auto" w:frame="1"/>
        </w:rPr>
        <w:t>// End of the MediumOnionPizza class.</w:t>
      </w:r>
      <w:r w:rsidRPr="00553174">
        <w:rPr>
          <w:color w:val="000000"/>
          <w:sz w:val="20"/>
          <w:szCs w:val="20"/>
          <w:bdr w:val="none" w:sz="0" w:space="0" w:color="auto" w:frame="1"/>
        </w:rPr>
        <w:t>  </w:t>
      </w:r>
    </w:p>
    <w:p w:rsidR="007204CF" w:rsidRPr="00553174" w:rsidRDefault="007204CF" w:rsidP="007204CF">
      <w:pPr>
        <w:shd w:val="clear" w:color="auto" w:fill="FFFFFF"/>
        <w:spacing w:line="240" w:lineRule="auto"/>
        <w:jc w:val="both"/>
        <w:rPr>
          <w:i/>
          <w:iCs/>
          <w:color w:val="000000"/>
          <w:sz w:val="20"/>
          <w:szCs w:val="20"/>
        </w:rPr>
      </w:pPr>
      <w:r w:rsidRPr="00553174">
        <w:rPr>
          <w:i/>
          <w:iCs/>
          <w:color w:val="000000"/>
          <w:sz w:val="20"/>
          <w:szCs w:val="20"/>
        </w:rPr>
        <w:t>File: LargeOnionPizza.java</w:t>
      </w:r>
    </w:p>
    <w:p w:rsidR="007204CF" w:rsidRPr="00553174" w:rsidRDefault="007204CF" w:rsidP="007204CF">
      <w:pPr>
        <w:numPr>
          <w:ilvl w:val="0"/>
          <w:numId w:val="49"/>
        </w:numPr>
        <w:shd w:val="clear" w:color="auto" w:fill="FFFFFF"/>
        <w:spacing w:after="0" w:line="345" w:lineRule="atLeast"/>
        <w:ind w:left="0"/>
        <w:jc w:val="both"/>
        <w:rPr>
          <w:color w:val="000000"/>
          <w:sz w:val="20"/>
          <w:szCs w:val="20"/>
        </w:rPr>
      </w:pP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class</w:t>
      </w:r>
      <w:r w:rsidRPr="00553174">
        <w:rPr>
          <w:color w:val="000000"/>
          <w:sz w:val="20"/>
          <w:szCs w:val="20"/>
          <w:bdr w:val="none" w:sz="0" w:space="0" w:color="auto" w:frame="1"/>
        </w:rPr>
        <w:t> LargeOnionPizza </w:t>
      </w:r>
      <w:r w:rsidRPr="00553174">
        <w:rPr>
          <w:rStyle w:val="keyword"/>
          <w:b/>
          <w:bCs/>
          <w:color w:val="006699"/>
          <w:sz w:val="20"/>
          <w:szCs w:val="20"/>
          <w:bdr w:val="none" w:sz="0" w:space="0" w:color="auto" w:frame="1"/>
        </w:rPr>
        <w:t>extends</w:t>
      </w:r>
      <w:r w:rsidRPr="00553174">
        <w:rPr>
          <w:color w:val="000000"/>
          <w:sz w:val="20"/>
          <w:szCs w:val="20"/>
          <w:bdr w:val="none" w:sz="0" w:space="0" w:color="auto" w:frame="1"/>
        </w:rPr>
        <w:t>  VegPizza{  </w:t>
      </w:r>
    </w:p>
    <w:p w:rsidR="007204CF" w:rsidRPr="00553174" w:rsidRDefault="007204CF" w:rsidP="007204CF">
      <w:pPr>
        <w:numPr>
          <w:ilvl w:val="0"/>
          <w:numId w:val="49"/>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annotation"/>
          <w:color w:val="646464"/>
          <w:sz w:val="20"/>
          <w:szCs w:val="20"/>
          <w:bdr w:val="none" w:sz="0" w:space="0" w:color="auto" w:frame="1"/>
        </w:rPr>
        <w:t>@Override</w:t>
      </w:r>
      <w:r w:rsidRPr="00553174">
        <w:rPr>
          <w:color w:val="000000"/>
          <w:sz w:val="20"/>
          <w:szCs w:val="20"/>
          <w:bdr w:val="none" w:sz="0" w:space="0" w:color="auto" w:frame="1"/>
        </w:rPr>
        <w:t>  </w:t>
      </w:r>
    </w:p>
    <w:p w:rsidR="007204CF" w:rsidRPr="00553174" w:rsidRDefault="007204CF" w:rsidP="007204CF">
      <w:pPr>
        <w:numPr>
          <w:ilvl w:val="0"/>
          <w:numId w:val="49"/>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float</w:t>
      </w:r>
      <w:r w:rsidRPr="00553174">
        <w:rPr>
          <w:color w:val="000000"/>
          <w:sz w:val="20"/>
          <w:szCs w:val="20"/>
          <w:bdr w:val="none" w:sz="0" w:space="0" w:color="auto" w:frame="1"/>
        </w:rPr>
        <w:t> price() {  </w:t>
      </w:r>
    </w:p>
    <w:p w:rsidR="007204CF" w:rsidRPr="00553174" w:rsidRDefault="007204CF" w:rsidP="007204CF">
      <w:pPr>
        <w:numPr>
          <w:ilvl w:val="0"/>
          <w:numId w:val="49"/>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lastRenderedPageBreak/>
        <w:t>        </w:t>
      </w:r>
      <w:r w:rsidRPr="00553174">
        <w:rPr>
          <w:rStyle w:val="keyword"/>
          <w:b/>
          <w:bCs/>
          <w:color w:val="006699"/>
          <w:sz w:val="20"/>
          <w:szCs w:val="20"/>
          <w:bdr w:val="none" w:sz="0" w:space="0" w:color="auto" w:frame="1"/>
        </w:rPr>
        <w:t>return</w:t>
      </w:r>
      <w:r w:rsidRPr="00553174">
        <w:rPr>
          <w:color w:val="000000"/>
          <w:sz w:val="20"/>
          <w:szCs w:val="20"/>
          <w:bdr w:val="none" w:sz="0" w:space="0" w:color="auto" w:frame="1"/>
        </w:rPr>
        <w:t> </w:t>
      </w:r>
      <w:r w:rsidRPr="00553174">
        <w:rPr>
          <w:rStyle w:val="number"/>
          <w:color w:val="C00000"/>
          <w:sz w:val="20"/>
          <w:szCs w:val="20"/>
          <w:bdr w:val="none" w:sz="0" w:space="0" w:color="auto" w:frame="1"/>
        </w:rPr>
        <w:t>180</w:t>
      </w:r>
      <w:r w:rsidRPr="00553174">
        <w:rPr>
          <w:color w:val="000000"/>
          <w:sz w:val="20"/>
          <w:szCs w:val="20"/>
          <w:bdr w:val="none" w:sz="0" w:space="0" w:color="auto" w:frame="1"/>
        </w:rPr>
        <w:t>.0f;  </w:t>
      </w:r>
    </w:p>
    <w:p w:rsidR="007204CF" w:rsidRPr="00553174" w:rsidRDefault="007204CF" w:rsidP="007204CF">
      <w:pPr>
        <w:numPr>
          <w:ilvl w:val="0"/>
          <w:numId w:val="49"/>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49"/>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annotation"/>
          <w:color w:val="646464"/>
          <w:sz w:val="20"/>
          <w:szCs w:val="20"/>
          <w:bdr w:val="none" w:sz="0" w:space="0" w:color="auto" w:frame="1"/>
        </w:rPr>
        <w:t>@Override</w:t>
      </w:r>
      <w:r w:rsidRPr="00553174">
        <w:rPr>
          <w:color w:val="000000"/>
          <w:sz w:val="20"/>
          <w:szCs w:val="20"/>
          <w:bdr w:val="none" w:sz="0" w:space="0" w:color="auto" w:frame="1"/>
        </w:rPr>
        <w:t>  </w:t>
      </w:r>
    </w:p>
    <w:p w:rsidR="007204CF" w:rsidRPr="00553174" w:rsidRDefault="007204CF" w:rsidP="007204CF">
      <w:pPr>
        <w:numPr>
          <w:ilvl w:val="0"/>
          <w:numId w:val="49"/>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String name() {  </w:t>
      </w:r>
    </w:p>
    <w:p w:rsidR="007204CF" w:rsidRPr="00553174" w:rsidRDefault="007204CF" w:rsidP="007204CF">
      <w:pPr>
        <w:numPr>
          <w:ilvl w:val="0"/>
          <w:numId w:val="49"/>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return</w:t>
      </w:r>
      <w:r w:rsidRPr="00553174">
        <w:rPr>
          <w:color w:val="000000"/>
          <w:sz w:val="20"/>
          <w:szCs w:val="20"/>
          <w:bdr w:val="none" w:sz="0" w:space="0" w:color="auto" w:frame="1"/>
        </w:rPr>
        <w:t> </w:t>
      </w:r>
      <w:r w:rsidRPr="00553174">
        <w:rPr>
          <w:rStyle w:val="string"/>
          <w:color w:val="0000FF"/>
          <w:sz w:val="20"/>
          <w:szCs w:val="20"/>
          <w:bdr w:val="none" w:sz="0" w:space="0" w:color="auto" w:frame="1"/>
        </w:rPr>
        <w:t>"Onion Pizza"</w:t>
      </w:r>
      <w:r w:rsidRPr="00553174">
        <w:rPr>
          <w:color w:val="000000"/>
          <w:sz w:val="20"/>
          <w:szCs w:val="20"/>
          <w:bdr w:val="none" w:sz="0" w:space="0" w:color="auto" w:frame="1"/>
        </w:rPr>
        <w:t>;  </w:t>
      </w:r>
    </w:p>
    <w:p w:rsidR="007204CF" w:rsidRPr="00553174" w:rsidRDefault="007204CF" w:rsidP="007204CF">
      <w:pPr>
        <w:numPr>
          <w:ilvl w:val="0"/>
          <w:numId w:val="49"/>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49"/>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annotation"/>
          <w:color w:val="646464"/>
          <w:sz w:val="20"/>
          <w:szCs w:val="20"/>
          <w:bdr w:val="none" w:sz="0" w:space="0" w:color="auto" w:frame="1"/>
        </w:rPr>
        <w:t>@Override</w:t>
      </w:r>
      <w:r w:rsidRPr="00553174">
        <w:rPr>
          <w:color w:val="000000"/>
          <w:sz w:val="20"/>
          <w:szCs w:val="20"/>
          <w:bdr w:val="none" w:sz="0" w:space="0" w:color="auto" w:frame="1"/>
        </w:rPr>
        <w:t>  </w:t>
      </w:r>
    </w:p>
    <w:p w:rsidR="007204CF" w:rsidRPr="00553174" w:rsidRDefault="007204CF" w:rsidP="007204CF">
      <w:pPr>
        <w:numPr>
          <w:ilvl w:val="0"/>
          <w:numId w:val="49"/>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String size() {  </w:t>
      </w:r>
    </w:p>
    <w:p w:rsidR="007204CF" w:rsidRPr="00553174" w:rsidRDefault="007204CF" w:rsidP="007204CF">
      <w:pPr>
        <w:numPr>
          <w:ilvl w:val="0"/>
          <w:numId w:val="49"/>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return</w:t>
      </w:r>
      <w:r w:rsidRPr="00553174">
        <w:rPr>
          <w:color w:val="000000"/>
          <w:sz w:val="20"/>
          <w:szCs w:val="20"/>
          <w:bdr w:val="none" w:sz="0" w:space="0" w:color="auto" w:frame="1"/>
        </w:rPr>
        <w:t>  </w:t>
      </w:r>
      <w:r w:rsidRPr="00553174">
        <w:rPr>
          <w:rStyle w:val="string"/>
          <w:color w:val="0000FF"/>
          <w:sz w:val="20"/>
          <w:szCs w:val="20"/>
          <w:bdr w:val="none" w:sz="0" w:space="0" w:color="auto" w:frame="1"/>
        </w:rPr>
        <w:t>"Large size"</w:t>
      </w:r>
      <w:r w:rsidRPr="00553174">
        <w:rPr>
          <w:color w:val="000000"/>
          <w:sz w:val="20"/>
          <w:szCs w:val="20"/>
          <w:bdr w:val="none" w:sz="0" w:space="0" w:color="auto" w:frame="1"/>
        </w:rPr>
        <w:t>;  </w:t>
      </w:r>
    </w:p>
    <w:p w:rsidR="007204CF" w:rsidRPr="00553174" w:rsidRDefault="007204CF" w:rsidP="007204CF">
      <w:pPr>
        <w:numPr>
          <w:ilvl w:val="0"/>
          <w:numId w:val="49"/>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49"/>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w:t>
      </w:r>
      <w:r w:rsidRPr="00553174">
        <w:rPr>
          <w:rStyle w:val="comment"/>
          <w:color w:val="008200"/>
          <w:sz w:val="20"/>
          <w:szCs w:val="20"/>
          <w:bdr w:val="none" w:sz="0" w:space="0" w:color="auto" w:frame="1"/>
        </w:rPr>
        <w:t>// End of the LargeOnionPizza class.</w:t>
      </w:r>
      <w:r w:rsidRPr="00553174">
        <w:rPr>
          <w:color w:val="000000"/>
          <w:sz w:val="20"/>
          <w:szCs w:val="20"/>
          <w:bdr w:val="none" w:sz="0" w:space="0" w:color="auto" w:frame="1"/>
        </w:rPr>
        <w:t>  </w:t>
      </w:r>
    </w:p>
    <w:p w:rsidR="007204CF" w:rsidRPr="00553174" w:rsidRDefault="007204CF" w:rsidP="007204CF">
      <w:pPr>
        <w:shd w:val="clear" w:color="auto" w:fill="FFFFFF"/>
        <w:spacing w:line="240" w:lineRule="auto"/>
        <w:jc w:val="both"/>
        <w:rPr>
          <w:i/>
          <w:iCs/>
          <w:color w:val="000000"/>
          <w:sz w:val="20"/>
          <w:szCs w:val="20"/>
        </w:rPr>
      </w:pPr>
      <w:r w:rsidRPr="00553174">
        <w:rPr>
          <w:i/>
          <w:iCs/>
          <w:color w:val="000000"/>
          <w:sz w:val="20"/>
          <w:szCs w:val="20"/>
        </w:rPr>
        <w:t>File: ExtraLargeOnionPizza.java</w:t>
      </w:r>
    </w:p>
    <w:p w:rsidR="007204CF" w:rsidRPr="00553174" w:rsidRDefault="007204CF" w:rsidP="007204CF">
      <w:pPr>
        <w:numPr>
          <w:ilvl w:val="0"/>
          <w:numId w:val="50"/>
        </w:numPr>
        <w:shd w:val="clear" w:color="auto" w:fill="FFFFFF"/>
        <w:spacing w:after="0" w:line="345" w:lineRule="atLeast"/>
        <w:ind w:left="0"/>
        <w:jc w:val="both"/>
        <w:rPr>
          <w:color w:val="000000"/>
          <w:sz w:val="20"/>
          <w:szCs w:val="20"/>
        </w:rPr>
      </w:pP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class</w:t>
      </w:r>
      <w:r w:rsidRPr="00553174">
        <w:rPr>
          <w:color w:val="000000"/>
          <w:sz w:val="20"/>
          <w:szCs w:val="20"/>
          <w:bdr w:val="none" w:sz="0" w:space="0" w:color="auto" w:frame="1"/>
        </w:rPr>
        <w:t> ExtraLargeOnionPizza </w:t>
      </w:r>
      <w:r w:rsidRPr="00553174">
        <w:rPr>
          <w:rStyle w:val="keyword"/>
          <w:b/>
          <w:bCs/>
          <w:color w:val="006699"/>
          <w:sz w:val="20"/>
          <w:szCs w:val="20"/>
          <w:bdr w:val="none" w:sz="0" w:space="0" w:color="auto" w:frame="1"/>
        </w:rPr>
        <w:t>extends</w:t>
      </w:r>
      <w:r w:rsidRPr="00553174">
        <w:rPr>
          <w:color w:val="000000"/>
          <w:sz w:val="20"/>
          <w:szCs w:val="20"/>
          <w:bdr w:val="none" w:sz="0" w:space="0" w:color="auto" w:frame="1"/>
        </w:rPr>
        <w:t> VegPizza {  </w:t>
      </w:r>
    </w:p>
    <w:p w:rsidR="007204CF" w:rsidRPr="00553174" w:rsidRDefault="007204CF" w:rsidP="007204CF">
      <w:pPr>
        <w:numPr>
          <w:ilvl w:val="0"/>
          <w:numId w:val="50"/>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annotation"/>
          <w:color w:val="646464"/>
          <w:sz w:val="20"/>
          <w:szCs w:val="20"/>
          <w:bdr w:val="none" w:sz="0" w:space="0" w:color="auto" w:frame="1"/>
        </w:rPr>
        <w:t>@Override</w:t>
      </w:r>
      <w:r w:rsidRPr="00553174">
        <w:rPr>
          <w:color w:val="000000"/>
          <w:sz w:val="20"/>
          <w:szCs w:val="20"/>
          <w:bdr w:val="none" w:sz="0" w:space="0" w:color="auto" w:frame="1"/>
        </w:rPr>
        <w:t>  </w:t>
      </w:r>
    </w:p>
    <w:p w:rsidR="007204CF" w:rsidRPr="00553174" w:rsidRDefault="007204CF" w:rsidP="007204CF">
      <w:pPr>
        <w:numPr>
          <w:ilvl w:val="0"/>
          <w:numId w:val="50"/>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float</w:t>
      </w:r>
      <w:r w:rsidRPr="00553174">
        <w:rPr>
          <w:color w:val="000000"/>
          <w:sz w:val="20"/>
          <w:szCs w:val="20"/>
          <w:bdr w:val="none" w:sz="0" w:space="0" w:color="auto" w:frame="1"/>
        </w:rPr>
        <w:t> price() {  </w:t>
      </w:r>
    </w:p>
    <w:p w:rsidR="007204CF" w:rsidRPr="00553174" w:rsidRDefault="007204CF" w:rsidP="007204CF">
      <w:pPr>
        <w:numPr>
          <w:ilvl w:val="0"/>
          <w:numId w:val="50"/>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return</w:t>
      </w:r>
      <w:r w:rsidRPr="00553174">
        <w:rPr>
          <w:color w:val="000000"/>
          <w:sz w:val="20"/>
          <w:szCs w:val="20"/>
          <w:bdr w:val="none" w:sz="0" w:space="0" w:color="auto" w:frame="1"/>
        </w:rPr>
        <w:t> </w:t>
      </w:r>
      <w:r w:rsidRPr="00553174">
        <w:rPr>
          <w:rStyle w:val="number"/>
          <w:color w:val="C00000"/>
          <w:sz w:val="20"/>
          <w:szCs w:val="20"/>
          <w:bdr w:val="none" w:sz="0" w:space="0" w:color="auto" w:frame="1"/>
        </w:rPr>
        <w:t>200</w:t>
      </w:r>
      <w:r w:rsidRPr="00553174">
        <w:rPr>
          <w:color w:val="000000"/>
          <w:sz w:val="20"/>
          <w:szCs w:val="20"/>
          <w:bdr w:val="none" w:sz="0" w:space="0" w:color="auto" w:frame="1"/>
        </w:rPr>
        <w:t>.0f;  </w:t>
      </w:r>
    </w:p>
    <w:p w:rsidR="007204CF" w:rsidRPr="00553174" w:rsidRDefault="007204CF" w:rsidP="007204CF">
      <w:pPr>
        <w:numPr>
          <w:ilvl w:val="0"/>
          <w:numId w:val="50"/>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50"/>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annotation"/>
          <w:color w:val="646464"/>
          <w:sz w:val="20"/>
          <w:szCs w:val="20"/>
          <w:bdr w:val="none" w:sz="0" w:space="0" w:color="auto" w:frame="1"/>
        </w:rPr>
        <w:t>@Override</w:t>
      </w:r>
      <w:r w:rsidRPr="00553174">
        <w:rPr>
          <w:color w:val="000000"/>
          <w:sz w:val="20"/>
          <w:szCs w:val="20"/>
          <w:bdr w:val="none" w:sz="0" w:space="0" w:color="auto" w:frame="1"/>
        </w:rPr>
        <w:t>  </w:t>
      </w:r>
    </w:p>
    <w:p w:rsidR="007204CF" w:rsidRPr="00553174" w:rsidRDefault="007204CF" w:rsidP="007204CF">
      <w:pPr>
        <w:numPr>
          <w:ilvl w:val="0"/>
          <w:numId w:val="50"/>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String name() {  </w:t>
      </w:r>
    </w:p>
    <w:p w:rsidR="007204CF" w:rsidRPr="00553174" w:rsidRDefault="007204CF" w:rsidP="007204CF">
      <w:pPr>
        <w:numPr>
          <w:ilvl w:val="0"/>
          <w:numId w:val="50"/>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return</w:t>
      </w:r>
      <w:r w:rsidRPr="00553174">
        <w:rPr>
          <w:color w:val="000000"/>
          <w:sz w:val="20"/>
          <w:szCs w:val="20"/>
          <w:bdr w:val="none" w:sz="0" w:space="0" w:color="auto" w:frame="1"/>
        </w:rPr>
        <w:t>  </w:t>
      </w:r>
      <w:r w:rsidRPr="00553174">
        <w:rPr>
          <w:rStyle w:val="string"/>
          <w:color w:val="0000FF"/>
          <w:sz w:val="20"/>
          <w:szCs w:val="20"/>
          <w:bdr w:val="none" w:sz="0" w:space="0" w:color="auto" w:frame="1"/>
        </w:rPr>
        <w:t>"Onion Pizza"</w:t>
      </w:r>
      <w:r w:rsidRPr="00553174">
        <w:rPr>
          <w:color w:val="000000"/>
          <w:sz w:val="20"/>
          <w:szCs w:val="20"/>
          <w:bdr w:val="none" w:sz="0" w:space="0" w:color="auto" w:frame="1"/>
        </w:rPr>
        <w:t>;  </w:t>
      </w:r>
    </w:p>
    <w:p w:rsidR="007204CF" w:rsidRPr="00553174" w:rsidRDefault="007204CF" w:rsidP="007204CF">
      <w:pPr>
        <w:numPr>
          <w:ilvl w:val="0"/>
          <w:numId w:val="50"/>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50"/>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annotation"/>
          <w:color w:val="646464"/>
          <w:sz w:val="20"/>
          <w:szCs w:val="20"/>
          <w:bdr w:val="none" w:sz="0" w:space="0" w:color="auto" w:frame="1"/>
        </w:rPr>
        <w:t>@Override</w:t>
      </w:r>
      <w:r w:rsidRPr="00553174">
        <w:rPr>
          <w:color w:val="000000"/>
          <w:sz w:val="20"/>
          <w:szCs w:val="20"/>
          <w:bdr w:val="none" w:sz="0" w:space="0" w:color="auto" w:frame="1"/>
        </w:rPr>
        <w:t>  </w:t>
      </w:r>
    </w:p>
    <w:p w:rsidR="007204CF" w:rsidRPr="00553174" w:rsidRDefault="007204CF" w:rsidP="007204CF">
      <w:pPr>
        <w:numPr>
          <w:ilvl w:val="0"/>
          <w:numId w:val="50"/>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String size() {  </w:t>
      </w:r>
    </w:p>
    <w:p w:rsidR="007204CF" w:rsidRPr="00553174" w:rsidRDefault="007204CF" w:rsidP="007204CF">
      <w:pPr>
        <w:numPr>
          <w:ilvl w:val="0"/>
          <w:numId w:val="50"/>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return</w:t>
      </w:r>
      <w:r w:rsidRPr="00553174">
        <w:rPr>
          <w:color w:val="000000"/>
          <w:sz w:val="20"/>
          <w:szCs w:val="20"/>
          <w:bdr w:val="none" w:sz="0" w:space="0" w:color="auto" w:frame="1"/>
        </w:rPr>
        <w:t>  </w:t>
      </w:r>
      <w:r w:rsidRPr="00553174">
        <w:rPr>
          <w:rStyle w:val="string"/>
          <w:color w:val="0000FF"/>
          <w:sz w:val="20"/>
          <w:szCs w:val="20"/>
          <w:bdr w:val="none" w:sz="0" w:space="0" w:color="auto" w:frame="1"/>
        </w:rPr>
        <w:t>"Extra-Large Size"</w:t>
      </w:r>
      <w:r w:rsidRPr="00553174">
        <w:rPr>
          <w:color w:val="000000"/>
          <w:sz w:val="20"/>
          <w:szCs w:val="20"/>
          <w:bdr w:val="none" w:sz="0" w:space="0" w:color="auto" w:frame="1"/>
        </w:rPr>
        <w:t>;  </w:t>
      </w:r>
    </w:p>
    <w:p w:rsidR="007204CF" w:rsidRPr="00553174" w:rsidRDefault="007204CF" w:rsidP="007204CF">
      <w:pPr>
        <w:numPr>
          <w:ilvl w:val="0"/>
          <w:numId w:val="50"/>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50"/>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w:t>
      </w:r>
      <w:r w:rsidRPr="00553174">
        <w:rPr>
          <w:rStyle w:val="comment"/>
          <w:color w:val="008200"/>
          <w:sz w:val="20"/>
          <w:szCs w:val="20"/>
          <w:bdr w:val="none" w:sz="0" w:space="0" w:color="auto" w:frame="1"/>
        </w:rPr>
        <w:t>// End of the ExtraLargeOnionPizza class</w:t>
      </w:r>
      <w:r w:rsidRPr="00553174">
        <w:rPr>
          <w:color w:val="000000"/>
          <w:sz w:val="20"/>
          <w:szCs w:val="20"/>
          <w:bdr w:val="none" w:sz="0" w:space="0" w:color="auto" w:frame="1"/>
        </w:rPr>
        <w:t>  </w:t>
      </w:r>
    </w:p>
    <w:p w:rsidR="007204CF" w:rsidRPr="00553174" w:rsidRDefault="007204CF" w:rsidP="007204CF">
      <w:pPr>
        <w:pStyle w:val="NormalWeb"/>
        <w:shd w:val="clear" w:color="auto" w:fill="FFFFFF"/>
        <w:jc w:val="both"/>
        <w:rPr>
          <w:rFonts w:asciiTheme="minorHAnsi" w:hAnsiTheme="minorHAnsi"/>
          <w:color w:val="000000"/>
          <w:sz w:val="20"/>
          <w:szCs w:val="20"/>
        </w:rPr>
      </w:pPr>
      <w:r w:rsidRPr="00553174">
        <w:rPr>
          <w:rFonts w:asciiTheme="minorHAnsi" w:hAnsiTheme="minorHAnsi"/>
          <w:color w:val="000000"/>
          <w:sz w:val="20"/>
          <w:szCs w:val="20"/>
        </w:rPr>
        <w:t>Step 8</w:t>
      </w:r>
      <w:proofErr w:type="gramStart"/>
      <w:r w:rsidRPr="00553174">
        <w:rPr>
          <w:rFonts w:asciiTheme="minorHAnsi" w:hAnsiTheme="minorHAnsi"/>
          <w:color w:val="000000"/>
          <w:sz w:val="20"/>
          <w:szCs w:val="20"/>
        </w:rPr>
        <w:t>:</w:t>
      </w:r>
      <w:r w:rsidRPr="00553174">
        <w:rPr>
          <w:rFonts w:asciiTheme="minorHAnsi" w:hAnsiTheme="minorHAnsi"/>
          <w:b/>
          <w:bCs/>
          <w:color w:val="000000"/>
          <w:sz w:val="20"/>
          <w:szCs w:val="20"/>
        </w:rPr>
        <w:t>Now</w:t>
      </w:r>
      <w:proofErr w:type="gramEnd"/>
      <w:r w:rsidRPr="00553174">
        <w:rPr>
          <w:rFonts w:asciiTheme="minorHAnsi" w:hAnsiTheme="minorHAnsi"/>
          <w:b/>
          <w:bCs/>
          <w:color w:val="000000"/>
          <w:sz w:val="20"/>
          <w:szCs w:val="20"/>
        </w:rPr>
        <w:t>, similarly create concrete sub-classes SmallMasalaPizza, MediumMasalaPizza, LargeMasalaPizza, ExtraLargeMasalaPizza that will extend to the abstract class VegPizza.</w:t>
      </w:r>
    </w:p>
    <w:p w:rsidR="007204CF" w:rsidRPr="00553174" w:rsidRDefault="007204CF" w:rsidP="007204CF">
      <w:pPr>
        <w:shd w:val="clear" w:color="auto" w:fill="FFFFFF"/>
        <w:jc w:val="both"/>
        <w:rPr>
          <w:i/>
          <w:iCs/>
          <w:color w:val="000000"/>
          <w:sz w:val="20"/>
          <w:szCs w:val="20"/>
        </w:rPr>
      </w:pPr>
      <w:r w:rsidRPr="00553174">
        <w:rPr>
          <w:i/>
          <w:iCs/>
          <w:color w:val="000000"/>
          <w:sz w:val="20"/>
          <w:szCs w:val="20"/>
        </w:rPr>
        <w:t>File: SmallMasalaPizza.java</w:t>
      </w:r>
    </w:p>
    <w:p w:rsidR="007204CF" w:rsidRPr="00553174" w:rsidRDefault="007204CF" w:rsidP="007204CF">
      <w:pPr>
        <w:numPr>
          <w:ilvl w:val="0"/>
          <w:numId w:val="51"/>
        </w:numPr>
        <w:shd w:val="clear" w:color="auto" w:fill="FFFFFF"/>
        <w:spacing w:after="0" w:line="345" w:lineRule="atLeast"/>
        <w:ind w:left="0"/>
        <w:jc w:val="both"/>
        <w:rPr>
          <w:color w:val="000000"/>
          <w:sz w:val="20"/>
          <w:szCs w:val="20"/>
        </w:rPr>
      </w:pP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class</w:t>
      </w:r>
      <w:r w:rsidRPr="00553174">
        <w:rPr>
          <w:color w:val="000000"/>
          <w:sz w:val="20"/>
          <w:szCs w:val="20"/>
          <w:bdr w:val="none" w:sz="0" w:space="0" w:color="auto" w:frame="1"/>
        </w:rPr>
        <w:t> SmallMasalaPizza </w:t>
      </w:r>
      <w:r w:rsidRPr="00553174">
        <w:rPr>
          <w:rStyle w:val="keyword"/>
          <w:b/>
          <w:bCs/>
          <w:color w:val="006699"/>
          <w:sz w:val="20"/>
          <w:szCs w:val="20"/>
          <w:bdr w:val="none" w:sz="0" w:space="0" w:color="auto" w:frame="1"/>
        </w:rPr>
        <w:t>extends</w:t>
      </w:r>
      <w:r w:rsidRPr="00553174">
        <w:rPr>
          <w:color w:val="000000"/>
          <w:sz w:val="20"/>
          <w:szCs w:val="20"/>
          <w:bdr w:val="none" w:sz="0" w:space="0" w:color="auto" w:frame="1"/>
        </w:rPr>
        <w:t> VegPizza{  </w:t>
      </w:r>
    </w:p>
    <w:p w:rsidR="007204CF" w:rsidRPr="00553174" w:rsidRDefault="007204CF" w:rsidP="007204CF">
      <w:pPr>
        <w:numPr>
          <w:ilvl w:val="0"/>
          <w:numId w:val="51"/>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annotation"/>
          <w:color w:val="646464"/>
          <w:sz w:val="20"/>
          <w:szCs w:val="20"/>
          <w:bdr w:val="none" w:sz="0" w:space="0" w:color="auto" w:frame="1"/>
        </w:rPr>
        <w:t>@Override</w:t>
      </w:r>
      <w:r w:rsidRPr="00553174">
        <w:rPr>
          <w:color w:val="000000"/>
          <w:sz w:val="20"/>
          <w:szCs w:val="20"/>
          <w:bdr w:val="none" w:sz="0" w:space="0" w:color="auto" w:frame="1"/>
        </w:rPr>
        <w:t>  </w:t>
      </w:r>
    </w:p>
    <w:p w:rsidR="007204CF" w:rsidRPr="00553174" w:rsidRDefault="007204CF" w:rsidP="007204CF">
      <w:pPr>
        <w:numPr>
          <w:ilvl w:val="0"/>
          <w:numId w:val="51"/>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float</w:t>
      </w:r>
      <w:r w:rsidRPr="00553174">
        <w:rPr>
          <w:color w:val="000000"/>
          <w:sz w:val="20"/>
          <w:szCs w:val="20"/>
          <w:bdr w:val="none" w:sz="0" w:space="0" w:color="auto" w:frame="1"/>
        </w:rPr>
        <w:t> price() {  </w:t>
      </w:r>
    </w:p>
    <w:p w:rsidR="007204CF" w:rsidRPr="00553174" w:rsidRDefault="007204CF" w:rsidP="007204CF">
      <w:pPr>
        <w:numPr>
          <w:ilvl w:val="0"/>
          <w:numId w:val="51"/>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return</w:t>
      </w:r>
      <w:r w:rsidRPr="00553174">
        <w:rPr>
          <w:color w:val="000000"/>
          <w:sz w:val="20"/>
          <w:szCs w:val="20"/>
          <w:bdr w:val="none" w:sz="0" w:space="0" w:color="auto" w:frame="1"/>
        </w:rPr>
        <w:t> </w:t>
      </w:r>
      <w:r w:rsidRPr="00553174">
        <w:rPr>
          <w:rStyle w:val="number"/>
          <w:color w:val="C00000"/>
          <w:sz w:val="20"/>
          <w:szCs w:val="20"/>
          <w:bdr w:val="none" w:sz="0" w:space="0" w:color="auto" w:frame="1"/>
        </w:rPr>
        <w:t>100</w:t>
      </w:r>
      <w:r w:rsidRPr="00553174">
        <w:rPr>
          <w:color w:val="000000"/>
          <w:sz w:val="20"/>
          <w:szCs w:val="20"/>
          <w:bdr w:val="none" w:sz="0" w:space="0" w:color="auto" w:frame="1"/>
        </w:rPr>
        <w:t>.0f;  </w:t>
      </w:r>
    </w:p>
    <w:p w:rsidR="007204CF" w:rsidRPr="00553174" w:rsidRDefault="007204CF" w:rsidP="007204CF">
      <w:pPr>
        <w:numPr>
          <w:ilvl w:val="0"/>
          <w:numId w:val="51"/>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51"/>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annotation"/>
          <w:color w:val="646464"/>
          <w:sz w:val="20"/>
          <w:szCs w:val="20"/>
          <w:bdr w:val="none" w:sz="0" w:space="0" w:color="auto" w:frame="1"/>
        </w:rPr>
        <w:t>@Override</w:t>
      </w:r>
      <w:r w:rsidRPr="00553174">
        <w:rPr>
          <w:color w:val="000000"/>
          <w:sz w:val="20"/>
          <w:szCs w:val="20"/>
          <w:bdr w:val="none" w:sz="0" w:space="0" w:color="auto" w:frame="1"/>
        </w:rPr>
        <w:t>  </w:t>
      </w:r>
    </w:p>
    <w:p w:rsidR="007204CF" w:rsidRPr="00553174" w:rsidRDefault="007204CF" w:rsidP="007204CF">
      <w:pPr>
        <w:numPr>
          <w:ilvl w:val="0"/>
          <w:numId w:val="51"/>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String name() {  </w:t>
      </w:r>
    </w:p>
    <w:p w:rsidR="007204CF" w:rsidRPr="00553174" w:rsidRDefault="007204CF" w:rsidP="007204CF">
      <w:pPr>
        <w:numPr>
          <w:ilvl w:val="0"/>
          <w:numId w:val="51"/>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lastRenderedPageBreak/>
        <w:t>        </w:t>
      </w:r>
      <w:r w:rsidRPr="00553174">
        <w:rPr>
          <w:rStyle w:val="keyword"/>
          <w:b/>
          <w:bCs/>
          <w:color w:val="006699"/>
          <w:sz w:val="20"/>
          <w:szCs w:val="20"/>
          <w:bdr w:val="none" w:sz="0" w:space="0" w:color="auto" w:frame="1"/>
        </w:rPr>
        <w:t>return</w:t>
      </w:r>
      <w:r w:rsidRPr="00553174">
        <w:rPr>
          <w:color w:val="000000"/>
          <w:sz w:val="20"/>
          <w:szCs w:val="20"/>
          <w:bdr w:val="none" w:sz="0" w:space="0" w:color="auto" w:frame="1"/>
        </w:rPr>
        <w:t>  </w:t>
      </w:r>
      <w:r w:rsidRPr="00553174">
        <w:rPr>
          <w:rStyle w:val="string"/>
          <w:color w:val="0000FF"/>
          <w:sz w:val="20"/>
          <w:szCs w:val="20"/>
          <w:bdr w:val="none" w:sz="0" w:space="0" w:color="auto" w:frame="1"/>
        </w:rPr>
        <w:t>"Masala Pizza"</w:t>
      </w:r>
      <w:r w:rsidRPr="00553174">
        <w:rPr>
          <w:color w:val="000000"/>
          <w:sz w:val="20"/>
          <w:szCs w:val="20"/>
          <w:bdr w:val="none" w:sz="0" w:space="0" w:color="auto" w:frame="1"/>
        </w:rPr>
        <w:t>;  </w:t>
      </w:r>
    </w:p>
    <w:p w:rsidR="007204CF" w:rsidRPr="00553174" w:rsidRDefault="007204CF" w:rsidP="007204CF">
      <w:pPr>
        <w:numPr>
          <w:ilvl w:val="0"/>
          <w:numId w:val="51"/>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51"/>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annotation"/>
          <w:color w:val="646464"/>
          <w:sz w:val="20"/>
          <w:szCs w:val="20"/>
          <w:bdr w:val="none" w:sz="0" w:space="0" w:color="auto" w:frame="1"/>
        </w:rPr>
        <w:t>@Override</w:t>
      </w:r>
      <w:r w:rsidRPr="00553174">
        <w:rPr>
          <w:color w:val="000000"/>
          <w:sz w:val="20"/>
          <w:szCs w:val="20"/>
          <w:bdr w:val="none" w:sz="0" w:space="0" w:color="auto" w:frame="1"/>
        </w:rPr>
        <w:t>  </w:t>
      </w:r>
    </w:p>
    <w:p w:rsidR="007204CF" w:rsidRPr="00553174" w:rsidRDefault="007204CF" w:rsidP="007204CF">
      <w:pPr>
        <w:numPr>
          <w:ilvl w:val="0"/>
          <w:numId w:val="51"/>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String size() {  </w:t>
      </w:r>
    </w:p>
    <w:p w:rsidR="007204CF" w:rsidRPr="00553174" w:rsidRDefault="007204CF" w:rsidP="007204CF">
      <w:pPr>
        <w:numPr>
          <w:ilvl w:val="0"/>
          <w:numId w:val="51"/>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return</w:t>
      </w:r>
      <w:r w:rsidRPr="00553174">
        <w:rPr>
          <w:color w:val="000000"/>
          <w:sz w:val="20"/>
          <w:szCs w:val="20"/>
          <w:bdr w:val="none" w:sz="0" w:space="0" w:color="auto" w:frame="1"/>
        </w:rPr>
        <w:t>  </w:t>
      </w:r>
      <w:r w:rsidRPr="00553174">
        <w:rPr>
          <w:rStyle w:val="string"/>
          <w:color w:val="0000FF"/>
          <w:sz w:val="20"/>
          <w:szCs w:val="20"/>
          <w:bdr w:val="none" w:sz="0" w:space="0" w:color="auto" w:frame="1"/>
        </w:rPr>
        <w:t>"Samll Size"</w:t>
      </w:r>
      <w:r w:rsidRPr="00553174">
        <w:rPr>
          <w:color w:val="000000"/>
          <w:sz w:val="20"/>
          <w:szCs w:val="20"/>
          <w:bdr w:val="none" w:sz="0" w:space="0" w:color="auto" w:frame="1"/>
        </w:rPr>
        <w:t>;  </w:t>
      </w:r>
    </w:p>
    <w:p w:rsidR="007204CF" w:rsidRPr="00553174" w:rsidRDefault="007204CF" w:rsidP="007204CF">
      <w:pPr>
        <w:numPr>
          <w:ilvl w:val="0"/>
          <w:numId w:val="51"/>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51"/>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w:t>
      </w:r>
      <w:r w:rsidRPr="00553174">
        <w:rPr>
          <w:rStyle w:val="comment"/>
          <w:color w:val="008200"/>
          <w:sz w:val="20"/>
          <w:szCs w:val="20"/>
          <w:bdr w:val="none" w:sz="0" w:space="0" w:color="auto" w:frame="1"/>
        </w:rPr>
        <w:t>// End of the SmallMasalaPizza class</w:t>
      </w:r>
      <w:r w:rsidRPr="00553174">
        <w:rPr>
          <w:color w:val="000000"/>
          <w:sz w:val="20"/>
          <w:szCs w:val="20"/>
          <w:bdr w:val="none" w:sz="0" w:space="0" w:color="auto" w:frame="1"/>
        </w:rPr>
        <w:t>  </w:t>
      </w:r>
    </w:p>
    <w:p w:rsidR="007204CF" w:rsidRPr="00553174" w:rsidRDefault="007204CF" w:rsidP="007204CF">
      <w:pPr>
        <w:shd w:val="clear" w:color="auto" w:fill="FFFFFF"/>
        <w:spacing w:line="240" w:lineRule="auto"/>
        <w:jc w:val="both"/>
        <w:rPr>
          <w:i/>
          <w:iCs/>
          <w:color w:val="000000"/>
          <w:sz w:val="20"/>
          <w:szCs w:val="20"/>
        </w:rPr>
      </w:pPr>
      <w:r w:rsidRPr="00553174">
        <w:rPr>
          <w:i/>
          <w:iCs/>
          <w:color w:val="000000"/>
          <w:sz w:val="20"/>
          <w:szCs w:val="20"/>
        </w:rPr>
        <w:t>File: MediumMasalaPizza.java</w:t>
      </w:r>
    </w:p>
    <w:p w:rsidR="007204CF" w:rsidRPr="00553174" w:rsidRDefault="007204CF" w:rsidP="007204CF">
      <w:pPr>
        <w:numPr>
          <w:ilvl w:val="0"/>
          <w:numId w:val="52"/>
        </w:numPr>
        <w:shd w:val="clear" w:color="auto" w:fill="FFFFFF"/>
        <w:spacing w:after="0" w:line="345" w:lineRule="atLeast"/>
        <w:ind w:left="0"/>
        <w:jc w:val="both"/>
        <w:rPr>
          <w:color w:val="000000"/>
          <w:sz w:val="20"/>
          <w:szCs w:val="20"/>
        </w:rPr>
      </w:pP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class</w:t>
      </w:r>
      <w:r w:rsidRPr="00553174">
        <w:rPr>
          <w:color w:val="000000"/>
          <w:sz w:val="20"/>
          <w:szCs w:val="20"/>
          <w:bdr w:val="none" w:sz="0" w:space="0" w:color="auto" w:frame="1"/>
        </w:rPr>
        <w:t> MediumMasalaPizza </w:t>
      </w:r>
      <w:r w:rsidRPr="00553174">
        <w:rPr>
          <w:rStyle w:val="keyword"/>
          <w:b/>
          <w:bCs/>
          <w:color w:val="006699"/>
          <w:sz w:val="20"/>
          <w:szCs w:val="20"/>
          <w:bdr w:val="none" w:sz="0" w:space="0" w:color="auto" w:frame="1"/>
        </w:rPr>
        <w:t>extends</w:t>
      </w:r>
      <w:r w:rsidRPr="00553174">
        <w:rPr>
          <w:color w:val="000000"/>
          <w:sz w:val="20"/>
          <w:szCs w:val="20"/>
          <w:bdr w:val="none" w:sz="0" w:space="0" w:color="auto" w:frame="1"/>
        </w:rPr>
        <w:t> VegPizza {  </w:t>
      </w:r>
    </w:p>
    <w:p w:rsidR="007204CF" w:rsidRPr="00553174" w:rsidRDefault="007204CF" w:rsidP="007204CF">
      <w:pPr>
        <w:numPr>
          <w:ilvl w:val="0"/>
          <w:numId w:val="52"/>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52"/>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annotation"/>
          <w:color w:val="646464"/>
          <w:sz w:val="20"/>
          <w:szCs w:val="20"/>
          <w:bdr w:val="none" w:sz="0" w:space="0" w:color="auto" w:frame="1"/>
        </w:rPr>
        <w:t>@Override</w:t>
      </w:r>
      <w:r w:rsidRPr="00553174">
        <w:rPr>
          <w:color w:val="000000"/>
          <w:sz w:val="20"/>
          <w:szCs w:val="20"/>
          <w:bdr w:val="none" w:sz="0" w:space="0" w:color="auto" w:frame="1"/>
        </w:rPr>
        <w:t>  </w:t>
      </w:r>
    </w:p>
    <w:p w:rsidR="007204CF" w:rsidRPr="00553174" w:rsidRDefault="007204CF" w:rsidP="007204CF">
      <w:pPr>
        <w:numPr>
          <w:ilvl w:val="0"/>
          <w:numId w:val="52"/>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float</w:t>
      </w:r>
      <w:r w:rsidRPr="00553174">
        <w:rPr>
          <w:color w:val="000000"/>
          <w:sz w:val="20"/>
          <w:szCs w:val="20"/>
          <w:bdr w:val="none" w:sz="0" w:space="0" w:color="auto" w:frame="1"/>
        </w:rPr>
        <w:t> price() {  </w:t>
      </w:r>
    </w:p>
    <w:p w:rsidR="007204CF" w:rsidRPr="00553174" w:rsidRDefault="007204CF" w:rsidP="007204CF">
      <w:pPr>
        <w:numPr>
          <w:ilvl w:val="0"/>
          <w:numId w:val="52"/>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return</w:t>
      </w:r>
      <w:r w:rsidRPr="00553174">
        <w:rPr>
          <w:color w:val="000000"/>
          <w:sz w:val="20"/>
          <w:szCs w:val="20"/>
          <w:bdr w:val="none" w:sz="0" w:space="0" w:color="auto" w:frame="1"/>
        </w:rPr>
        <w:t> </w:t>
      </w:r>
      <w:r w:rsidRPr="00553174">
        <w:rPr>
          <w:rStyle w:val="number"/>
          <w:color w:val="C00000"/>
          <w:sz w:val="20"/>
          <w:szCs w:val="20"/>
          <w:bdr w:val="none" w:sz="0" w:space="0" w:color="auto" w:frame="1"/>
        </w:rPr>
        <w:t>120</w:t>
      </w:r>
      <w:r w:rsidRPr="00553174">
        <w:rPr>
          <w:color w:val="000000"/>
          <w:sz w:val="20"/>
          <w:szCs w:val="20"/>
          <w:bdr w:val="none" w:sz="0" w:space="0" w:color="auto" w:frame="1"/>
        </w:rPr>
        <w:t>.0f;  </w:t>
      </w:r>
    </w:p>
    <w:p w:rsidR="007204CF" w:rsidRPr="00553174" w:rsidRDefault="007204CF" w:rsidP="007204CF">
      <w:pPr>
        <w:numPr>
          <w:ilvl w:val="0"/>
          <w:numId w:val="52"/>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52"/>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52"/>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annotation"/>
          <w:color w:val="646464"/>
          <w:sz w:val="20"/>
          <w:szCs w:val="20"/>
          <w:bdr w:val="none" w:sz="0" w:space="0" w:color="auto" w:frame="1"/>
        </w:rPr>
        <w:t>@Override</w:t>
      </w:r>
      <w:r w:rsidRPr="00553174">
        <w:rPr>
          <w:color w:val="000000"/>
          <w:sz w:val="20"/>
          <w:szCs w:val="20"/>
          <w:bdr w:val="none" w:sz="0" w:space="0" w:color="auto" w:frame="1"/>
        </w:rPr>
        <w:t>  </w:t>
      </w:r>
    </w:p>
    <w:p w:rsidR="007204CF" w:rsidRPr="00553174" w:rsidRDefault="007204CF" w:rsidP="007204CF">
      <w:pPr>
        <w:numPr>
          <w:ilvl w:val="0"/>
          <w:numId w:val="52"/>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String name() {  </w:t>
      </w:r>
    </w:p>
    <w:p w:rsidR="007204CF" w:rsidRPr="00553174" w:rsidRDefault="007204CF" w:rsidP="007204CF">
      <w:pPr>
        <w:numPr>
          <w:ilvl w:val="0"/>
          <w:numId w:val="52"/>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52"/>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return</w:t>
      </w:r>
      <w:r w:rsidRPr="00553174">
        <w:rPr>
          <w:color w:val="000000"/>
          <w:sz w:val="20"/>
          <w:szCs w:val="20"/>
          <w:bdr w:val="none" w:sz="0" w:space="0" w:color="auto" w:frame="1"/>
        </w:rPr>
        <w:t>  </w:t>
      </w:r>
      <w:r w:rsidRPr="00553174">
        <w:rPr>
          <w:rStyle w:val="string"/>
          <w:color w:val="0000FF"/>
          <w:sz w:val="20"/>
          <w:szCs w:val="20"/>
          <w:bdr w:val="none" w:sz="0" w:space="0" w:color="auto" w:frame="1"/>
        </w:rPr>
        <w:t>"Masala Pizza"</w:t>
      </w:r>
      <w:r w:rsidRPr="00553174">
        <w:rPr>
          <w:color w:val="000000"/>
          <w:sz w:val="20"/>
          <w:szCs w:val="20"/>
          <w:bdr w:val="none" w:sz="0" w:space="0" w:color="auto" w:frame="1"/>
        </w:rPr>
        <w:t>;  </w:t>
      </w:r>
    </w:p>
    <w:p w:rsidR="007204CF" w:rsidRPr="00553174" w:rsidRDefault="007204CF" w:rsidP="007204CF">
      <w:pPr>
        <w:numPr>
          <w:ilvl w:val="0"/>
          <w:numId w:val="52"/>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52"/>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52"/>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52"/>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annotation"/>
          <w:color w:val="646464"/>
          <w:sz w:val="20"/>
          <w:szCs w:val="20"/>
          <w:bdr w:val="none" w:sz="0" w:space="0" w:color="auto" w:frame="1"/>
        </w:rPr>
        <w:t>@Override</w:t>
      </w:r>
      <w:r w:rsidRPr="00553174">
        <w:rPr>
          <w:color w:val="000000"/>
          <w:sz w:val="20"/>
          <w:szCs w:val="20"/>
          <w:bdr w:val="none" w:sz="0" w:space="0" w:color="auto" w:frame="1"/>
        </w:rPr>
        <w:t>  </w:t>
      </w:r>
    </w:p>
    <w:p w:rsidR="007204CF" w:rsidRPr="00553174" w:rsidRDefault="007204CF" w:rsidP="007204CF">
      <w:pPr>
        <w:numPr>
          <w:ilvl w:val="0"/>
          <w:numId w:val="52"/>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String size() {  </w:t>
      </w:r>
    </w:p>
    <w:p w:rsidR="007204CF" w:rsidRPr="00553174" w:rsidRDefault="007204CF" w:rsidP="007204CF">
      <w:pPr>
        <w:numPr>
          <w:ilvl w:val="0"/>
          <w:numId w:val="52"/>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return</w:t>
      </w:r>
      <w:r w:rsidRPr="00553174">
        <w:rPr>
          <w:color w:val="000000"/>
          <w:sz w:val="20"/>
          <w:szCs w:val="20"/>
          <w:bdr w:val="none" w:sz="0" w:space="0" w:color="auto" w:frame="1"/>
        </w:rPr>
        <w:t>  </w:t>
      </w:r>
      <w:r w:rsidRPr="00553174">
        <w:rPr>
          <w:rStyle w:val="string"/>
          <w:color w:val="0000FF"/>
          <w:sz w:val="20"/>
          <w:szCs w:val="20"/>
          <w:bdr w:val="none" w:sz="0" w:space="0" w:color="auto" w:frame="1"/>
        </w:rPr>
        <w:t>"Medium Size"</w:t>
      </w:r>
      <w:r w:rsidRPr="00553174">
        <w:rPr>
          <w:color w:val="000000"/>
          <w:sz w:val="20"/>
          <w:szCs w:val="20"/>
          <w:bdr w:val="none" w:sz="0" w:space="0" w:color="auto" w:frame="1"/>
        </w:rPr>
        <w:t>;  </w:t>
      </w:r>
    </w:p>
    <w:p w:rsidR="007204CF" w:rsidRPr="00553174" w:rsidRDefault="007204CF" w:rsidP="007204CF">
      <w:pPr>
        <w:numPr>
          <w:ilvl w:val="0"/>
          <w:numId w:val="52"/>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shd w:val="clear" w:color="auto" w:fill="FFFFFF"/>
        <w:spacing w:line="240" w:lineRule="auto"/>
        <w:jc w:val="both"/>
        <w:rPr>
          <w:i/>
          <w:iCs/>
          <w:color w:val="000000"/>
          <w:sz w:val="20"/>
          <w:szCs w:val="20"/>
        </w:rPr>
      </w:pPr>
      <w:r w:rsidRPr="00553174">
        <w:rPr>
          <w:i/>
          <w:iCs/>
          <w:color w:val="000000"/>
          <w:sz w:val="20"/>
          <w:szCs w:val="20"/>
        </w:rPr>
        <w:t>File: LargeMasalaPizza.java</w:t>
      </w:r>
    </w:p>
    <w:p w:rsidR="007204CF" w:rsidRPr="00553174" w:rsidRDefault="007204CF" w:rsidP="007204CF">
      <w:pPr>
        <w:numPr>
          <w:ilvl w:val="0"/>
          <w:numId w:val="53"/>
        </w:numPr>
        <w:shd w:val="clear" w:color="auto" w:fill="FFFFFF"/>
        <w:spacing w:after="0" w:line="345" w:lineRule="atLeast"/>
        <w:ind w:left="0"/>
        <w:jc w:val="both"/>
        <w:rPr>
          <w:color w:val="000000"/>
          <w:sz w:val="20"/>
          <w:szCs w:val="20"/>
        </w:rPr>
      </w:pP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class</w:t>
      </w:r>
      <w:r w:rsidRPr="00553174">
        <w:rPr>
          <w:color w:val="000000"/>
          <w:sz w:val="20"/>
          <w:szCs w:val="20"/>
          <w:bdr w:val="none" w:sz="0" w:space="0" w:color="auto" w:frame="1"/>
        </w:rPr>
        <w:t> LargeMasalaPizza </w:t>
      </w:r>
      <w:r w:rsidRPr="00553174">
        <w:rPr>
          <w:rStyle w:val="keyword"/>
          <w:b/>
          <w:bCs/>
          <w:color w:val="006699"/>
          <w:sz w:val="20"/>
          <w:szCs w:val="20"/>
          <w:bdr w:val="none" w:sz="0" w:space="0" w:color="auto" w:frame="1"/>
        </w:rPr>
        <w:t>extends</w:t>
      </w:r>
      <w:r w:rsidRPr="00553174">
        <w:rPr>
          <w:color w:val="000000"/>
          <w:sz w:val="20"/>
          <w:szCs w:val="20"/>
          <w:bdr w:val="none" w:sz="0" w:space="0" w:color="auto" w:frame="1"/>
        </w:rPr>
        <w:t>  VegPizza{  </w:t>
      </w:r>
    </w:p>
    <w:p w:rsidR="007204CF" w:rsidRPr="00553174" w:rsidRDefault="007204CF" w:rsidP="007204CF">
      <w:pPr>
        <w:numPr>
          <w:ilvl w:val="0"/>
          <w:numId w:val="5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annotation"/>
          <w:color w:val="646464"/>
          <w:sz w:val="20"/>
          <w:szCs w:val="20"/>
          <w:bdr w:val="none" w:sz="0" w:space="0" w:color="auto" w:frame="1"/>
        </w:rPr>
        <w:t>@Override</w:t>
      </w:r>
      <w:r w:rsidRPr="00553174">
        <w:rPr>
          <w:color w:val="000000"/>
          <w:sz w:val="20"/>
          <w:szCs w:val="20"/>
          <w:bdr w:val="none" w:sz="0" w:space="0" w:color="auto" w:frame="1"/>
        </w:rPr>
        <w:t>  </w:t>
      </w:r>
    </w:p>
    <w:p w:rsidR="007204CF" w:rsidRPr="00553174" w:rsidRDefault="007204CF" w:rsidP="007204CF">
      <w:pPr>
        <w:numPr>
          <w:ilvl w:val="0"/>
          <w:numId w:val="5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float</w:t>
      </w:r>
      <w:r w:rsidRPr="00553174">
        <w:rPr>
          <w:color w:val="000000"/>
          <w:sz w:val="20"/>
          <w:szCs w:val="20"/>
          <w:bdr w:val="none" w:sz="0" w:space="0" w:color="auto" w:frame="1"/>
        </w:rPr>
        <w:t> price() {  </w:t>
      </w:r>
    </w:p>
    <w:p w:rsidR="007204CF" w:rsidRPr="00553174" w:rsidRDefault="007204CF" w:rsidP="007204CF">
      <w:pPr>
        <w:numPr>
          <w:ilvl w:val="0"/>
          <w:numId w:val="5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return</w:t>
      </w:r>
      <w:r w:rsidRPr="00553174">
        <w:rPr>
          <w:color w:val="000000"/>
          <w:sz w:val="20"/>
          <w:szCs w:val="20"/>
          <w:bdr w:val="none" w:sz="0" w:space="0" w:color="auto" w:frame="1"/>
        </w:rPr>
        <w:t> </w:t>
      </w:r>
      <w:r w:rsidRPr="00553174">
        <w:rPr>
          <w:rStyle w:val="number"/>
          <w:color w:val="C00000"/>
          <w:sz w:val="20"/>
          <w:szCs w:val="20"/>
          <w:bdr w:val="none" w:sz="0" w:space="0" w:color="auto" w:frame="1"/>
        </w:rPr>
        <w:t>150</w:t>
      </w:r>
      <w:r w:rsidRPr="00553174">
        <w:rPr>
          <w:color w:val="000000"/>
          <w:sz w:val="20"/>
          <w:szCs w:val="20"/>
          <w:bdr w:val="none" w:sz="0" w:space="0" w:color="auto" w:frame="1"/>
        </w:rPr>
        <w:t>.0f;  </w:t>
      </w:r>
    </w:p>
    <w:p w:rsidR="007204CF" w:rsidRPr="00553174" w:rsidRDefault="007204CF" w:rsidP="007204CF">
      <w:pPr>
        <w:numPr>
          <w:ilvl w:val="0"/>
          <w:numId w:val="5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5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5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annotation"/>
          <w:color w:val="646464"/>
          <w:sz w:val="20"/>
          <w:szCs w:val="20"/>
          <w:bdr w:val="none" w:sz="0" w:space="0" w:color="auto" w:frame="1"/>
        </w:rPr>
        <w:t>@Override</w:t>
      </w:r>
      <w:r w:rsidRPr="00553174">
        <w:rPr>
          <w:color w:val="000000"/>
          <w:sz w:val="20"/>
          <w:szCs w:val="20"/>
          <w:bdr w:val="none" w:sz="0" w:space="0" w:color="auto" w:frame="1"/>
        </w:rPr>
        <w:t>  </w:t>
      </w:r>
    </w:p>
    <w:p w:rsidR="007204CF" w:rsidRPr="00553174" w:rsidRDefault="007204CF" w:rsidP="007204CF">
      <w:pPr>
        <w:numPr>
          <w:ilvl w:val="0"/>
          <w:numId w:val="5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String name() {  </w:t>
      </w:r>
    </w:p>
    <w:p w:rsidR="007204CF" w:rsidRPr="00553174" w:rsidRDefault="007204CF" w:rsidP="007204CF">
      <w:pPr>
        <w:numPr>
          <w:ilvl w:val="0"/>
          <w:numId w:val="5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5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return</w:t>
      </w:r>
      <w:r w:rsidRPr="00553174">
        <w:rPr>
          <w:color w:val="000000"/>
          <w:sz w:val="20"/>
          <w:szCs w:val="20"/>
          <w:bdr w:val="none" w:sz="0" w:space="0" w:color="auto" w:frame="1"/>
        </w:rPr>
        <w:t>  </w:t>
      </w:r>
      <w:r w:rsidRPr="00553174">
        <w:rPr>
          <w:rStyle w:val="string"/>
          <w:color w:val="0000FF"/>
          <w:sz w:val="20"/>
          <w:szCs w:val="20"/>
          <w:bdr w:val="none" w:sz="0" w:space="0" w:color="auto" w:frame="1"/>
        </w:rPr>
        <w:t>"Masala Pizza"</w:t>
      </w:r>
      <w:r w:rsidRPr="00553174">
        <w:rPr>
          <w:color w:val="000000"/>
          <w:sz w:val="20"/>
          <w:szCs w:val="20"/>
          <w:bdr w:val="none" w:sz="0" w:space="0" w:color="auto" w:frame="1"/>
        </w:rPr>
        <w:t>;  </w:t>
      </w:r>
    </w:p>
    <w:p w:rsidR="007204CF" w:rsidRPr="00553174" w:rsidRDefault="007204CF" w:rsidP="007204CF">
      <w:pPr>
        <w:numPr>
          <w:ilvl w:val="0"/>
          <w:numId w:val="5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lastRenderedPageBreak/>
        <w:t>      </w:t>
      </w:r>
    </w:p>
    <w:p w:rsidR="007204CF" w:rsidRPr="00553174" w:rsidRDefault="007204CF" w:rsidP="007204CF">
      <w:pPr>
        <w:numPr>
          <w:ilvl w:val="0"/>
          <w:numId w:val="5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5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5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annotation"/>
          <w:color w:val="646464"/>
          <w:sz w:val="20"/>
          <w:szCs w:val="20"/>
          <w:bdr w:val="none" w:sz="0" w:space="0" w:color="auto" w:frame="1"/>
        </w:rPr>
        <w:t>@Override</w:t>
      </w:r>
      <w:r w:rsidRPr="00553174">
        <w:rPr>
          <w:color w:val="000000"/>
          <w:sz w:val="20"/>
          <w:szCs w:val="20"/>
          <w:bdr w:val="none" w:sz="0" w:space="0" w:color="auto" w:frame="1"/>
        </w:rPr>
        <w:t>  </w:t>
      </w:r>
    </w:p>
    <w:p w:rsidR="007204CF" w:rsidRPr="00553174" w:rsidRDefault="007204CF" w:rsidP="007204CF">
      <w:pPr>
        <w:numPr>
          <w:ilvl w:val="0"/>
          <w:numId w:val="5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String size() {  </w:t>
      </w:r>
    </w:p>
    <w:p w:rsidR="007204CF" w:rsidRPr="00553174" w:rsidRDefault="007204CF" w:rsidP="007204CF">
      <w:pPr>
        <w:numPr>
          <w:ilvl w:val="0"/>
          <w:numId w:val="5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return</w:t>
      </w:r>
      <w:r w:rsidRPr="00553174">
        <w:rPr>
          <w:color w:val="000000"/>
          <w:sz w:val="20"/>
          <w:szCs w:val="20"/>
          <w:bdr w:val="none" w:sz="0" w:space="0" w:color="auto" w:frame="1"/>
        </w:rPr>
        <w:t>  </w:t>
      </w:r>
      <w:r w:rsidRPr="00553174">
        <w:rPr>
          <w:rStyle w:val="string"/>
          <w:color w:val="0000FF"/>
          <w:sz w:val="20"/>
          <w:szCs w:val="20"/>
          <w:bdr w:val="none" w:sz="0" w:space="0" w:color="auto" w:frame="1"/>
        </w:rPr>
        <w:t>"Large Size"</w:t>
      </w:r>
      <w:r w:rsidRPr="00553174">
        <w:rPr>
          <w:color w:val="000000"/>
          <w:sz w:val="20"/>
          <w:szCs w:val="20"/>
          <w:bdr w:val="none" w:sz="0" w:space="0" w:color="auto" w:frame="1"/>
        </w:rPr>
        <w:t>;  </w:t>
      </w:r>
    </w:p>
    <w:p w:rsidR="007204CF" w:rsidRPr="00553174" w:rsidRDefault="007204CF" w:rsidP="007204CF">
      <w:pPr>
        <w:numPr>
          <w:ilvl w:val="0"/>
          <w:numId w:val="5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5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comment"/>
          <w:color w:val="008200"/>
          <w:sz w:val="20"/>
          <w:szCs w:val="20"/>
          <w:bdr w:val="none" w:sz="0" w:space="0" w:color="auto" w:frame="1"/>
        </w:rPr>
        <w:t>//End of the LargeMasalaPizza class</w:t>
      </w:r>
      <w:r w:rsidRPr="00553174">
        <w:rPr>
          <w:color w:val="000000"/>
          <w:sz w:val="20"/>
          <w:szCs w:val="20"/>
          <w:bdr w:val="none" w:sz="0" w:space="0" w:color="auto" w:frame="1"/>
        </w:rPr>
        <w:t>  </w:t>
      </w:r>
    </w:p>
    <w:p w:rsidR="007204CF" w:rsidRPr="00553174" w:rsidRDefault="007204CF" w:rsidP="007204CF">
      <w:pPr>
        <w:shd w:val="clear" w:color="auto" w:fill="FFFFFF"/>
        <w:spacing w:line="240" w:lineRule="auto"/>
        <w:jc w:val="both"/>
        <w:rPr>
          <w:i/>
          <w:iCs/>
          <w:color w:val="000000"/>
          <w:sz w:val="20"/>
          <w:szCs w:val="20"/>
        </w:rPr>
      </w:pPr>
      <w:r w:rsidRPr="00553174">
        <w:rPr>
          <w:i/>
          <w:iCs/>
          <w:color w:val="000000"/>
          <w:sz w:val="20"/>
          <w:szCs w:val="20"/>
        </w:rPr>
        <w:t>File: ExtraLargeMasalaPizza.java</w:t>
      </w:r>
    </w:p>
    <w:p w:rsidR="007204CF" w:rsidRPr="00553174" w:rsidRDefault="007204CF" w:rsidP="007204CF">
      <w:pPr>
        <w:numPr>
          <w:ilvl w:val="0"/>
          <w:numId w:val="54"/>
        </w:numPr>
        <w:shd w:val="clear" w:color="auto" w:fill="FFFFFF"/>
        <w:spacing w:after="0" w:line="345" w:lineRule="atLeast"/>
        <w:ind w:left="0"/>
        <w:jc w:val="both"/>
        <w:rPr>
          <w:color w:val="000000"/>
          <w:sz w:val="20"/>
          <w:szCs w:val="20"/>
        </w:rPr>
      </w:pP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class</w:t>
      </w:r>
      <w:r w:rsidRPr="00553174">
        <w:rPr>
          <w:color w:val="000000"/>
          <w:sz w:val="20"/>
          <w:szCs w:val="20"/>
          <w:bdr w:val="none" w:sz="0" w:space="0" w:color="auto" w:frame="1"/>
        </w:rPr>
        <w:t> ExtraLargeMasalaPizza </w:t>
      </w:r>
      <w:r w:rsidRPr="00553174">
        <w:rPr>
          <w:rStyle w:val="keyword"/>
          <w:b/>
          <w:bCs/>
          <w:color w:val="006699"/>
          <w:sz w:val="20"/>
          <w:szCs w:val="20"/>
          <w:bdr w:val="none" w:sz="0" w:space="0" w:color="auto" w:frame="1"/>
        </w:rPr>
        <w:t>extends</w:t>
      </w:r>
      <w:r w:rsidRPr="00553174">
        <w:rPr>
          <w:color w:val="000000"/>
          <w:sz w:val="20"/>
          <w:szCs w:val="20"/>
          <w:bdr w:val="none" w:sz="0" w:space="0" w:color="auto" w:frame="1"/>
        </w:rPr>
        <w:t> VegPizza {  </w:t>
      </w:r>
    </w:p>
    <w:p w:rsidR="007204CF" w:rsidRPr="00553174" w:rsidRDefault="007204CF" w:rsidP="007204CF">
      <w:pPr>
        <w:numPr>
          <w:ilvl w:val="0"/>
          <w:numId w:val="54"/>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annotation"/>
          <w:color w:val="646464"/>
          <w:sz w:val="20"/>
          <w:szCs w:val="20"/>
          <w:bdr w:val="none" w:sz="0" w:space="0" w:color="auto" w:frame="1"/>
        </w:rPr>
        <w:t>@Override</w:t>
      </w:r>
      <w:r w:rsidRPr="00553174">
        <w:rPr>
          <w:color w:val="000000"/>
          <w:sz w:val="20"/>
          <w:szCs w:val="20"/>
          <w:bdr w:val="none" w:sz="0" w:space="0" w:color="auto" w:frame="1"/>
        </w:rPr>
        <w:t>  </w:t>
      </w:r>
    </w:p>
    <w:p w:rsidR="007204CF" w:rsidRPr="00553174" w:rsidRDefault="007204CF" w:rsidP="007204CF">
      <w:pPr>
        <w:numPr>
          <w:ilvl w:val="0"/>
          <w:numId w:val="54"/>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float</w:t>
      </w:r>
      <w:r w:rsidRPr="00553174">
        <w:rPr>
          <w:color w:val="000000"/>
          <w:sz w:val="20"/>
          <w:szCs w:val="20"/>
          <w:bdr w:val="none" w:sz="0" w:space="0" w:color="auto" w:frame="1"/>
        </w:rPr>
        <w:t> price() {  </w:t>
      </w:r>
    </w:p>
    <w:p w:rsidR="007204CF" w:rsidRPr="00553174" w:rsidRDefault="007204CF" w:rsidP="007204CF">
      <w:pPr>
        <w:numPr>
          <w:ilvl w:val="0"/>
          <w:numId w:val="54"/>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return</w:t>
      </w:r>
      <w:r w:rsidRPr="00553174">
        <w:rPr>
          <w:color w:val="000000"/>
          <w:sz w:val="20"/>
          <w:szCs w:val="20"/>
          <w:bdr w:val="none" w:sz="0" w:space="0" w:color="auto" w:frame="1"/>
        </w:rPr>
        <w:t> </w:t>
      </w:r>
      <w:r w:rsidRPr="00553174">
        <w:rPr>
          <w:rStyle w:val="number"/>
          <w:color w:val="C00000"/>
          <w:sz w:val="20"/>
          <w:szCs w:val="20"/>
          <w:bdr w:val="none" w:sz="0" w:space="0" w:color="auto" w:frame="1"/>
        </w:rPr>
        <w:t>180</w:t>
      </w:r>
      <w:r w:rsidRPr="00553174">
        <w:rPr>
          <w:color w:val="000000"/>
          <w:sz w:val="20"/>
          <w:szCs w:val="20"/>
          <w:bdr w:val="none" w:sz="0" w:space="0" w:color="auto" w:frame="1"/>
        </w:rPr>
        <w:t>.0f;  </w:t>
      </w:r>
    </w:p>
    <w:p w:rsidR="007204CF" w:rsidRPr="00553174" w:rsidRDefault="007204CF" w:rsidP="007204CF">
      <w:pPr>
        <w:numPr>
          <w:ilvl w:val="0"/>
          <w:numId w:val="54"/>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54"/>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54"/>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annotation"/>
          <w:color w:val="646464"/>
          <w:sz w:val="20"/>
          <w:szCs w:val="20"/>
          <w:bdr w:val="none" w:sz="0" w:space="0" w:color="auto" w:frame="1"/>
        </w:rPr>
        <w:t>@Override</w:t>
      </w:r>
      <w:r w:rsidRPr="00553174">
        <w:rPr>
          <w:color w:val="000000"/>
          <w:sz w:val="20"/>
          <w:szCs w:val="20"/>
          <w:bdr w:val="none" w:sz="0" w:space="0" w:color="auto" w:frame="1"/>
        </w:rPr>
        <w:t>  </w:t>
      </w:r>
    </w:p>
    <w:p w:rsidR="007204CF" w:rsidRPr="00553174" w:rsidRDefault="007204CF" w:rsidP="007204CF">
      <w:pPr>
        <w:numPr>
          <w:ilvl w:val="0"/>
          <w:numId w:val="54"/>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String name() {  </w:t>
      </w:r>
    </w:p>
    <w:p w:rsidR="007204CF" w:rsidRPr="00553174" w:rsidRDefault="007204CF" w:rsidP="007204CF">
      <w:pPr>
        <w:numPr>
          <w:ilvl w:val="0"/>
          <w:numId w:val="54"/>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54"/>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return</w:t>
      </w:r>
      <w:r w:rsidRPr="00553174">
        <w:rPr>
          <w:color w:val="000000"/>
          <w:sz w:val="20"/>
          <w:szCs w:val="20"/>
          <w:bdr w:val="none" w:sz="0" w:space="0" w:color="auto" w:frame="1"/>
        </w:rPr>
        <w:t>  </w:t>
      </w:r>
      <w:r w:rsidRPr="00553174">
        <w:rPr>
          <w:rStyle w:val="string"/>
          <w:color w:val="0000FF"/>
          <w:sz w:val="20"/>
          <w:szCs w:val="20"/>
          <w:bdr w:val="none" w:sz="0" w:space="0" w:color="auto" w:frame="1"/>
        </w:rPr>
        <w:t>"Masala Pizza"</w:t>
      </w:r>
      <w:r w:rsidRPr="00553174">
        <w:rPr>
          <w:color w:val="000000"/>
          <w:sz w:val="20"/>
          <w:szCs w:val="20"/>
          <w:bdr w:val="none" w:sz="0" w:space="0" w:color="auto" w:frame="1"/>
        </w:rPr>
        <w:t>;  </w:t>
      </w:r>
    </w:p>
    <w:p w:rsidR="007204CF" w:rsidRPr="00553174" w:rsidRDefault="007204CF" w:rsidP="007204CF">
      <w:pPr>
        <w:numPr>
          <w:ilvl w:val="0"/>
          <w:numId w:val="54"/>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54"/>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54"/>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54"/>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annotation"/>
          <w:color w:val="646464"/>
          <w:sz w:val="20"/>
          <w:szCs w:val="20"/>
          <w:bdr w:val="none" w:sz="0" w:space="0" w:color="auto" w:frame="1"/>
        </w:rPr>
        <w:t>@Override</w:t>
      </w:r>
      <w:r w:rsidRPr="00553174">
        <w:rPr>
          <w:color w:val="000000"/>
          <w:sz w:val="20"/>
          <w:szCs w:val="20"/>
          <w:bdr w:val="none" w:sz="0" w:space="0" w:color="auto" w:frame="1"/>
        </w:rPr>
        <w:t>  </w:t>
      </w:r>
    </w:p>
    <w:p w:rsidR="007204CF" w:rsidRPr="00553174" w:rsidRDefault="007204CF" w:rsidP="007204CF">
      <w:pPr>
        <w:numPr>
          <w:ilvl w:val="0"/>
          <w:numId w:val="54"/>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String size() {  </w:t>
      </w:r>
    </w:p>
    <w:p w:rsidR="007204CF" w:rsidRPr="00553174" w:rsidRDefault="007204CF" w:rsidP="007204CF">
      <w:pPr>
        <w:numPr>
          <w:ilvl w:val="0"/>
          <w:numId w:val="54"/>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return</w:t>
      </w:r>
      <w:r w:rsidRPr="00553174">
        <w:rPr>
          <w:color w:val="000000"/>
          <w:sz w:val="20"/>
          <w:szCs w:val="20"/>
          <w:bdr w:val="none" w:sz="0" w:space="0" w:color="auto" w:frame="1"/>
        </w:rPr>
        <w:t>  </w:t>
      </w:r>
      <w:r w:rsidRPr="00553174">
        <w:rPr>
          <w:rStyle w:val="string"/>
          <w:color w:val="0000FF"/>
          <w:sz w:val="20"/>
          <w:szCs w:val="20"/>
          <w:bdr w:val="none" w:sz="0" w:space="0" w:color="auto" w:frame="1"/>
        </w:rPr>
        <w:t>"Extra-Large Size"</w:t>
      </w:r>
      <w:r w:rsidRPr="00553174">
        <w:rPr>
          <w:color w:val="000000"/>
          <w:sz w:val="20"/>
          <w:szCs w:val="20"/>
          <w:bdr w:val="none" w:sz="0" w:space="0" w:color="auto" w:frame="1"/>
        </w:rPr>
        <w:t>;  </w:t>
      </w:r>
    </w:p>
    <w:p w:rsidR="007204CF" w:rsidRPr="00553174" w:rsidRDefault="007204CF" w:rsidP="007204CF">
      <w:pPr>
        <w:numPr>
          <w:ilvl w:val="0"/>
          <w:numId w:val="54"/>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54"/>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w:t>
      </w:r>
      <w:r w:rsidRPr="00553174">
        <w:rPr>
          <w:rStyle w:val="comment"/>
          <w:color w:val="008200"/>
          <w:sz w:val="20"/>
          <w:szCs w:val="20"/>
          <w:bdr w:val="none" w:sz="0" w:space="0" w:color="auto" w:frame="1"/>
        </w:rPr>
        <w:t>// End of the ExtraLargeMasalaPizza class </w:t>
      </w:r>
      <w:r w:rsidRPr="00553174">
        <w:rPr>
          <w:color w:val="000000"/>
          <w:sz w:val="20"/>
          <w:szCs w:val="20"/>
          <w:bdr w:val="none" w:sz="0" w:space="0" w:color="auto" w:frame="1"/>
        </w:rPr>
        <w:t>  </w:t>
      </w:r>
    </w:p>
    <w:p w:rsidR="007204CF" w:rsidRPr="00553174" w:rsidRDefault="007204CF" w:rsidP="007204CF">
      <w:pPr>
        <w:pStyle w:val="NormalWeb"/>
        <w:shd w:val="clear" w:color="auto" w:fill="FFFFFF"/>
        <w:jc w:val="both"/>
        <w:rPr>
          <w:rFonts w:asciiTheme="minorHAnsi" w:hAnsiTheme="minorHAnsi"/>
          <w:color w:val="000000"/>
          <w:sz w:val="20"/>
          <w:szCs w:val="20"/>
        </w:rPr>
      </w:pPr>
      <w:r w:rsidRPr="00553174">
        <w:rPr>
          <w:rFonts w:asciiTheme="minorHAnsi" w:hAnsiTheme="minorHAnsi"/>
          <w:color w:val="000000"/>
          <w:sz w:val="20"/>
          <w:szCs w:val="20"/>
        </w:rPr>
        <w:t>Step 9</w:t>
      </w:r>
      <w:proofErr w:type="gramStart"/>
      <w:r w:rsidRPr="00553174">
        <w:rPr>
          <w:rFonts w:asciiTheme="minorHAnsi" w:hAnsiTheme="minorHAnsi"/>
          <w:color w:val="000000"/>
          <w:sz w:val="20"/>
          <w:szCs w:val="20"/>
        </w:rPr>
        <w:t>:</w:t>
      </w:r>
      <w:r w:rsidRPr="00553174">
        <w:rPr>
          <w:rFonts w:asciiTheme="minorHAnsi" w:hAnsiTheme="minorHAnsi"/>
          <w:b/>
          <w:bCs/>
          <w:color w:val="000000"/>
          <w:sz w:val="20"/>
          <w:szCs w:val="20"/>
        </w:rPr>
        <w:t>Now</w:t>
      </w:r>
      <w:proofErr w:type="gramEnd"/>
      <w:r w:rsidRPr="00553174">
        <w:rPr>
          <w:rFonts w:asciiTheme="minorHAnsi" w:hAnsiTheme="minorHAnsi"/>
          <w:b/>
          <w:bCs/>
          <w:color w:val="000000"/>
          <w:sz w:val="20"/>
          <w:szCs w:val="20"/>
        </w:rPr>
        <w:t>, create concrete sub-classes SmallNonVegPizza, MediumNonVegPizza, LargeNonVegPizza, ExtraLargeNonVegPizza that will extend to the abstract class NonVegPizza.</w:t>
      </w:r>
    </w:p>
    <w:p w:rsidR="007204CF" w:rsidRPr="00553174" w:rsidRDefault="007204CF" w:rsidP="007204CF">
      <w:pPr>
        <w:shd w:val="clear" w:color="auto" w:fill="FFFFFF"/>
        <w:jc w:val="both"/>
        <w:rPr>
          <w:i/>
          <w:iCs/>
          <w:color w:val="000000"/>
          <w:sz w:val="20"/>
          <w:szCs w:val="20"/>
        </w:rPr>
      </w:pPr>
      <w:r w:rsidRPr="00553174">
        <w:rPr>
          <w:i/>
          <w:iCs/>
          <w:color w:val="000000"/>
          <w:sz w:val="20"/>
          <w:szCs w:val="20"/>
        </w:rPr>
        <w:t>File: SmallNonVegPizza.java</w:t>
      </w:r>
    </w:p>
    <w:p w:rsidR="007204CF" w:rsidRPr="00553174" w:rsidRDefault="007204CF" w:rsidP="007204CF">
      <w:pPr>
        <w:numPr>
          <w:ilvl w:val="0"/>
          <w:numId w:val="55"/>
        </w:numPr>
        <w:shd w:val="clear" w:color="auto" w:fill="FFFFFF"/>
        <w:spacing w:after="0" w:line="345" w:lineRule="atLeast"/>
        <w:ind w:left="0"/>
        <w:jc w:val="both"/>
        <w:rPr>
          <w:color w:val="000000"/>
          <w:sz w:val="20"/>
          <w:szCs w:val="20"/>
        </w:rPr>
      </w:pP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class</w:t>
      </w:r>
      <w:r w:rsidRPr="00553174">
        <w:rPr>
          <w:color w:val="000000"/>
          <w:sz w:val="20"/>
          <w:szCs w:val="20"/>
          <w:bdr w:val="none" w:sz="0" w:space="0" w:color="auto" w:frame="1"/>
        </w:rPr>
        <w:t> SmallNonVegPizza </w:t>
      </w:r>
      <w:r w:rsidRPr="00553174">
        <w:rPr>
          <w:rStyle w:val="keyword"/>
          <w:b/>
          <w:bCs/>
          <w:color w:val="006699"/>
          <w:sz w:val="20"/>
          <w:szCs w:val="20"/>
          <w:bdr w:val="none" w:sz="0" w:space="0" w:color="auto" w:frame="1"/>
        </w:rPr>
        <w:t>extends</w:t>
      </w:r>
      <w:r w:rsidRPr="00553174">
        <w:rPr>
          <w:color w:val="000000"/>
          <w:sz w:val="20"/>
          <w:szCs w:val="20"/>
          <w:bdr w:val="none" w:sz="0" w:space="0" w:color="auto" w:frame="1"/>
        </w:rPr>
        <w:t> NonVegPizza {  </w:t>
      </w:r>
    </w:p>
    <w:p w:rsidR="007204CF" w:rsidRPr="00553174" w:rsidRDefault="007204CF" w:rsidP="007204CF">
      <w:pPr>
        <w:numPr>
          <w:ilvl w:val="0"/>
          <w:numId w:val="5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5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annotation"/>
          <w:color w:val="646464"/>
          <w:sz w:val="20"/>
          <w:szCs w:val="20"/>
          <w:bdr w:val="none" w:sz="0" w:space="0" w:color="auto" w:frame="1"/>
        </w:rPr>
        <w:t>@Override</w:t>
      </w:r>
      <w:r w:rsidRPr="00553174">
        <w:rPr>
          <w:color w:val="000000"/>
          <w:sz w:val="20"/>
          <w:szCs w:val="20"/>
          <w:bdr w:val="none" w:sz="0" w:space="0" w:color="auto" w:frame="1"/>
        </w:rPr>
        <w:t>  </w:t>
      </w:r>
    </w:p>
    <w:p w:rsidR="007204CF" w:rsidRPr="00553174" w:rsidRDefault="007204CF" w:rsidP="007204CF">
      <w:pPr>
        <w:numPr>
          <w:ilvl w:val="0"/>
          <w:numId w:val="5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float</w:t>
      </w:r>
      <w:r w:rsidRPr="00553174">
        <w:rPr>
          <w:color w:val="000000"/>
          <w:sz w:val="20"/>
          <w:szCs w:val="20"/>
          <w:bdr w:val="none" w:sz="0" w:space="0" w:color="auto" w:frame="1"/>
        </w:rPr>
        <w:t> price() {  </w:t>
      </w:r>
    </w:p>
    <w:p w:rsidR="007204CF" w:rsidRPr="00553174" w:rsidRDefault="007204CF" w:rsidP="007204CF">
      <w:pPr>
        <w:numPr>
          <w:ilvl w:val="0"/>
          <w:numId w:val="5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return</w:t>
      </w:r>
      <w:r w:rsidRPr="00553174">
        <w:rPr>
          <w:color w:val="000000"/>
          <w:sz w:val="20"/>
          <w:szCs w:val="20"/>
          <w:bdr w:val="none" w:sz="0" w:space="0" w:color="auto" w:frame="1"/>
        </w:rPr>
        <w:t> </w:t>
      </w:r>
      <w:r w:rsidRPr="00553174">
        <w:rPr>
          <w:rStyle w:val="number"/>
          <w:color w:val="C00000"/>
          <w:sz w:val="20"/>
          <w:szCs w:val="20"/>
          <w:bdr w:val="none" w:sz="0" w:space="0" w:color="auto" w:frame="1"/>
        </w:rPr>
        <w:t>180</w:t>
      </w:r>
      <w:r w:rsidRPr="00553174">
        <w:rPr>
          <w:color w:val="000000"/>
          <w:sz w:val="20"/>
          <w:szCs w:val="20"/>
          <w:bdr w:val="none" w:sz="0" w:space="0" w:color="auto" w:frame="1"/>
        </w:rPr>
        <w:t>.0f;  </w:t>
      </w:r>
    </w:p>
    <w:p w:rsidR="007204CF" w:rsidRPr="00553174" w:rsidRDefault="007204CF" w:rsidP="007204CF">
      <w:pPr>
        <w:numPr>
          <w:ilvl w:val="0"/>
          <w:numId w:val="5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5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lastRenderedPageBreak/>
        <w:t>  </w:t>
      </w:r>
    </w:p>
    <w:p w:rsidR="007204CF" w:rsidRPr="00553174" w:rsidRDefault="007204CF" w:rsidP="007204CF">
      <w:pPr>
        <w:numPr>
          <w:ilvl w:val="0"/>
          <w:numId w:val="5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annotation"/>
          <w:color w:val="646464"/>
          <w:sz w:val="20"/>
          <w:szCs w:val="20"/>
          <w:bdr w:val="none" w:sz="0" w:space="0" w:color="auto" w:frame="1"/>
        </w:rPr>
        <w:t>@Override</w:t>
      </w:r>
      <w:r w:rsidRPr="00553174">
        <w:rPr>
          <w:color w:val="000000"/>
          <w:sz w:val="20"/>
          <w:szCs w:val="20"/>
          <w:bdr w:val="none" w:sz="0" w:space="0" w:color="auto" w:frame="1"/>
        </w:rPr>
        <w:t>  </w:t>
      </w:r>
    </w:p>
    <w:p w:rsidR="007204CF" w:rsidRPr="00553174" w:rsidRDefault="007204CF" w:rsidP="007204CF">
      <w:pPr>
        <w:numPr>
          <w:ilvl w:val="0"/>
          <w:numId w:val="5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String name() {  </w:t>
      </w:r>
    </w:p>
    <w:p w:rsidR="007204CF" w:rsidRPr="00553174" w:rsidRDefault="007204CF" w:rsidP="007204CF">
      <w:pPr>
        <w:numPr>
          <w:ilvl w:val="0"/>
          <w:numId w:val="5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return</w:t>
      </w:r>
      <w:r w:rsidRPr="00553174">
        <w:rPr>
          <w:color w:val="000000"/>
          <w:sz w:val="20"/>
          <w:szCs w:val="20"/>
          <w:bdr w:val="none" w:sz="0" w:space="0" w:color="auto" w:frame="1"/>
        </w:rPr>
        <w:t> </w:t>
      </w:r>
      <w:r w:rsidRPr="00553174">
        <w:rPr>
          <w:rStyle w:val="string"/>
          <w:color w:val="0000FF"/>
          <w:sz w:val="20"/>
          <w:szCs w:val="20"/>
          <w:bdr w:val="none" w:sz="0" w:space="0" w:color="auto" w:frame="1"/>
        </w:rPr>
        <w:t>"Non-Veg Pizza"</w:t>
      </w:r>
      <w:r w:rsidRPr="00553174">
        <w:rPr>
          <w:color w:val="000000"/>
          <w:sz w:val="20"/>
          <w:szCs w:val="20"/>
          <w:bdr w:val="none" w:sz="0" w:space="0" w:color="auto" w:frame="1"/>
        </w:rPr>
        <w:t>;  </w:t>
      </w:r>
    </w:p>
    <w:p w:rsidR="007204CF" w:rsidRPr="00553174" w:rsidRDefault="007204CF" w:rsidP="007204CF">
      <w:pPr>
        <w:numPr>
          <w:ilvl w:val="0"/>
          <w:numId w:val="5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5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5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annotation"/>
          <w:color w:val="646464"/>
          <w:sz w:val="20"/>
          <w:szCs w:val="20"/>
          <w:bdr w:val="none" w:sz="0" w:space="0" w:color="auto" w:frame="1"/>
        </w:rPr>
        <w:t>@Override</w:t>
      </w:r>
      <w:r w:rsidRPr="00553174">
        <w:rPr>
          <w:color w:val="000000"/>
          <w:sz w:val="20"/>
          <w:szCs w:val="20"/>
          <w:bdr w:val="none" w:sz="0" w:space="0" w:color="auto" w:frame="1"/>
        </w:rPr>
        <w:t>  </w:t>
      </w:r>
    </w:p>
    <w:p w:rsidR="007204CF" w:rsidRPr="00553174" w:rsidRDefault="007204CF" w:rsidP="007204CF">
      <w:pPr>
        <w:numPr>
          <w:ilvl w:val="0"/>
          <w:numId w:val="5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String size() {  </w:t>
      </w:r>
    </w:p>
    <w:p w:rsidR="007204CF" w:rsidRPr="00553174" w:rsidRDefault="007204CF" w:rsidP="007204CF">
      <w:pPr>
        <w:numPr>
          <w:ilvl w:val="0"/>
          <w:numId w:val="5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return</w:t>
      </w:r>
      <w:r w:rsidRPr="00553174">
        <w:rPr>
          <w:color w:val="000000"/>
          <w:sz w:val="20"/>
          <w:szCs w:val="20"/>
          <w:bdr w:val="none" w:sz="0" w:space="0" w:color="auto" w:frame="1"/>
        </w:rPr>
        <w:t> </w:t>
      </w:r>
      <w:r w:rsidRPr="00553174">
        <w:rPr>
          <w:rStyle w:val="string"/>
          <w:color w:val="0000FF"/>
          <w:sz w:val="20"/>
          <w:szCs w:val="20"/>
          <w:bdr w:val="none" w:sz="0" w:space="0" w:color="auto" w:frame="1"/>
        </w:rPr>
        <w:t>"Samll Size"</w:t>
      </w:r>
      <w:r w:rsidRPr="00553174">
        <w:rPr>
          <w:color w:val="000000"/>
          <w:sz w:val="20"/>
          <w:szCs w:val="20"/>
          <w:bdr w:val="none" w:sz="0" w:space="0" w:color="auto" w:frame="1"/>
        </w:rPr>
        <w:t>;  </w:t>
      </w:r>
    </w:p>
    <w:p w:rsidR="007204CF" w:rsidRPr="00553174" w:rsidRDefault="007204CF" w:rsidP="007204CF">
      <w:pPr>
        <w:numPr>
          <w:ilvl w:val="0"/>
          <w:numId w:val="5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5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5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w:t>
      </w:r>
      <w:r w:rsidRPr="00553174">
        <w:rPr>
          <w:rStyle w:val="comment"/>
          <w:color w:val="008200"/>
          <w:sz w:val="20"/>
          <w:szCs w:val="20"/>
          <w:bdr w:val="none" w:sz="0" w:space="0" w:color="auto" w:frame="1"/>
        </w:rPr>
        <w:t>// End of the SmallNonVegPizza class</w:t>
      </w:r>
      <w:r w:rsidRPr="00553174">
        <w:rPr>
          <w:color w:val="000000"/>
          <w:sz w:val="20"/>
          <w:szCs w:val="20"/>
          <w:bdr w:val="none" w:sz="0" w:space="0" w:color="auto" w:frame="1"/>
        </w:rPr>
        <w:t>  </w:t>
      </w:r>
    </w:p>
    <w:p w:rsidR="007204CF" w:rsidRPr="00553174" w:rsidRDefault="007204CF" w:rsidP="007204CF">
      <w:pPr>
        <w:shd w:val="clear" w:color="auto" w:fill="FFFFFF"/>
        <w:spacing w:line="240" w:lineRule="auto"/>
        <w:jc w:val="both"/>
        <w:rPr>
          <w:i/>
          <w:iCs/>
          <w:color w:val="000000"/>
          <w:sz w:val="20"/>
          <w:szCs w:val="20"/>
        </w:rPr>
      </w:pPr>
      <w:r w:rsidRPr="00553174">
        <w:rPr>
          <w:i/>
          <w:iCs/>
          <w:color w:val="000000"/>
          <w:sz w:val="20"/>
          <w:szCs w:val="20"/>
        </w:rPr>
        <w:t>File: MediumNonVegPizza.java</w:t>
      </w:r>
    </w:p>
    <w:p w:rsidR="007204CF" w:rsidRPr="00553174" w:rsidRDefault="007204CF" w:rsidP="007204CF">
      <w:pPr>
        <w:numPr>
          <w:ilvl w:val="0"/>
          <w:numId w:val="56"/>
        </w:numPr>
        <w:shd w:val="clear" w:color="auto" w:fill="FFFFFF"/>
        <w:spacing w:after="0" w:line="345" w:lineRule="atLeast"/>
        <w:ind w:left="0"/>
        <w:jc w:val="both"/>
        <w:rPr>
          <w:color w:val="000000"/>
          <w:sz w:val="20"/>
          <w:szCs w:val="20"/>
        </w:rPr>
      </w:pP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class</w:t>
      </w:r>
      <w:r w:rsidRPr="00553174">
        <w:rPr>
          <w:color w:val="000000"/>
          <w:sz w:val="20"/>
          <w:szCs w:val="20"/>
          <w:bdr w:val="none" w:sz="0" w:space="0" w:color="auto" w:frame="1"/>
        </w:rPr>
        <w:t> MediumNonVegPizza </w:t>
      </w:r>
      <w:r w:rsidRPr="00553174">
        <w:rPr>
          <w:rStyle w:val="keyword"/>
          <w:b/>
          <w:bCs/>
          <w:color w:val="006699"/>
          <w:sz w:val="20"/>
          <w:szCs w:val="20"/>
          <w:bdr w:val="none" w:sz="0" w:space="0" w:color="auto" w:frame="1"/>
        </w:rPr>
        <w:t>extends</w:t>
      </w:r>
      <w:r w:rsidRPr="00553174">
        <w:rPr>
          <w:color w:val="000000"/>
          <w:sz w:val="20"/>
          <w:szCs w:val="20"/>
          <w:bdr w:val="none" w:sz="0" w:space="0" w:color="auto" w:frame="1"/>
        </w:rPr>
        <w:t> NonVegPizza{  </w:t>
      </w:r>
    </w:p>
    <w:p w:rsidR="007204CF" w:rsidRPr="00553174" w:rsidRDefault="007204CF" w:rsidP="007204CF">
      <w:pPr>
        <w:numPr>
          <w:ilvl w:val="0"/>
          <w:numId w:val="5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5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annotation"/>
          <w:color w:val="646464"/>
          <w:sz w:val="20"/>
          <w:szCs w:val="20"/>
          <w:bdr w:val="none" w:sz="0" w:space="0" w:color="auto" w:frame="1"/>
        </w:rPr>
        <w:t>@Override</w:t>
      </w:r>
      <w:r w:rsidRPr="00553174">
        <w:rPr>
          <w:color w:val="000000"/>
          <w:sz w:val="20"/>
          <w:szCs w:val="20"/>
          <w:bdr w:val="none" w:sz="0" w:space="0" w:color="auto" w:frame="1"/>
        </w:rPr>
        <w:t>  </w:t>
      </w:r>
    </w:p>
    <w:p w:rsidR="007204CF" w:rsidRPr="00553174" w:rsidRDefault="007204CF" w:rsidP="007204CF">
      <w:pPr>
        <w:numPr>
          <w:ilvl w:val="0"/>
          <w:numId w:val="5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float</w:t>
      </w:r>
      <w:r w:rsidRPr="00553174">
        <w:rPr>
          <w:color w:val="000000"/>
          <w:sz w:val="20"/>
          <w:szCs w:val="20"/>
          <w:bdr w:val="none" w:sz="0" w:space="0" w:color="auto" w:frame="1"/>
        </w:rPr>
        <w:t> price() {  </w:t>
      </w:r>
    </w:p>
    <w:p w:rsidR="007204CF" w:rsidRPr="00553174" w:rsidRDefault="007204CF" w:rsidP="007204CF">
      <w:pPr>
        <w:numPr>
          <w:ilvl w:val="0"/>
          <w:numId w:val="5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return</w:t>
      </w:r>
      <w:r w:rsidRPr="00553174">
        <w:rPr>
          <w:color w:val="000000"/>
          <w:sz w:val="20"/>
          <w:szCs w:val="20"/>
          <w:bdr w:val="none" w:sz="0" w:space="0" w:color="auto" w:frame="1"/>
        </w:rPr>
        <w:t> </w:t>
      </w:r>
      <w:r w:rsidRPr="00553174">
        <w:rPr>
          <w:rStyle w:val="number"/>
          <w:color w:val="C00000"/>
          <w:sz w:val="20"/>
          <w:szCs w:val="20"/>
          <w:bdr w:val="none" w:sz="0" w:space="0" w:color="auto" w:frame="1"/>
        </w:rPr>
        <w:t>200</w:t>
      </w:r>
      <w:r w:rsidRPr="00553174">
        <w:rPr>
          <w:color w:val="000000"/>
          <w:sz w:val="20"/>
          <w:szCs w:val="20"/>
          <w:bdr w:val="none" w:sz="0" w:space="0" w:color="auto" w:frame="1"/>
        </w:rPr>
        <w:t>.0f;  </w:t>
      </w:r>
    </w:p>
    <w:p w:rsidR="007204CF" w:rsidRPr="00553174" w:rsidRDefault="007204CF" w:rsidP="007204CF">
      <w:pPr>
        <w:numPr>
          <w:ilvl w:val="0"/>
          <w:numId w:val="5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5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5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annotation"/>
          <w:color w:val="646464"/>
          <w:sz w:val="20"/>
          <w:szCs w:val="20"/>
          <w:bdr w:val="none" w:sz="0" w:space="0" w:color="auto" w:frame="1"/>
        </w:rPr>
        <w:t>@Override</w:t>
      </w:r>
      <w:r w:rsidRPr="00553174">
        <w:rPr>
          <w:color w:val="000000"/>
          <w:sz w:val="20"/>
          <w:szCs w:val="20"/>
          <w:bdr w:val="none" w:sz="0" w:space="0" w:color="auto" w:frame="1"/>
        </w:rPr>
        <w:t>  </w:t>
      </w:r>
    </w:p>
    <w:p w:rsidR="007204CF" w:rsidRPr="00553174" w:rsidRDefault="007204CF" w:rsidP="007204CF">
      <w:pPr>
        <w:numPr>
          <w:ilvl w:val="0"/>
          <w:numId w:val="5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String name() {  </w:t>
      </w:r>
    </w:p>
    <w:p w:rsidR="007204CF" w:rsidRPr="00553174" w:rsidRDefault="007204CF" w:rsidP="007204CF">
      <w:pPr>
        <w:numPr>
          <w:ilvl w:val="0"/>
          <w:numId w:val="5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return</w:t>
      </w:r>
      <w:r w:rsidRPr="00553174">
        <w:rPr>
          <w:color w:val="000000"/>
          <w:sz w:val="20"/>
          <w:szCs w:val="20"/>
          <w:bdr w:val="none" w:sz="0" w:space="0" w:color="auto" w:frame="1"/>
        </w:rPr>
        <w:t> </w:t>
      </w:r>
      <w:r w:rsidRPr="00553174">
        <w:rPr>
          <w:rStyle w:val="string"/>
          <w:color w:val="0000FF"/>
          <w:sz w:val="20"/>
          <w:szCs w:val="20"/>
          <w:bdr w:val="none" w:sz="0" w:space="0" w:color="auto" w:frame="1"/>
        </w:rPr>
        <w:t>"Non-Veg Pizza"</w:t>
      </w:r>
      <w:r w:rsidRPr="00553174">
        <w:rPr>
          <w:color w:val="000000"/>
          <w:sz w:val="20"/>
          <w:szCs w:val="20"/>
          <w:bdr w:val="none" w:sz="0" w:space="0" w:color="auto" w:frame="1"/>
        </w:rPr>
        <w:t>;  </w:t>
      </w:r>
    </w:p>
    <w:p w:rsidR="007204CF" w:rsidRPr="00553174" w:rsidRDefault="007204CF" w:rsidP="007204CF">
      <w:pPr>
        <w:numPr>
          <w:ilvl w:val="0"/>
          <w:numId w:val="5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5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5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annotation"/>
          <w:color w:val="646464"/>
          <w:sz w:val="20"/>
          <w:szCs w:val="20"/>
          <w:bdr w:val="none" w:sz="0" w:space="0" w:color="auto" w:frame="1"/>
        </w:rPr>
        <w:t>@Override</w:t>
      </w:r>
      <w:r w:rsidRPr="00553174">
        <w:rPr>
          <w:color w:val="000000"/>
          <w:sz w:val="20"/>
          <w:szCs w:val="20"/>
          <w:bdr w:val="none" w:sz="0" w:space="0" w:color="auto" w:frame="1"/>
        </w:rPr>
        <w:t>  </w:t>
      </w:r>
    </w:p>
    <w:p w:rsidR="007204CF" w:rsidRPr="00553174" w:rsidRDefault="007204CF" w:rsidP="007204CF">
      <w:pPr>
        <w:numPr>
          <w:ilvl w:val="0"/>
          <w:numId w:val="5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String size() {  </w:t>
      </w:r>
    </w:p>
    <w:p w:rsidR="007204CF" w:rsidRPr="00553174" w:rsidRDefault="007204CF" w:rsidP="007204CF">
      <w:pPr>
        <w:numPr>
          <w:ilvl w:val="0"/>
          <w:numId w:val="5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return</w:t>
      </w:r>
      <w:r w:rsidRPr="00553174">
        <w:rPr>
          <w:color w:val="000000"/>
          <w:sz w:val="20"/>
          <w:szCs w:val="20"/>
          <w:bdr w:val="none" w:sz="0" w:space="0" w:color="auto" w:frame="1"/>
        </w:rPr>
        <w:t> </w:t>
      </w:r>
      <w:r w:rsidRPr="00553174">
        <w:rPr>
          <w:rStyle w:val="string"/>
          <w:color w:val="0000FF"/>
          <w:sz w:val="20"/>
          <w:szCs w:val="20"/>
          <w:bdr w:val="none" w:sz="0" w:space="0" w:color="auto" w:frame="1"/>
        </w:rPr>
        <w:t>"Medium Size"</w:t>
      </w:r>
      <w:r w:rsidRPr="00553174">
        <w:rPr>
          <w:color w:val="000000"/>
          <w:sz w:val="20"/>
          <w:szCs w:val="20"/>
          <w:bdr w:val="none" w:sz="0" w:space="0" w:color="auto" w:frame="1"/>
        </w:rPr>
        <w:t>;  </w:t>
      </w:r>
    </w:p>
    <w:p w:rsidR="007204CF" w:rsidRPr="00553174" w:rsidRDefault="007204CF" w:rsidP="007204CF">
      <w:pPr>
        <w:numPr>
          <w:ilvl w:val="0"/>
          <w:numId w:val="5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shd w:val="clear" w:color="auto" w:fill="FFFFFF"/>
        <w:spacing w:line="240" w:lineRule="auto"/>
        <w:jc w:val="both"/>
        <w:rPr>
          <w:i/>
          <w:iCs/>
          <w:color w:val="000000"/>
          <w:sz w:val="20"/>
          <w:szCs w:val="20"/>
        </w:rPr>
      </w:pPr>
      <w:r w:rsidRPr="00553174">
        <w:rPr>
          <w:i/>
          <w:iCs/>
          <w:color w:val="000000"/>
          <w:sz w:val="20"/>
          <w:szCs w:val="20"/>
        </w:rPr>
        <w:t>File: LargeNonVegPizza.java</w:t>
      </w:r>
    </w:p>
    <w:p w:rsidR="007204CF" w:rsidRPr="00553174" w:rsidRDefault="007204CF" w:rsidP="007204CF">
      <w:pPr>
        <w:numPr>
          <w:ilvl w:val="0"/>
          <w:numId w:val="57"/>
        </w:numPr>
        <w:shd w:val="clear" w:color="auto" w:fill="FFFFFF"/>
        <w:spacing w:after="0" w:line="345" w:lineRule="atLeast"/>
        <w:ind w:left="0"/>
        <w:jc w:val="both"/>
        <w:rPr>
          <w:color w:val="000000"/>
          <w:sz w:val="20"/>
          <w:szCs w:val="20"/>
        </w:rPr>
      </w:pP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class</w:t>
      </w:r>
      <w:r w:rsidRPr="00553174">
        <w:rPr>
          <w:color w:val="000000"/>
          <w:sz w:val="20"/>
          <w:szCs w:val="20"/>
          <w:bdr w:val="none" w:sz="0" w:space="0" w:color="auto" w:frame="1"/>
        </w:rPr>
        <w:t> LargeNonVegPizza </w:t>
      </w:r>
      <w:r w:rsidRPr="00553174">
        <w:rPr>
          <w:rStyle w:val="keyword"/>
          <w:b/>
          <w:bCs/>
          <w:color w:val="006699"/>
          <w:sz w:val="20"/>
          <w:szCs w:val="20"/>
          <w:bdr w:val="none" w:sz="0" w:space="0" w:color="auto" w:frame="1"/>
        </w:rPr>
        <w:t>extends</w:t>
      </w:r>
      <w:r w:rsidRPr="00553174">
        <w:rPr>
          <w:color w:val="000000"/>
          <w:sz w:val="20"/>
          <w:szCs w:val="20"/>
          <w:bdr w:val="none" w:sz="0" w:space="0" w:color="auto" w:frame="1"/>
        </w:rPr>
        <w:t> NonVegPizza{  </w:t>
      </w:r>
    </w:p>
    <w:p w:rsidR="007204CF" w:rsidRPr="00553174" w:rsidRDefault="007204CF" w:rsidP="007204CF">
      <w:pPr>
        <w:numPr>
          <w:ilvl w:val="0"/>
          <w:numId w:val="5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5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annotation"/>
          <w:color w:val="646464"/>
          <w:sz w:val="20"/>
          <w:szCs w:val="20"/>
          <w:bdr w:val="none" w:sz="0" w:space="0" w:color="auto" w:frame="1"/>
        </w:rPr>
        <w:t>@Override</w:t>
      </w:r>
      <w:r w:rsidRPr="00553174">
        <w:rPr>
          <w:color w:val="000000"/>
          <w:sz w:val="20"/>
          <w:szCs w:val="20"/>
          <w:bdr w:val="none" w:sz="0" w:space="0" w:color="auto" w:frame="1"/>
        </w:rPr>
        <w:t>  </w:t>
      </w:r>
    </w:p>
    <w:p w:rsidR="007204CF" w:rsidRPr="00553174" w:rsidRDefault="007204CF" w:rsidP="007204CF">
      <w:pPr>
        <w:numPr>
          <w:ilvl w:val="0"/>
          <w:numId w:val="5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float</w:t>
      </w:r>
      <w:r w:rsidRPr="00553174">
        <w:rPr>
          <w:color w:val="000000"/>
          <w:sz w:val="20"/>
          <w:szCs w:val="20"/>
          <w:bdr w:val="none" w:sz="0" w:space="0" w:color="auto" w:frame="1"/>
        </w:rPr>
        <w:t> price() {  </w:t>
      </w:r>
    </w:p>
    <w:p w:rsidR="007204CF" w:rsidRPr="00553174" w:rsidRDefault="007204CF" w:rsidP="007204CF">
      <w:pPr>
        <w:numPr>
          <w:ilvl w:val="0"/>
          <w:numId w:val="5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return</w:t>
      </w:r>
      <w:r w:rsidRPr="00553174">
        <w:rPr>
          <w:color w:val="000000"/>
          <w:sz w:val="20"/>
          <w:szCs w:val="20"/>
          <w:bdr w:val="none" w:sz="0" w:space="0" w:color="auto" w:frame="1"/>
        </w:rPr>
        <w:t> </w:t>
      </w:r>
      <w:r w:rsidRPr="00553174">
        <w:rPr>
          <w:rStyle w:val="number"/>
          <w:color w:val="C00000"/>
          <w:sz w:val="20"/>
          <w:szCs w:val="20"/>
          <w:bdr w:val="none" w:sz="0" w:space="0" w:color="auto" w:frame="1"/>
        </w:rPr>
        <w:t>220</w:t>
      </w:r>
      <w:r w:rsidRPr="00553174">
        <w:rPr>
          <w:color w:val="000000"/>
          <w:sz w:val="20"/>
          <w:szCs w:val="20"/>
          <w:bdr w:val="none" w:sz="0" w:space="0" w:color="auto" w:frame="1"/>
        </w:rPr>
        <w:t>.0f;  </w:t>
      </w:r>
    </w:p>
    <w:p w:rsidR="007204CF" w:rsidRPr="00553174" w:rsidRDefault="007204CF" w:rsidP="007204CF">
      <w:pPr>
        <w:numPr>
          <w:ilvl w:val="0"/>
          <w:numId w:val="5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5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5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lastRenderedPageBreak/>
        <w:t>    </w:t>
      </w:r>
      <w:r w:rsidRPr="00553174">
        <w:rPr>
          <w:rStyle w:val="annotation"/>
          <w:color w:val="646464"/>
          <w:sz w:val="20"/>
          <w:szCs w:val="20"/>
          <w:bdr w:val="none" w:sz="0" w:space="0" w:color="auto" w:frame="1"/>
        </w:rPr>
        <w:t>@Override</w:t>
      </w:r>
      <w:r w:rsidRPr="00553174">
        <w:rPr>
          <w:color w:val="000000"/>
          <w:sz w:val="20"/>
          <w:szCs w:val="20"/>
          <w:bdr w:val="none" w:sz="0" w:space="0" w:color="auto" w:frame="1"/>
        </w:rPr>
        <w:t>  </w:t>
      </w:r>
    </w:p>
    <w:p w:rsidR="007204CF" w:rsidRPr="00553174" w:rsidRDefault="007204CF" w:rsidP="007204CF">
      <w:pPr>
        <w:numPr>
          <w:ilvl w:val="0"/>
          <w:numId w:val="5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String name() {  </w:t>
      </w:r>
    </w:p>
    <w:p w:rsidR="007204CF" w:rsidRPr="00553174" w:rsidRDefault="007204CF" w:rsidP="007204CF">
      <w:pPr>
        <w:numPr>
          <w:ilvl w:val="0"/>
          <w:numId w:val="5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return</w:t>
      </w:r>
      <w:r w:rsidRPr="00553174">
        <w:rPr>
          <w:color w:val="000000"/>
          <w:sz w:val="20"/>
          <w:szCs w:val="20"/>
          <w:bdr w:val="none" w:sz="0" w:space="0" w:color="auto" w:frame="1"/>
        </w:rPr>
        <w:t> </w:t>
      </w:r>
      <w:r w:rsidRPr="00553174">
        <w:rPr>
          <w:rStyle w:val="string"/>
          <w:color w:val="0000FF"/>
          <w:sz w:val="20"/>
          <w:szCs w:val="20"/>
          <w:bdr w:val="none" w:sz="0" w:space="0" w:color="auto" w:frame="1"/>
        </w:rPr>
        <w:t>"Non-Veg Pizza"</w:t>
      </w:r>
      <w:r w:rsidRPr="00553174">
        <w:rPr>
          <w:color w:val="000000"/>
          <w:sz w:val="20"/>
          <w:szCs w:val="20"/>
          <w:bdr w:val="none" w:sz="0" w:space="0" w:color="auto" w:frame="1"/>
        </w:rPr>
        <w:t>;  </w:t>
      </w:r>
    </w:p>
    <w:p w:rsidR="007204CF" w:rsidRPr="00553174" w:rsidRDefault="007204CF" w:rsidP="007204CF">
      <w:pPr>
        <w:numPr>
          <w:ilvl w:val="0"/>
          <w:numId w:val="5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5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5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annotation"/>
          <w:color w:val="646464"/>
          <w:sz w:val="20"/>
          <w:szCs w:val="20"/>
          <w:bdr w:val="none" w:sz="0" w:space="0" w:color="auto" w:frame="1"/>
        </w:rPr>
        <w:t>@Override</w:t>
      </w:r>
      <w:r w:rsidRPr="00553174">
        <w:rPr>
          <w:color w:val="000000"/>
          <w:sz w:val="20"/>
          <w:szCs w:val="20"/>
          <w:bdr w:val="none" w:sz="0" w:space="0" w:color="auto" w:frame="1"/>
        </w:rPr>
        <w:t>  </w:t>
      </w:r>
    </w:p>
    <w:p w:rsidR="007204CF" w:rsidRPr="00553174" w:rsidRDefault="007204CF" w:rsidP="007204CF">
      <w:pPr>
        <w:numPr>
          <w:ilvl w:val="0"/>
          <w:numId w:val="5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String size() {  </w:t>
      </w:r>
    </w:p>
    <w:p w:rsidR="007204CF" w:rsidRPr="00553174" w:rsidRDefault="007204CF" w:rsidP="007204CF">
      <w:pPr>
        <w:numPr>
          <w:ilvl w:val="0"/>
          <w:numId w:val="5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return</w:t>
      </w:r>
      <w:r w:rsidRPr="00553174">
        <w:rPr>
          <w:color w:val="000000"/>
          <w:sz w:val="20"/>
          <w:szCs w:val="20"/>
          <w:bdr w:val="none" w:sz="0" w:space="0" w:color="auto" w:frame="1"/>
        </w:rPr>
        <w:t> </w:t>
      </w:r>
      <w:r w:rsidRPr="00553174">
        <w:rPr>
          <w:rStyle w:val="string"/>
          <w:color w:val="0000FF"/>
          <w:sz w:val="20"/>
          <w:szCs w:val="20"/>
          <w:bdr w:val="none" w:sz="0" w:space="0" w:color="auto" w:frame="1"/>
        </w:rPr>
        <w:t>"Large Size"</w:t>
      </w:r>
      <w:r w:rsidRPr="00553174">
        <w:rPr>
          <w:color w:val="000000"/>
          <w:sz w:val="20"/>
          <w:szCs w:val="20"/>
          <w:bdr w:val="none" w:sz="0" w:space="0" w:color="auto" w:frame="1"/>
        </w:rPr>
        <w:t>;  </w:t>
      </w:r>
    </w:p>
    <w:p w:rsidR="007204CF" w:rsidRPr="00553174" w:rsidRDefault="007204CF" w:rsidP="007204CF">
      <w:pPr>
        <w:numPr>
          <w:ilvl w:val="0"/>
          <w:numId w:val="5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5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5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w:t>
      </w:r>
      <w:r w:rsidRPr="00553174">
        <w:rPr>
          <w:rStyle w:val="comment"/>
          <w:color w:val="008200"/>
          <w:sz w:val="20"/>
          <w:szCs w:val="20"/>
          <w:bdr w:val="none" w:sz="0" w:space="0" w:color="auto" w:frame="1"/>
        </w:rPr>
        <w:t>// End of the LargeNonVegPizza class</w:t>
      </w:r>
      <w:r w:rsidRPr="00553174">
        <w:rPr>
          <w:color w:val="000000"/>
          <w:sz w:val="20"/>
          <w:szCs w:val="20"/>
          <w:bdr w:val="none" w:sz="0" w:space="0" w:color="auto" w:frame="1"/>
        </w:rPr>
        <w:t>  </w:t>
      </w:r>
    </w:p>
    <w:p w:rsidR="007204CF" w:rsidRPr="00553174" w:rsidRDefault="007204CF" w:rsidP="007204CF">
      <w:pPr>
        <w:shd w:val="clear" w:color="auto" w:fill="FFFFFF"/>
        <w:spacing w:line="240" w:lineRule="auto"/>
        <w:jc w:val="both"/>
        <w:rPr>
          <w:i/>
          <w:iCs/>
          <w:color w:val="000000"/>
          <w:sz w:val="20"/>
          <w:szCs w:val="20"/>
        </w:rPr>
      </w:pPr>
      <w:r w:rsidRPr="00553174">
        <w:rPr>
          <w:i/>
          <w:iCs/>
          <w:color w:val="000000"/>
          <w:sz w:val="20"/>
          <w:szCs w:val="20"/>
        </w:rPr>
        <w:t>File: ExtraLargeNonVegPizza.java</w:t>
      </w:r>
    </w:p>
    <w:p w:rsidR="007204CF" w:rsidRPr="00553174" w:rsidRDefault="007204CF" w:rsidP="007204CF">
      <w:pPr>
        <w:numPr>
          <w:ilvl w:val="0"/>
          <w:numId w:val="58"/>
        </w:numPr>
        <w:shd w:val="clear" w:color="auto" w:fill="FFFFFF"/>
        <w:spacing w:after="0" w:line="345" w:lineRule="atLeast"/>
        <w:ind w:left="0"/>
        <w:jc w:val="both"/>
        <w:rPr>
          <w:color w:val="000000"/>
          <w:sz w:val="20"/>
          <w:szCs w:val="20"/>
        </w:rPr>
      </w:pP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class</w:t>
      </w:r>
      <w:r w:rsidRPr="00553174">
        <w:rPr>
          <w:color w:val="000000"/>
          <w:sz w:val="20"/>
          <w:szCs w:val="20"/>
          <w:bdr w:val="none" w:sz="0" w:space="0" w:color="auto" w:frame="1"/>
        </w:rPr>
        <w:t> ExtraLargeNonVegPizza </w:t>
      </w:r>
      <w:r w:rsidRPr="00553174">
        <w:rPr>
          <w:rStyle w:val="keyword"/>
          <w:b/>
          <w:bCs/>
          <w:color w:val="006699"/>
          <w:sz w:val="20"/>
          <w:szCs w:val="20"/>
          <w:bdr w:val="none" w:sz="0" w:space="0" w:color="auto" w:frame="1"/>
        </w:rPr>
        <w:t>extends</w:t>
      </w:r>
      <w:r w:rsidRPr="00553174">
        <w:rPr>
          <w:color w:val="000000"/>
          <w:sz w:val="20"/>
          <w:szCs w:val="20"/>
          <w:bdr w:val="none" w:sz="0" w:space="0" w:color="auto" w:frame="1"/>
        </w:rPr>
        <w:t> NonVegPizza {  </w:t>
      </w:r>
    </w:p>
    <w:p w:rsidR="007204CF" w:rsidRPr="00553174" w:rsidRDefault="007204CF" w:rsidP="007204CF">
      <w:pPr>
        <w:numPr>
          <w:ilvl w:val="0"/>
          <w:numId w:val="58"/>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annotation"/>
          <w:color w:val="646464"/>
          <w:sz w:val="20"/>
          <w:szCs w:val="20"/>
          <w:bdr w:val="none" w:sz="0" w:space="0" w:color="auto" w:frame="1"/>
        </w:rPr>
        <w:t>@Override</w:t>
      </w:r>
      <w:r w:rsidRPr="00553174">
        <w:rPr>
          <w:color w:val="000000"/>
          <w:sz w:val="20"/>
          <w:szCs w:val="20"/>
          <w:bdr w:val="none" w:sz="0" w:space="0" w:color="auto" w:frame="1"/>
        </w:rPr>
        <w:t>  </w:t>
      </w:r>
    </w:p>
    <w:p w:rsidR="007204CF" w:rsidRPr="00553174" w:rsidRDefault="007204CF" w:rsidP="007204CF">
      <w:pPr>
        <w:numPr>
          <w:ilvl w:val="0"/>
          <w:numId w:val="58"/>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float</w:t>
      </w:r>
      <w:r w:rsidRPr="00553174">
        <w:rPr>
          <w:color w:val="000000"/>
          <w:sz w:val="20"/>
          <w:szCs w:val="20"/>
          <w:bdr w:val="none" w:sz="0" w:space="0" w:color="auto" w:frame="1"/>
        </w:rPr>
        <w:t> price() {  </w:t>
      </w:r>
    </w:p>
    <w:p w:rsidR="007204CF" w:rsidRPr="00553174" w:rsidRDefault="007204CF" w:rsidP="007204CF">
      <w:pPr>
        <w:numPr>
          <w:ilvl w:val="0"/>
          <w:numId w:val="58"/>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return</w:t>
      </w:r>
      <w:r w:rsidRPr="00553174">
        <w:rPr>
          <w:color w:val="000000"/>
          <w:sz w:val="20"/>
          <w:szCs w:val="20"/>
          <w:bdr w:val="none" w:sz="0" w:space="0" w:color="auto" w:frame="1"/>
        </w:rPr>
        <w:t> </w:t>
      </w:r>
      <w:r w:rsidRPr="00553174">
        <w:rPr>
          <w:rStyle w:val="number"/>
          <w:color w:val="C00000"/>
          <w:sz w:val="20"/>
          <w:szCs w:val="20"/>
          <w:bdr w:val="none" w:sz="0" w:space="0" w:color="auto" w:frame="1"/>
        </w:rPr>
        <w:t>250</w:t>
      </w:r>
      <w:r w:rsidRPr="00553174">
        <w:rPr>
          <w:color w:val="000000"/>
          <w:sz w:val="20"/>
          <w:szCs w:val="20"/>
          <w:bdr w:val="none" w:sz="0" w:space="0" w:color="auto" w:frame="1"/>
        </w:rPr>
        <w:t>.0f;  </w:t>
      </w:r>
    </w:p>
    <w:p w:rsidR="007204CF" w:rsidRPr="00553174" w:rsidRDefault="007204CF" w:rsidP="007204CF">
      <w:pPr>
        <w:numPr>
          <w:ilvl w:val="0"/>
          <w:numId w:val="58"/>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58"/>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58"/>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annotation"/>
          <w:color w:val="646464"/>
          <w:sz w:val="20"/>
          <w:szCs w:val="20"/>
          <w:bdr w:val="none" w:sz="0" w:space="0" w:color="auto" w:frame="1"/>
        </w:rPr>
        <w:t>@Override</w:t>
      </w:r>
      <w:r w:rsidRPr="00553174">
        <w:rPr>
          <w:color w:val="000000"/>
          <w:sz w:val="20"/>
          <w:szCs w:val="20"/>
          <w:bdr w:val="none" w:sz="0" w:space="0" w:color="auto" w:frame="1"/>
        </w:rPr>
        <w:t>  </w:t>
      </w:r>
    </w:p>
    <w:p w:rsidR="007204CF" w:rsidRPr="00553174" w:rsidRDefault="007204CF" w:rsidP="007204CF">
      <w:pPr>
        <w:numPr>
          <w:ilvl w:val="0"/>
          <w:numId w:val="58"/>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String name() {  </w:t>
      </w:r>
    </w:p>
    <w:p w:rsidR="007204CF" w:rsidRPr="00553174" w:rsidRDefault="007204CF" w:rsidP="007204CF">
      <w:pPr>
        <w:numPr>
          <w:ilvl w:val="0"/>
          <w:numId w:val="58"/>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return</w:t>
      </w:r>
      <w:r w:rsidRPr="00553174">
        <w:rPr>
          <w:color w:val="000000"/>
          <w:sz w:val="20"/>
          <w:szCs w:val="20"/>
          <w:bdr w:val="none" w:sz="0" w:space="0" w:color="auto" w:frame="1"/>
        </w:rPr>
        <w:t> </w:t>
      </w:r>
      <w:r w:rsidRPr="00553174">
        <w:rPr>
          <w:rStyle w:val="string"/>
          <w:color w:val="0000FF"/>
          <w:sz w:val="20"/>
          <w:szCs w:val="20"/>
          <w:bdr w:val="none" w:sz="0" w:space="0" w:color="auto" w:frame="1"/>
        </w:rPr>
        <w:t>"Non-Veg Pizza"</w:t>
      </w:r>
      <w:r w:rsidRPr="00553174">
        <w:rPr>
          <w:color w:val="000000"/>
          <w:sz w:val="20"/>
          <w:szCs w:val="20"/>
          <w:bdr w:val="none" w:sz="0" w:space="0" w:color="auto" w:frame="1"/>
        </w:rPr>
        <w:t>;  </w:t>
      </w:r>
    </w:p>
    <w:p w:rsidR="007204CF" w:rsidRPr="00553174" w:rsidRDefault="007204CF" w:rsidP="007204CF">
      <w:pPr>
        <w:numPr>
          <w:ilvl w:val="0"/>
          <w:numId w:val="58"/>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58"/>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58"/>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annotation"/>
          <w:color w:val="646464"/>
          <w:sz w:val="20"/>
          <w:szCs w:val="20"/>
          <w:bdr w:val="none" w:sz="0" w:space="0" w:color="auto" w:frame="1"/>
        </w:rPr>
        <w:t>@Override</w:t>
      </w:r>
      <w:r w:rsidRPr="00553174">
        <w:rPr>
          <w:color w:val="000000"/>
          <w:sz w:val="20"/>
          <w:szCs w:val="20"/>
          <w:bdr w:val="none" w:sz="0" w:space="0" w:color="auto" w:frame="1"/>
        </w:rPr>
        <w:t>  </w:t>
      </w:r>
    </w:p>
    <w:p w:rsidR="007204CF" w:rsidRPr="00553174" w:rsidRDefault="007204CF" w:rsidP="007204CF">
      <w:pPr>
        <w:numPr>
          <w:ilvl w:val="0"/>
          <w:numId w:val="58"/>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String size() {  </w:t>
      </w:r>
    </w:p>
    <w:p w:rsidR="007204CF" w:rsidRPr="00553174" w:rsidRDefault="007204CF" w:rsidP="007204CF">
      <w:pPr>
        <w:numPr>
          <w:ilvl w:val="0"/>
          <w:numId w:val="58"/>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return</w:t>
      </w:r>
      <w:r w:rsidRPr="00553174">
        <w:rPr>
          <w:color w:val="000000"/>
          <w:sz w:val="20"/>
          <w:szCs w:val="20"/>
          <w:bdr w:val="none" w:sz="0" w:space="0" w:color="auto" w:frame="1"/>
        </w:rPr>
        <w:t> </w:t>
      </w:r>
      <w:r w:rsidRPr="00553174">
        <w:rPr>
          <w:rStyle w:val="string"/>
          <w:color w:val="0000FF"/>
          <w:sz w:val="20"/>
          <w:szCs w:val="20"/>
          <w:bdr w:val="none" w:sz="0" w:space="0" w:color="auto" w:frame="1"/>
        </w:rPr>
        <w:t>"Extra-Large Size"</w:t>
      </w:r>
      <w:r w:rsidRPr="00553174">
        <w:rPr>
          <w:color w:val="000000"/>
          <w:sz w:val="20"/>
          <w:szCs w:val="20"/>
          <w:bdr w:val="none" w:sz="0" w:space="0" w:color="auto" w:frame="1"/>
        </w:rPr>
        <w:t>;  </w:t>
      </w:r>
    </w:p>
    <w:p w:rsidR="007204CF" w:rsidRPr="00553174" w:rsidRDefault="007204CF" w:rsidP="007204CF">
      <w:pPr>
        <w:numPr>
          <w:ilvl w:val="0"/>
          <w:numId w:val="58"/>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58"/>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58"/>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58"/>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58"/>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comment"/>
          <w:color w:val="008200"/>
          <w:sz w:val="20"/>
          <w:szCs w:val="20"/>
          <w:bdr w:val="none" w:sz="0" w:space="0" w:color="auto" w:frame="1"/>
        </w:rPr>
        <w:t>// End of the ExtraLargeNonVegPizza class</w:t>
      </w:r>
      <w:r w:rsidRPr="00553174">
        <w:rPr>
          <w:color w:val="000000"/>
          <w:sz w:val="20"/>
          <w:szCs w:val="20"/>
          <w:bdr w:val="none" w:sz="0" w:space="0" w:color="auto" w:frame="1"/>
        </w:rPr>
        <w:t>  </w:t>
      </w:r>
    </w:p>
    <w:p w:rsidR="007204CF" w:rsidRPr="00553174" w:rsidRDefault="007204CF" w:rsidP="007204CF">
      <w:pPr>
        <w:pStyle w:val="NormalWeb"/>
        <w:shd w:val="clear" w:color="auto" w:fill="FFFFFF"/>
        <w:jc w:val="both"/>
        <w:rPr>
          <w:rFonts w:asciiTheme="minorHAnsi" w:hAnsiTheme="minorHAnsi"/>
          <w:color w:val="000000"/>
          <w:sz w:val="20"/>
          <w:szCs w:val="20"/>
        </w:rPr>
      </w:pPr>
      <w:r w:rsidRPr="00553174">
        <w:rPr>
          <w:rFonts w:asciiTheme="minorHAnsi" w:hAnsiTheme="minorHAnsi"/>
          <w:color w:val="000000"/>
          <w:sz w:val="20"/>
          <w:szCs w:val="20"/>
        </w:rPr>
        <w:t>Step 10</w:t>
      </w:r>
      <w:proofErr w:type="gramStart"/>
      <w:r w:rsidRPr="00553174">
        <w:rPr>
          <w:rFonts w:asciiTheme="minorHAnsi" w:hAnsiTheme="minorHAnsi"/>
          <w:color w:val="000000"/>
          <w:sz w:val="20"/>
          <w:szCs w:val="20"/>
        </w:rPr>
        <w:t>:</w:t>
      </w:r>
      <w:r w:rsidRPr="00553174">
        <w:rPr>
          <w:rFonts w:asciiTheme="minorHAnsi" w:hAnsiTheme="minorHAnsi"/>
          <w:b/>
          <w:bCs/>
          <w:color w:val="000000"/>
          <w:sz w:val="20"/>
          <w:szCs w:val="20"/>
        </w:rPr>
        <w:t>Now</w:t>
      </w:r>
      <w:proofErr w:type="gramEnd"/>
      <w:r w:rsidRPr="00553174">
        <w:rPr>
          <w:rFonts w:asciiTheme="minorHAnsi" w:hAnsiTheme="minorHAnsi"/>
          <w:b/>
          <w:bCs/>
          <w:color w:val="000000"/>
          <w:sz w:val="20"/>
          <w:szCs w:val="20"/>
        </w:rPr>
        <w:t>, create two abstract classes Pepsi and Coke that will extend abstract class ColdDrink.</w:t>
      </w:r>
    </w:p>
    <w:p w:rsidR="007204CF" w:rsidRPr="00553174" w:rsidRDefault="007204CF" w:rsidP="007204CF">
      <w:pPr>
        <w:shd w:val="clear" w:color="auto" w:fill="FFFFFF"/>
        <w:jc w:val="both"/>
        <w:rPr>
          <w:i/>
          <w:iCs/>
          <w:color w:val="000000"/>
          <w:sz w:val="20"/>
          <w:szCs w:val="20"/>
        </w:rPr>
      </w:pPr>
      <w:r w:rsidRPr="00553174">
        <w:rPr>
          <w:i/>
          <w:iCs/>
          <w:color w:val="000000"/>
          <w:sz w:val="20"/>
          <w:szCs w:val="20"/>
        </w:rPr>
        <w:t>File: Pepsi.java</w:t>
      </w:r>
    </w:p>
    <w:p w:rsidR="007204CF" w:rsidRPr="00553174" w:rsidRDefault="007204CF" w:rsidP="007204CF">
      <w:pPr>
        <w:numPr>
          <w:ilvl w:val="0"/>
          <w:numId w:val="59"/>
        </w:numPr>
        <w:shd w:val="clear" w:color="auto" w:fill="FFFFFF"/>
        <w:spacing w:after="0" w:line="345" w:lineRule="atLeast"/>
        <w:ind w:left="0"/>
        <w:jc w:val="both"/>
        <w:rPr>
          <w:color w:val="000000"/>
          <w:sz w:val="20"/>
          <w:szCs w:val="20"/>
        </w:rPr>
      </w:pP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abstract</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class</w:t>
      </w:r>
      <w:r w:rsidRPr="00553174">
        <w:rPr>
          <w:color w:val="000000"/>
          <w:sz w:val="20"/>
          <w:szCs w:val="20"/>
          <w:bdr w:val="none" w:sz="0" w:space="0" w:color="auto" w:frame="1"/>
        </w:rPr>
        <w:t> Pepsi </w:t>
      </w:r>
      <w:r w:rsidRPr="00553174">
        <w:rPr>
          <w:rStyle w:val="keyword"/>
          <w:b/>
          <w:bCs/>
          <w:color w:val="006699"/>
          <w:sz w:val="20"/>
          <w:szCs w:val="20"/>
          <w:bdr w:val="none" w:sz="0" w:space="0" w:color="auto" w:frame="1"/>
        </w:rPr>
        <w:t>extends</w:t>
      </w:r>
      <w:r w:rsidRPr="00553174">
        <w:rPr>
          <w:color w:val="000000"/>
          <w:sz w:val="20"/>
          <w:szCs w:val="20"/>
          <w:bdr w:val="none" w:sz="0" w:space="0" w:color="auto" w:frame="1"/>
        </w:rPr>
        <w:t> ColdDrink {  </w:t>
      </w:r>
    </w:p>
    <w:p w:rsidR="007204CF" w:rsidRPr="00553174" w:rsidRDefault="007204CF" w:rsidP="007204CF">
      <w:pPr>
        <w:numPr>
          <w:ilvl w:val="0"/>
          <w:numId w:val="59"/>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59"/>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lastRenderedPageBreak/>
        <w:t>    </w:t>
      </w:r>
      <w:r w:rsidRPr="00553174">
        <w:rPr>
          <w:rStyle w:val="annotation"/>
          <w:color w:val="646464"/>
          <w:sz w:val="20"/>
          <w:szCs w:val="20"/>
          <w:bdr w:val="none" w:sz="0" w:space="0" w:color="auto" w:frame="1"/>
        </w:rPr>
        <w:t>@Override</w:t>
      </w:r>
      <w:r w:rsidRPr="00553174">
        <w:rPr>
          <w:color w:val="000000"/>
          <w:sz w:val="20"/>
          <w:szCs w:val="20"/>
          <w:bdr w:val="none" w:sz="0" w:space="0" w:color="auto" w:frame="1"/>
        </w:rPr>
        <w:t>  </w:t>
      </w:r>
    </w:p>
    <w:p w:rsidR="007204CF" w:rsidRPr="00553174" w:rsidRDefault="007204CF" w:rsidP="007204CF">
      <w:pPr>
        <w:numPr>
          <w:ilvl w:val="0"/>
          <w:numId w:val="59"/>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abstract</w:t>
      </w:r>
      <w:r w:rsidRPr="00553174">
        <w:rPr>
          <w:color w:val="000000"/>
          <w:sz w:val="20"/>
          <w:szCs w:val="20"/>
          <w:bdr w:val="none" w:sz="0" w:space="0" w:color="auto" w:frame="1"/>
        </w:rPr>
        <w:t>  String name();  </w:t>
      </w:r>
    </w:p>
    <w:p w:rsidR="007204CF" w:rsidRPr="00553174" w:rsidRDefault="007204CF" w:rsidP="007204CF">
      <w:pPr>
        <w:numPr>
          <w:ilvl w:val="0"/>
          <w:numId w:val="59"/>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59"/>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annotation"/>
          <w:color w:val="646464"/>
          <w:sz w:val="20"/>
          <w:szCs w:val="20"/>
          <w:bdr w:val="none" w:sz="0" w:space="0" w:color="auto" w:frame="1"/>
        </w:rPr>
        <w:t>@Override</w:t>
      </w:r>
      <w:r w:rsidRPr="00553174">
        <w:rPr>
          <w:color w:val="000000"/>
          <w:sz w:val="20"/>
          <w:szCs w:val="20"/>
          <w:bdr w:val="none" w:sz="0" w:space="0" w:color="auto" w:frame="1"/>
        </w:rPr>
        <w:t>  </w:t>
      </w:r>
    </w:p>
    <w:p w:rsidR="007204CF" w:rsidRPr="00553174" w:rsidRDefault="007204CF" w:rsidP="007204CF">
      <w:pPr>
        <w:numPr>
          <w:ilvl w:val="0"/>
          <w:numId w:val="59"/>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abstract</w:t>
      </w:r>
      <w:r w:rsidRPr="00553174">
        <w:rPr>
          <w:color w:val="000000"/>
          <w:sz w:val="20"/>
          <w:szCs w:val="20"/>
          <w:bdr w:val="none" w:sz="0" w:space="0" w:color="auto" w:frame="1"/>
        </w:rPr>
        <w:t>  String size();  </w:t>
      </w:r>
    </w:p>
    <w:p w:rsidR="007204CF" w:rsidRPr="00553174" w:rsidRDefault="007204CF" w:rsidP="007204CF">
      <w:pPr>
        <w:numPr>
          <w:ilvl w:val="0"/>
          <w:numId w:val="59"/>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59"/>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annotation"/>
          <w:color w:val="646464"/>
          <w:sz w:val="20"/>
          <w:szCs w:val="20"/>
          <w:bdr w:val="none" w:sz="0" w:space="0" w:color="auto" w:frame="1"/>
        </w:rPr>
        <w:t>@Override</w:t>
      </w:r>
      <w:r w:rsidRPr="00553174">
        <w:rPr>
          <w:color w:val="000000"/>
          <w:sz w:val="20"/>
          <w:szCs w:val="20"/>
          <w:bdr w:val="none" w:sz="0" w:space="0" w:color="auto" w:frame="1"/>
        </w:rPr>
        <w:t>  </w:t>
      </w:r>
    </w:p>
    <w:p w:rsidR="007204CF" w:rsidRPr="00553174" w:rsidRDefault="007204CF" w:rsidP="007204CF">
      <w:pPr>
        <w:numPr>
          <w:ilvl w:val="0"/>
          <w:numId w:val="59"/>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abstract</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float</w:t>
      </w:r>
      <w:r w:rsidRPr="00553174">
        <w:rPr>
          <w:color w:val="000000"/>
          <w:sz w:val="20"/>
          <w:szCs w:val="20"/>
          <w:bdr w:val="none" w:sz="0" w:space="0" w:color="auto" w:frame="1"/>
        </w:rPr>
        <w:t> price();   </w:t>
      </w:r>
    </w:p>
    <w:p w:rsidR="007204CF" w:rsidRPr="00553174" w:rsidRDefault="007204CF" w:rsidP="007204CF">
      <w:pPr>
        <w:numPr>
          <w:ilvl w:val="0"/>
          <w:numId w:val="59"/>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59"/>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w:t>
      </w:r>
      <w:r w:rsidRPr="00553174">
        <w:rPr>
          <w:rStyle w:val="comment"/>
          <w:color w:val="008200"/>
          <w:sz w:val="20"/>
          <w:szCs w:val="20"/>
          <w:bdr w:val="none" w:sz="0" w:space="0" w:color="auto" w:frame="1"/>
        </w:rPr>
        <w:t>// End of the Pepsi class</w:t>
      </w:r>
      <w:r w:rsidRPr="00553174">
        <w:rPr>
          <w:color w:val="000000"/>
          <w:sz w:val="20"/>
          <w:szCs w:val="20"/>
          <w:bdr w:val="none" w:sz="0" w:space="0" w:color="auto" w:frame="1"/>
        </w:rPr>
        <w:t>  </w:t>
      </w:r>
    </w:p>
    <w:p w:rsidR="007204CF" w:rsidRPr="00553174" w:rsidRDefault="007204CF" w:rsidP="007204CF">
      <w:pPr>
        <w:shd w:val="clear" w:color="auto" w:fill="FFFFFF"/>
        <w:spacing w:line="240" w:lineRule="auto"/>
        <w:jc w:val="both"/>
        <w:rPr>
          <w:i/>
          <w:iCs/>
          <w:color w:val="000000"/>
          <w:sz w:val="20"/>
          <w:szCs w:val="20"/>
        </w:rPr>
      </w:pPr>
      <w:r w:rsidRPr="00553174">
        <w:rPr>
          <w:i/>
          <w:iCs/>
          <w:color w:val="000000"/>
          <w:sz w:val="20"/>
          <w:szCs w:val="20"/>
        </w:rPr>
        <w:t>File: Coke.java</w:t>
      </w:r>
    </w:p>
    <w:p w:rsidR="007204CF" w:rsidRPr="00553174" w:rsidRDefault="007204CF" w:rsidP="007204CF">
      <w:pPr>
        <w:numPr>
          <w:ilvl w:val="0"/>
          <w:numId w:val="60"/>
        </w:numPr>
        <w:shd w:val="clear" w:color="auto" w:fill="FFFFFF"/>
        <w:spacing w:after="0" w:line="345" w:lineRule="atLeast"/>
        <w:ind w:left="0"/>
        <w:jc w:val="both"/>
        <w:rPr>
          <w:color w:val="000000"/>
          <w:sz w:val="20"/>
          <w:szCs w:val="20"/>
        </w:rPr>
      </w:pP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abstract</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class</w:t>
      </w:r>
      <w:r w:rsidRPr="00553174">
        <w:rPr>
          <w:color w:val="000000"/>
          <w:sz w:val="20"/>
          <w:szCs w:val="20"/>
          <w:bdr w:val="none" w:sz="0" w:space="0" w:color="auto" w:frame="1"/>
        </w:rPr>
        <w:t> Coke  </w:t>
      </w:r>
      <w:r w:rsidRPr="00553174">
        <w:rPr>
          <w:rStyle w:val="keyword"/>
          <w:b/>
          <w:bCs/>
          <w:color w:val="006699"/>
          <w:sz w:val="20"/>
          <w:szCs w:val="20"/>
          <w:bdr w:val="none" w:sz="0" w:space="0" w:color="auto" w:frame="1"/>
        </w:rPr>
        <w:t>extends</w:t>
      </w:r>
      <w:r w:rsidRPr="00553174">
        <w:rPr>
          <w:color w:val="000000"/>
          <w:sz w:val="20"/>
          <w:szCs w:val="20"/>
          <w:bdr w:val="none" w:sz="0" w:space="0" w:color="auto" w:frame="1"/>
        </w:rPr>
        <w:t> ColdDrink {  </w:t>
      </w:r>
    </w:p>
    <w:p w:rsidR="007204CF" w:rsidRPr="00553174" w:rsidRDefault="007204CF" w:rsidP="007204CF">
      <w:pPr>
        <w:numPr>
          <w:ilvl w:val="0"/>
          <w:numId w:val="60"/>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60"/>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annotation"/>
          <w:color w:val="646464"/>
          <w:sz w:val="20"/>
          <w:szCs w:val="20"/>
          <w:bdr w:val="none" w:sz="0" w:space="0" w:color="auto" w:frame="1"/>
        </w:rPr>
        <w:t>@Override</w:t>
      </w:r>
      <w:r w:rsidRPr="00553174">
        <w:rPr>
          <w:color w:val="000000"/>
          <w:sz w:val="20"/>
          <w:szCs w:val="20"/>
          <w:bdr w:val="none" w:sz="0" w:space="0" w:color="auto" w:frame="1"/>
        </w:rPr>
        <w:t>  </w:t>
      </w:r>
    </w:p>
    <w:p w:rsidR="007204CF" w:rsidRPr="00553174" w:rsidRDefault="007204CF" w:rsidP="007204CF">
      <w:pPr>
        <w:numPr>
          <w:ilvl w:val="0"/>
          <w:numId w:val="60"/>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abstract</w:t>
      </w:r>
      <w:r w:rsidRPr="00553174">
        <w:rPr>
          <w:color w:val="000000"/>
          <w:sz w:val="20"/>
          <w:szCs w:val="20"/>
          <w:bdr w:val="none" w:sz="0" w:space="0" w:color="auto" w:frame="1"/>
        </w:rPr>
        <w:t>  String name();  </w:t>
      </w:r>
    </w:p>
    <w:p w:rsidR="007204CF" w:rsidRPr="00553174" w:rsidRDefault="007204CF" w:rsidP="007204CF">
      <w:pPr>
        <w:numPr>
          <w:ilvl w:val="0"/>
          <w:numId w:val="60"/>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60"/>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annotation"/>
          <w:color w:val="646464"/>
          <w:sz w:val="20"/>
          <w:szCs w:val="20"/>
          <w:bdr w:val="none" w:sz="0" w:space="0" w:color="auto" w:frame="1"/>
        </w:rPr>
        <w:t>@Override</w:t>
      </w:r>
      <w:r w:rsidRPr="00553174">
        <w:rPr>
          <w:color w:val="000000"/>
          <w:sz w:val="20"/>
          <w:szCs w:val="20"/>
          <w:bdr w:val="none" w:sz="0" w:space="0" w:color="auto" w:frame="1"/>
        </w:rPr>
        <w:t>  </w:t>
      </w:r>
    </w:p>
    <w:p w:rsidR="007204CF" w:rsidRPr="00553174" w:rsidRDefault="007204CF" w:rsidP="007204CF">
      <w:pPr>
        <w:numPr>
          <w:ilvl w:val="0"/>
          <w:numId w:val="60"/>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abstract</w:t>
      </w:r>
      <w:r w:rsidRPr="00553174">
        <w:rPr>
          <w:color w:val="000000"/>
          <w:sz w:val="20"/>
          <w:szCs w:val="20"/>
          <w:bdr w:val="none" w:sz="0" w:space="0" w:color="auto" w:frame="1"/>
        </w:rPr>
        <w:t>  String size();  </w:t>
      </w:r>
    </w:p>
    <w:p w:rsidR="007204CF" w:rsidRPr="00553174" w:rsidRDefault="007204CF" w:rsidP="007204CF">
      <w:pPr>
        <w:numPr>
          <w:ilvl w:val="0"/>
          <w:numId w:val="60"/>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60"/>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annotation"/>
          <w:color w:val="646464"/>
          <w:sz w:val="20"/>
          <w:szCs w:val="20"/>
          <w:bdr w:val="none" w:sz="0" w:space="0" w:color="auto" w:frame="1"/>
        </w:rPr>
        <w:t>@Override</w:t>
      </w:r>
      <w:r w:rsidRPr="00553174">
        <w:rPr>
          <w:color w:val="000000"/>
          <w:sz w:val="20"/>
          <w:szCs w:val="20"/>
          <w:bdr w:val="none" w:sz="0" w:space="0" w:color="auto" w:frame="1"/>
        </w:rPr>
        <w:t>  </w:t>
      </w:r>
    </w:p>
    <w:p w:rsidR="007204CF" w:rsidRPr="00553174" w:rsidRDefault="007204CF" w:rsidP="007204CF">
      <w:pPr>
        <w:numPr>
          <w:ilvl w:val="0"/>
          <w:numId w:val="60"/>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abstract</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float</w:t>
      </w:r>
      <w:r w:rsidRPr="00553174">
        <w:rPr>
          <w:color w:val="000000"/>
          <w:sz w:val="20"/>
          <w:szCs w:val="20"/>
          <w:bdr w:val="none" w:sz="0" w:space="0" w:color="auto" w:frame="1"/>
        </w:rPr>
        <w:t> price();   </w:t>
      </w:r>
    </w:p>
    <w:p w:rsidR="007204CF" w:rsidRPr="00553174" w:rsidRDefault="007204CF" w:rsidP="007204CF">
      <w:pPr>
        <w:numPr>
          <w:ilvl w:val="0"/>
          <w:numId w:val="60"/>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60"/>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w:t>
      </w:r>
      <w:r w:rsidRPr="00553174">
        <w:rPr>
          <w:rStyle w:val="comment"/>
          <w:color w:val="008200"/>
          <w:sz w:val="20"/>
          <w:szCs w:val="20"/>
          <w:bdr w:val="none" w:sz="0" w:space="0" w:color="auto" w:frame="1"/>
        </w:rPr>
        <w:t>// End of the Coke class</w:t>
      </w:r>
      <w:r w:rsidRPr="00553174">
        <w:rPr>
          <w:color w:val="000000"/>
          <w:sz w:val="20"/>
          <w:szCs w:val="20"/>
          <w:bdr w:val="none" w:sz="0" w:space="0" w:color="auto" w:frame="1"/>
        </w:rPr>
        <w:t>  </w:t>
      </w:r>
    </w:p>
    <w:p w:rsidR="007204CF" w:rsidRPr="00553174" w:rsidRDefault="007204CF" w:rsidP="007204CF">
      <w:pPr>
        <w:numPr>
          <w:ilvl w:val="0"/>
          <w:numId w:val="60"/>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60"/>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&lt;/textaea&gt;&lt;/div&gt;  </w:t>
      </w:r>
    </w:p>
    <w:p w:rsidR="007204CF" w:rsidRPr="00553174" w:rsidRDefault="007204CF" w:rsidP="007204CF">
      <w:pPr>
        <w:numPr>
          <w:ilvl w:val="0"/>
          <w:numId w:val="60"/>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60"/>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&lt;p&gt;Step </w:t>
      </w:r>
      <w:r w:rsidRPr="00553174">
        <w:rPr>
          <w:rStyle w:val="number"/>
          <w:color w:val="C00000"/>
          <w:sz w:val="20"/>
          <w:szCs w:val="20"/>
          <w:bdr w:val="none" w:sz="0" w:space="0" w:color="auto" w:frame="1"/>
        </w:rPr>
        <w:t>11</w:t>
      </w:r>
      <w:r w:rsidRPr="00553174">
        <w:rPr>
          <w:color w:val="000000"/>
          <w:sz w:val="20"/>
          <w:szCs w:val="20"/>
          <w:bdr w:val="none" w:sz="0" w:space="0" w:color="auto" w:frame="1"/>
        </w:rPr>
        <w:t>:&lt;b&gt;Now, create concrete sub-classes SmallPepsi, MediumPepsi, LargePepsi that will extend to the </w:t>
      </w:r>
      <w:r w:rsidRPr="00553174">
        <w:rPr>
          <w:rStyle w:val="keyword"/>
          <w:b/>
          <w:bCs/>
          <w:color w:val="006699"/>
          <w:sz w:val="20"/>
          <w:szCs w:val="20"/>
          <w:bdr w:val="none" w:sz="0" w:space="0" w:color="auto" w:frame="1"/>
        </w:rPr>
        <w:t>abstract</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class</w:t>
      </w:r>
      <w:r w:rsidRPr="00553174">
        <w:rPr>
          <w:color w:val="000000"/>
          <w:sz w:val="20"/>
          <w:szCs w:val="20"/>
          <w:bdr w:val="none" w:sz="0" w:space="0" w:color="auto" w:frame="1"/>
        </w:rPr>
        <w:t> Pepsi.&lt;/b&gt;&lt;/p&gt;  </w:t>
      </w:r>
    </w:p>
    <w:p w:rsidR="007204CF" w:rsidRPr="00553174" w:rsidRDefault="007204CF" w:rsidP="007204CF">
      <w:pPr>
        <w:numPr>
          <w:ilvl w:val="0"/>
          <w:numId w:val="60"/>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&lt;div id=</w:t>
      </w:r>
      <w:r w:rsidRPr="00553174">
        <w:rPr>
          <w:rStyle w:val="string"/>
          <w:color w:val="0000FF"/>
          <w:sz w:val="20"/>
          <w:szCs w:val="20"/>
          <w:bdr w:val="none" w:sz="0" w:space="0" w:color="auto" w:frame="1"/>
        </w:rPr>
        <w:t>"filename"</w:t>
      </w:r>
      <w:r w:rsidRPr="00553174">
        <w:rPr>
          <w:color w:val="000000"/>
          <w:sz w:val="20"/>
          <w:szCs w:val="20"/>
          <w:bdr w:val="none" w:sz="0" w:space="0" w:color="auto" w:frame="1"/>
        </w:rPr>
        <w:t>&gt;File: SmallPepsi.java&lt;/div&gt;  </w:t>
      </w:r>
    </w:p>
    <w:p w:rsidR="007204CF" w:rsidRPr="00553174" w:rsidRDefault="007204CF" w:rsidP="007204CF">
      <w:pPr>
        <w:numPr>
          <w:ilvl w:val="0"/>
          <w:numId w:val="60"/>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&lt;div </w:t>
      </w:r>
      <w:r w:rsidRPr="00553174">
        <w:rPr>
          <w:rStyle w:val="keyword"/>
          <w:b/>
          <w:bCs/>
          <w:color w:val="006699"/>
          <w:sz w:val="20"/>
          <w:szCs w:val="20"/>
          <w:bdr w:val="none" w:sz="0" w:space="0" w:color="auto" w:frame="1"/>
        </w:rPr>
        <w:t>class</w:t>
      </w:r>
      <w:r w:rsidRPr="00553174">
        <w:rPr>
          <w:color w:val="000000"/>
          <w:sz w:val="20"/>
          <w:szCs w:val="20"/>
          <w:bdr w:val="none" w:sz="0" w:space="0" w:color="auto" w:frame="1"/>
        </w:rPr>
        <w:t>=</w:t>
      </w:r>
      <w:r w:rsidRPr="00553174">
        <w:rPr>
          <w:rStyle w:val="string"/>
          <w:color w:val="0000FF"/>
          <w:sz w:val="20"/>
          <w:szCs w:val="20"/>
          <w:bdr w:val="none" w:sz="0" w:space="0" w:color="auto" w:frame="1"/>
        </w:rPr>
        <w:t>"codeblock"</w:t>
      </w:r>
      <w:r w:rsidRPr="00553174">
        <w:rPr>
          <w:color w:val="000000"/>
          <w:sz w:val="20"/>
          <w:szCs w:val="20"/>
          <w:bdr w:val="none" w:sz="0" w:space="0" w:color="auto" w:frame="1"/>
        </w:rPr>
        <w:t>&gt;&lt;textarea  name=</w:t>
      </w:r>
      <w:r w:rsidRPr="00553174">
        <w:rPr>
          <w:rStyle w:val="string"/>
          <w:color w:val="0000FF"/>
          <w:sz w:val="20"/>
          <w:szCs w:val="20"/>
          <w:bdr w:val="none" w:sz="0" w:space="0" w:color="auto" w:frame="1"/>
        </w:rPr>
        <w:t>"code"</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class</w:t>
      </w:r>
      <w:r w:rsidRPr="00553174">
        <w:rPr>
          <w:color w:val="000000"/>
          <w:sz w:val="20"/>
          <w:szCs w:val="20"/>
          <w:bdr w:val="none" w:sz="0" w:space="0" w:color="auto" w:frame="1"/>
        </w:rPr>
        <w:t>=</w:t>
      </w:r>
      <w:r w:rsidRPr="00553174">
        <w:rPr>
          <w:rStyle w:val="string"/>
          <w:color w:val="0000FF"/>
          <w:sz w:val="20"/>
          <w:szCs w:val="20"/>
          <w:bdr w:val="none" w:sz="0" w:space="0" w:color="auto" w:frame="1"/>
        </w:rPr>
        <w:t>"java"</w:t>
      </w:r>
      <w:r w:rsidRPr="00553174">
        <w:rPr>
          <w:color w:val="000000"/>
          <w:sz w:val="20"/>
          <w:szCs w:val="20"/>
          <w:bdr w:val="none" w:sz="0" w:space="0" w:color="auto" w:frame="1"/>
        </w:rPr>
        <w:t>&gt;  </w:t>
      </w:r>
    </w:p>
    <w:p w:rsidR="007204CF" w:rsidRPr="00553174" w:rsidRDefault="007204CF" w:rsidP="007204CF">
      <w:pPr>
        <w:numPr>
          <w:ilvl w:val="0"/>
          <w:numId w:val="60"/>
        </w:numPr>
        <w:shd w:val="clear" w:color="auto" w:fill="FFFFFF"/>
        <w:spacing w:after="0" w:line="345" w:lineRule="atLeast"/>
        <w:ind w:left="0"/>
        <w:jc w:val="both"/>
        <w:rPr>
          <w:color w:val="000000"/>
          <w:sz w:val="20"/>
          <w:szCs w:val="20"/>
        </w:rPr>
      </w:pP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class</w:t>
      </w:r>
      <w:r w:rsidRPr="00553174">
        <w:rPr>
          <w:color w:val="000000"/>
          <w:sz w:val="20"/>
          <w:szCs w:val="20"/>
          <w:bdr w:val="none" w:sz="0" w:space="0" w:color="auto" w:frame="1"/>
        </w:rPr>
        <w:t> SmallPepsi  </w:t>
      </w:r>
      <w:r w:rsidRPr="00553174">
        <w:rPr>
          <w:rStyle w:val="keyword"/>
          <w:b/>
          <w:bCs/>
          <w:color w:val="006699"/>
          <w:sz w:val="20"/>
          <w:szCs w:val="20"/>
          <w:bdr w:val="none" w:sz="0" w:space="0" w:color="auto" w:frame="1"/>
        </w:rPr>
        <w:t>extends</w:t>
      </w:r>
      <w:r w:rsidRPr="00553174">
        <w:rPr>
          <w:color w:val="000000"/>
          <w:sz w:val="20"/>
          <w:szCs w:val="20"/>
          <w:bdr w:val="none" w:sz="0" w:space="0" w:color="auto" w:frame="1"/>
        </w:rPr>
        <w:t> Pepsi{  </w:t>
      </w:r>
    </w:p>
    <w:p w:rsidR="007204CF" w:rsidRPr="00553174" w:rsidRDefault="007204CF" w:rsidP="007204CF">
      <w:pPr>
        <w:numPr>
          <w:ilvl w:val="0"/>
          <w:numId w:val="60"/>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60"/>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annotation"/>
          <w:color w:val="646464"/>
          <w:sz w:val="20"/>
          <w:szCs w:val="20"/>
          <w:bdr w:val="none" w:sz="0" w:space="0" w:color="auto" w:frame="1"/>
        </w:rPr>
        <w:t>@Override</w:t>
      </w:r>
      <w:r w:rsidRPr="00553174">
        <w:rPr>
          <w:color w:val="000000"/>
          <w:sz w:val="20"/>
          <w:szCs w:val="20"/>
          <w:bdr w:val="none" w:sz="0" w:space="0" w:color="auto" w:frame="1"/>
        </w:rPr>
        <w:t>  </w:t>
      </w:r>
    </w:p>
    <w:p w:rsidR="007204CF" w:rsidRPr="00553174" w:rsidRDefault="007204CF" w:rsidP="007204CF">
      <w:pPr>
        <w:numPr>
          <w:ilvl w:val="0"/>
          <w:numId w:val="60"/>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String name() {  </w:t>
      </w:r>
    </w:p>
    <w:p w:rsidR="007204CF" w:rsidRPr="00553174" w:rsidRDefault="007204CF" w:rsidP="007204CF">
      <w:pPr>
        <w:numPr>
          <w:ilvl w:val="0"/>
          <w:numId w:val="60"/>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return</w:t>
      </w:r>
      <w:r w:rsidRPr="00553174">
        <w:rPr>
          <w:color w:val="000000"/>
          <w:sz w:val="20"/>
          <w:szCs w:val="20"/>
          <w:bdr w:val="none" w:sz="0" w:space="0" w:color="auto" w:frame="1"/>
        </w:rPr>
        <w:t> </w:t>
      </w:r>
      <w:r w:rsidRPr="00553174">
        <w:rPr>
          <w:rStyle w:val="string"/>
          <w:color w:val="0000FF"/>
          <w:sz w:val="20"/>
          <w:szCs w:val="20"/>
          <w:bdr w:val="none" w:sz="0" w:space="0" w:color="auto" w:frame="1"/>
        </w:rPr>
        <w:t>"300 ml Pepsi"</w:t>
      </w:r>
      <w:r w:rsidRPr="00553174">
        <w:rPr>
          <w:color w:val="000000"/>
          <w:sz w:val="20"/>
          <w:szCs w:val="20"/>
          <w:bdr w:val="none" w:sz="0" w:space="0" w:color="auto" w:frame="1"/>
        </w:rPr>
        <w:t>;  </w:t>
      </w:r>
    </w:p>
    <w:p w:rsidR="007204CF" w:rsidRPr="00553174" w:rsidRDefault="007204CF" w:rsidP="007204CF">
      <w:pPr>
        <w:numPr>
          <w:ilvl w:val="0"/>
          <w:numId w:val="60"/>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60"/>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60"/>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lastRenderedPageBreak/>
        <w:t>    </w:t>
      </w:r>
      <w:r w:rsidRPr="00553174">
        <w:rPr>
          <w:rStyle w:val="annotation"/>
          <w:color w:val="646464"/>
          <w:sz w:val="20"/>
          <w:szCs w:val="20"/>
          <w:bdr w:val="none" w:sz="0" w:space="0" w:color="auto" w:frame="1"/>
        </w:rPr>
        <w:t>@Override</w:t>
      </w:r>
      <w:r w:rsidRPr="00553174">
        <w:rPr>
          <w:color w:val="000000"/>
          <w:sz w:val="20"/>
          <w:szCs w:val="20"/>
          <w:bdr w:val="none" w:sz="0" w:space="0" w:color="auto" w:frame="1"/>
        </w:rPr>
        <w:t>  </w:t>
      </w:r>
    </w:p>
    <w:p w:rsidR="007204CF" w:rsidRPr="00553174" w:rsidRDefault="007204CF" w:rsidP="007204CF">
      <w:pPr>
        <w:numPr>
          <w:ilvl w:val="0"/>
          <w:numId w:val="60"/>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float</w:t>
      </w:r>
      <w:r w:rsidRPr="00553174">
        <w:rPr>
          <w:color w:val="000000"/>
          <w:sz w:val="20"/>
          <w:szCs w:val="20"/>
          <w:bdr w:val="none" w:sz="0" w:space="0" w:color="auto" w:frame="1"/>
        </w:rPr>
        <w:t> price() {  </w:t>
      </w:r>
    </w:p>
    <w:p w:rsidR="007204CF" w:rsidRPr="00553174" w:rsidRDefault="007204CF" w:rsidP="007204CF">
      <w:pPr>
        <w:numPr>
          <w:ilvl w:val="0"/>
          <w:numId w:val="60"/>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return</w:t>
      </w:r>
      <w:r w:rsidRPr="00553174">
        <w:rPr>
          <w:color w:val="000000"/>
          <w:sz w:val="20"/>
          <w:szCs w:val="20"/>
          <w:bdr w:val="none" w:sz="0" w:space="0" w:color="auto" w:frame="1"/>
        </w:rPr>
        <w:t> </w:t>
      </w:r>
      <w:r w:rsidRPr="00553174">
        <w:rPr>
          <w:rStyle w:val="number"/>
          <w:color w:val="C00000"/>
          <w:sz w:val="20"/>
          <w:szCs w:val="20"/>
          <w:bdr w:val="none" w:sz="0" w:space="0" w:color="auto" w:frame="1"/>
        </w:rPr>
        <w:t>25</w:t>
      </w:r>
      <w:r w:rsidRPr="00553174">
        <w:rPr>
          <w:color w:val="000000"/>
          <w:sz w:val="20"/>
          <w:szCs w:val="20"/>
          <w:bdr w:val="none" w:sz="0" w:space="0" w:color="auto" w:frame="1"/>
        </w:rPr>
        <w:t>.0f;  </w:t>
      </w:r>
    </w:p>
    <w:p w:rsidR="007204CF" w:rsidRPr="00553174" w:rsidRDefault="007204CF" w:rsidP="007204CF">
      <w:pPr>
        <w:numPr>
          <w:ilvl w:val="0"/>
          <w:numId w:val="60"/>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60"/>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60"/>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annotation"/>
          <w:color w:val="646464"/>
          <w:sz w:val="20"/>
          <w:szCs w:val="20"/>
          <w:bdr w:val="none" w:sz="0" w:space="0" w:color="auto" w:frame="1"/>
        </w:rPr>
        <w:t>@Override</w:t>
      </w:r>
      <w:r w:rsidRPr="00553174">
        <w:rPr>
          <w:color w:val="000000"/>
          <w:sz w:val="20"/>
          <w:szCs w:val="20"/>
          <w:bdr w:val="none" w:sz="0" w:space="0" w:color="auto" w:frame="1"/>
        </w:rPr>
        <w:t>  </w:t>
      </w:r>
    </w:p>
    <w:p w:rsidR="007204CF" w:rsidRPr="00553174" w:rsidRDefault="007204CF" w:rsidP="007204CF">
      <w:pPr>
        <w:numPr>
          <w:ilvl w:val="0"/>
          <w:numId w:val="60"/>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String size() {  </w:t>
      </w:r>
    </w:p>
    <w:p w:rsidR="007204CF" w:rsidRPr="00553174" w:rsidRDefault="007204CF" w:rsidP="007204CF">
      <w:pPr>
        <w:numPr>
          <w:ilvl w:val="0"/>
          <w:numId w:val="60"/>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return</w:t>
      </w:r>
      <w:r w:rsidRPr="00553174">
        <w:rPr>
          <w:color w:val="000000"/>
          <w:sz w:val="20"/>
          <w:szCs w:val="20"/>
          <w:bdr w:val="none" w:sz="0" w:space="0" w:color="auto" w:frame="1"/>
        </w:rPr>
        <w:t> </w:t>
      </w:r>
      <w:r w:rsidRPr="00553174">
        <w:rPr>
          <w:rStyle w:val="string"/>
          <w:color w:val="0000FF"/>
          <w:sz w:val="20"/>
          <w:szCs w:val="20"/>
          <w:bdr w:val="none" w:sz="0" w:space="0" w:color="auto" w:frame="1"/>
        </w:rPr>
        <w:t>"Small Size"</w:t>
      </w:r>
      <w:r w:rsidRPr="00553174">
        <w:rPr>
          <w:color w:val="000000"/>
          <w:sz w:val="20"/>
          <w:szCs w:val="20"/>
          <w:bdr w:val="none" w:sz="0" w:space="0" w:color="auto" w:frame="1"/>
        </w:rPr>
        <w:t>;  </w:t>
      </w:r>
    </w:p>
    <w:p w:rsidR="007204CF" w:rsidRPr="00553174" w:rsidRDefault="007204CF" w:rsidP="007204CF">
      <w:pPr>
        <w:numPr>
          <w:ilvl w:val="0"/>
          <w:numId w:val="60"/>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60"/>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w:t>
      </w:r>
      <w:r w:rsidRPr="00553174">
        <w:rPr>
          <w:rStyle w:val="comment"/>
          <w:color w:val="008200"/>
          <w:sz w:val="20"/>
          <w:szCs w:val="20"/>
          <w:bdr w:val="none" w:sz="0" w:space="0" w:color="auto" w:frame="1"/>
        </w:rPr>
        <w:t>// End of the SmallPepsi class</w:t>
      </w:r>
      <w:r w:rsidRPr="00553174">
        <w:rPr>
          <w:color w:val="000000"/>
          <w:sz w:val="20"/>
          <w:szCs w:val="20"/>
          <w:bdr w:val="none" w:sz="0" w:space="0" w:color="auto" w:frame="1"/>
        </w:rPr>
        <w:t>  </w:t>
      </w:r>
    </w:p>
    <w:p w:rsidR="007204CF" w:rsidRPr="00553174" w:rsidRDefault="007204CF" w:rsidP="007204CF">
      <w:pPr>
        <w:shd w:val="clear" w:color="auto" w:fill="FFFFFF"/>
        <w:spacing w:line="240" w:lineRule="auto"/>
        <w:jc w:val="both"/>
        <w:rPr>
          <w:i/>
          <w:iCs/>
          <w:color w:val="000000"/>
          <w:sz w:val="20"/>
          <w:szCs w:val="20"/>
        </w:rPr>
      </w:pPr>
      <w:r w:rsidRPr="00553174">
        <w:rPr>
          <w:i/>
          <w:iCs/>
          <w:color w:val="000000"/>
          <w:sz w:val="20"/>
          <w:szCs w:val="20"/>
        </w:rPr>
        <w:t>File: MediumPepsi.java</w:t>
      </w:r>
    </w:p>
    <w:p w:rsidR="007204CF" w:rsidRPr="00553174" w:rsidRDefault="007204CF" w:rsidP="007204CF">
      <w:pPr>
        <w:numPr>
          <w:ilvl w:val="0"/>
          <w:numId w:val="61"/>
        </w:numPr>
        <w:shd w:val="clear" w:color="auto" w:fill="FFFFFF"/>
        <w:spacing w:after="0" w:line="345" w:lineRule="atLeast"/>
        <w:ind w:left="0"/>
        <w:jc w:val="both"/>
        <w:rPr>
          <w:color w:val="000000"/>
          <w:sz w:val="20"/>
          <w:szCs w:val="20"/>
        </w:rPr>
      </w:pP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class</w:t>
      </w:r>
      <w:r w:rsidRPr="00553174">
        <w:rPr>
          <w:color w:val="000000"/>
          <w:sz w:val="20"/>
          <w:szCs w:val="20"/>
          <w:bdr w:val="none" w:sz="0" w:space="0" w:color="auto" w:frame="1"/>
        </w:rPr>
        <w:t> MediumPepsi </w:t>
      </w:r>
      <w:r w:rsidRPr="00553174">
        <w:rPr>
          <w:rStyle w:val="keyword"/>
          <w:b/>
          <w:bCs/>
          <w:color w:val="006699"/>
          <w:sz w:val="20"/>
          <w:szCs w:val="20"/>
          <w:bdr w:val="none" w:sz="0" w:space="0" w:color="auto" w:frame="1"/>
        </w:rPr>
        <w:t>extends</w:t>
      </w:r>
      <w:r w:rsidRPr="00553174">
        <w:rPr>
          <w:color w:val="000000"/>
          <w:sz w:val="20"/>
          <w:szCs w:val="20"/>
          <w:bdr w:val="none" w:sz="0" w:space="0" w:color="auto" w:frame="1"/>
        </w:rPr>
        <w:t> Pepsi {  </w:t>
      </w:r>
    </w:p>
    <w:p w:rsidR="007204CF" w:rsidRPr="00553174" w:rsidRDefault="007204CF" w:rsidP="007204CF">
      <w:pPr>
        <w:numPr>
          <w:ilvl w:val="0"/>
          <w:numId w:val="61"/>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61"/>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annotation"/>
          <w:color w:val="646464"/>
          <w:sz w:val="20"/>
          <w:szCs w:val="20"/>
          <w:bdr w:val="none" w:sz="0" w:space="0" w:color="auto" w:frame="1"/>
        </w:rPr>
        <w:t>@Override</w:t>
      </w:r>
      <w:r w:rsidRPr="00553174">
        <w:rPr>
          <w:color w:val="000000"/>
          <w:sz w:val="20"/>
          <w:szCs w:val="20"/>
          <w:bdr w:val="none" w:sz="0" w:space="0" w:color="auto" w:frame="1"/>
        </w:rPr>
        <w:t>  </w:t>
      </w:r>
    </w:p>
    <w:p w:rsidR="007204CF" w:rsidRPr="00553174" w:rsidRDefault="007204CF" w:rsidP="007204CF">
      <w:pPr>
        <w:numPr>
          <w:ilvl w:val="0"/>
          <w:numId w:val="61"/>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String name() {  </w:t>
      </w:r>
    </w:p>
    <w:p w:rsidR="007204CF" w:rsidRPr="00553174" w:rsidRDefault="007204CF" w:rsidP="007204CF">
      <w:pPr>
        <w:numPr>
          <w:ilvl w:val="0"/>
          <w:numId w:val="61"/>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return</w:t>
      </w:r>
      <w:r w:rsidRPr="00553174">
        <w:rPr>
          <w:color w:val="000000"/>
          <w:sz w:val="20"/>
          <w:szCs w:val="20"/>
          <w:bdr w:val="none" w:sz="0" w:space="0" w:color="auto" w:frame="1"/>
        </w:rPr>
        <w:t> </w:t>
      </w:r>
      <w:r w:rsidRPr="00553174">
        <w:rPr>
          <w:rStyle w:val="string"/>
          <w:color w:val="0000FF"/>
          <w:sz w:val="20"/>
          <w:szCs w:val="20"/>
          <w:bdr w:val="none" w:sz="0" w:space="0" w:color="auto" w:frame="1"/>
        </w:rPr>
        <w:t>"500 ml Pepsi"</w:t>
      </w:r>
      <w:r w:rsidRPr="00553174">
        <w:rPr>
          <w:color w:val="000000"/>
          <w:sz w:val="20"/>
          <w:szCs w:val="20"/>
          <w:bdr w:val="none" w:sz="0" w:space="0" w:color="auto" w:frame="1"/>
        </w:rPr>
        <w:t>;  </w:t>
      </w:r>
    </w:p>
    <w:p w:rsidR="007204CF" w:rsidRPr="00553174" w:rsidRDefault="007204CF" w:rsidP="007204CF">
      <w:pPr>
        <w:numPr>
          <w:ilvl w:val="0"/>
          <w:numId w:val="61"/>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61"/>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61"/>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annotation"/>
          <w:color w:val="646464"/>
          <w:sz w:val="20"/>
          <w:szCs w:val="20"/>
          <w:bdr w:val="none" w:sz="0" w:space="0" w:color="auto" w:frame="1"/>
        </w:rPr>
        <w:t>@Override</w:t>
      </w:r>
      <w:r w:rsidRPr="00553174">
        <w:rPr>
          <w:color w:val="000000"/>
          <w:sz w:val="20"/>
          <w:szCs w:val="20"/>
          <w:bdr w:val="none" w:sz="0" w:space="0" w:color="auto" w:frame="1"/>
        </w:rPr>
        <w:t>  </w:t>
      </w:r>
    </w:p>
    <w:p w:rsidR="007204CF" w:rsidRPr="00553174" w:rsidRDefault="007204CF" w:rsidP="007204CF">
      <w:pPr>
        <w:numPr>
          <w:ilvl w:val="0"/>
          <w:numId w:val="61"/>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String size() {  </w:t>
      </w:r>
    </w:p>
    <w:p w:rsidR="007204CF" w:rsidRPr="00553174" w:rsidRDefault="007204CF" w:rsidP="007204CF">
      <w:pPr>
        <w:numPr>
          <w:ilvl w:val="0"/>
          <w:numId w:val="61"/>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return</w:t>
      </w:r>
      <w:r w:rsidRPr="00553174">
        <w:rPr>
          <w:color w:val="000000"/>
          <w:sz w:val="20"/>
          <w:szCs w:val="20"/>
          <w:bdr w:val="none" w:sz="0" w:space="0" w:color="auto" w:frame="1"/>
        </w:rPr>
        <w:t> </w:t>
      </w:r>
      <w:r w:rsidRPr="00553174">
        <w:rPr>
          <w:rStyle w:val="string"/>
          <w:color w:val="0000FF"/>
          <w:sz w:val="20"/>
          <w:szCs w:val="20"/>
          <w:bdr w:val="none" w:sz="0" w:space="0" w:color="auto" w:frame="1"/>
        </w:rPr>
        <w:t>"Medium Size"</w:t>
      </w:r>
      <w:r w:rsidRPr="00553174">
        <w:rPr>
          <w:color w:val="000000"/>
          <w:sz w:val="20"/>
          <w:szCs w:val="20"/>
          <w:bdr w:val="none" w:sz="0" w:space="0" w:color="auto" w:frame="1"/>
        </w:rPr>
        <w:t>;  </w:t>
      </w:r>
    </w:p>
    <w:p w:rsidR="007204CF" w:rsidRPr="00553174" w:rsidRDefault="007204CF" w:rsidP="007204CF">
      <w:pPr>
        <w:numPr>
          <w:ilvl w:val="0"/>
          <w:numId w:val="61"/>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61"/>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61"/>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annotation"/>
          <w:color w:val="646464"/>
          <w:sz w:val="20"/>
          <w:szCs w:val="20"/>
          <w:bdr w:val="none" w:sz="0" w:space="0" w:color="auto" w:frame="1"/>
        </w:rPr>
        <w:t>@Override</w:t>
      </w:r>
      <w:r w:rsidRPr="00553174">
        <w:rPr>
          <w:color w:val="000000"/>
          <w:sz w:val="20"/>
          <w:szCs w:val="20"/>
          <w:bdr w:val="none" w:sz="0" w:space="0" w:color="auto" w:frame="1"/>
        </w:rPr>
        <w:t>  </w:t>
      </w:r>
    </w:p>
    <w:p w:rsidR="007204CF" w:rsidRPr="00553174" w:rsidRDefault="007204CF" w:rsidP="007204CF">
      <w:pPr>
        <w:numPr>
          <w:ilvl w:val="0"/>
          <w:numId w:val="61"/>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float</w:t>
      </w:r>
      <w:r w:rsidRPr="00553174">
        <w:rPr>
          <w:color w:val="000000"/>
          <w:sz w:val="20"/>
          <w:szCs w:val="20"/>
          <w:bdr w:val="none" w:sz="0" w:space="0" w:color="auto" w:frame="1"/>
        </w:rPr>
        <w:t> price() {  </w:t>
      </w:r>
    </w:p>
    <w:p w:rsidR="007204CF" w:rsidRPr="00553174" w:rsidRDefault="007204CF" w:rsidP="007204CF">
      <w:pPr>
        <w:numPr>
          <w:ilvl w:val="0"/>
          <w:numId w:val="61"/>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return</w:t>
      </w:r>
      <w:r w:rsidRPr="00553174">
        <w:rPr>
          <w:color w:val="000000"/>
          <w:sz w:val="20"/>
          <w:szCs w:val="20"/>
          <w:bdr w:val="none" w:sz="0" w:space="0" w:color="auto" w:frame="1"/>
        </w:rPr>
        <w:t> </w:t>
      </w:r>
      <w:r w:rsidRPr="00553174">
        <w:rPr>
          <w:rStyle w:val="number"/>
          <w:color w:val="C00000"/>
          <w:sz w:val="20"/>
          <w:szCs w:val="20"/>
          <w:bdr w:val="none" w:sz="0" w:space="0" w:color="auto" w:frame="1"/>
        </w:rPr>
        <w:t>35</w:t>
      </w:r>
      <w:r w:rsidRPr="00553174">
        <w:rPr>
          <w:color w:val="000000"/>
          <w:sz w:val="20"/>
          <w:szCs w:val="20"/>
          <w:bdr w:val="none" w:sz="0" w:space="0" w:color="auto" w:frame="1"/>
        </w:rPr>
        <w:t>.0f;  </w:t>
      </w:r>
    </w:p>
    <w:p w:rsidR="007204CF" w:rsidRPr="00553174" w:rsidRDefault="007204CF" w:rsidP="007204CF">
      <w:pPr>
        <w:numPr>
          <w:ilvl w:val="0"/>
          <w:numId w:val="61"/>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61"/>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w:t>
      </w:r>
      <w:r w:rsidRPr="00553174">
        <w:rPr>
          <w:rStyle w:val="comment"/>
          <w:color w:val="008200"/>
          <w:sz w:val="20"/>
          <w:szCs w:val="20"/>
          <w:bdr w:val="none" w:sz="0" w:space="0" w:color="auto" w:frame="1"/>
        </w:rPr>
        <w:t>// End of the MediumPepsi class</w:t>
      </w:r>
      <w:r w:rsidRPr="00553174">
        <w:rPr>
          <w:color w:val="000000"/>
          <w:sz w:val="20"/>
          <w:szCs w:val="20"/>
          <w:bdr w:val="none" w:sz="0" w:space="0" w:color="auto" w:frame="1"/>
        </w:rPr>
        <w:t>  </w:t>
      </w:r>
    </w:p>
    <w:p w:rsidR="007204CF" w:rsidRPr="00553174" w:rsidRDefault="007204CF" w:rsidP="007204CF">
      <w:pPr>
        <w:shd w:val="clear" w:color="auto" w:fill="FFFFFF"/>
        <w:spacing w:line="240" w:lineRule="auto"/>
        <w:jc w:val="both"/>
        <w:rPr>
          <w:i/>
          <w:iCs/>
          <w:color w:val="000000"/>
          <w:sz w:val="20"/>
          <w:szCs w:val="20"/>
        </w:rPr>
      </w:pPr>
      <w:r w:rsidRPr="00553174">
        <w:rPr>
          <w:i/>
          <w:iCs/>
          <w:color w:val="000000"/>
          <w:sz w:val="20"/>
          <w:szCs w:val="20"/>
        </w:rPr>
        <w:t>File: LargePepsi.java</w:t>
      </w:r>
    </w:p>
    <w:p w:rsidR="007204CF" w:rsidRPr="00553174" w:rsidRDefault="007204CF" w:rsidP="007204CF">
      <w:pPr>
        <w:numPr>
          <w:ilvl w:val="0"/>
          <w:numId w:val="62"/>
        </w:numPr>
        <w:shd w:val="clear" w:color="auto" w:fill="FFFFFF"/>
        <w:spacing w:after="0" w:line="345" w:lineRule="atLeast"/>
        <w:ind w:left="0"/>
        <w:jc w:val="both"/>
        <w:rPr>
          <w:color w:val="000000"/>
          <w:sz w:val="20"/>
          <w:szCs w:val="20"/>
        </w:rPr>
      </w:pP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class</w:t>
      </w:r>
      <w:r w:rsidRPr="00553174">
        <w:rPr>
          <w:color w:val="000000"/>
          <w:sz w:val="20"/>
          <w:szCs w:val="20"/>
          <w:bdr w:val="none" w:sz="0" w:space="0" w:color="auto" w:frame="1"/>
        </w:rPr>
        <w:t> LargePepsi </w:t>
      </w:r>
      <w:r w:rsidRPr="00553174">
        <w:rPr>
          <w:rStyle w:val="keyword"/>
          <w:b/>
          <w:bCs/>
          <w:color w:val="006699"/>
          <w:sz w:val="20"/>
          <w:szCs w:val="20"/>
          <w:bdr w:val="none" w:sz="0" w:space="0" w:color="auto" w:frame="1"/>
        </w:rPr>
        <w:t>extends</w:t>
      </w:r>
      <w:r w:rsidRPr="00553174">
        <w:rPr>
          <w:color w:val="000000"/>
          <w:sz w:val="20"/>
          <w:szCs w:val="20"/>
          <w:bdr w:val="none" w:sz="0" w:space="0" w:color="auto" w:frame="1"/>
        </w:rPr>
        <w:t> Pepsi{  </w:t>
      </w:r>
    </w:p>
    <w:p w:rsidR="007204CF" w:rsidRPr="00553174" w:rsidRDefault="007204CF" w:rsidP="007204CF">
      <w:pPr>
        <w:numPr>
          <w:ilvl w:val="0"/>
          <w:numId w:val="62"/>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annotation"/>
          <w:color w:val="646464"/>
          <w:sz w:val="20"/>
          <w:szCs w:val="20"/>
          <w:bdr w:val="none" w:sz="0" w:space="0" w:color="auto" w:frame="1"/>
        </w:rPr>
        <w:t>@Override</w:t>
      </w:r>
      <w:r w:rsidRPr="00553174">
        <w:rPr>
          <w:color w:val="000000"/>
          <w:sz w:val="20"/>
          <w:szCs w:val="20"/>
          <w:bdr w:val="none" w:sz="0" w:space="0" w:color="auto" w:frame="1"/>
        </w:rPr>
        <w:t>  </w:t>
      </w:r>
    </w:p>
    <w:p w:rsidR="007204CF" w:rsidRPr="00553174" w:rsidRDefault="007204CF" w:rsidP="007204CF">
      <w:pPr>
        <w:numPr>
          <w:ilvl w:val="0"/>
          <w:numId w:val="62"/>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String name() {  </w:t>
      </w:r>
    </w:p>
    <w:p w:rsidR="007204CF" w:rsidRPr="00553174" w:rsidRDefault="007204CF" w:rsidP="007204CF">
      <w:pPr>
        <w:numPr>
          <w:ilvl w:val="0"/>
          <w:numId w:val="62"/>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return</w:t>
      </w:r>
      <w:r w:rsidRPr="00553174">
        <w:rPr>
          <w:color w:val="000000"/>
          <w:sz w:val="20"/>
          <w:szCs w:val="20"/>
          <w:bdr w:val="none" w:sz="0" w:space="0" w:color="auto" w:frame="1"/>
        </w:rPr>
        <w:t> </w:t>
      </w:r>
      <w:r w:rsidRPr="00553174">
        <w:rPr>
          <w:rStyle w:val="string"/>
          <w:color w:val="0000FF"/>
          <w:sz w:val="20"/>
          <w:szCs w:val="20"/>
          <w:bdr w:val="none" w:sz="0" w:space="0" w:color="auto" w:frame="1"/>
        </w:rPr>
        <w:t>"750 ml Pepsi"</w:t>
      </w:r>
      <w:r w:rsidRPr="00553174">
        <w:rPr>
          <w:color w:val="000000"/>
          <w:sz w:val="20"/>
          <w:szCs w:val="20"/>
          <w:bdr w:val="none" w:sz="0" w:space="0" w:color="auto" w:frame="1"/>
        </w:rPr>
        <w:t>;  </w:t>
      </w:r>
    </w:p>
    <w:p w:rsidR="007204CF" w:rsidRPr="00553174" w:rsidRDefault="007204CF" w:rsidP="007204CF">
      <w:pPr>
        <w:numPr>
          <w:ilvl w:val="0"/>
          <w:numId w:val="62"/>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62"/>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62"/>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annotation"/>
          <w:color w:val="646464"/>
          <w:sz w:val="20"/>
          <w:szCs w:val="20"/>
          <w:bdr w:val="none" w:sz="0" w:space="0" w:color="auto" w:frame="1"/>
        </w:rPr>
        <w:t>@Override</w:t>
      </w:r>
      <w:r w:rsidRPr="00553174">
        <w:rPr>
          <w:color w:val="000000"/>
          <w:sz w:val="20"/>
          <w:szCs w:val="20"/>
          <w:bdr w:val="none" w:sz="0" w:space="0" w:color="auto" w:frame="1"/>
        </w:rPr>
        <w:t>  </w:t>
      </w:r>
    </w:p>
    <w:p w:rsidR="007204CF" w:rsidRPr="00553174" w:rsidRDefault="007204CF" w:rsidP="007204CF">
      <w:pPr>
        <w:numPr>
          <w:ilvl w:val="0"/>
          <w:numId w:val="62"/>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String size() {  </w:t>
      </w:r>
    </w:p>
    <w:p w:rsidR="007204CF" w:rsidRPr="00553174" w:rsidRDefault="007204CF" w:rsidP="007204CF">
      <w:pPr>
        <w:numPr>
          <w:ilvl w:val="0"/>
          <w:numId w:val="62"/>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lastRenderedPageBreak/>
        <w:t>        </w:t>
      </w:r>
      <w:r w:rsidRPr="00553174">
        <w:rPr>
          <w:rStyle w:val="keyword"/>
          <w:b/>
          <w:bCs/>
          <w:color w:val="006699"/>
          <w:sz w:val="20"/>
          <w:szCs w:val="20"/>
          <w:bdr w:val="none" w:sz="0" w:space="0" w:color="auto" w:frame="1"/>
        </w:rPr>
        <w:t>return</w:t>
      </w:r>
      <w:r w:rsidRPr="00553174">
        <w:rPr>
          <w:color w:val="000000"/>
          <w:sz w:val="20"/>
          <w:szCs w:val="20"/>
          <w:bdr w:val="none" w:sz="0" w:space="0" w:color="auto" w:frame="1"/>
        </w:rPr>
        <w:t> </w:t>
      </w:r>
      <w:r w:rsidRPr="00553174">
        <w:rPr>
          <w:rStyle w:val="string"/>
          <w:color w:val="0000FF"/>
          <w:sz w:val="20"/>
          <w:szCs w:val="20"/>
          <w:bdr w:val="none" w:sz="0" w:space="0" w:color="auto" w:frame="1"/>
        </w:rPr>
        <w:t>"Large Size"</w:t>
      </w:r>
      <w:r w:rsidRPr="00553174">
        <w:rPr>
          <w:color w:val="000000"/>
          <w:sz w:val="20"/>
          <w:szCs w:val="20"/>
          <w:bdr w:val="none" w:sz="0" w:space="0" w:color="auto" w:frame="1"/>
        </w:rPr>
        <w:t>;  </w:t>
      </w:r>
    </w:p>
    <w:p w:rsidR="007204CF" w:rsidRPr="00553174" w:rsidRDefault="007204CF" w:rsidP="007204CF">
      <w:pPr>
        <w:numPr>
          <w:ilvl w:val="0"/>
          <w:numId w:val="62"/>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62"/>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62"/>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annotation"/>
          <w:color w:val="646464"/>
          <w:sz w:val="20"/>
          <w:szCs w:val="20"/>
          <w:bdr w:val="none" w:sz="0" w:space="0" w:color="auto" w:frame="1"/>
        </w:rPr>
        <w:t>@Override</w:t>
      </w:r>
      <w:r w:rsidRPr="00553174">
        <w:rPr>
          <w:color w:val="000000"/>
          <w:sz w:val="20"/>
          <w:szCs w:val="20"/>
          <w:bdr w:val="none" w:sz="0" w:space="0" w:color="auto" w:frame="1"/>
        </w:rPr>
        <w:t>  </w:t>
      </w:r>
    </w:p>
    <w:p w:rsidR="007204CF" w:rsidRPr="00553174" w:rsidRDefault="007204CF" w:rsidP="007204CF">
      <w:pPr>
        <w:numPr>
          <w:ilvl w:val="0"/>
          <w:numId w:val="62"/>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float</w:t>
      </w:r>
      <w:r w:rsidRPr="00553174">
        <w:rPr>
          <w:color w:val="000000"/>
          <w:sz w:val="20"/>
          <w:szCs w:val="20"/>
          <w:bdr w:val="none" w:sz="0" w:space="0" w:color="auto" w:frame="1"/>
        </w:rPr>
        <w:t> price() {  </w:t>
      </w:r>
    </w:p>
    <w:p w:rsidR="007204CF" w:rsidRPr="00553174" w:rsidRDefault="007204CF" w:rsidP="007204CF">
      <w:pPr>
        <w:numPr>
          <w:ilvl w:val="0"/>
          <w:numId w:val="62"/>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return</w:t>
      </w:r>
      <w:r w:rsidRPr="00553174">
        <w:rPr>
          <w:color w:val="000000"/>
          <w:sz w:val="20"/>
          <w:szCs w:val="20"/>
          <w:bdr w:val="none" w:sz="0" w:space="0" w:color="auto" w:frame="1"/>
        </w:rPr>
        <w:t> </w:t>
      </w:r>
      <w:r w:rsidRPr="00553174">
        <w:rPr>
          <w:rStyle w:val="number"/>
          <w:color w:val="C00000"/>
          <w:sz w:val="20"/>
          <w:szCs w:val="20"/>
          <w:bdr w:val="none" w:sz="0" w:space="0" w:color="auto" w:frame="1"/>
        </w:rPr>
        <w:t>50</w:t>
      </w:r>
      <w:r w:rsidRPr="00553174">
        <w:rPr>
          <w:color w:val="000000"/>
          <w:sz w:val="20"/>
          <w:szCs w:val="20"/>
          <w:bdr w:val="none" w:sz="0" w:space="0" w:color="auto" w:frame="1"/>
        </w:rPr>
        <w:t>.0f;  </w:t>
      </w:r>
    </w:p>
    <w:p w:rsidR="007204CF" w:rsidRPr="00553174" w:rsidRDefault="007204CF" w:rsidP="007204CF">
      <w:pPr>
        <w:numPr>
          <w:ilvl w:val="0"/>
          <w:numId w:val="62"/>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62"/>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w:t>
      </w:r>
      <w:r w:rsidRPr="00553174">
        <w:rPr>
          <w:rStyle w:val="comment"/>
          <w:color w:val="008200"/>
          <w:sz w:val="20"/>
          <w:szCs w:val="20"/>
          <w:bdr w:val="none" w:sz="0" w:space="0" w:color="auto" w:frame="1"/>
        </w:rPr>
        <w:t>// End of the LargePepsi class</w:t>
      </w:r>
      <w:r w:rsidRPr="00553174">
        <w:rPr>
          <w:color w:val="000000"/>
          <w:sz w:val="20"/>
          <w:szCs w:val="20"/>
          <w:bdr w:val="none" w:sz="0" w:space="0" w:color="auto" w:frame="1"/>
        </w:rPr>
        <w:t>  </w:t>
      </w:r>
    </w:p>
    <w:p w:rsidR="007204CF" w:rsidRPr="00553174" w:rsidRDefault="007204CF" w:rsidP="007204CF">
      <w:pPr>
        <w:pStyle w:val="NormalWeb"/>
        <w:shd w:val="clear" w:color="auto" w:fill="FFFFFF"/>
        <w:jc w:val="both"/>
        <w:rPr>
          <w:rFonts w:asciiTheme="minorHAnsi" w:hAnsiTheme="minorHAnsi"/>
          <w:color w:val="000000"/>
          <w:sz w:val="20"/>
          <w:szCs w:val="20"/>
        </w:rPr>
      </w:pPr>
      <w:r w:rsidRPr="00553174">
        <w:rPr>
          <w:rFonts w:asciiTheme="minorHAnsi" w:hAnsiTheme="minorHAnsi"/>
          <w:color w:val="000000"/>
          <w:sz w:val="20"/>
          <w:szCs w:val="20"/>
        </w:rPr>
        <w:t>Step 12</w:t>
      </w:r>
      <w:proofErr w:type="gramStart"/>
      <w:r w:rsidRPr="00553174">
        <w:rPr>
          <w:rFonts w:asciiTheme="minorHAnsi" w:hAnsiTheme="minorHAnsi"/>
          <w:color w:val="000000"/>
          <w:sz w:val="20"/>
          <w:szCs w:val="20"/>
        </w:rPr>
        <w:t>:</w:t>
      </w:r>
      <w:r w:rsidRPr="00553174">
        <w:rPr>
          <w:rFonts w:asciiTheme="minorHAnsi" w:hAnsiTheme="minorHAnsi"/>
          <w:b/>
          <w:bCs/>
          <w:color w:val="000000"/>
          <w:sz w:val="20"/>
          <w:szCs w:val="20"/>
        </w:rPr>
        <w:t>Now</w:t>
      </w:r>
      <w:proofErr w:type="gramEnd"/>
      <w:r w:rsidRPr="00553174">
        <w:rPr>
          <w:rFonts w:asciiTheme="minorHAnsi" w:hAnsiTheme="minorHAnsi"/>
          <w:b/>
          <w:bCs/>
          <w:color w:val="000000"/>
          <w:sz w:val="20"/>
          <w:szCs w:val="20"/>
        </w:rPr>
        <w:t>, create concrete sub-classes SmallCoke, MediumCoke, LargeCoke that will extend to the abstract class Coke.</w:t>
      </w:r>
    </w:p>
    <w:p w:rsidR="007204CF" w:rsidRPr="00553174" w:rsidRDefault="007204CF" w:rsidP="007204CF">
      <w:pPr>
        <w:shd w:val="clear" w:color="auto" w:fill="FFFFFF"/>
        <w:jc w:val="both"/>
        <w:rPr>
          <w:i/>
          <w:iCs/>
          <w:color w:val="000000"/>
          <w:sz w:val="20"/>
          <w:szCs w:val="20"/>
        </w:rPr>
      </w:pPr>
      <w:r w:rsidRPr="00553174">
        <w:rPr>
          <w:i/>
          <w:iCs/>
          <w:color w:val="000000"/>
          <w:sz w:val="20"/>
          <w:szCs w:val="20"/>
        </w:rPr>
        <w:t>File: SmallCoke.java</w:t>
      </w:r>
    </w:p>
    <w:p w:rsidR="007204CF" w:rsidRPr="00553174" w:rsidRDefault="007204CF" w:rsidP="007204CF">
      <w:pPr>
        <w:numPr>
          <w:ilvl w:val="0"/>
          <w:numId w:val="63"/>
        </w:numPr>
        <w:shd w:val="clear" w:color="auto" w:fill="FFFFFF"/>
        <w:spacing w:after="0" w:line="345" w:lineRule="atLeast"/>
        <w:ind w:left="0"/>
        <w:jc w:val="both"/>
        <w:rPr>
          <w:color w:val="000000"/>
          <w:sz w:val="20"/>
          <w:szCs w:val="20"/>
        </w:rPr>
      </w:pP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class</w:t>
      </w:r>
      <w:r w:rsidRPr="00553174">
        <w:rPr>
          <w:color w:val="000000"/>
          <w:sz w:val="20"/>
          <w:szCs w:val="20"/>
          <w:bdr w:val="none" w:sz="0" w:space="0" w:color="auto" w:frame="1"/>
        </w:rPr>
        <w:t> SmallCoke </w:t>
      </w:r>
      <w:r w:rsidRPr="00553174">
        <w:rPr>
          <w:rStyle w:val="keyword"/>
          <w:b/>
          <w:bCs/>
          <w:color w:val="006699"/>
          <w:sz w:val="20"/>
          <w:szCs w:val="20"/>
          <w:bdr w:val="none" w:sz="0" w:space="0" w:color="auto" w:frame="1"/>
        </w:rPr>
        <w:t>extends</w:t>
      </w:r>
      <w:r w:rsidRPr="00553174">
        <w:rPr>
          <w:color w:val="000000"/>
          <w:sz w:val="20"/>
          <w:szCs w:val="20"/>
          <w:bdr w:val="none" w:sz="0" w:space="0" w:color="auto" w:frame="1"/>
        </w:rPr>
        <w:t> Coke{  </w:t>
      </w:r>
    </w:p>
    <w:p w:rsidR="007204CF" w:rsidRPr="00553174" w:rsidRDefault="007204CF" w:rsidP="007204CF">
      <w:pPr>
        <w:numPr>
          <w:ilvl w:val="0"/>
          <w:numId w:val="6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6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annotation"/>
          <w:color w:val="646464"/>
          <w:sz w:val="20"/>
          <w:szCs w:val="20"/>
          <w:bdr w:val="none" w:sz="0" w:space="0" w:color="auto" w:frame="1"/>
        </w:rPr>
        <w:t>@Override</w:t>
      </w:r>
      <w:r w:rsidRPr="00553174">
        <w:rPr>
          <w:color w:val="000000"/>
          <w:sz w:val="20"/>
          <w:szCs w:val="20"/>
          <w:bdr w:val="none" w:sz="0" w:space="0" w:color="auto" w:frame="1"/>
        </w:rPr>
        <w:t>  </w:t>
      </w:r>
    </w:p>
    <w:p w:rsidR="007204CF" w:rsidRPr="00553174" w:rsidRDefault="007204CF" w:rsidP="007204CF">
      <w:pPr>
        <w:numPr>
          <w:ilvl w:val="0"/>
          <w:numId w:val="6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String name() {  </w:t>
      </w:r>
    </w:p>
    <w:p w:rsidR="007204CF" w:rsidRPr="00553174" w:rsidRDefault="007204CF" w:rsidP="007204CF">
      <w:pPr>
        <w:numPr>
          <w:ilvl w:val="0"/>
          <w:numId w:val="6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return</w:t>
      </w:r>
      <w:r w:rsidRPr="00553174">
        <w:rPr>
          <w:color w:val="000000"/>
          <w:sz w:val="20"/>
          <w:szCs w:val="20"/>
          <w:bdr w:val="none" w:sz="0" w:space="0" w:color="auto" w:frame="1"/>
        </w:rPr>
        <w:t> </w:t>
      </w:r>
      <w:r w:rsidRPr="00553174">
        <w:rPr>
          <w:rStyle w:val="string"/>
          <w:color w:val="0000FF"/>
          <w:sz w:val="20"/>
          <w:szCs w:val="20"/>
          <w:bdr w:val="none" w:sz="0" w:space="0" w:color="auto" w:frame="1"/>
        </w:rPr>
        <w:t>"300 ml Coke"</w:t>
      </w:r>
      <w:r w:rsidRPr="00553174">
        <w:rPr>
          <w:color w:val="000000"/>
          <w:sz w:val="20"/>
          <w:szCs w:val="20"/>
          <w:bdr w:val="none" w:sz="0" w:space="0" w:color="auto" w:frame="1"/>
        </w:rPr>
        <w:t>;    </w:t>
      </w:r>
    </w:p>
    <w:p w:rsidR="007204CF" w:rsidRPr="00553174" w:rsidRDefault="007204CF" w:rsidP="007204CF">
      <w:pPr>
        <w:numPr>
          <w:ilvl w:val="0"/>
          <w:numId w:val="6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6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6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annotation"/>
          <w:color w:val="646464"/>
          <w:sz w:val="20"/>
          <w:szCs w:val="20"/>
          <w:bdr w:val="none" w:sz="0" w:space="0" w:color="auto" w:frame="1"/>
        </w:rPr>
        <w:t>@Override</w:t>
      </w:r>
      <w:r w:rsidRPr="00553174">
        <w:rPr>
          <w:color w:val="000000"/>
          <w:sz w:val="20"/>
          <w:szCs w:val="20"/>
          <w:bdr w:val="none" w:sz="0" w:space="0" w:color="auto" w:frame="1"/>
        </w:rPr>
        <w:t>  </w:t>
      </w:r>
    </w:p>
    <w:p w:rsidR="007204CF" w:rsidRPr="00553174" w:rsidRDefault="007204CF" w:rsidP="007204CF">
      <w:pPr>
        <w:numPr>
          <w:ilvl w:val="0"/>
          <w:numId w:val="6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String size() {  </w:t>
      </w:r>
    </w:p>
    <w:p w:rsidR="007204CF" w:rsidRPr="00553174" w:rsidRDefault="007204CF" w:rsidP="007204CF">
      <w:pPr>
        <w:numPr>
          <w:ilvl w:val="0"/>
          <w:numId w:val="6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6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return</w:t>
      </w:r>
      <w:r w:rsidRPr="00553174">
        <w:rPr>
          <w:color w:val="000000"/>
          <w:sz w:val="20"/>
          <w:szCs w:val="20"/>
          <w:bdr w:val="none" w:sz="0" w:space="0" w:color="auto" w:frame="1"/>
        </w:rPr>
        <w:t> </w:t>
      </w:r>
      <w:r w:rsidRPr="00553174">
        <w:rPr>
          <w:rStyle w:val="string"/>
          <w:color w:val="0000FF"/>
          <w:sz w:val="20"/>
          <w:szCs w:val="20"/>
          <w:bdr w:val="none" w:sz="0" w:space="0" w:color="auto" w:frame="1"/>
        </w:rPr>
        <w:t>"Small Size"</w:t>
      </w:r>
      <w:r w:rsidRPr="00553174">
        <w:rPr>
          <w:color w:val="000000"/>
          <w:sz w:val="20"/>
          <w:szCs w:val="20"/>
          <w:bdr w:val="none" w:sz="0" w:space="0" w:color="auto" w:frame="1"/>
        </w:rPr>
        <w:t>;  </w:t>
      </w:r>
    </w:p>
    <w:p w:rsidR="007204CF" w:rsidRPr="00553174" w:rsidRDefault="007204CF" w:rsidP="007204CF">
      <w:pPr>
        <w:numPr>
          <w:ilvl w:val="0"/>
          <w:numId w:val="6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6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6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annotation"/>
          <w:color w:val="646464"/>
          <w:sz w:val="20"/>
          <w:szCs w:val="20"/>
          <w:bdr w:val="none" w:sz="0" w:space="0" w:color="auto" w:frame="1"/>
        </w:rPr>
        <w:t>@Override</w:t>
      </w:r>
      <w:r w:rsidRPr="00553174">
        <w:rPr>
          <w:color w:val="000000"/>
          <w:sz w:val="20"/>
          <w:szCs w:val="20"/>
          <w:bdr w:val="none" w:sz="0" w:space="0" w:color="auto" w:frame="1"/>
        </w:rPr>
        <w:t>  </w:t>
      </w:r>
    </w:p>
    <w:p w:rsidR="007204CF" w:rsidRPr="00553174" w:rsidRDefault="007204CF" w:rsidP="007204CF">
      <w:pPr>
        <w:numPr>
          <w:ilvl w:val="0"/>
          <w:numId w:val="6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float</w:t>
      </w:r>
      <w:r w:rsidRPr="00553174">
        <w:rPr>
          <w:color w:val="000000"/>
          <w:sz w:val="20"/>
          <w:szCs w:val="20"/>
          <w:bdr w:val="none" w:sz="0" w:space="0" w:color="auto" w:frame="1"/>
        </w:rPr>
        <w:t> price() {  </w:t>
      </w:r>
    </w:p>
    <w:p w:rsidR="007204CF" w:rsidRPr="00553174" w:rsidRDefault="007204CF" w:rsidP="007204CF">
      <w:pPr>
        <w:numPr>
          <w:ilvl w:val="0"/>
          <w:numId w:val="6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6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return</w:t>
      </w:r>
      <w:r w:rsidRPr="00553174">
        <w:rPr>
          <w:color w:val="000000"/>
          <w:sz w:val="20"/>
          <w:szCs w:val="20"/>
          <w:bdr w:val="none" w:sz="0" w:space="0" w:color="auto" w:frame="1"/>
        </w:rPr>
        <w:t>  </w:t>
      </w:r>
      <w:r w:rsidRPr="00553174">
        <w:rPr>
          <w:rStyle w:val="number"/>
          <w:color w:val="C00000"/>
          <w:sz w:val="20"/>
          <w:szCs w:val="20"/>
          <w:bdr w:val="none" w:sz="0" w:space="0" w:color="auto" w:frame="1"/>
        </w:rPr>
        <w:t>25</w:t>
      </w:r>
      <w:r w:rsidRPr="00553174">
        <w:rPr>
          <w:color w:val="000000"/>
          <w:sz w:val="20"/>
          <w:szCs w:val="20"/>
          <w:bdr w:val="none" w:sz="0" w:space="0" w:color="auto" w:frame="1"/>
        </w:rPr>
        <w:t>.0f;  </w:t>
      </w:r>
    </w:p>
    <w:p w:rsidR="007204CF" w:rsidRPr="00553174" w:rsidRDefault="007204CF" w:rsidP="007204CF">
      <w:pPr>
        <w:numPr>
          <w:ilvl w:val="0"/>
          <w:numId w:val="6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6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comment"/>
          <w:color w:val="008200"/>
          <w:sz w:val="20"/>
          <w:szCs w:val="20"/>
          <w:bdr w:val="none" w:sz="0" w:space="0" w:color="auto" w:frame="1"/>
        </w:rPr>
        <w:t>// End of the SmallCoke class</w:t>
      </w:r>
      <w:r w:rsidRPr="00553174">
        <w:rPr>
          <w:color w:val="000000"/>
          <w:sz w:val="20"/>
          <w:szCs w:val="20"/>
          <w:bdr w:val="none" w:sz="0" w:space="0" w:color="auto" w:frame="1"/>
        </w:rPr>
        <w:t>  </w:t>
      </w:r>
    </w:p>
    <w:p w:rsidR="007204CF" w:rsidRPr="00553174" w:rsidRDefault="007204CF" w:rsidP="007204CF">
      <w:pPr>
        <w:shd w:val="clear" w:color="auto" w:fill="FFFFFF"/>
        <w:spacing w:line="240" w:lineRule="auto"/>
        <w:jc w:val="both"/>
        <w:rPr>
          <w:i/>
          <w:iCs/>
          <w:color w:val="000000"/>
          <w:sz w:val="20"/>
          <w:szCs w:val="20"/>
        </w:rPr>
      </w:pPr>
      <w:r w:rsidRPr="00553174">
        <w:rPr>
          <w:i/>
          <w:iCs/>
          <w:color w:val="000000"/>
          <w:sz w:val="20"/>
          <w:szCs w:val="20"/>
        </w:rPr>
        <w:t>File: MediumCoke.java</w:t>
      </w:r>
    </w:p>
    <w:p w:rsidR="007204CF" w:rsidRPr="00553174" w:rsidRDefault="007204CF" w:rsidP="007204CF">
      <w:pPr>
        <w:numPr>
          <w:ilvl w:val="0"/>
          <w:numId w:val="64"/>
        </w:numPr>
        <w:shd w:val="clear" w:color="auto" w:fill="FFFFFF"/>
        <w:spacing w:after="0" w:line="345" w:lineRule="atLeast"/>
        <w:ind w:left="0"/>
        <w:jc w:val="both"/>
        <w:rPr>
          <w:color w:val="000000"/>
          <w:sz w:val="20"/>
          <w:szCs w:val="20"/>
        </w:rPr>
      </w:pP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class</w:t>
      </w:r>
      <w:r w:rsidRPr="00553174">
        <w:rPr>
          <w:color w:val="000000"/>
          <w:sz w:val="20"/>
          <w:szCs w:val="20"/>
          <w:bdr w:val="none" w:sz="0" w:space="0" w:color="auto" w:frame="1"/>
        </w:rPr>
        <w:t> MediumCoke </w:t>
      </w:r>
      <w:r w:rsidRPr="00553174">
        <w:rPr>
          <w:rStyle w:val="keyword"/>
          <w:b/>
          <w:bCs/>
          <w:color w:val="006699"/>
          <w:sz w:val="20"/>
          <w:szCs w:val="20"/>
          <w:bdr w:val="none" w:sz="0" w:space="0" w:color="auto" w:frame="1"/>
        </w:rPr>
        <w:t>extends</w:t>
      </w:r>
      <w:r w:rsidRPr="00553174">
        <w:rPr>
          <w:color w:val="000000"/>
          <w:sz w:val="20"/>
          <w:szCs w:val="20"/>
          <w:bdr w:val="none" w:sz="0" w:space="0" w:color="auto" w:frame="1"/>
        </w:rPr>
        <w:t> Coke{  </w:t>
      </w:r>
    </w:p>
    <w:p w:rsidR="007204CF" w:rsidRPr="00553174" w:rsidRDefault="007204CF" w:rsidP="007204CF">
      <w:pPr>
        <w:numPr>
          <w:ilvl w:val="0"/>
          <w:numId w:val="64"/>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64"/>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annotation"/>
          <w:color w:val="646464"/>
          <w:sz w:val="20"/>
          <w:szCs w:val="20"/>
          <w:bdr w:val="none" w:sz="0" w:space="0" w:color="auto" w:frame="1"/>
        </w:rPr>
        <w:t>@Override</w:t>
      </w:r>
      <w:r w:rsidRPr="00553174">
        <w:rPr>
          <w:color w:val="000000"/>
          <w:sz w:val="20"/>
          <w:szCs w:val="20"/>
          <w:bdr w:val="none" w:sz="0" w:space="0" w:color="auto" w:frame="1"/>
        </w:rPr>
        <w:t>  </w:t>
      </w:r>
    </w:p>
    <w:p w:rsidR="007204CF" w:rsidRPr="00553174" w:rsidRDefault="007204CF" w:rsidP="007204CF">
      <w:pPr>
        <w:numPr>
          <w:ilvl w:val="0"/>
          <w:numId w:val="64"/>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String name() {  </w:t>
      </w:r>
    </w:p>
    <w:p w:rsidR="007204CF" w:rsidRPr="00553174" w:rsidRDefault="007204CF" w:rsidP="007204CF">
      <w:pPr>
        <w:numPr>
          <w:ilvl w:val="0"/>
          <w:numId w:val="64"/>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return</w:t>
      </w:r>
      <w:r w:rsidRPr="00553174">
        <w:rPr>
          <w:color w:val="000000"/>
          <w:sz w:val="20"/>
          <w:szCs w:val="20"/>
          <w:bdr w:val="none" w:sz="0" w:space="0" w:color="auto" w:frame="1"/>
        </w:rPr>
        <w:t> </w:t>
      </w:r>
      <w:r w:rsidRPr="00553174">
        <w:rPr>
          <w:rStyle w:val="string"/>
          <w:color w:val="0000FF"/>
          <w:sz w:val="20"/>
          <w:szCs w:val="20"/>
          <w:bdr w:val="none" w:sz="0" w:space="0" w:color="auto" w:frame="1"/>
        </w:rPr>
        <w:t>"500 ml Coke"</w:t>
      </w:r>
      <w:r w:rsidRPr="00553174">
        <w:rPr>
          <w:color w:val="000000"/>
          <w:sz w:val="20"/>
          <w:szCs w:val="20"/>
          <w:bdr w:val="none" w:sz="0" w:space="0" w:color="auto" w:frame="1"/>
        </w:rPr>
        <w:t>;    </w:t>
      </w:r>
    </w:p>
    <w:p w:rsidR="007204CF" w:rsidRPr="00553174" w:rsidRDefault="007204CF" w:rsidP="007204CF">
      <w:pPr>
        <w:numPr>
          <w:ilvl w:val="0"/>
          <w:numId w:val="64"/>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lastRenderedPageBreak/>
        <w:t>    }  </w:t>
      </w:r>
    </w:p>
    <w:p w:rsidR="007204CF" w:rsidRPr="00553174" w:rsidRDefault="007204CF" w:rsidP="007204CF">
      <w:pPr>
        <w:numPr>
          <w:ilvl w:val="0"/>
          <w:numId w:val="64"/>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64"/>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annotation"/>
          <w:color w:val="646464"/>
          <w:sz w:val="20"/>
          <w:szCs w:val="20"/>
          <w:bdr w:val="none" w:sz="0" w:space="0" w:color="auto" w:frame="1"/>
        </w:rPr>
        <w:t>@Override</w:t>
      </w:r>
      <w:r w:rsidRPr="00553174">
        <w:rPr>
          <w:color w:val="000000"/>
          <w:sz w:val="20"/>
          <w:szCs w:val="20"/>
          <w:bdr w:val="none" w:sz="0" w:space="0" w:color="auto" w:frame="1"/>
        </w:rPr>
        <w:t>  </w:t>
      </w:r>
    </w:p>
    <w:p w:rsidR="007204CF" w:rsidRPr="00553174" w:rsidRDefault="007204CF" w:rsidP="007204CF">
      <w:pPr>
        <w:numPr>
          <w:ilvl w:val="0"/>
          <w:numId w:val="64"/>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String size() {  </w:t>
      </w:r>
    </w:p>
    <w:p w:rsidR="007204CF" w:rsidRPr="00553174" w:rsidRDefault="007204CF" w:rsidP="007204CF">
      <w:pPr>
        <w:numPr>
          <w:ilvl w:val="0"/>
          <w:numId w:val="64"/>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64"/>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return</w:t>
      </w:r>
      <w:r w:rsidRPr="00553174">
        <w:rPr>
          <w:color w:val="000000"/>
          <w:sz w:val="20"/>
          <w:szCs w:val="20"/>
          <w:bdr w:val="none" w:sz="0" w:space="0" w:color="auto" w:frame="1"/>
        </w:rPr>
        <w:t> </w:t>
      </w:r>
      <w:r w:rsidRPr="00553174">
        <w:rPr>
          <w:rStyle w:val="string"/>
          <w:color w:val="0000FF"/>
          <w:sz w:val="20"/>
          <w:szCs w:val="20"/>
          <w:bdr w:val="none" w:sz="0" w:space="0" w:color="auto" w:frame="1"/>
        </w:rPr>
        <w:t>"Medium Size"</w:t>
      </w:r>
      <w:r w:rsidRPr="00553174">
        <w:rPr>
          <w:color w:val="000000"/>
          <w:sz w:val="20"/>
          <w:szCs w:val="20"/>
          <w:bdr w:val="none" w:sz="0" w:space="0" w:color="auto" w:frame="1"/>
        </w:rPr>
        <w:t>;  </w:t>
      </w:r>
    </w:p>
    <w:p w:rsidR="007204CF" w:rsidRPr="00553174" w:rsidRDefault="007204CF" w:rsidP="007204CF">
      <w:pPr>
        <w:numPr>
          <w:ilvl w:val="0"/>
          <w:numId w:val="64"/>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64"/>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64"/>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annotation"/>
          <w:color w:val="646464"/>
          <w:sz w:val="20"/>
          <w:szCs w:val="20"/>
          <w:bdr w:val="none" w:sz="0" w:space="0" w:color="auto" w:frame="1"/>
        </w:rPr>
        <w:t>@Override</w:t>
      </w:r>
      <w:r w:rsidRPr="00553174">
        <w:rPr>
          <w:color w:val="000000"/>
          <w:sz w:val="20"/>
          <w:szCs w:val="20"/>
          <w:bdr w:val="none" w:sz="0" w:space="0" w:color="auto" w:frame="1"/>
        </w:rPr>
        <w:t>  </w:t>
      </w:r>
    </w:p>
    <w:p w:rsidR="007204CF" w:rsidRPr="00553174" w:rsidRDefault="007204CF" w:rsidP="007204CF">
      <w:pPr>
        <w:numPr>
          <w:ilvl w:val="0"/>
          <w:numId w:val="64"/>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float</w:t>
      </w:r>
      <w:r w:rsidRPr="00553174">
        <w:rPr>
          <w:color w:val="000000"/>
          <w:sz w:val="20"/>
          <w:szCs w:val="20"/>
          <w:bdr w:val="none" w:sz="0" w:space="0" w:color="auto" w:frame="1"/>
        </w:rPr>
        <w:t> price() {  </w:t>
      </w:r>
    </w:p>
    <w:p w:rsidR="007204CF" w:rsidRPr="00553174" w:rsidRDefault="007204CF" w:rsidP="007204CF">
      <w:pPr>
        <w:numPr>
          <w:ilvl w:val="0"/>
          <w:numId w:val="64"/>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64"/>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return</w:t>
      </w:r>
      <w:r w:rsidRPr="00553174">
        <w:rPr>
          <w:color w:val="000000"/>
          <w:sz w:val="20"/>
          <w:szCs w:val="20"/>
          <w:bdr w:val="none" w:sz="0" w:space="0" w:color="auto" w:frame="1"/>
        </w:rPr>
        <w:t>  </w:t>
      </w:r>
      <w:r w:rsidRPr="00553174">
        <w:rPr>
          <w:rStyle w:val="number"/>
          <w:color w:val="C00000"/>
          <w:sz w:val="20"/>
          <w:szCs w:val="20"/>
          <w:bdr w:val="none" w:sz="0" w:space="0" w:color="auto" w:frame="1"/>
        </w:rPr>
        <w:t>35</w:t>
      </w:r>
      <w:r w:rsidRPr="00553174">
        <w:rPr>
          <w:color w:val="000000"/>
          <w:sz w:val="20"/>
          <w:szCs w:val="20"/>
          <w:bdr w:val="none" w:sz="0" w:space="0" w:color="auto" w:frame="1"/>
        </w:rPr>
        <w:t>.0f;  </w:t>
      </w:r>
    </w:p>
    <w:p w:rsidR="007204CF" w:rsidRPr="00553174" w:rsidRDefault="007204CF" w:rsidP="007204CF">
      <w:pPr>
        <w:numPr>
          <w:ilvl w:val="0"/>
          <w:numId w:val="64"/>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64"/>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w:t>
      </w:r>
      <w:r w:rsidRPr="00553174">
        <w:rPr>
          <w:rStyle w:val="comment"/>
          <w:color w:val="008200"/>
          <w:sz w:val="20"/>
          <w:szCs w:val="20"/>
          <w:bdr w:val="none" w:sz="0" w:space="0" w:color="auto" w:frame="1"/>
        </w:rPr>
        <w:t>// End of the MediumCoke class</w:t>
      </w:r>
      <w:r w:rsidRPr="00553174">
        <w:rPr>
          <w:color w:val="000000"/>
          <w:sz w:val="20"/>
          <w:szCs w:val="20"/>
          <w:bdr w:val="none" w:sz="0" w:space="0" w:color="auto" w:frame="1"/>
        </w:rPr>
        <w:t>  </w:t>
      </w:r>
    </w:p>
    <w:p w:rsidR="007204CF" w:rsidRPr="00553174" w:rsidRDefault="007204CF" w:rsidP="007204CF">
      <w:pPr>
        <w:shd w:val="clear" w:color="auto" w:fill="FFFFFF"/>
        <w:spacing w:line="240" w:lineRule="auto"/>
        <w:jc w:val="both"/>
        <w:rPr>
          <w:i/>
          <w:iCs/>
          <w:color w:val="000000"/>
          <w:sz w:val="20"/>
          <w:szCs w:val="20"/>
        </w:rPr>
      </w:pPr>
      <w:r w:rsidRPr="00553174">
        <w:rPr>
          <w:i/>
          <w:iCs/>
          <w:color w:val="000000"/>
          <w:sz w:val="20"/>
          <w:szCs w:val="20"/>
        </w:rPr>
        <w:t>File: LargeCoke.java</w:t>
      </w:r>
    </w:p>
    <w:p w:rsidR="007204CF" w:rsidRPr="00553174" w:rsidRDefault="007204CF" w:rsidP="007204CF">
      <w:pPr>
        <w:numPr>
          <w:ilvl w:val="0"/>
          <w:numId w:val="65"/>
        </w:numPr>
        <w:shd w:val="clear" w:color="auto" w:fill="FFFFFF"/>
        <w:spacing w:after="0" w:line="345" w:lineRule="atLeast"/>
        <w:ind w:left="0"/>
        <w:jc w:val="both"/>
        <w:rPr>
          <w:color w:val="000000"/>
          <w:sz w:val="20"/>
          <w:szCs w:val="20"/>
        </w:rPr>
      </w:pP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class</w:t>
      </w:r>
      <w:r w:rsidRPr="00553174">
        <w:rPr>
          <w:color w:val="000000"/>
          <w:sz w:val="20"/>
          <w:szCs w:val="20"/>
          <w:bdr w:val="none" w:sz="0" w:space="0" w:color="auto" w:frame="1"/>
        </w:rPr>
        <w:t> LargeCoke </w:t>
      </w:r>
      <w:r w:rsidRPr="00553174">
        <w:rPr>
          <w:rStyle w:val="keyword"/>
          <w:b/>
          <w:bCs/>
          <w:color w:val="006699"/>
          <w:sz w:val="20"/>
          <w:szCs w:val="20"/>
          <w:bdr w:val="none" w:sz="0" w:space="0" w:color="auto" w:frame="1"/>
        </w:rPr>
        <w:t>extends</w:t>
      </w:r>
      <w:r w:rsidRPr="00553174">
        <w:rPr>
          <w:color w:val="000000"/>
          <w:sz w:val="20"/>
          <w:szCs w:val="20"/>
          <w:bdr w:val="none" w:sz="0" w:space="0" w:color="auto" w:frame="1"/>
        </w:rPr>
        <w:t> Coke {  </w:t>
      </w:r>
    </w:p>
    <w:p w:rsidR="007204CF" w:rsidRPr="00553174" w:rsidRDefault="007204CF" w:rsidP="007204CF">
      <w:pPr>
        <w:numPr>
          <w:ilvl w:val="0"/>
          <w:numId w:val="6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annotation"/>
          <w:color w:val="646464"/>
          <w:sz w:val="20"/>
          <w:szCs w:val="20"/>
          <w:bdr w:val="none" w:sz="0" w:space="0" w:color="auto" w:frame="1"/>
        </w:rPr>
        <w:t>@Override</w:t>
      </w:r>
      <w:r w:rsidRPr="00553174">
        <w:rPr>
          <w:color w:val="000000"/>
          <w:sz w:val="20"/>
          <w:szCs w:val="20"/>
          <w:bdr w:val="none" w:sz="0" w:space="0" w:color="auto" w:frame="1"/>
        </w:rPr>
        <w:t>  </w:t>
      </w:r>
    </w:p>
    <w:p w:rsidR="007204CF" w:rsidRPr="00553174" w:rsidRDefault="007204CF" w:rsidP="007204CF">
      <w:pPr>
        <w:numPr>
          <w:ilvl w:val="0"/>
          <w:numId w:val="6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String name() {  </w:t>
      </w:r>
    </w:p>
    <w:p w:rsidR="007204CF" w:rsidRPr="00553174" w:rsidRDefault="007204CF" w:rsidP="007204CF">
      <w:pPr>
        <w:numPr>
          <w:ilvl w:val="0"/>
          <w:numId w:val="6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return</w:t>
      </w:r>
      <w:r w:rsidRPr="00553174">
        <w:rPr>
          <w:color w:val="000000"/>
          <w:sz w:val="20"/>
          <w:szCs w:val="20"/>
          <w:bdr w:val="none" w:sz="0" w:space="0" w:color="auto" w:frame="1"/>
        </w:rPr>
        <w:t> </w:t>
      </w:r>
      <w:r w:rsidRPr="00553174">
        <w:rPr>
          <w:rStyle w:val="string"/>
          <w:color w:val="0000FF"/>
          <w:sz w:val="20"/>
          <w:szCs w:val="20"/>
          <w:bdr w:val="none" w:sz="0" w:space="0" w:color="auto" w:frame="1"/>
        </w:rPr>
        <w:t>"750 ml Coke"</w:t>
      </w:r>
      <w:r w:rsidRPr="00553174">
        <w:rPr>
          <w:color w:val="000000"/>
          <w:sz w:val="20"/>
          <w:szCs w:val="20"/>
          <w:bdr w:val="none" w:sz="0" w:space="0" w:color="auto" w:frame="1"/>
        </w:rPr>
        <w:t>;    </w:t>
      </w:r>
    </w:p>
    <w:p w:rsidR="007204CF" w:rsidRPr="00553174" w:rsidRDefault="007204CF" w:rsidP="007204CF">
      <w:pPr>
        <w:numPr>
          <w:ilvl w:val="0"/>
          <w:numId w:val="6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6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6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annotation"/>
          <w:color w:val="646464"/>
          <w:sz w:val="20"/>
          <w:szCs w:val="20"/>
          <w:bdr w:val="none" w:sz="0" w:space="0" w:color="auto" w:frame="1"/>
        </w:rPr>
        <w:t>@Override</w:t>
      </w:r>
      <w:r w:rsidRPr="00553174">
        <w:rPr>
          <w:color w:val="000000"/>
          <w:sz w:val="20"/>
          <w:szCs w:val="20"/>
          <w:bdr w:val="none" w:sz="0" w:space="0" w:color="auto" w:frame="1"/>
        </w:rPr>
        <w:t>  </w:t>
      </w:r>
    </w:p>
    <w:p w:rsidR="007204CF" w:rsidRPr="00553174" w:rsidRDefault="007204CF" w:rsidP="007204CF">
      <w:pPr>
        <w:numPr>
          <w:ilvl w:val="0"/>
          <w:numId w:val="6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String size() {  </w:t>
      </w:r>
    </w:p>
    <w:p w:rsidR="007204CF" w:rsidRPr="00553174" w:rsidRDefault="007204CF" w:rsidP="007204CF">
      <w:pPr>
        <w:numPr>
          <w:ilvl w:val="0"/>
          <w:numId w:val="6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6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return</w:t>
      </w:r>
      <w:r w:rsidRPr="00553174">
        <w:rPr>
          <w:color w:val="000000"/>
          <w:sz w:val="20"/>
          <w:szCs w:val="20"/>
          <w:bdr w:val="none" w:sz="0" w:space="0" w:color="auto" w:frame="1"/>
        </w:rPr>
        <w:t> </w:t>
      </w:r>
      <w:r w:rsidRPr="00553174">
        <w:rPr>
          <w:rStyle w:val="string"/>
          <w:color w:val="0000FF"/>
          <w:sz w:val="20"/>
          <w:szCs w:val="20"/>
          <w:bdr w:val="none" w:sz="0" w:space="0" w:color="auto" w:frame="1"/>
        </w:rPr>
        <w:t>"Large Size"</w:t>
      </w:r>
      <w:r w:rsidRPr="00553174">
        <w:rPr>
          <w:color w:val="000000"/>
          <w:sz w:val="20"/>
          <w:szCs w:val="20"/>
          <w:bdr w:val="none" w:sz="0" w:space="0" w:color="auto" w:frame="1"/>
        </w:rPr>
        <w:t>;  </w:t>
      </w:r>
    </w:p>
    <w:p w:rsidR="007204CF" w:rsidRPr="00553174" w:rsidRDefault="007204CF" w:rsidP="007204CF">
      <w:pPr>
        <w:numPr>
          <w:ilvl w:val="0"/>
          <w:numId w:val="6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6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6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annotation"/>
          <w:color w:val="646464"/>
          <w:sz w:val="20"/>
          <w:szCs w:val="20"/>
          <w:bdr w:val="none" w:sz="0" w:space="0" w:color="auto" w:frame="1"/>
        </w:rPr>
        <w:t>@Override</w:t>
      </w:r>
      <w:r w:rsidRPr="00553174">
        <w:rPr>
          <w:color w:val="000000"/>
          <w:sz w:val="20"/>
          <w:szCs w:val="20"/>
          <w:bdr w:val="none" w:sz="0" w:space="0" w:color="auto" w:frame="1"/>
        </w:rPr>
        <w:t>  </w:t>
      </w:r>
    </w:p>
    <w:p w:rsidR="007204CF" w:rsidRPr="00553174" w:rsidRDefault="007204CF" w:rsidP="007204CF">
      <w:pPr>
        <w:numPr>
          <w:ilvl w:val="0"/>
          <w:numId w:val="6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float</w:t>
      </w:r>
      <w:r w:rsidRPr="00553174">
        <w:rPr>
          <w:color w:val="000000"/>
          <w:sz w:val="20"/>
          <w:szCs w:val="20"/>
          <w:bdr w:val="none" w:sz="0" w:space="0" w:color="auto" w:frame="1"/>
        </w:rPr>
        <w:t> price() {  </w:t>
      </w:r>
    </w:p>
    <w:p w:rsidR="007204CF" w:rsidRPr="00553174" w:rsidRDefault="007204CF" w:rsidP="007204CF">
      <w:pPr>
        <w:numPr>
          <w:ilvl w:val="0"/>
          <w:numId w:val="6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6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return</w:t>
      </w:r>
      <w:r w:rsidRPr="00553174">
        <w:rPr>
          <w:color w:val="000000"/>
          <w:sz w:val="20"/>
          <w:szCs w:val="20"/>
          <w:bdr w:val="none" w:sz="0" w:space="0" w:color="auto" w:frame="1"/>
        </w:rPr>
        <w:t>  </w:t>
      </w:r>
      <w:r w:rsidRPr="00553174">
        <w:rPr>
          <w:rStyle w:val="number"/>
          <w:color w:val="C00000"/>
          <w:sz w:val="20"/>
          <w:szCs w:val="20"/>
          <w:bdr w:val="none" w:sz="0" w:space="0" w:color="auto" w:frame="1"/>
        </w:rPr>
        <w:t>50</w:t>
      </w:r>
      <w:r w:rsidRPr="00553174">
        <w:rPr>
          <w:color w:val="000000"/>
          <w:sz w:val="20"/>
          <w:szCs w:val="20"/>
          <w:bdr w:val="none" w:sz="0" w:space="0" w:color="auto" w:frame="1"/>
        </w:rPr>
        <w:t>.0f;  </w:t>
      </w:r>
    </w:p>
    <w:p w:rsidR="007204CF" w:rsidRPr="00553174" w:rsidRDefault="007204CF" w:rsidP="007204CF">
      <w:pPr>
        <w:numPr>
          <w:ilvl w:val="0"/>
          <w:numId w:val="6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6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w:t>
      </w:r>
      <w:r w:rsidRPr="00553174">
        <w:rPr>
          <w:rStyle w:val="comment"/>
          <w:color w:val="008200"/>
          <w:sz w:val="20"/>
          <w:szCs w:val="20"/>
          <w:bdr w:val="none" w:sz="0" w:space="0" w:color="auto" w:frame="1"/>
        </w:rPr>
        <w:t>// End of the LargeCoke class</w:t>
      </w:r>
      <w:r w:rsidRPr="00553174">
        <w:rPr>
          <w:color w:val="000000"/>
          <w:sz w:val="20"/>
          <w:szCs w:val="20"/>
          <w:bdr w:val="none" w:sz="0" w:space="0" w:color="auto" w:frame="1"/>
        </w:rPr>
        <w:t>  </w:t>
      </w:r>
    </w:p>
    <w:p w:rsidR="007204CF" w:rsidRPr="00553174" w:rsidRDefault="007204CF" w:rsidP="007204CF">
      <w:pPr>
        <w:numPr>
          <w:ilvl w:val="0"/>
          <w:numId w:val="6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6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&lt;/textrea&gt;&lt;/div&gt;  </w:t>
      </w:r>
    </w:p>
    <w:p w:rsidR="007204CF" w:rsidRPr="00553174" w:rsidRDefault="007204CF" w:rsidP="007204CF">
      <w:pPr>
        <w:numPr>
          <w:ilvl w:val="0"/>
          <w:numId w:val="6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6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&lt;p&gt;Step </w:t>
      </w:r>
      <w:r w:rsidRPr="00553174">
        <w:rPr>
          <w:rStyle w:val="number"/>
          <w:color w:val="C00000"/>
          <w:sz w:val="20"/>
          <w:szCs w:val="20"/>
          <w:bdr w:val="none" w:sz="0" w:space="0" w:color="auto" w:frame="1"/>
        </w:rPr>
        <w:t>13</w:t>
      </w:r>
      <w:r w:rsidRPr="00553174">
        <w:rPr>
          <w:color w:val="000000"/>
          <w:sz w:val="20"/>
          <w:szCs w:val="20"/>
          <w:bdr w:val="none" w:sz="0" w:space="0" w:color="auto" w:frame="1"/>
        </w:rPr>
        <w:t>:&lt;b&gt;Create an OrderedItems </w:t>
      </w:r>
      <w:r w:rsidRPr="00553174">
        <w:rPr>
          <w:rStyle w:val="keyword"/>
          <w:b/>
          <w:bCs/>
          <w:color w:val="006699"/>
          <w:sz w:val="20"/>
          <w:szCs w:val="20"/>
          <w:bdr w:val="none" w:sz="0" w:space="0" w:color="auto" w:frame="1"/>
        </w:rPr>
        <w:t>class</w:t>
      </w:r>
      <w:r w:rsidRPr="00553174">
        <w:rPr>
          <w:color w:val="000000"/>
          <w:sz w:val="20"/>
          <w:szCs w:val="20"/>
          <w:bdr w:val="none" w:sz="0" w:space="0" w:color="auto" w:frame="1"/>
        </w:rPr>
        <w:t> that are having Item objects defined above.&lt;/b&gt;&lt;/p&gt;  </w:t>
      </w:r>
    </w:p>
    <w:p w:rsidR="007204CF" w:rsidRPr="00553174" w:rsidRDefault="007204CF" w:rsidP="007204CF">
      <w:pPr>
        <w:numPr>
          <w:ilvl w:val="0"/>
          <w:numId w:val="6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lastRenderedPageBreak/>
        <w:t>&lt;div id=</w:t>
      </w:r>
      <w:r w:rsidRPr="00553174">
        <w:rPr>
          <w:rStyle w:val="string"/>
          <w:color w:val="0000FF"/>
          <w:sz w:val="20"/>
          <w:szCs w:val="20"/>
          <w:bdr w:val="none" w:sz="0" w:space="0" w:color="auto" w:frame="1"/>
        </w:rPr>
        <w:t>"filename"</w:t>
      </w:r>
      <w:r w:rsidRPr="00553174">
        <w:rPr>
          <w:color w:val="000000"/>
          <w:sz w:val="20"/>
          <w:szCs w:val="20"/>
          <w:bdr w:val="none" w:sz="0" w:space="0" w:color="auto" w:frame="1"/>
        </w:rPr>
        <w:t>&gt;File: OrderedItems.java&lt;/div&gt;  </w:t>
      </w:r>
    </w:p>
    <w:p w:rsidR="007204CF" w:rsidRPr="00553174" w:rsidRDefault="007204CF" w:rsidP="007204CF">
      <w:pPr>
        <w:numPr>
          <w:ilvl w:val="0"/>
          <w:numId w:val="6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&lt;div </w:t>
      </w:r>
      <w:r w:rsidRPr="00553174">
        <w:rPr>
          <w:rStyle w:val="keyword"/>
          <w:b/>
          <w:bCs/>
          <w:color w:val="006699"/>
          <w:sz w:val="20"/>
          <w:szCs w:val="20"/>
          <w:bdr w:val="none" w:sz="0" w:space="0" w:color="auto" w:frame="1"/>
        </w:rPr>
        <w:t>class</w:t>
      </w:r>
      <w:r w:rsidRPr="00553174">
        <w:rPr>
          <w:color w:val="000000"/>
          <w:sz w:val="20"/>
          <w:szCs w:val="20"/>
          <w:bdr w:val="none" w:sz="0" w:space="0" w:color="auto" w:frame="1"/>
        </w:rPr>
        <w:t>=</w:t>
      </w:r>
      <w:r w:rsidRPr="00553174">
        <w:rPr>
          <w:rStyle w:val="string"/>
          <w:color w:val="0000FF"/>
          <w:sz w:val="20"/>
          <w:szCs w:val="20"/>
          <w:bdr w:val="none" w:sz="0" w:space="0" w:color="auto" w:frame="1"/>
        </w:rPr>
        <w:t>"codeblock"</w:t>
      </w:r>
      <w:r w:rsidRPr="00553174">
        <w:rPr>
          <w:color w:val="000000"/>
          <w:sz w:val="20"/>
          <w:szCs w:val="20"/>
          <w:bdr w:val="none" w:sz="0" w:space="0" w:color="auto" w:frame="1"/>
        </w:rPr>
        <w:t>&gt;&lt;textarea  name=</w:t>
      </w:r>
      <w:r w:rsidRPr="00553174">
        <w:rPr>
          <w:rStyle w:val="string"/>
          <w:color w:val="0000FF"/>
          <w:sz w:val="20"/>
          <w:szCs w:val="20"/>
          <w:bdr w:val="none" w:sz="0" w:space="0" w:color="auto" w:frame="1"/>
        </w:rPr>
        <w:t>"code"</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class</w:t>
      </w:r>
      <w:r w:rsidRPr="00553174">
        <w:rPr>
          <w:color w:val="000000"/>
          <w:sz w:val="20"/>
          <w:szCs w:val="20"/>
          <w:bdr w:val="none" w:sz="0" w:space="0" w:color="auto" w:frame="1"/>
        </w:rPr>
        <w:t>=</w:t>
      </w:r>
      <w:r w:rsidRPr="00553174">
        <w:rPr>
          <w:rStyle w:val="string"/>
          <w:color w:val="0000FF"/>
          <w:sz w:val="20"/>
          <w:szCs w:val="20"/>
          <w:bdr w:val="none" w:sz="0" w:space="0" w:color="auto" w:frame="1"/>
        </w:rPr>
        <w:t>"java"</w:t>
      </w:r>
      <w:r w:rsidRPr="00553174">
        <w:rPr>
          <w:color w:val="000000"/>
          <w:sz w:val="20"/>
          <w:szCs w:val="20"/>
          <w:bdr w:val="none" w:sz="0" w:space="0" w:color="auto" w:frame="1"/>
        </w:rPr>
        <w:t>&gt;  </w:t>
      </w:r>
    </w:p>
    <w:p w:rsidR="007204CF" w:rsidRPr="00553174" w:rsidRDefault="007204CF" w:rsidP="007204CF">
      <w:pPr>
        <w:numPr>
          <w:ilvl w:val="0"/>
          <w:numId w:val="65"/>
        </w:numPr>
        <w:shd w:val="clear" w:color="auto" w:fill="FFFFFF"/>
        <w:spacing w:after="0" w:line="345" w:lineRule="atLeast"/>
        <w:ind w:left="0"/>
        <w:jc w:val="both"/>
        <w:rPr>
          <w:color w:val="000000"/>
          <w:sz w:val="20"/>
          <w:szCs w:val="20"/>
        </w:rPr>
      </w:pPr>
      <w:r w:rsidRPr="00553174">
        <w:rPr>
          <w:rStyle w:val="keyword"/>
          <w:b/>
          <w:bCs/>
          <w:color w:val="006699"/>
          <w:sz w:val="20"/>
          <w:szCs w:val="20"/>
          <w:bdr w:val="none" w:sz="0" w:space="0" w:color="auto" w:frame="1"/>
        </w:rPr>
        <w:t>import</w:t>
      </w:r>
      <w:r w:rsidRPr="00553174">
        <w:rPr>
          <w:color w:val="000000"/>
          <w:sz w:val="20"/>
          <w:szCs w:val="20"/>
          <w:bdr w:val="none" w:sz="0" w:space="0" w:color="auto" w:frame="1"/>
        </w:rPr>
        <w:t> java.util.ArrayList;  </w:t>
      </w:r>
    </w:p>
    <w:p w:rsidR="007204CF" w:rsidRPr="00553174" w:rsidRDefault="007204CF" w:rsidP="007204CF">
      <w:pPr>
        <w:numPr>
          <w:ilvl w:val="0"/>
          <w:numId w:val="65"/>
        </w:numPr>
        <w:shd w:val="clear" w:color="auto" w:fill="FFFFFF"/>
        <w:spacing w:after="0" w:line="345" w:lineRule="atLeast"/>
        <w:ind w:left="0"/>
        <w:jc w:val="both"/>
        <w:rPr>
          <w:color w:val="000000"/>
          <w:sz w:val="20"/>
          <w:szCs w:val="20"/>
        </w:rPr>
      </w:pPr>
      <w:r w:rsidRPr="00553174">
        <w:rPr>
          <w:rStyle w:val="keyword"/>
          <w:b/>
          <w:bCs/>
          <w:color w:val="006699"/>
          <w:sz w:val="20"/>
          <w:szCs w:val="20"/>
          <w:bdr w:val="none" w:sz="0" w:space="0" w:color="auto" w:frame="1"/>
        </w:rPr>
        <w:t>import</w:t>
      </w:r>
      <w:r w:rsidRPr="00553174">
        <w:rPr>
          <w:color w:val="000000"/>
          <w:sz w:val="20"/>
          <w:szCs w:val="20"/>
          <w:bdr w:val="none" w:sz="0" w:space="0" w:color="auto" w:frame="1"/>
        </w:rPr>
        <w:t> java.util.List;  </w:t>
      </w:r>
    </w:p>
    <w:p w:rsidR="007204CF" w:rsidRPr="00553174" w:rsidRDefault="007204CF" w:rsidP="007204CF">
      <w:pPr>
        <w:numPr>
          <w:ilvl w:val="0"/>
          <w:numId w:val="65"/>
        </w:numPr>
        <w:shd w:val="clear" w:color="auto" w:fill="FFFFFF"/>
        <w:spacing w:after="0" w:line="345" w:lineRule="atLeast"/>
        <w:ind w:left="0"/>
        <w:jc w:val="both"/>
        <w:rPr>
          <w:color w:val="000000"/>
          <w:sz w:val="20"/>
          <w:szCs w:val="20"/>
        </w:rPr>
      </w:pP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class</w:t>
      </w:r>
      <w:r w:rsidRPr="00553174">
        <w:rPr>
          <w:color w:val="000000"/>
          <w:sz w:val="20"/>
          <w:szCs w:val="20"/>
          <w:bdr w:val="none" w:sz="0" w:space="0" w:color="auto" w:frame="1"/>
        </w:rPr>
        <w:t> OrderedItems {  </w:t>
      </w:r>
    </w:p>
    <w:p w:rsidR="007204CF" w:rsidRPr="00553174" w:rsidRDefault="007204CF" w:rsidP="007204CF">
      <w:pPr>
        <w:numPr>
          <w:ilvl w:val="0"/>
          <w:numId w:val="6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6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List&lt;Item&gt; items=</w:t>
      </w:r>
      <w:r w:rsidRPr="00553174">
        <w:rPr>
          <w:rStyle w:val="keyword"/>
          <w:b/>
          <w:bCs/>
          <w:color w:val="006699"/>
          <w:sz w:val="20"/>
          <w:szCs w:val="20"/>
          <w:bdr w:val="none" w:sz="0" w:space="0" w:color="auto" w:frame="1"/>
        </w:rPr>
        <w:t>new</w:t>
      </w:r>
      <w:r w:rsidRPr="00553174">
        <w:rPr>
          <w:color w:val="000000"/>
          <w:sz w:val="20"/>
          <w:szCs w:val="20"/>
          <w:bdr w:val="none" w:sz="0" w:space="0" w:color="auto" w:frame="1"/>
        </w:rPr>
        <w:t> ArrayList&lt;Item&gt;();  </w:t>
      </w:r>
    </w:p>
    <w:p w:rsidR="007204CF" w:rsidRPr="00553174" w:rsidRDefault="007204CF" w:rsidP="007204CF">
      <w:pPr>
        <w:numPr>
          <w:ilvl w:val="0"/>
          <w:numId w:val="6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6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void</w:t>
      </w:r>
      <w:r w:rsidRPr="00553174">
        <w:rPr>
          <w:color w:val="000000"/>
          <w:sz w:val="20"/>
          <w:szCs w:val="20"/>
          <w:bdr w:val="none" w:sz="0" w:space="0" w:color="auto" w:frame="1"/>
        </w:rPr>
        <w:t> addItems(Item item){  </w:t>
      </w:r>
    </w:p>
    <w:p w:rsidR="007204CF" w:rsidRPr="00553174" w:rsidRDefault="007204CF" w:rsidP="007204CF">
      <w:pPr>
        <w:numPr>
          <w:ilvl w:val="0"/>
          <w:numId w:val="6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6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items.add(item);  </w:t>
      </w:r>
    </w:p>
    <w:p w:rsidR="007204CF" w:rsidRPr="00553174" w:rsidRDefault="007204CF" w:rsidP="007204CF">
      <w:pPr>
        <w:numPr>
          <w:ilvl w:val="0"/>
          <w:numId w:val="6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6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float</w:t>
      </w:r>
      <w:r w:rsidRPr="00553174">
        <w:rPr>
          <w:color w:val="000000"/>
          <w:sz w:val="20"/>
          <w:szCs w:val="20"/>
          <w:bdr w:val="none" w:sz="0" w:space="0" w:color="auto" w:frame="1"/>
        </w:rPr>
        <w:t> getCost(){  </w:t>
      </w:r>
    </w:p>
    <w:p w:rsidR="007204CF" w:rsidRPr="00553174" w:rsidRDefault="007204CF" w:rsidP="007204CF">
      <w:pPr>
        <w:numPr>
          <w:ilvl w:val="0"/>
          <w:numId w:val="6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6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float</w:t>
      </w:r>
      <w:r w:rsidRPr="00553174">
        <w:rPr>
          <w:color w:val="000000"/>
          <w:sz w:val="20"/>
          <w:szCs w:val="20"/>
          <w:bdr w:val="none" w:sz="0" w:space="0" w:color="auto" w:frame="1"/>
        </w:rPr>
        <w:t> cost=</w:t>
      </w:r>
      <w:r w:rsidRPr="00553174">
        <w:rPr>
          <w:rStyle w:val="number"/>
          <w:color w:val="C00000"/>
          <w:sz w:val="20"/>
          <w:szCs w:val="20"/>
          <w:bdr w:val="none" w:sz="0" w:space="0" w:color="auto" w:frame="1"/>
        </w:rPr>
        <w:t>0</w:t>
      </w:r>
      <w:r w:rsidRPr="00553174">
        <w:rPr>
          <w:color w:val="000000"/>
          <w:sz w:val="20"/>
          <w:szCs w:val="20"/>
          <w:bdr w:val="none" w:sz="0" w:space="0" w:color="auto" w:frame="1"/>
        </w:rPr>
        <w:t>.0f;  </w:t>
      </w:r>
    </w:p>
    <w:p w:rsidR="007204CF" w:rsidRPr="00553174" w:rsidRDefault="007204CF" w:rsidP="007204CF">
      <w:pPr>
        <w:numPr>
          <w:ilvl w:val="0"/>
          <w:numId w:val="6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for</w:t>
      </w:r>
      <w:r w:rsidRPr="00553174">
        <w:rPr>
          <w:color w:val="000000"/>
          <w:sz w:val="20"/>
          <w:szCs w:val="20"/>
          <w:bdr w:val="none" w:sz="0" w:space="0" w:color="auto" w:frame="1"/>
        </w:rPr>
        <w:t> (Item item : items) {  </w:t>
      </w:r>
    </w:p>
    <w:p w:rsidR="007204CF" w:rsidRPr="00553174" w:rsidRDefault="007204CF" w:rsidP="007204CF">
      <w:pPr>
        <w:numPr>
          <w:ilvl w:val="0"/>
          <w:numId w:val="6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cost+=item.price();  </w:t>
      </w:r>
    </w:p>
    <w:p w:rsidR="007204CF" w:rsidRPr="00553174" w:rsidRDefault="007204CF" w:rsidP="007204CF">
      <w:pPr>
        <w:numPr>
          <w:ilvl w:val="0"/>
          <w:numId w:val="6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6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return</w:t>
      </w:r>
      <w:r w:rsidRPr="00553174">
        <w:rPr>
          <w:color w:val="000000"/>
          <w:sz w:val="20"/>
          <w:szCs w:val="20"/>
          <w:bdr w:val="none" w:sz="0" w:space="0" w:color="auto" w:frame="1"/>
        </w:rPr>
        <w:t> cost;  </w:t>
      </w:r>
    </w:p>
    <w:p w:rsidR="007204CF" w:rsidRPr="00553174" w:rsidRDefault="007204CF" w:rsidP="007204CF">
      <w:pPr>
        <w:numPr>
          <w:ilvl w:val="0"/>
          <w:numId w:val="6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6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void</w:t>
      </w:r>
      <w:r w:rsidRPr="00553174">
        <w:rPr>
          <w:color w:val="000000"/>
          <w:sz w:val="20"/>
          <w:szCs w:val="20"/>
          <w:bdr w:val="none" w:sz="0" w:space="0" w:color="auto" w:frame="1"/>
        </w:rPr>
        <w:t> showItems(){  </w:t>
      </w:r>
    </w:p>
    <w:p w:rsidR="007204CF" w:rsidRPr="00553174" w:rsidRDefault="007204CF" w:rsidP="007204CF">
      <w:pPr>
        <w:numPr>
          <w:ilvl w:val="0"/>
          <w:numId w:val="6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6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for</w:t>
      </w:r>
      <w:r w:rsidRPr="00553174">
        <w:rPr>
          <w:color w:val="000000"/>
          <w:sz w:val="20"/>
          <w:szCs w:val="20"/>
          <w:bdr w:val="none" w:sz="0" w:space="0" w:color="auto" w:frame="1"/>
        </w:rPr>
        <w:t> (Item item : items) {  </w:t>
      </w:r>
    </w:p>
    <w:p w:rsidR="007204CF" w:rsidRPr="00553174" w:rsidRDefault="007204CF" w:rsidP="007204CF">
      <w:pPr>
        <w:numPr>
          <w:ilvl w:val="0"/>
          <w:numId w:val="6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System.out.println(</w:t>
      </w:r>
      <w:r w:rsidRPr="00553174">
        <w:rPr>
          <w:rStyle w:val="string"/>
          <w:color w:val="0000FF"/>
          <w:sz w:val="20"/>
          <w:szCs w:val="20"/>
          <w:bdr w:val="none" w:sz="0" w:space="0" w:color="auto" w:frame="1"/>
        </w:rPr>
        <w:t>"Item is:"</w:t>
      </w:r>
      <w:r w:rsidRPr="00553174">
        <w:rPr>
          <w:color w:val="000000"/>
          <w:sz w:val="20"/>
          <w:szCs w:val="20"/>
          <w:bdr w:val="none" w:sz="0" w:space="0" w:color="auto" w:frame="1"/>
        </w:rPr>
        <w:t> +item.name());  </w:t>
      </w:r>
    </w:p>
    <w:p w:rsidR="007204CF" w:rsidRPr="00553174" w:rsidRDefault="007204CF" w:rsidP="007204CF">
      <w:pPr>
        <w:numPr>
          <w:ilvl w:val="0"/>
          <w:numId w:val="6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System.out.println(</w:t>
      </w:r>
      <w:r w:rsidRPr="00553174">
        <w:rPr>
          <w:rStyle w:val="string"/>
          <w:color w:val="0000FF"/>
          <w:sz w:val="20"/>
          <w:szCs w:val="20"/>
          <w:bdr w:val="none" w:sz="0" w:space="0" w:color="auto" w:frame="1"/>
        </w:rPr>
        <w:t>"Size is:"</w:t>
      </w:r>
      <w:r w:rsidRPr="00553174">
        <w:rPr>
          <w:color w:val="000000"/>
          <w:sz w:val="20"/>
          <w:szCs w:val="20"/>
          <w:bdr w:val="none" w:sz="0" w:space="0" w:color="auto" w:frame="1"/>
        </w:rPr>
        <w:t> +item.size());  </w:t>
      </w:r>
    </w:p>
    <w:p w:rsidR="007204CF" w:rsidRPr="00553174" w:rsidRDefault="007204CF" w:rsidP="007204CF">
      <w:pPr>
        <w:numPr>
          <w:ilvl w:val="0"/>
          <w:numId w:val="6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System.out.println(</w:t>
      </w:r>
      <w:r w:rsidRPr="00553174">
        <w:rPr>
          <w:rStyle w:val="string"/>
          <w:color w:val="0000FF"/>
          <w:sz w:val="20"/>
          <w:szCs w:val="20"/>
          <w:bdr w:val="none" w:sz="0" w:space="0" w:color="auto" w:frame="1"/>
        </w:rPr>
        <w:t>"Price is: "</w:t>
      </w:r>
      <w:r w:rsidRPr="00553174">
        <w:rPr>
          <w:color w:val="000000"/>
          <w:sz w:val="20"/>
          <w:szCs w:val="20"/>
          <w:bdr w:val="none" w:sz="0" w:space="0" w:color="auto" w:frame="1"/>
        </w:rPr>
        <w:t> +item.price());  </w:t>
      </w:r>
    </w:p>
    <w:p w:rsidR="007204CF" w:rsidRPr="00553174" w:rsidRDefault="007204CF" w:rsidP="007204CF">
      <w:pPr>
        <w:numPr>
          <w:ilvl w:val="0"/>
          <w:numId w:val="6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6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6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6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6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w:t>
      </w:r>
      <w:r w:rsidRPr="00553174">
        <w:rPr>
          <w:rStyle w:val="comment"/>
          <w:color w:val="008200"/>
          <w:sz w:val="20"/>
          <w:szCs w:val="20"/>
          <w:bdr w:val="none" w:sz="0" w:space="0" w:color="auto" w:frame="1"/>
        </w:rPr>
        <w:t>// End of the OrderedItems class</w:t>
      </w:r>
      <w:r w:rsidRPr="00553174">
        <w:rPr>
          <w:color w:val="000000"/>
          <w:sz w:val="20"/>
          <w:szCs w:val="20"/>
          <w:bdr w:val="none" w:sz="0" w:space="0" w:color="auto" w:frame="1"/>
        </w:rPr>
        <w:t>  </w:t>
      </w:r>
    </w:p>
    <w:p w:rsidR="007204CF" w:rsidRPr="00553174" w:rsidRDefault="007204CF" w:rsidP="007204CF">
      <w:pPr>
        <w:pStyle w:val="NormalWeb"/>
        <w:shd w:val="clear" w:color="auto" w:fill="FFFFFF"/>
        <w:jc w:val="both"/>
        <w:rPr>
          <w:rFonts w:asciiTheme="minorHAnsi" w:hAnsiTheme="minorHAnsi"/>
          <w:color w:val="000000"/>
          <w:sz w:val="20"/>
          <w:szCs w:val="20"/>
        </w:rPr>
      </w:pPr>
      <w:r w:rsidRPr="00553174">
        <w:rPr>
          <w:rFonts w:asciiTheme="minorHAnsi" w:hAnsiTheme="minorHAnsi"/>
          <w:color w:val="000000"/>
          <w:sz w:val="20"/>
          <w:szCs w:val="20"/>
        </w:rPr>
        <w:t>Step 14</w:t>
      </w:r>
      <w:proofErr w:type="gramStart"/>
      <w:r w:rsidRPr="00553174">
        <w:rPr>
          <w:rFonts w:asciiTheme="minorHAnsi" w:hAnsiTheme="minorHAnsi"/>
          <w:color w:val="000000"/>
          <w:sz w:val="20"/>
          <w:szCs w:val="20"/>
        </w:rPr>
        <w:t>:</w:t>
      </w:r>
      <w:r w:rsidRPr="00553174">
        <w:rPr>
          <w:rFonts w:asciiTheme="minorHAnsi" w:hAnsiTheme="minorHAnsi"/>
          <w:b/>
          <w:bCs/>
          <w:color w:val="000000"/>
          <w:sz w:val="20"/>
          <w:szCs w:val="20"/>
        </w:rPr>
        <w:t>Create</w:t>
      </w:r>
      <w:proofErr w:type="gramEnd"/>
      <w:r w:rsidRPr="00553174">
        <w:rPr>
          <w:rFonts w:asciiTheme="minorHAnsi" w:hAnsiTheme="minorHAnsi"/>
          <w:b/>
          <w:bCs/>
          <w:color w:val="000000"/>
          <w:sz w:val="20"/>
          <w:szCs w:val="20"/>
        </w:rPr>
        <w:t xml:space="preserve"> an OrderBuilder class that will be responsible to create the objects of OrderedItems class.</w:t>
      </w:r>
    </w:p>
    <w:p w:rsidR="007204CF" w:rsidRPr="00553174" w:rsidRDefault="007204CF" w:rsidP="007204CF">
      <w:pPr>
        <w:shd w:val="clear" w:color="auto" w:fill="FFFFFF"/>
        <w:jc w:val="both"/>
        <w:rPr>
          <w:i/>
          <w:iCs/>
          <w:color w:val="000000"/>
          <w:sz w:val="20"/>
          <w:szCs w:val="20"/>
        </w:rPr>
      </w:pPr>
      <w:r w:rsidRPr="00553174">
        <w:rPr>
          <w:i/>
          <w:iCs/>
          <w:color w:val="000000"/>
          <w:sz w:val="20"/>
          <w:szCs w:val="20"/>
        </w:rPr>
        <w:t>File: OrdereBuilder.java</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rStyle w:val="keyword"/>
          <w:b/>
          <w:bCs/>
          <w:color w:val="006699"/>
          <w:sz w:val="20"/>
          <w:szCs w:val="20"/>
          <w:bdr w:val="none" w:sz="0" w:space="0" w:color="auto" w:frame="1"/>
        </w:rPr>
        <w:t>import</w:t>
      </w:r>
      <w:r w:rsidRPr="00553174">
        <w:rPr>
          <w:color w:val="000000"/>
          <w:sz w:val="20"/>
          <w:szCs w:val="20"/>
          <w:bdr w:val="none" w:sz="0" w:space="0" w:color="auto" w:frame="1"/>
        </w:rPr>
        <w:t> java.io.BufferedReader;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rStyle w:val="keyword"/>
          <w:b/>
          <w:bCs/>
          <w:color w:val="006699"/>
          <w:sz w:val="20"/>
          <w:szCs w:val="20"/>
          <w:bdr w:val="none" w:sz="0" w:space="0" w:color="auto" w:frame="1"/>
        </w:rPr>
        <w:t>import</w:t>
      </w:r>
      <w:r w:rsidRPr="00553174">
        <w:rPr>
          <w:color w:val="000000"/>
          <w:sz w:val="20"/>
          <w:szCs w:val="20"/>
          <w:bdr w:val="none" w:sz="0" w:space="0" w:color="auto" w:frame="1"/>
        </w:rPr>
        <w:t> java.io.IOException;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rStyle w:val="keyword"/>
          <w:b/>
          <w:bCs/>
          <w:color w:val="006699"/>
          <w:sz w:val="20"/>
          <w:szCs w:val="20"/>
          <w:bdr w:val="none" w:sz="0" w:space="0" w:color="auto" w:frame="1"/>
        </w:rPr>
        <w:t>import</w:t>
      </w:r>
      <w:r w:rsidRPr="00553174">
        <w:rPr>
          <w:color w:val="000000"/>
          <w:sz w:val="20"/>
          <w:szCs w:val="20"/>
          <w:bdr w:val="none" w:sz="0" w:space="0" w:color="auto" w:frame="1"/>
        </w:rPr>
        <w:t> java.io.InputStreamReader;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rStyle w:val="keyword"/>
          <w:b/>
          <w:bCs/>
          <w:color w:val="006699"/>
          <w:sz w:val="20"/>
          <w:szCs w:val="20"/>
          <w:bdr w:val="none" w:sz="0" w:space="0" w:color="auto" w:frame="1"/>
        </w:rPr>
        <w:lastRenderedPageBreak/>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class</w:t>
      </w:r>
      <w:r w:rsidRPr="00553174">
        <w:rPr>
          <w:color w:val="000000"/>
          <w:sz w:val="20"/>
          <w:szCs w:val="20"/>
          <w:bdr w:val="none" w:sz="0" w:space="0" w:color="auto" w:frame="1"/>
        </w:rPr>
        <w:t> OrderBuilder {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OrderedItems preparePizza() </w:t>
      </w:r>
      <w:r w:rsidRPr="00553174">
        <w:rPr>
          <w:rStyle w:val="keyword"/>
          <w:b/>
          <w:bCs/>
          <w:color w:val="006699"/>
          <w:sz w:val="20"/>
          <w:szCs w:val="20"/>
          <w:bdr w:val="none" w:sz="0" w:space="0" w:color="auto" w:frame="1"/>
        </w:rPr>
        <w:t>throws</w:t>
      </w:r>
      <w:r w:rsidRPr="00553174">
        <w:rPr>
          <w:color w:val="000000"/>
          <w:sz w:val="20"/>
          <w:szCs w:val="20"/>
          <w:bdr w:val="none" w:sz="0" w:space="0" w:color="auto" w:frame="1"/>
        </w:rPr>
        <w:t> IOException{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OrderedItems itemsOrder=</w:t>
      </w:r>
      <w:r w:rsidRPr="00553174">
        <w:rPr>
          <w:rStyle w:val="keyword"/>
          <w:b/>
          <w:bCs/>
          <w:color w:val="006699"/>
          <w:sz w:val="20"/>
          <w:szCs w:val="20"/>
          <w:bdr w:val="none" w:sz="0" w:space="0" w:color="auto" w:frame="1"/>
        </w:rPr>
        <w:t>new</w:t>
      </w:r>
      <w:r w:rsidRPr="00553174">
        <w:rPr>
          <w:color w:val="000000"/>
          <w:sz w:val="20"/>
          <w:szCs w:val="20"/>
          <w:bdr w:val="none" w:sz="0" w:space="0" w:color="auto" w:frame="1"/>
        </w:rPr>
        <w:t> OrderedItems();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BufferedReader br =</w:t>
      </w:r>
      <w:r w:rsidRPr="00553174">
        <w:rPr>
          <w:rStyle w:val="keyword"/>
          <w:b/>
          <w:bCs/>
          <w:color w:val="006699"/>
          <w:sz w:val="20"/>
          <w:szCs w:val="20"/>
          <w:bdr w:val="none" w:sz="0" w:space="0" w:color="auto" w:frame="1"/>
        </w:rPr>
        <w:t>new</w:t>
      </w:r>
      <w:r w:rsidRPr="00553174">
        <w:rPr>
          <w:color w:val="000000"/>
          <w:sz w:val="20"/>
          <w:szCs w:val="20"/>
          <w:bdr w:val="none" w:sz="0" w:space="0" w:color="auto" w:frame="1"/>
        </w:rPr>
        <w:t> BufferedReader(</w:t>
      </w:r>
      <w:r w:rsidRPr="00553174">
        <w:rPr>
          <w:rStyle w:val="keyword"/>
          <w:b/>
          <w:bCs/>
          <w:color w:val="006699"/>
          <w:sz w:val="20"/>
          <w:szCs w:val="20"/>
          <w:bdr w:val="none" w:sz="0" w:space="0" w:color="auto" w:frame="1"/>
        </w:rPr>
        <w:t>new</w:t>
      </w:r>
      <w:r w:rsidRPr="00553174">
        <w:rPr>
          <w:color w:val="000000"/>
          <w:sz w:val="20"/>
          <w:szCs w:val="20"/>
          <w:bdr w:val="none" w:sz="0" w:space="0" w:color="auto" w:frame="1"/>
        </w:rPr>
        <w:t> InputStreamReader(System.in));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System.out.println(</w:t>
      </w:r>
      <w:r w:rsidRPr="00553174">
        <w:rPr>
          <w:rStyle w:val="string"/>
          <w:color w:val="0000FF"/>
          <w:sz w:val="20"/>
          <w:szCs w:val="20"/>
          <w:bdr w:val="none" w:sz="0" w:space="0" w:color="auto" w:frame="1"/>
        </w:rPr>
        <w:t>" Enter the choice of Pizza "</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System.out.println(</w:t>
      </w:r>
      <w:r w:rsidRPr="00553174">
        <w:rPr>
          <w:rStyle w:val="string"/>
          <w:color w:val="0000FF"/>
          <w:sz w:val="20"/>
          <w:szCs w:val="20"/>
          <w:bdr w:val="none" w:sz="0" w:space="0" w:color="auto" w:frame="1"/>
        </w:rPr>
        <w:t>"============================"</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roofErr w:type="gramStart"/>
      <w:r w:rsidRPr="00553174">
        <w:rPr>
          <w:color w:val="000000"/>
          <w:sz w:val="20"/>
          <w:szCs w:val="20"/>
          <w:bdr w:val="none" w:sz="0" w:space="0" w:color="auto" w:frame="1"/>
        </w:rPr>
        <w:t>System.out.println(</w:t>
      </w:r>
      <w:proofErr w:type="gramEnd"/>
      <w:r w:rsidRPr="00553174">
        <w:rPr>
          <w:rStyle w:val="string"/>
          <w:color w:val="0000FF"/>
          <w:sz w:val="20"/>
          <w:szCs w:val="20"/>
          <w:bdr w:val="none" w:sz="0" w:space="0" w:color="auto" w:frame="1"/>
        </w:rPr>
        <w:t>"        1. Veg-Pizza       "</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roofErr w:type="gramStart"/>
      <w:r w:rsidRPr="00553174">
        <w:rPr>
          <w:color w:val="000000"/>
          <w:sz w:val="20"/>
          <w:szCs w:val="20"/>
          <w:bdr w:val="none" w:sz="0" w:space="0" w:color="auto" w:frame="1"/>
        </w:rPr>
        <w:t>System.out.println(</w:t>
      </w:r>
      <w:proofErr w:type="gramEnd"/>
      <w:r w:rsidRPr="00553174">
        <w:rPr>
          <w:rStyle w:val="string"/>
          <w:color w:val="0000FF"/>
          <w:sz w:val="20"/>
          <w:szCs w:val="20"/>
          <w:bdr w:val="none" w:sz="0" w:space="0" w:color="auto" w:frame="1"/>
        </w:rPr>
        <w:t>"        2. Non-Veg Pizza   "</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roofErr w:type="gramStart"/>
      <w:r w:rsidRPr="00553174">
        <w:rPr>
          <w:color w:val="000000"/>
          <w:sz w:val="20"/>
          <w:szCs w:val="20"/>
          <w:bdr w:val="none" w:sz="0" w:space="0" w:color="auto" w:frame="1"/>
        </w:rPr>
        <w:t>System.out.println(</w:t>
      </w:r>
      <w:proofErr w:type="gramEnd"/>
      <w:r w:rsidRPr="00553174">
        <w:rPr>
          <w:rStyle w:val="string"/>
          <w:color w:val="0000FF"/>
          <w:sz w:val="20"/>
          <w:szCs w:val="20"/>
          <w:bdr w:val="none" w:sz="0" w:space="0" w:color="auto" w:frame="1"/>
        </w:rPr>
        <w:t>"        3. Exit            "</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System.out.println(</w:t>
      </w:r>
      <w:r w:rsidRPr="00553174">
        <w:rPr>
          <w:rStyle w:val="string"/>
          <w:color w:val="0000FF"/>
          <w:sz w:val="20"/>
          <w:szCs w:val="20"/>
          <w:bdr w:val="none" w:sz="0" w:space="0" w:color="auto" w:frame="1"/>
        </w:rPr>
        <w:t>"============================"</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int</w:t>
      </w:r>
      <w:r w:rsidRPr="00553174">
        <w:rPr>
          <w:color w:val="000000"/>
          <w:sz w:val="20"/>
          <w:szCs w:val="20"/>
          <w:bdr w:val="none" w:sz="0" w:space="0" w:color="auto" w:frame="1"/>
        </w:rPr>
        <w:t> pizzaandcolddrinkchoice=Integer.parseInt(br.readLine());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switch</w:t>
      </w:r>
      <w:r w:rsidRPr="00553174">
        <w:rPr>
          <w:color w:val="000000"/>
          <w:sz w:val="20"/>
          <w:szCs w:val="20"/>
          <w:bdr w:val="none" w:sz="0" w:space="0" w:color="auto" w:frame="1"/>
        </w:rPr>
        <w:t>(pizzaandcolddrinkchoice)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case</w:t>
      </w:r>
      <w:r w:rsidRPr="00553174">
        <w:rPr>
          <w:color w:val="000000"/>
          <w:sz w:val="20"/>
          <w:szCs w:val="20"/>
          <w:bdr w:val="none" w:sz="0" w:space="0" w:color="auto" w:frame="1"/>
        </w:rPr>
        <w:t> </w:t>
      </w:r>
      <w:r w:rsidRPr="00553174">
        <w:rPr>
          <w:rStyle w:val="number"/>
          <w:color w:val="C00000"/>
          <w:sz w:val="20"/>
          <w:szCs w:val="20"/>
          <w:bdr w:val="none" w:sz="0" w:space="0" w:color="auto" w:frame="1"/>
        </w:rPr>
        <w:t>1</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System.out.println(</w:t>
      </w:r>
      <w:r w:rsidRPr="00553174">
        <w:rPr>
          <w:rStyle w:val="string"/>
          <w:color w:val="0000FF"/>
          <w:sz w:val="20"/>
          <w:szCs w:val="20"/>
          <w:bdr w:val="none" w:sz="0" w:space="0" w:color="auto" w:frame="1"/>
        </w:rPr>
        <w:t>"You ordered Veg Pizza"</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System.out.println(</w:t>
      </w:r>
      <w:r w:rsidRPr="00553174">
        <w:rPr>
          <w:rStyle w:val="string"/>
          <w:color w:val="0000FF"/>
          <w:sz w:val="20"/>
          <w:szCs w:val="20"/>
          <w:bdr w:val="none" w:sz="0" w:space="0" w:color="auto" w:frame="1"/>
        </w:rPr>
        <w:t>"\n\n"</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System.out.println(</w:t>
      </w:r>
      <w:r w:rsidRPr="00553174">
        <w:rPr>
          <w:rStyle w:val="string"/>
          <w:color w:val="0000FF"/>
          <w:sz w:val="20"/>
          <w:szCs w:val="20"/>
          <w:bdr w:val="none" w:sz="0" w:space="0" w:color="auto" w:frame="1"/>
        </w:rPr>
        <w:t>" Enter the types of Veg-Pizza "</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System.out.println(</w:t>
      </w:r>
      <w:r w:rsidRPr="00553174">
        <w:rPr>
          <w:rStyle w:val="string"/>
          <w:color w:val="0000FF"/>
          <w:sz w:val="20"/>
          <w:szCs w:val="20"/>
          <w:bdr w:val="none" w:sz="0" w:space="0" w:color="auto" w:frame="1"/>
        </w:rPr>
        <w:t>"------------------------------"</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System.out.println(</w:t>
      </w:r>
      <w:r w:rsidRPr="00553174">
        <w:rPr>
          <w:rStyle w:val="string"/>
          <w:color w:val="0000FF"/>
          <w:sz w:val="20"/>
          <w:szCs w:val="20"/>
          <w:bdr w:val="none" w:sz="0" w:space="0" w:color="auto" w:frame="1"/>
        </w:rPr>
        <w:t>"        1.Cheeze Pizza        "</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System.out.println(</w:t>
      </w:r>
      <w:r w:rsidRPr="00553174">
        <w:rPr>
          <w:rStyle w:val="string"/>
          <w:color w:val="0000FF"/>
          <w:sz w:val="20"/>
          <w:szCs w:val="20"/>
          <w:bdr w:val="none" w:sz="0" w:space="0" w:color="auto" w:frame="1"/>
        </w:rPr>
        <w:t>"        2.Onion Pizza        "</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System.out.println(</w:t>
      </w:r>
      <w:r w:rsidRPr="00553174">
        <w:rPr>
          <w:rStyle w:val="string"/>
          <w:color w:val="0000FF"/>
          <w:sz w:val="20"/>
          <w:szCs w:val="20"/>
          <w:bdr w:val="none" w:sz="0" w:space="0" w:color="auto" w:frame="1"/>
        </w:rPr>
        <w:t>"        3.Masala Pizza        "</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System.out.println(</w:t>
      </w:r>
      <w:r w:rsidRPr="00553174">
        <w:rPr>
          <w:rStyle w:val="string"/>
          <w:color w:val="0000FF"/>
          <w:sz w:val="20"/>
          <w:szCs w:val="20"/>
          <w:bdr w:val="none" w:sz="0" w:space="0" w:color="auto" w:frame="1"/>
        </w:rPr>
        <w:t>"        4.Exit            "</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System.out.println(</w:t>
      </w:r>
      <w:r w:rsidRPr="00553174">
        <w:rPr>
          <w:rStyle w:val="string"/>
          <w:color w:val="0000FF"/>
          <w:sz w:val="20"/>
          <w:szCs w:val="20"/>
          <w:bdr w:val="none" w:sz="0" w:space="0" w:color="auto" w:frame="1"/>
        </w:rPr>
        <w:t>"------------------------------"</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int</w:t>
      </w:r>
      <w:r w:rsidRPr="00553174">
        <w:rPr>
          <w:color w:val="000000"/>
          <w:sz w:val="20"/>
          <w:szCs w:val="20"/>
          <w:bdr w:val="none" w:sz="0" w:space="0" w:color="auto" w:frame="1"/>
        </w:rPr>
        <w:t> vegpizzachoice=Integer.parseInt(br.readLine());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switch</w:t>
      </w:r>
      <w:r w:rsidRPr="00553174">
        <w:rPr>
          <w:color w:val="000000"/>
          <w:sz w:val="20"/>
          <w:szCs w:val="20"/>
          <w:bdr w:val="none" w:sz="0" w:space="0" w:color="auto" w:frame="1"/>
        </w:rPr>
        <w:t>(vegpizzachoice)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case</w:t>
      </w:r>
      <w:r w:rsidRPr="00553174">
        <w:rPr>
          <w:color w:val="000000"/>
          <w:sz w:val="20"/>
          <w:szCs w:val="20"/>
          <w:bdr w:val="none" w:sz="0" w:space="0" w:color="auto" w:frame="1"/>
        </w:rPr>
        <w:t> </w:t>
      </w:r>
      <w:r w:rsidRPr="00553174">
        <w:rPr>
          <w:rStyle w:val="number"/>
          <w:color w:val="C00000"/>
          <w:sz w:val="20"/>
          <w:szCs w:val="20"/>
          <w:bdr w:val="none" w:sz="0" w:space="0" w:color="auto" w:frame="1"/>
        </w:rPr>
        <w:t>1</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System.out.println(</w:t>
      </w:r>
      <w:r w:rsidRPr="00553174">
        <w:rPr>
          <w:rStyle w:val="string"/>
          <w:color w:val="0000FF"/>
          <w:sz w:val="20"/>
          <w:szCs w:val="20"/>
          <w:bdr w:val="none" w:sz="0" w:space="0" w:color="auto" w:frame="1"/>
        </w:rPr>
        <w:t>"You ordered Cheeze Pizza"</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System.out.println(</w:t>
      </w:r>
      <w:r w:rsidRPr="00553174">
        <w:rPr>
          <w:rStyle w:val="string"/>
          <w:color w:val="0000FF"/>
          <w:sz w:val="20"/>
          <w:szCs w:val="20"/>
          <w:bdr w:val="none" w:sz="0" w:space="0" w:color="auto" w:frame="1"/>
        </w:rPr>
        <w:t>"Enter the cheeze pizza size"</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System.out.println(</w:t>
      </w:r>
      <w:r w:rsidRPr="00553174">
        <w:rPr>
          <w:rStyle w:val="string"/>
          <w:color w:val="0000FF"/>
          <w:sz w:val="20"/>
          <w:szCs w:val="20"/>
          <w:bdr w:val="none" w:sz="0" w:space="0" w:color="auto" w:frame="1"/>
        </w:rPr>
        <w:t>"------------------------------------"</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roofErr w:type="gramStart"/>
      <w:r w:rsidRPr="00553174">
        <w:rPr>
          <w:color w:val="000000"/>
          <w:sz w:val="20"/>
          <w:szCs w:val="20"/>
          <w:bdr w:val="none" w:sz="0" w:space="0" w:color="auto" w:frame="1"/>
        </w:rPr>
        <w:t>System.out.println(</w:t>
      </w:r>
      <w:proofErr w:type="gramEnd"/>
      <w:r w:rsidRPr="00553174">
        <w:rPr>
          <w:rStyle w:val="string"/>
          <w:color w:val="0000FF"/>
          <w:sz w:val="20"/>
          <w:szCs w:val="20"/>
          <w:bdr w:val="none" w:sz="0" w:space="0" w:color="auto" w:frame="1"/>
        </w:rPr>
        <w:t>"    1. Small Cheeze Pizza "</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lastRenderedPageBreak/>
        <w:t>                                    </w:t>
      </w:r>
      <w:proofErr w:type="gramStart"/>
      <w:r w:rsidRPr="00553174">
        <w:rPr>
          <w:color w:val="000000"/>
          <w:sz w:val="20"/>
          <w:szCs w:val="20"/>
          <w:bdr w:val="none" w:sz="0" w:space="0" w:color="auto" w:frame="1"/>
        </w:rPr>
        <w:t>System.out.println(</w:t>
      </w:r>
      <w:proofErr w:type="gramEnd"/>
      <w:r w:rsidRPr="00553174">
        <w:rPr>
          <w:rStyle w:val="string"/>
          <w:color w:val="0000FF"/>
          <w:sz w:val="20"/>
          <w:szCs w:val="20"/>
          <w:bdr w:val="none" w:sz="0" w:space="0" w:color="auto" w:frame="1"/>
        </w:rPr>
        <w:t>"    2. Medium Cheeze Pizza "</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roofErr w:type="gramStart"/>
      <w:r w:rsidRPr="00553174">
        <w:rPr>
          <w:color w:val="000000"/>
          <w:sz w:val="20"/>
          <w:szCs w:val="20"/>
          <w:bdr w:val="none" w:sz="0" w:space="0" w:color="auto" w:frame="1"/>
        </w:rPr>
        <w:t>System.out.println(</w:t>
      </w:r>
      <w:proofErr w:type="gramEnd"/>
      <w:r w:rsidRPr="00553174">
        <w:rPr>
          <w:rStyle w:val="string"/>
          <w:color w:val="0000FF"/>
          <w:sz w:val="20"/>
          <w:szCs w:val="20"/>
          <w:bdr w:val="none" w:sz="0" w:space="0" w:color="auto" w:frame="1"/>
        </w:rPr>
        <w:t>"    3. Large Cheeze Pizza "</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roofErr w:type="gramStart"/>
      <w:r w:rsidRPr="00553174">
        <w:rPr>
          <w:color w:val="000000"/>
          <w:sz w:val="20"/>
          <w:szCs w:val="20"/>
          <w:bdr w:val="none" w:sz="0" w:space="0" w:color="auto" w:frame="1"/>
        </w:rPr>
        <w:t>System.out.println(</w:t>
      </w:r>
      <w:proofErr w:type="gramEnd"/>
      <w:r w:rsidRPr="00553174">
        <w:rPr>
          <w:rStyle w:val="string"/>
          <w:color w:val="0000FF"/>
          <w:sz w:val="20"/>
          <w:szCs w:val="20"/>
          <w:bdr w:val="none" w:sz="0" w:space="0" w:color="auto" w:frame="1"/>
        </w:rPr>
        <w:t>"    4. Extra-Large Cheeze Pizza "</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System.out.println(</w:t>
      </w:r>
      <w:r w:rsidRPr="00553174">
        <w:rPr>
          <w:rStyle w:val="string"/>
          <w:color w:val="0000FF"/>
          <w:sz w:val="20"/>
          <w:szCs w:val="20"/>
          <w:bdr w:val="none" w:sz="0" w:space="0" w:color="auto" w:frame="1"/>
        </w:rPr>
        <w:t>"------------------------------------"</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int</w:t>
      </w:r>
      <w:r w:rsidRPr="00553174">
        <w:rPr>
          <w:color w:val="000000"/>
          <w:sz w:val="20"/>
          <w:szCs w:val="20"/>
          <w:bdr w:val="none" w:sz="0" w:space="0" w:color="auto" w:frame="1"/>
        </w:rPr>
        <w:t> cheezepizzasize=Integer.parseInt(br.readLine());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switch</w:t>
      </w:r>
      <w:r w:rsidRPr="00553174">
        <w:rPr>
          <w:color w:val="000000"/>
          <w:sz w:val="20"/>
          <w:szCs w:val="20"/>
          <w:bdr w:val="none" w:sz="0" w:space="0" w:color="auto" w:frame="1"/>
        </w:rPr>
        <w:t>(cheezepizzasize)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case</w:t>
      </w:r>
      <w:r w:rsidRPr="00553174">
        <w:rPr>
          <w:color w:val="000000"/>
          <w:sz w:val="20"/>
          <w:szCs w:val="20"/>
          <w:bdr w:val="none" w:sz="0" w:space="0" w:color="auto" w:frame="1"/>
        </w:rPr>
        <w:t> </w:t>
      </w:r>
      <w:r w:rsidRPr="00553174">
        <w:rPr>
          <w:rStyle w:val="number"/>
          <w:color w:val="C00000"/>
          <w:sz w:val="20"/>
          <w:szCs w:val="20"/>
          <w:bdr w:val="none" w:sz="0" w:space="0" w:color="auto" w:frame="1"/>
        </w:rPr>
        <w:t>1</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itemsOrder.addItems(</w:t>
      </w:r>
      <w:r w:rsidRPr="00553174">
        <w:rPr>
          <w:rStyle w:val="keyword"/>
          <w:b/>
          <w:bCs/>
          <w:color w:val="006699"/>
          <w:sz w:val="20"/>
          <w:szCs w:val="20"/>
          <w:bdr w:val="none" w:sz="0" w:space="0" w:color="auto" w:frame="1"/>
        </w:rPr>
        <w:t>new</w:t>
      </w:r>
      <w:r w:rsidRPr="00553174">
        <w:rPr>
          <w:color w:val="000000"/>
          <w:sz w:val="20"/>
          <w:szCs w:val="20"/>
          <w:bdr w:val="none" w:sz="0" w:space="0" w:color="auto" w:frame="1"/>
        </w:rPr>
        <w:t> SmallCheezePizza());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break</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case</w:t>
      </w:r>
      <w:r w:rsidRPr="00553174">
        <w:rPr>
          <w:color w:val="000000"/>
          <w:sz w:val="20"/>
          <w:szCs w:val="20"/>
          <w:bdr w:val="none" w:sz="0" w:space="0" w:color="auto" w:frame="1"/>
        </w:rPr>
        <w:t> </w:t>
      </w:r>
      <w:r w:rsidRPr="00553174">
        <w:rPr>
          <w:rStyle w:val="number"/>
          <w:color w:val="C00000"/>
          <w:sz w:val="20"/>
          <w:szCs w:val="20"/>
          <w:bdr w:val="none" w:sz="0" w:space="0" w:color="auto" w:frame="1"/>
        </w:rPr>
        <w:t>2</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itemsOrder.addItems(</w:t>
      </w:r>
      <w:r w:rsidRPr="00553174">
        <w:rPr>
          <w:rStyle w:val="keyword"/>
          <w:b/>
          <w:bCs/>
          <w:color w:val="006699"/>
          <w:sz w:val="20"/>
          <w:szCs w:val="20"/>
          <w:bdr w:val="none" w:sz="0" w:space="0" w:color="auto" w:frame="1"/>
        </w:rPr>
        <w:t>new</w:t>
      </w:r>
      <w:r w:rsidRPr="00553174">
        <w:rPr>
          <w:color w:val="000000"/>
          <w:sz w:val="20"/>
          <w:szCs w:val="20"/>
          <w:bdr w:val="none" w:sz="0" w:space="0" w:color="auto" w:frame="1"/>
        </w:rPr>
        <w:t> MediumCheezePizza());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break</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case</w:t>
      </w:r>
      <w:r w:rsidRPr="00553174">
        <w:rPr>
          <w:color w:val="000000"/>
          <w:sz w:val="20"/>
          <w:szCs w:val="20"/>
          <w:bdr w:val="none" w:sz="0" w:space="0" w:color="auto" w:frame="1"/>
        </w:rPr>
        <w:t> </w:t>
      </w:r>
      <w:r w:rsidRPr="00553174">
        <w:rPr>
          <w:rStyle w:val="number"/>
          <w:color w:val="C00000"/>
          <w:sz w:val="20"/>
          <w:szCs w:val="20"/>
          <w:bdr w:val="none" w:sz="0" w:space="0" w:color="auto" w:frame="1"/>
        </w:rPr>
        <w:t>3</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itemsOrder.addItems(</w:t>
      </w:r>
      <w:r w:rsidRPr="00553174">
        <w:rPr>
          <w:rStyle w:val="keyword"/>
          <w:b/>
          <w:bCs/>
          <w:color w:val="006699"/>
          <w:sz w:val="20"/>
          <w:szCs w:val="20"/>
          <w:bdr w:val="none" w:sz="0" w:space="0" w:color="auto" w:frame="1"/>
        </w:rPr>
        <w:t>new</w:t>
      </w:r>
      <w:r w:rsidRPr="00553174">
        <w:rPr>
          <w:color w:val="000000"/>
          <w:sz w:val="20"/>
          <w:szCs w:val="20"/>
          <w:bdr w:val="none" w:sz="0" w:space="0" w:color="auto" w:frame="1"/>
        </w:rPr>
        <w:t> LargeCheezePizza());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break</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case</w:t>
      </w:r>
      <w:r w:rsidRPr="00553174">
        <w:rPr>
          <w:color w:val="000000"/>
          <w:sz w:val="20"/>
          <w:szCs w:val="20"/>
          <w:bdr w:val="none" w:sz="0" w:space="0" w:color="auto" w:frame="1"/>
        </w:rPr>
        <w:t> </w:t>
      </w:r>
      <w:r w:rsidRPr="00553174">
        <w:rPr>
          <w:rStyle w:val="number"/>
          <w:color w:val="C00000"/>
          <w:sz w:val="20"/>
          <w:szCs w:val="20"/>
          <w:bdr w:val="none" w:sz="0" w:space="0" w:color="auto" w:frame="1"/>
        </w:rPr>
        <w:t>4</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itemsOrder.addItems(</w:t>
      </w:r>
      <w:r w:rsidRPr="00553174">
        <w:rPr>
          <w:rStyle w:val="keyword"/>
          <w:b/>
          <w:bCs/>
          <w:color w:val="006699"/>
          <w:sz w:val="20"/>
          <w:szCs w:val="20"/>
          <w:bdr w:val="none" w:sz="0" w:space="0" w:color="auto" w:frame="1"/>
        </w:rPr>
        <w:t>new</w:t>
      </w:r>
      <w:r w:rsidRPr="00553174">
        <w:rPr>
          <w:color w:val="000000"/>
          <w:sz w:val="20"/>
          <w:szCs w:val="20"/>
          <w:bdr w:val="none" w:sz="0" w:space="0" w:color="auto" w:frame="1"/>
        </w:rPr>
        <w:t> ExtraLargeCheezePizza());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break</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case</w:t>
      </w:r>
      <w:r w:rsidRPr="00553174">
        <w:rPr>
          <w:color w:val="000000"/>
          <w:sz w:val="20"/>
          <w:szCs w:val="20"/>
          <w:bdr w:val="none" w:sz="0" w:space="0" w:color="auto" w:frame="1"/>
        </w:rPr>
        <w:t> </w:t>
      </w:r>
      <w:r w:rsidRPr="00553174">
        <w:rPr>
          <w:rStyle w:val="number"/>
          <w:color w:val="C00000"/>
          <w:sz w:val="20"/>
          <w:szCs w:val="20"/>
          <w:bdr w:val="none" w:sz="0" w:space="0" w:color="auto" w:frame="1"/>
        </w:rPr>
        <w:t>2</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System.out.println(</w:t>
      </w:r>
      <w:r w:rsidRPr="00553174">
        <w:rPr>
          <w:rStyle w:val="string"/>
          <w:color w:val="0000FF"/>
          <w:sz w:val="20"/>
          <w:szCs w:val="20"/>
          <w:bdr w:val="none" w:sz="0" w:space="0" w:color="auto" w:frame="1"/>
        </w:rPr>
        <w:t>"You ordered Onion Pizza"</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System.out.println(</w:t>
      </w:r>
      <w:r w:rsidRPr="00553174">
        <w:rPr>
          <w:rStyle w:val="string"/>
          <w:color w:val="0000FF"/>
          <w:sz w:val="20"/>
          <w:szCs w:val="20"/>
          <w:bdr w:val="none" w:sz="0" w:space="0" w:color="auto" w:frame="1"/>
        </w:rPr>
        <w:t>"Enter the Onion pizza size"</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System.out.println(</w:t>
      </w:r>
      <w:r w:rsidRPr="00553174">
        <w:rPr>
          <w:rStyle w:val="string"/>
          <w:color w:val="0000FF"/>
          <w:sz w:val="20"/>
          <w:szCs w:val="20"/>
          <w:bdr w:val="none" w:sz="0" w:space="0" w:color="auto" w:frame="1"/>
        </w:rPr>
        <w:t>"----------------------------------"</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roofErr w:type="gramStart"/>
      <w:r w:rsidRPr="00553174">
        <w:rPr>
          <w:color w:val="000000"/>
          <w:sz w:val="20"/>
          <w:szCs w:val="20"/>
          <w:bdr w:val="none" w:sz="0" w:space="0" w:color="auto" w:frame="1"/>
        </w:rPr>
        <w:t>System.out.println(</w:t>
      </w:r>
      <w:proofErr w:type="gramEnd"/>
      <w:r w:rsidRPr="00553174">
        <w:rPr>
          <w:rStyle w:val="string"/>
          <w:color w:val="0000FF"/>
          <w:sz w:val="20"/>
          <w:szCs w:val="20"/>
          <w:bdr w:val="none" w:sz="0" w:space="0" w:color="auto" w:frame="1"/>
        </w:rPr>
        <w:t>"    1. Small Onion Pizza "</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roofErr w:type="gramStart"/>
      <w:r w:rsidRPr="00553174">
        <w:rPr>
          <w:color w:val="000000"/>
          <w:sz w:val="20"/>
          <w:szCs w:val="20"/>
          <w:bdr w:val="none" w:sz="0" w:space="0" w:color="auto" w:frame="1"/>
        </w:rPr>
        <w:t>System.out.println(</w:t>
      </w:r>
      <w:proofErr w:type="gramEnd"/>
      <w:r w:rsidRPr="00553174">
        <w:rPr>
          <w:rStyle w:val="string"/>
          <w:color w:val="0000FF"/>
          <w:sz w:val="20"/>
          <w:szCs w:val="20"/>
          <w:bdr w:val="none" w:sz="0" w:space="0" w:color="auto" w:frame="1"/>
        </w:rPr>
        <w:t>"    2. Medium Onion Pizza "</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roofErr w:type="gramStart"/>
      <w:r w:rsidRPr="00553174">
        <w:rPr>
          <w:color w:val="000000"/>
          <w:sz w:val="20"/>
          <w:szCs w:val="20"/>
          <w:bdr w:val="none" w:sz="0" w:space="0" w:color="auto" w:frame="1"/>
        </w:rPr>
        <w:t>System.out.println(</w:t>
      </w:r>
      <w:proofErr w:type="gramEnd"/>
      <w:r w:rsidRPr="00553174">
        <w:rPr>
          <w:rStyle w:val="string"/>
          <w:color w:val="0000FF"/>
          <w:sz w:val="20"/>
          <w:szCs w:val="20"/>
          <w:bdr w:val="none" w:sz="0" w:space="0" w:color="auto" w:frame="1"/>
        </w:rPr>
        <w:t>"    3. Large Onion Pizza "</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roofErr w:type="gramStart"/>
      <w:r w:rsidRPr="00553174">
        <w:rPr>
          <w:color w:val="000000"/>
          <w:sz w:val="20"/>
          <w:szCs w:val="20"/>
          <w:bdr w:val="none" w:sz="0" w:space="0" w:color="auto" w:frame="1"/>
        </w:rPr>
        <w:t>System.out.println(</w:t>
      </w:r>
      <w:proofErr w:type="gramEnd"/>
      <w:r w:rsidRPr="00553174">
        <w:rPr>
          <w:rStyle w:val="string"/>
          <w:color w:val="0000FF"/>
          <w:sz w:val="20"/>
          <w:szCs w:val="20"/>
          <w:bdr w:val="none" w:sz="0" w:space="0" w:color="auto" w:frame="1"/>
        </w:rPr>
        <w:t>"    4. Extra-Large Onion Pizza "</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System.out.println(</w:t>
      </w:r>
      <w:r w:rsidRPr="00553174">
        <w:rPr>
          <w:rStyle w:val="string"/>
          <w:color w:val="0000FF"/>
          <w:sz w:val="20"/>
          <w:szCs w:val="20"/>
          <w:bdr w:val="none" w:sz="0" w:space="0" w:color="auto" w:frame="1"/>
        </w:rPr>
        <w:t>"----------------------------------"</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int</w:t>
      </w:r>
      <w:r w:rsidRPr="00553174">
        <w:rPr>
          <w:color w:val="000000"/>
          <w:sz w:val="20"/>
          <w:szCs w:val="20"/>
          <w:bdr w:val="none" w:sz="0" w:space="0" w:color="auto" w:frame="1"/>
        </w:rPr>
        <w:t> onionpizzasize=Integer.parseInt(br.readLine());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switch</w:t>
      </w:r>
      <w:r w:rsidRPr="00553174">
        <w:rPr>
          <w:color w:val="000000"/>
          <w:sz w:val="20"/>
          <w:szCs w:val="20"/>
          <w:bdr w:val="none" w:sz="0" w:space="0" w:color="auto" w:frame="1"/>
        </w:rPr>
        <w:t>(onionpizzasize)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case</w:t>
      </w:r>
      <w:r w:rsidRPr="00553174">
        <w:rPr>
          <w:color w:val="000000"/>
          <w:sz w:val="20"/>
          <w:szCs w:val="20"/>
          <w:bdr w:val="none" w:sz="0" w:space="0" w:color="auto" w:frame="1"/>
        </w:rPr>
        <w:t> </w:t>
      </w:r>
      <w:r w:rsidRPr="00553174">
        <w:rPr>
          <w:rStyle w:val="number"/>
          <w:color w:val="C00000"/>
          <w:sz w:val="20"/>
          <w:szCs w:val="20"/>
          <w:bdr w:val="none" w:sz="0" w:space="0" w:color="auto" w:frame="1"/>
        </w:rPr>
        <w:t>1</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itemsOrder.addItems(</w:t>
      </w:r>
      <w:r w:rsidRPr="00553174">
        <w:rPr>
          <w:rStyle w:val="keyword"/>
          <w:b/>
          <w:bCs/>
          <w:color w:val="006699"/>
          <w:sz w:val="20"/>
          <w:szCs w:val="20"/>
          <w:bdr w:val="none" w:sz="0" w:space="0" w:color="auto" w:frame="1"/>
        </w:rPr>
        <w:t>new</w:t>
      </w:r>
      <w:r w:rsidRPr="00553174">
        <w:rPr>
          <w:color w:val="000000"/>
          <w:sz w:val="20"/>
          <w:szCs w:val="20"/>
          <w:bdr w:val="none" w:sz="0" w:space="0" w:color="auto" w:frame="1"/>
        </w:rPr>
        <w:t> SmallOnionPizza());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break</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case</w:t>
      </w:r>
      <w:r w:rsidRPr="00553174">
        <w:rPr>
          <w:color w:val="000000"/>
          <w:sz w:val="20"/>
          <w:szCs w:val="20"/>
          <w:bdr w:val="none" w:sz="0" w:space="0" w:color="auto" w:frame="1"/>
        </w:rPr>
        <w:t> </w:t>
      </w:r>
      <w:r w:rsidRPr="00553174">
        <w:rPr>
          <w:rStyle w:val="number"/>
          <w:color w:val="C00000"/>
          <w:sz w:val="20"/>
          <w:szCs w:val="20"/>
          <w:bdr w:val="none" w:sz="0" w:space="0" w:color="auto" w:frame="1"/>
        </w:rPr>
        <w:t>2</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lastRenderedPageBreak/>
        <w:t>                                                   itemsOrder.addItems(</w:t>
      </w:r>
      <w:r w:rsidRPr="00553174">
        <w:rPr>
          <w:rStyle w:val="keyword"/>
          <w:b/>
          <w:bCs/>
          <w:color w:val="006699"/>
          <w:sz w:val="20"/>
          <w:szCs w:val="20"/>
          <w:bdr w:val="none" w:sz="0" w:space="0" w:color="auto" w:frame="1"/>
        </w:rPr>
        <w:t>new</w:t>
      </w:r>
      <w:r w:rsidRPr="00553174">
        <w:rPr>
          <w:color w:val="000000"/>
          <w:sz w:val="20"/>
          <w:szCs w:val="20"/>
          <w:bdr w:val="none" w:sz="0" w:space="0" w:color="auto" w:frame="1"/>
        </w:rPr>
        <w:t> MediumOnionPizza());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break</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case</w:t>
      </w:r>
      <w:r w:rsidRPr="00553174">
        <w:rPr>
          <w:color w:val="000000"/>
          <w:sz w:val="20"/>
          <w:szCs w:val="20"/>
          <w:bdr w:val="none" w:sz="0" w:space="0" w:color="auto" w:frame="1"/>
        </w:rPr>
        <w:t> </w:t>
      </w:r>
      <w:r w:rsidRPr="00553174">
        <w:rPr>
          <w:rStyle w:val="number"/>
          <w:color w:val="C00000"/>
          <w:sz w:val="20"/>
          <w:szCs w:val="20"/>
          <w:bdr w:val="none" w:sz="0" w:space="0" w:color="auto" w:frame="1"/>
        </w:rPr>
        <w:t>3</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itemsOrder.addItems(</w:t>
      </w:r>
      <w:r w:rsidRPr="00553174">
        <w:rPr>
          <w:rStyle w:val="keyword"/>
          <w:b/>
          <w:bCs/>
          <w:color w:val="006699"/>
          <w:sz w:val="20"/>
          <w:szCs w:val="20"/>
          <w:bdr w:val="none" w:sz="0" w:space="0" w:color="auto" w:frame="1"/>
        </w:rPr>
        <w:t>new</w:t>
      </w:r>
      <w:r w:rsidRPr="00553174">
        <w:rPr>
          <w:color w:val="000000"/>
          <w:sz w:val="20"/>
          <w:szCs w:val="20"/>
          <w:bdr w:val="none" w:sz="0" w:space="0" w:color="auto" w:frame="1"/>
        </w:rPr>
        <w:t> LargeOnionPizza());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break</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case</w:t>
      </w:r>
      <w:r w:rsidRPr="00553174">
        <w:rPr>
          <w:color w:val="000000"/>
          <w:sz w:val="20"/>
          <w:szCs w:val="20"/>
          <w:bdr w:val="none" w:sz="0" w:space="0" w:color="auto" w:frame="1"/>
        </w:rPr>
        <w:t> </w:t>
      </w:r>
      <w:r w:rsidRPr="00553174">
        <w:rPr>
          <w:rStyle w:val="number"/>
          <w:color w:val="C00000"/>
          <w:sz w:val="20"/>
          <w:szCs w:val="20"/>
          <w:bdr w:val="none" w:sz="0" w:space="0" w:color="auto" w:frame="1"/>
        </w:rPr>
        <w:t>4</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itemsOrder.addItems(</w:t>
      </w:r>
      <w:r w:rsidRPr="00553174">
        <w:rPr>
          <w:rStyle w:val="keyword"/>
          <w:b/>
          <w:bCs/>
          <w:color w:val="006699"/>
          <w:sz w:val="20"/>
          <w:szCs w:val="20"/>
          <w:bdr w:val="none" w:sz="0" w:space="0" w:color="auto" w:frame="1"/>
        </w:rPr>
        <w:t>new</w:t>
      </w:r>
      <w:r w:rsidRPr="00553174">
        <w:rPr>
          <w:color w:val="000000"/>
          <w:sz w:val="20"/>
          <w:szCs w:val="20"/>
          <w:bdr w:val="none" w:sz="0" w:space="0" w:color="auto" w:frame="1"/>
        </w:rPr>
        <w:t> ExtraLargeOnionPizza());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break</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break</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case</w:t>
      </w:r>
      <w:r w:rsidRPr="00553174">
        <w:rPr>
          <w:color w:val="000000"/>
          <w:sz w:val="20"/>
          <w:szCs w:val="20"/>
          <w:bdr w:val="none" w:sz="0" w:space="0" w:color="auto" w:frame="1"/>
        </w:rPr>
        <w:t> </w:t>
      </w:r>
      <w:r w:rsidRPr="00553174">
        <w:rPr>
          <w:rStyle w:val="number"/>
          <w:color w:val="C00000"/>
          <w:sz w:val="20"/>
          <w:szCs w:val="20"/>
          <w:bdr w:val="none" w:sz="0" w:space="0" w:color="auto" w:frame="1"/>
        </w:rPr>
        <w:t>3</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System.out.println(</w:t>
      </w:r>
      <w:r w:rsidRPr="00553174">
        <w:rPr>
          <w:rStyle w:val="string"/>
          <w:color w:val="0000FF"/>
          <w:sz w:val="20"/>
          <w:szCs w:val="20"/>
          <w:bdr w:val="none" w:sz="0" w:space="0" w:color="auto" w:frame="1"/>
        </w:rPr>
        <w:t>"You ordered Masala Pizza"</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System.out.println(</w:t>
      </w:r>
      <w:r w:rsidRPr="00553174">
        <w:rPr>
          <w:rStyle w:val="string"/>
          <w:color w:val="0000FF"/>
          <w:sz w:val="20"/>
          <w:szCs w:val="20"/>
          <w:bdr w:val="none" w:sz="0" w:space="0" w:color="auto" w:frame="1"/>
        </w:rPr>
        <w:t>"Enter the Masala pizza size"</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System.out.println(</w:t>
      </w:r>
      <w:r w:rsidRPr="00553174">
        <w:rPr>
          <w:rStyle w:val="string"/>
          <w:color w:val="0000FF"/>
          <w:sz w:val="20"/>
          <w:szCs w:val="20"/>
          <w:bdr w:val="none" w:sz="0" w:space="0" w:color="auto" w:frame="1"/>
        </w:rPr>
        <w:t>"------------------------------------"</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roofErr w:type="gramStart"/>
      <w:r w:rsidRPr="00553174">
        <w:rPr>
          <w:color w:val="000000"/>
          <w:sz w:val="20"/>
          <w:szCs w:val="20"/>
          <w:bdr w:val="none" w:sz="0" w:space="0" w:color="auto" w:frame="1"/>
        </w:rPr>
        <w:t>System.out.println(</w:t>
      </w:r>
      <w:proofErr w:type="gramEnd"/>
      <w:r w:rsidRPr="00553174">
        <w:rPr>
          <w:rStyle w:val="string"/>
          <w:color w:val="0000FF"/>
          <w:sz w:val="20"/>
          <w:szCs w:val="20"/>
          <w:bdr w:val="none" w:sz="0" w:space="0" w:color="auto" w:frame="1"/>
        </w:rPr>
        <w:t>"    1. Small Masala Pizza "</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roofErr w:type="gramStart"/>
      <w:r w:rsidRPr="00553174">
        <w:rPr>
          <w:color w:val="000000"/>
          <w:sz w:val="20"/>
          <w:szCs w:val="20"/>
          <w:bdr w:val="none" w:sz="0" w:space="0" w:color="auto" w:frame="1"/>
        </w:rPr>
        <w:t>System.out.println(</w:t>
      </w:r>
      <w:proofErr w:type="gramEnd"/>
      <w:r w:rsidRPr="00553174">
        <w:rPr>
          <w:rStyle w:val="string"/>
          <w:color w:val="0000FF"/>
          <w:sz w:val="20"/>
          <w:szCs w:val="20"/>
          <w:bdr w:val="none" w:sz="0" w:space="0" w:color="auto" w:frame="1"/>
        </w:rPr>
        <w:t>"    2. Medium Masala Pizza "</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roofErr w:type="gramStart"/>
      <w:r w:rsidRPr="00553174">
        <w:rPr>
          <w:color w:val="000000"/>
          <w:sz w:val="20"/>
          <w:szCs w:val="20"/>
          <w:bdr w:val="none" w:sz="0" w:space="0" w:color="auto" w:frame="1"/>
        </w:rPr>
        <w:t>System.out.println(</w:t>
      </w:r>
      <w:proofErr w:type="gramEnd"/>
      <w:r w:rsidRPr="00553174">
        <w:rPr>
          <w:rStyle w:val="string"/>
          <w:color w:val="0000FF"/>
          <w:sz w:val="20"/>
          <w:szCs w:val="20"/>
          <w:bdr w:val="none" w:sz="0" w:space="0" w:color="auto" w:frame="1"/>
        </w:rPr>
        <w:t>"    3. Large Masala Pizza "</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roofErr w:type="gramStart"/>
      <w:r w:rsidRPr="00553174">
        <w:rPr>
          <w:color w:val="000000"/>
          <w:sz w:val="20"/>
          <w:szCs w:val="20"/>
          <w:bdr w:val="none" w:sz="0" w:space="0" w:color="auto" w:frame="1"/>
        </w:rPr>
        <w:t>System.out.println(</w:t>
      </w:r>
      <w:proofErr w:type="gramEnd"/>
      <w:r w:rsidRPr="00553174">
        <w:rPr>
          <w:rStyle w:val="string"/>
          <w:color w:val="0000FF"/>
          <w:sz w:val="20"/>
          <w:szCs w:val="20"/>
          <w:bdr w:val="none" w:sz="0" w:space="0" w:color="auto" w:frame="1"/>
        </w:rPr>
        <w:t>"    4. Extra-Large Masala Pizza "</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System.out.println(</w:t>
      </w:r>
      <w:r w:rsidRPr="00553174">
        <w:rPr>
          <w:rStyle w:val="string"/>
          <w:color w:val="0000FF"/>
          <w:sz w:val="20"/>
          <w:szCs w:val="20"/>
          <w:bdr w:val="none" w:sz="0" w:space="0" w:color="auto" w:frame="1"/>
        </w:rPr>
        <w:t>"------------------------------------"</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int</w:t>
      </w:r>
      <w:r w:rsidRPr="00553174">
        <w:rPr>
          <w:color w:val="000000"/>
          <w:sz w:val="20"/>
          <w:szCs w:val="20"/>
          <w:bdr w:val="none" w:sz="0" w:space="0" w:color="auto" w:frame="1"/>
        </w:rPr>
        <w:t> masalapizzasize=Integer.parseInt(br.readLine());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switch</w:t>
      </w:r>
      <w:r w:rsidRPr="00553174">
        <w:rPr>
          <w:color w:val="000000"/>
          <w:sz w:val="20"/>
          <w:szCs w:val="20"/>
          <w:bdr w:val="none" w:sz="0" w:space="0" w:color="auto" w:frame="1"/>
        </w:rPr>
        <w:t>(masalapizzasize)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case</w:t>
      </w:r>
      <w:r w:rsidRPr="00553174">
        <w:rPr>
          <w:color w:val="000000"/>
          <w:sz w:val="20"/>
          <w:szCs w:val="20"/>
          <w:bdr w:val="none" w:sz="0" w:space="0" w:color="auto" w:frame="1"/>
        </w:rPr>
        <w:t> </w:t>
      </w:r>
      <w:r w:rsidRPr="00553174">
        <w:rPr>
          <w:rStyle w:val="number"/>
          <w:color w:val="C00000"/>
          <w:sz w:val="20"/>
          <w:szCs w:val="20"/>
          <w:bdr w:val="none" w:sz="0" w:space="0" w:color="auto" w:frame="1"/>
        </w:rPr>
        <w:t>1</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itemsOrder.addItems(</w:t>
      </w:r>
      <w:r w:rsidRPr="00553174">
        <w:rPr>
          <w:rStyle w:val="keyword"/>
          <w:b/>
          <w:bCs/>
          <w:color w:val="006699"/>
          <w:sz w:val="20"/>
          <w:szCs w:val="20"/>
          <w:bdr w:val="none" w:sz="0" w:space="0" w:color="auto" w:frame="1"/>
        </w:rPr>
        <w:t>new</w:t>
      </w:r>
      <w:r w:rsidRPr="00553174">
        <w:rPr>
          <w:color w:val="000000"/>
          <w:sz w:val="20"/>
          <w:szCs w:val="20"/>
          <w:bdr w:val="none" w:sz="0" w:space="0" w:color="auto" w:frame="1"/>
        </w:rPr>
        <w:t> SmallMasalaPizza());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break</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case</w:t>
      </w:r>
      <w:r w:rsidRPr="00553174">
        <w:rPr>
          <w:color w:val="000000"/>
          <w:sz w:val="20"/>
          <w:szCs w:val="20"/>
          <w:bdr w:val="none" w:sz="0" w:space="0" w:color="auto" w:frame="1"/>
        </w:rPr>
        <w:t> </w:t>
      </w:r>
      <w:r w:rsidRPr="00553174">
        <w:rPr>
          <w:rStyle w:val="number"/>
          <w:color w:val="C00000"/>
          <w:sz w:val="20"/>
          <w:szCs w:val="20"/>
          <w:bdr w:val="none" w:sz="0" w:space="0" w:color="auto" w:frame="1"/>
        </w:rPr>
        <w:t>2</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itemsOrder.addItems(</w:t>
      </w:r>
      <w:r w:rsidRPr="00553174">
        <w:rPr>
          <w:rStyle w:val="keyword"/>
          <w:b/>
          <w:bCs/>
          <w:color w:val="006699"/>
          <w:sz w:val="20"/>
          <w:szCs w:val="20"/>
          <w:bdr w:val="none" w:sz="0" w:space="0" w:color="auto" w:frame="1"/>
        </w:rPr>
        <w:t>new</w:t>
      </w:r>
      <w:r w:rsidRPr="00553174">
        <w:rPr>
          <w:color w:val="000000"/>
          <w:sz w:val="20"/>
          <w:szCs w:val="20"/>
          <w:bdr w:val="none" w:sz="0" w:space="0" w:color="auto" w:frame="1"/>
        </w:rPr>
        <w:t> MediumMasalaPizza());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break</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case</w:t>
      </w:r>
      <w:r w:rsidRPr="00553174">
        <w:rPr>
          <w:color w:val="000000"/>
          <w:sz w:val="20"/>
          <w:szCs w:val="20"/>
          <w:bdr w:val="none" w:sz="0" w:space="0" w:color="auto" w:frame="1"/>
        </w:rPr>
        <w:t> </w:t>
      </w:r>
      <w:r w:rsidRPr="00553174">
        <w:rPr>
          <w:rStyle w:val="number"/>
          <w:color w:val="C00000"/>
          <w:sz w:val="20"/>
          <w:szCs w:val="20"/>
          <w:bdr w:val="none" w:sz="0" w:space="0" w:color="auto" w:frame="1"/>
        </w:rPr>
        <w:t>3</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itemsOrder.addItems(</w:t>
      </w:r>
      <w:r w:rsidRPr="00553174">
        <w:rPr>
          <w:rStyle w:val="keyword"/>
          <w:b/>
          <w:bCs/>
          <w:color w:val="006699"/>
          <w:sz w:val="20"/>
          <w:szCs w:val="20"/>
          <w:bdr w:val="none" w:sz="0" w:space="0" w:color="auto" w:frame="1"/>
        </w:rPr>
        <w:t>new</w:t>
      </w:r>
      <w:r w:rsidRPr="00553174">
        <w:rPr>
          <w:color w:val="000000"/>
          <w:sz w:val="20"/>
          <w:szCs w:val="20"/>
          <w:bdr w:val="none" w:sz="0" w:space="0" w:color="auto" w:frame="1"/>
        </w:rPr>
        <w:t> LargeMasalaPizza());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lastRenderedPageBreak/>
        <w:t>                                                   </w:t>
      </w:r>
      <w:r w:rsidRPr="00553174">
        <w:rPr>
          <w:rStyle w:val="keyword"/>
          <w:b/>
          <w:bCs/>
          <w:color w:val="006699"/>
          <w:sz w:val="20"/>
          <w:szCs w:val="20"/>
          <w:bdr w:val="none" w:sz="0" w:space="0" w:color="auto" w:frame="1"/>
        </w:rPr>
        <w:t>break</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case</w:t>
      </w:r>
      <w:r w:rsidRPr="00553174">
        <w:rPr>
          <w:color w:val="000000"/>
          <w:sz w:val="20"/>
          <w:szCs w:val="20"/>
          <w:bdr w:val="none" w:sz="0" w:space="0" w:color="auto" w:frame="1"/>
        </w:rPr>
        <w:t> </w:t>
      </w:r>
      <w:r w:rsidRPr="00553174">
        <w:rPr>
          <w:rStyle w:val="number"/>
          <w:color w:val="C00000"/>
          <w:sz w:val="20"/>
          <w:szCs w:val="20"/>
          <w:bdr w:val="none" w:sz="0" w:space="0" w:color="auto" w:frame="1"/>
        </w:rPr>
        <w:t>4</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itemsOrder.addItems(</w:t>
      </w:r>
      <w:r w:rsidRPr="00553174">
        <w:rPr>
          <w:rStyle w:val="keyword"/>
          <w:b/>
          <w:bCs/>
          <w:color w:val="006699"/>
          <w:sz w:val="20"/>
          <w:szCs w:val="20"/>
          <w:bdr w:val="none" w:sz="0" w:space="0" w:color="auto" w:frame="1"/>
        </w:rPr>
        <w:t>new</w:t>
      </w:r>
      <w:r w:rsidRPr="00553174">
        <w:rPr>
          <w:color w:val="000000"/>
          <w:sz w:val="20"/>
          <w:szCs w:val="20"/>
          <w:bdr w:val="none" w:sz="0" w:space="0" w:color="auto" w:frame="1"/>
        </w:rPr>
        <w:t> ExtraLargeMasalaPizza());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break</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break</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roofErr w:type="gramStart"/>
      <w:r w:rsidRPr="00553174">
        <w:rPr>
          <w:rStyle w:val="keyword"/>
          <w:b/>
          <w:bCs/>
          <w:color w:val="006699"/>
          <w:sz w:val="20"/>
          <w:szCs w:val="20"/>
          <w:bdr w:val="none" w:sz="0" w:space="0" w:color="auto" w:frame="1"/>
        </w:rPr>
        <w:t>break</w:t>
      </w:r>
      <w:proofErr w:type="gramEnd"/>
      <w:r w:rsidRPr="00553174">
        <w:rPr>
          <w:color w:val="000000"/>
          <w:sz w:val="20"/>
          <w:szCs w:val="20"/>
          <w:bdr w:val="none" w:sz="0" w:space="0" w:color="auto" w:frame="1"/>
        </w:rPr>
        <w:t>;</w:t>
      </w:r>
      <w:r w:rsidRPr="00553174">
        <w:rPr>
          <w:rStyle w:val="comment"/>
          <w:color w:val="008200"/>
          <w:sz w:val="20"/>
          <w:szCs w:val="20"/>
          <w:bdr w:val="none" w:sz="0" w:space="0" w:color="auto" w:frame="1"/>
        </w:rPr>
        <w:t>// Veg- pizza choice completed.</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case</w:t>
      </w:r>
      <w:r w:rsidRPr="00553174">
        <w:rPr>
          <w:color w:val="000000"/>
          <w:sz w:val="20"/>
          <w:szCs w:val="20"/>
          <w:bdr w:val="none" w:sz="0" w:space="0" w:color="auto" w:frame="1"/>
        </w:rPr>
        <w:t> </w:t>
      </w:r>
      <w:r w:rsidRPr="00553174">
        <w:rPr>
          <w:rStyle w:val="number"/>
          <w:color w:val="C00000"/>
          <w:sz w:val="20"/>
          <w:szCs w:val="20"/>
          <w:bdr w:val="none" w:sz="0" w:space="0" w:color="auto" w:frame="1"/>
        </w:rPr>
        <w:t>2</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System.out.println(</w:t>
      </w:r>
      <w:r w:rsidRPr="00553174">
        <w:rPr>
          <w:rStyle w:val="string"/>
          <w:color w:val="0000FF"/>
          <w:sz w:val="20"/>
          <w:szCs w:val="20"/>
          <w:bdr w:val="none" w:sz="0" w:space="0" w:color="auto" w:frame="1"/>
        </w:rPr>
        <w:t>"You ordered Non-Veg Pizza"</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System.out.println(</w:t>
      </w:r>
      <w:r w:rsidRPr="00553174">
        <w:rPr>
          <w:rStyle w:val="string"/>
          <w:color w:val="0000FF"/>
          <w:sz w:val="20"/>
          <w:szCs w:val="20"/>
          <w:bdr w:val="none" w:sz="0" w:space="0" w:color="auto" w:frame="1"/>
        </w:rPr>
        <w:t>"\n\n"</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System.out.println(</w:t>
      </w:r>
      <w:r w:rsidRPr="00553174">
        <w:rPr>
          <w:rStyle w:val="string"/>
          <w:color w:val="0000FF"/>
          <w:sz w:val="20"/>
          <w:szCs w:val="20"/>
          <w:bdr w:val="none" w:sz="0" w:space="0" w:color="auto" w:frame="1"/>
        </w:rPr>
        <w:t>"Enter the Non-Veg pizza size"</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System.out.println(</w:t>
      </w:r>
      <w:r w:rsidRPr="00553174">
        <w:rPr>
          <w:rStyle w:val="string"/>
          <w:color w:val="0000FF"/>
          <w:sz w:val="20"/>
          <w:szCs w:val="20"/>
          <w:bdr w:val="none" w:sz="0" w:space="0" w:color="auto" w:frame="1"/>
        </w:rPr>
        <w:t>"------------------------------------"</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roofErr w:type="gramStart"/>
      <w:r w:rsidRPr="00553174">
        <w:rPr>
          <w:color w:val="000000"/>
          <w:sz w:val="20"/>
          <w:szCs w:val="20"/>
          <w:bdr w:val="none" w:sz="0" w:space="0" w:color="auto" w:frame="1"/>
        </w:rPr>
        <w:t>System.out.println(</w:t>
      </w:r>
      <w:proofErr w:type="gramEnd"/>
      <w:r w:rsidRPr="00553174">
        <w:rPr>
          <w:rStyle w:val="string"/>
          <w:color w:val="0000FF"/>
          <w:sz w:val="20"/>
          <w:szCs w:val="20"/>
          <w:bdr w:val="none" w:sz="0" w:space="0" w:color="auto" w:frame="1"/>
        </w:rPr>
        <w:t>"    1. Small Non-Veg  Pizza "</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roofErr w:type="gramStart"/>
      <w:r w:rsidRPr="00553174">
        <w:rPr>
          <w:color w:val="000000"/>
          <w:sz w:val="20"/>
          <w:szCs w:val="20"/>
          <w:bdr w:val="none" w:sz="0" w:space="0" w:color="auto" w:frame="1"/>
        </w:rPr>
        <w:t>System.out.println(</w:t>
      </w:r>
      <w:proofErr w:type="gramEnd"/>
      <w:r w:rsidRPr="00553174">
        <w:rPr>
          <w:rStyle w:val="string"/>
          <w:color w:val="0000FF"/>
          <w:sz w:val="20"/>
          <w:szCs w:val="20"/>
          <w:bdr w:val="none" w:sz="0" w:space="0" w:color="auto" w:frame="1"/>
        </w:rPr>
        <w:t>"    2. Medium Non-Veg  Pizza "</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roofErr w:type="gramStart"/>
      <w:r w:rsidRPr="00553174">
        <w:rPr>
          <w:color w:val="000000"/>
          <w:sz w:val="20"/>
          <w:szCs w:val="20"/>
          <w:bdr w:val="none" w:sz="0" w:space="0" w:color="auto" w:frame="1"/>
        </w:rPr>
        <w:t>System.out.println(</w:t>
      </w:r>
      <w:proofErr w:type="gramEnd"/>
      <w:r w:rsidRPr="00553174">
        <w:rPr>
          <w:rStyle w:val="string"/>
          <w:color w:val="0000FF"/>
          <w:sz w:val="20"/>
          <w:szCs w:val="20"/>
          <w:bdr w:val="none" w:sz="0" w:space="0" w:color="auto" w:frame="1"/>
        </w:rPr>
        <w:t>"    3. Large Non-Veg  Pizza "</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roofErr w:type="gramStart"/>
      <w:r w:rsidRPr="00553174">
        <w:rPr>
          <w:color w:val="000000"/>
          <w:sz w:val="20"/>
          <w:szCs w:val="20"/>
          <w:bdr w:val="none" w:sz="0" w:space="0" w:color="auto" w:frame="1"/>
        </w:rPr>
        <w:t>System.out.println(</w:t>
      </w:r>
      <w:proofErr w:type="gramEnd"/>
      <w:r w:rsidRPr="00553174">
        <w:rPr>
          <w:rStyle w:val="string"/>
          <w:color w:val="0000FF"/>
          <w:sz w:val="20"/>
          <w:szCs w:val="20"/>
          <w:bdr w:val="none" w:sz="0" w:space="0" w:color="auto" w:frame="1"/>
        </w:rPr>
        <w:t>"    4. Extra-Large Non-Veg  Pizza "</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System.out.println(</w:t>
      </w:r>
      <w:r w:rsidRPr="00553174">
        <w:rPr>
          <w:rStyle w:val="string"/>
          <w:color w:val="0000FF"/>
          <w:sz w:val="20"/>
          <w:szCs w:val="20"/>
          <w:bdr w:val="none" w:sz="0" w:space="0" w:color="auto" w:frame="1"/>
        </w:rPr>
        <w:t>"------------------------------------"</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int</w:t>
      </w:r>
      <w:r w:rsidRPr="00553174">
        <w:rPr>
          <w:color w:val="000000"/>
          <w:sz w:val="20"/>
          <w:szCs w:val="20"/>
          <w:bdr w:val="none" w:sz="0" w:space="0" w:color="auto" w:frame="1"/>
        </w:rPr>
        <w:t> nonvegpizzasize=Integer.parseInt(br.readLine());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switch</w:t>
      </w:r>
      <w:r w:rsidRPr="00553174">
        <w:rPr>
          <w:color w:val="000000"/>
          <w:sz w:val="20"/>
          <w:szCs w:val="20"/>
          <w:bdr w:val="none" w:sz="0" w:space="0" w:color="auto" w:frame="1"/>
        </w:rPr>
        <w:t>(nonvegpizzasize)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case</w:t>
      </w:r>
      <w:r w:rsidRPr="00553174">
        <w:rPr>
          <w:color w:val="000000"/>
          <w:sz w:val="20"/>
          <w:szCs w:val="20"/>
          <w:bdr w:val="none" w:sz="0" w:space="0" w:color="auto" w:frame="1"/>
        </w:rPr>
        <w:t> </w:t>
      </w:r>
      <w:r w:rsidRPr="00553174">
        <w:rPr>
          <w:rStyle w:val="number"/>
          <w:color w:val="C00000"/>
          <w:sz w:val="20"/>
          <w:szCs w:val="20"/>
          <w:bdr w:val="none" w:sz="0" w:space="0" w:color="auto" w:frame="1"/>
        </w:rPr>
        <w:t>1</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itemsOrder.addItems(</w:t>
      </w:r>
      <w:r w:rsidRPr="00553174">
        <w:rPr>
          <w:rStyle w:val="keyword"/>
          <w:b/>
          <w:bCs/>
          <w:color w:val="006699"/>
          <w:sz w:val="20"/>
          <w:szCs w:val="20"/>
          <w:bdr w:val="none" w:sz="0" w:space="0" w:color="auto" w:frame="1"/>
        </w:rPr>
        <w:t>new</w:t>
      </w:r>
      <w:r w:rsidRPr="00553174">
        <w:rPr>
          <w:color w:val="000000"/>
          <w:sz w:val="20"/>
          <w:szCs w:val="20"/>
          <w:bdr w:val="none" w:sz="0" w:space="0" w:color="auto" w:frame="1"/>
        </w:rPr>
        <w:t> SmallNonVegPizza());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lastRenderedPageBreak/>
        <w:t>                                      </w:t>
      </w:r>
      <w:r w:rsidRPr="00553174">
        <w:rPr>
          <w:rStyle w:val="keyword"/>
          <w:b/>
          <w:bCs/>
          <w:color w:val="006699"/>
          <w:sz w:val="20"/>
          <w:szCs w:val="20"/>
          <w:bdr w:val="none" w:sz="0" w:space="0" w:color="auto" w:frame="1"/>
        </w:rPr>
        <w:t>break</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case</w:t>
      </w:r>
      <w:r w:rsidRPr="00553174">
        <w:rPr>
          <w:color w:val="000000"/>
          <w:sz w:val="20"/>
          <w:szCs w:val="20"/>
          <w:bdr w:val="none" w:sz="0" w:space="0" w:color="auto" w:frame="1"/>
        </w:rPr>
        <w:t> </w:t>
      </w:r>
      <w:r w:rsidRPr="00553174">
        <w:rPr>
          <w:rStyle w:val="number"/>
          <w:color w:val="C00000"/>
          <w:sz w:val="20"/>
          <w:szCs w:val="20"/>
          <w:bdr w:val="none" w:sz="0" w:space="0" w:color="auto" w:frame="1"/>
        </w:rPr>
        <w:t>2</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itemsOrder.addItems(</w:t>
      </w:r>
      <w:r w:rsidRPr="00553174">
        <w:rPr>
          <w:rStyle w:val="keyword"/>
          <w:b/>
          <w:bCs/>
          <w:color w:val="006699"/>
          <w:sz w:val="20"/>
          <w:szCs w:val="20"/>
          <w:bdr w:val="none" w:sz="0" w:space="0" w:color="auto" w:frame="1"/>
        </w:rPr>
        <w:t>new</w:t>
      </w:r>
      <w:r w:rsidRPr="00553174">
        <w:rPr>
          <w:color w:val="000000"/>
          <w:sz w:val="20"/>
          <w:szCs w:val="20"/>
          <w:bdr w:val="none" w:sz="0" w:space="0" w:color="auto" w:frame="1"/>
        </w:rPr>
        <w:t> MediumNonVegPizza());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break</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case</w:t>
      </w:r>
      <w:r w:rsidRPr="00553174">
        <w:rPr>
          <w:color w:val="000000"/>
          <w:sz w:val="20"/>
          <w:szCs w:val="20"/>
          <w:bdr w:val="none" w:sz="0" w:space="0" w:color="auto" w:frame="1"/>
        </w:rPr>
        <w:t> </w:t>
      </w:r>
      <w:r w:rsidRPr="00553174">
        <w:rPr>
          <w:rStyle w:val="number"/>
          <w:color w:val="C00000"/>
          <w:sz w:val="20"/>
          <w:szCs w:val="20"/>
          <w:bdr w:val="none" w:sz="0" w:space="0" w:color="auto" w:frame="1"/>
        </w:rPr>
        <w:t>3</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itemsOrder.addItems(</w:t>
      </w:r>
      <w:r w:rsidRPr="00553174">
        <w:rPr>
          <w:rStyle w:val="keyword"/>
          <w:b/>
          <w:bCs/>
          <w:color w:val="006699"/>
          <w:sz w:val="20"/>
          <w:szCs w:val="20"/>
          <w:bdr w:val="none" w:sz="0" w:space="0" w:color="auto" w:frame="1"/>
        </w:rPr>
        <w:t>new</w:t>
      </w:r>
      <w:r w:rsidRPr="00553174">
        <w:rPr>
          <w:color w:val="000000"/>
          <w:sz w:val="20"/>
          <w:szCs w:val="20"/>
          <w:bdr w:val="none" w:sz="0" w:space="0" w:color="auto" w:frame="1"/>
        </w:rPr>
        <w:t> LargeNonVegPizza());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break</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case</w:t>
      </w:r>
      <w:r w:rsidRPr="00553174">
        <w:rPr>
          <w:color w:val="000000"/>
          <w:sz w:val="20"/>
          <w:szCs w:val="20"/>
          <w:bdr w:val="none" w:sz="0" w:space="0" w:color="auto" w:frame="1"/>
        </w:rPr>
        <w:t> </w:t>
      </w:r>
      <w:r w:rsidRPr="00553174">
        <w:rPr>
          <w:rStyle w:val="number"/>
          <w:color w:val="C00000"/>
          <w:sz w:val="20"/>
          <w:szCs w:val="20"/>
          <w:bdr w:val="none" w:sz="0" w:space="0" w:color="auto" w:frame="1"/>
        </w:rPr>
        <w:t>4</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itemsOrder.addItems(</w:t>
      </w:r>
      <w:r w:rsidRPr="00553174">
        <w:rPr>
          <w:rStyle w:val="keyword"/>
          <w:b/>
          <w:bCs/>
          <w:color w:val="006699"/>
          <w:sz w:val="20"/>
          <w:szCs w:val="20"/>
          <w:bdr w:val="none" w:sz="0" w:space="0" w:color="auto" w:frame="1"/>
        </w:rPr>
        <w:t>new</w:t>
      </w:r>
      <w:r w:rsidRPr="00553174">
        <w:rPr>
          <w:color w:val="000000"/>
          <w:sz w:val="20"/>
          <w:szCs w:val="20"/>
          <w:bdr w:val="none" w:sz="0" w:space="0" w:color="auto" w:frame="1"/>
        </w:rPr>
        <w:t> ExtraLargeNonVegPizza());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break</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break</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default</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break</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comment"/>
          <w:color w:val="008200"/>
          <w:sz w:val="20"/>
          <w:szCs w:val="20"/>
          <w:bdr w:val="none" w:sz="0" w:space="0" w:color="auto" w:frame="1"/>
        </w:rPr>
        <w:t>//end of main Switch</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comment"/>
          <w:color w:val="008200"/>
          <w:sz w:val="20"/>
          <w:szCs w:val="20"/>
          <w:bdr w:val="none" w:sz="0" w:space="0" w:color="auto" w:frame="1"/>
        </w:rPr>
        <w:t>//continued</w:t>
      </w:r>
      <w:proofErr w:type="gramStart"/>
      <w:r w:rsidRPr="00553174">
        <w:rPr>
          <w:rStyle w:val="comment"/>
          <w:color w:val="008200"/>
          <w:sz w:val="20"/>
          <w:szCs w:val="20"/>
          <w:bdr w:val="none" w:sz="0" w:space="0" w:color="auto" w:frame="1"/>
        </w:rPr>
        <w:t>?..</w:t>
      </w:r>
      <w:proofErr w:type="gramEnd"/>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System.out.println(</w:t>
      </w:r>
      <w:r w:rsidRPr="00553174">
        <w:rPr>
          <w:rStyle w:val="string"/>
          <w:color w:val="0000FF"/>
          <w:sz w:val="20"/>
          <w:szCs w:val="20"/>
          <w:bdr w:val="none" w:sz="0" w:space="0" w:color="auto" w:frame="1"/>
        </w:rPr>
        <w:t>" Enter the choice of ColdDrink "</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System.out.println(</w:t>
      </w:r>
      <w:r w:rsidRPr="00553174">
        <w:rPr>
          <w:rStyle w:val="string"/>
          <w:color w:val="0000FF"/>
          <w:sz w:val="20"/>
          <w:szCs w:val="20"/>
          <w:bdr w:val="none" w:sz="0" w:space="0" w:color="auto" w:frame="1"/>
        </w:rPr>
        <w:t>"============================"</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roofErr w:type="gramStart"/>
      <w:r w:rsidRPr="00553174">
        <w:rPr>
          <w:color w:val="000000"/>
          <w:sz w:val="20"/>
          <w:szCs w:val="20"/>
          <w:bdr w:val="none" w:sz="0" w:space="0" w:color="auto" w:frame="1"/>
        </w:rPr>
        <w:t>System.out.println(</w:t>
      </w:r>
      <w:proofErr w:type="gramEnd"/>
      <w:r w:rsidRPr="00553174">
        <w:rPr>
          <w:rStyle w:val="string"/>
          <w:color w:val="0000FF"/>
          <w:sz w:val="20"/>
          <w:szCs w:val="20"/>
          <w:bdr w:val="none" w:sz="0" w:space="0" w:color="auto" w:frame="1"/>
        </w:rPr>
        <w:t>"        1. Pepsi            "</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roofErr w:type="gramStart"/>
      <w:r w:rsidRPr="00553174">
        <w:rPr>
          <w:color w:val="000000"/>
          <w:sz w:val="20"/>
          <w:szCs w:val="20"/>
          <w:bdr w:val="none" w:sz="0" w:space="0" w:color="auto" w:frame="1"/>
        </w:rPr>
        <w:t>System.out.println(</w:t>
      </w:r>
      <w:proofErr w:type="gramEnd"/>
      <w:r w:rsidRPr="00553174">
        <w:rPr>
          <w:rStyle w:val="string"/>
          <w:color w:val="0000FF"/>
          <w:sz w:val="20"/>
          <w:szCs w:val="20"/>
          <w:bdr w:val="none" w:sz="0" w:space="0" w:color="auto" w:frame="1"/>
        </w:rPr>
        <w:t>"        2. Coke             "</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roofErr w:type="gramStart"/>
      <w:r w:rsidRPr="00553174">
        <w:rPr>
          <w:color w:val="000000"/>
          <w:sz w:val="20"/>
          <w:szCs w:val="20"/>
          <w:bdr w:val="none" w:sz="0" w:space="0" w:color="auto" w:frame="1"/>
        </w:rPr>
        <w:t>System.out.println(</w:t>
      </w:r>
      <w:proofErr w:type="gramEnd"/>
      <w:r w:rsidRPr="00553174">
        <w:rPr>
          <w:rStyle w:val="string"/>
          <w:color w:val="0000FF"/>
          <w:sz w:val="20"/>
          <w:szCs w:val="20"/>
          <w:bdr w:val="none" w:sz="0" w:space="0" w:color="auto" w:frame="1"/>
        </w:rPr>
        <w:t>"        3. Exit             "</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System.out.println(</w:t>
      </w:r>
      <w:r w:rsidRPr="00553174">
        <w:rPr>
          <w:rStyle w:val="string"/>
          <w:color w:val="0000FF"/>
          <w:sz w:val="20"/>
          <w:szCs w:val="20"/>
          <w:bdr w:val="none" w:sz="0" w:space="0" w:color="auto" w:frame="1"/>
        </w:rPr>
        <w:t>"============================"</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int</w:t>
      </w:r>
      <w:r w:rsidRPr="00553174">
        <w:rPr>
          <w:color w:val="000000"/>
          <w:sz w:val="20"/>
          <w:szCs w:val="20"/>
          <w:bdr w:val="none" w:sz="0" w:space="0" w:color="auto" w:frame="1"/>
        </w:rPr>
        <w:t> coldDrink=Integer.parseInt(br.readLine());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switch</w:t>
      </w:r>
      <w:r w:rsidRPr="00553174">
        <w:rPr>
          <w:color w:val="000000"/>
          <w:sz w:val="20"/>
          <w:szCs w:val="20"/>
          <w:bdr w:val="none" w:sz="0" w:space="0" w:color="auto" w:frame="1"/>
        </w:rPr>
        <w:t> (coldDrink)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case</w:t>
      </w:r>
      <w:r w:rsidRPr="00553174">
        <w:rPr>
          <w:color w:val="000000"/>
          <w:sz w:val="20"/>
          <w:szCs w:val="20"/>
          <w:bdr w:val="none" w:sz="0" w:space="0" w:color="auto" w:frame="1"/>
        </w:rPr>
        <w:t> </w:t>
      </w:r>
      <w:r w:rsidRPr="00553174">
        <w:rPr>
          <w:rStyle w:val="number"/>
          <w:color w:val="C00000"/>
          <w:sz w:val="20"/>
          <w:szCs w:val="20"/>
          <w:bdr w:val="none" w:sz="0" w:space="0" w:color="auto" w:frame="1"/>
        </w:rPr>
        <w:t>1</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lastRenderedPageBreak/>
        <w:t>                                    System.out.println(</w:t>
      </w:r>
      <w:r w:rsidRPr="00553174">
        <w:rPr>
          <w:rStyle w:val="string"/>
          <w:color w:val="0000FF"/>
          <w:sz w:val="20"/>
          <w:szCs w:val="20"/>
          <w:bdr w:val="none" w:sz="0" w:space="0" w:color="auto" w:frame="1"/>
        </w:rPr>
        <w:t>"You ordered Pepsi "</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System.out.println(</w:t>
      </w:r>
      <w:r w:rsidRPr="00553174">
        <w:rPr>
          <w:rStyle w:val="string"/>
          <w:color w:val="0000FF"/>
          <w:sz w:val="20"/>
          <w:szCs w:val="20"/>
          <w:bdr w:val="none" w:sz="0" w:space="0" w:color="auto" w:frame="1"/>
        </w:rPr>
        <w:t>"Enter the  Pepsi Size "</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System.out.println(</w:t>
      </w:r>
      <w:r w:rsidRPr="00553174">
        <w:rPr>
          <w:rStyle w:val="string"/>
          <w:color w:val="0000FF"/>
          <w:sz w:val="20"/>
          <w:szCs w:val="20"/>
          <w:bdr w:val="none" w:sz="0" w:space="0" w:color="auto" w:frame="1"/>
        </w:rPr>
        <w:t>"------------------------"</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roofErr w:type="gramStart"/>
      <w:r w:rsidRPr="00553174">
        <w:rPr>
          <w:color w:val="000000"/>
          <w:sz w:val="20"/>
          <w:szCs w:val="20"/>
          <w:bdr w:val="none" w:sz="0" w:space="0" w:color="auto" w:frame="1"/>
        </w:rPr>
        <w:t>System.out.println(</w:t>
      </w:r>
      <w:proofErr w:type="gramEnd"/>
      <w:r w:rsidRPr="00553174">
        <w:rPr>
          <w:rStyle w:val="string"/>
          <w:color w:val="0000FF"/>
          <w:sz w:val="20"/>
          <w:szCs w:val="20"/>
          <w:bdr w:val="none" w:sz="0" w:space="0" w:color="auto" w:frame="1"/>
        </w:rPr>
        <w:t>"    1. Small Pepsi "</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roofErr w:type="gramStart"/>
      <w:r w:rsidRPr="00553174">
        <w:rPr>
          <w:color w:val="000000"/>
          <w:sz w:val="20"/>
          <w:szCs w:val="20"/>
          <w:bdr w:val="none" w:sz="0" w:space="0" w:color="auto" w:frame="1"/>
        </w:rPr>
        <w:t>System.out.println(</w:t>
      </w:r>
      <w:proofErr w:type="gramEnd"/>
      <w:r w:rsidRPr="00553174">
        <w:rPr>
          <w:rStyle w:val="string"/>
          <w:color w:val="0000FF"/>
          <w:sz w:val="20"/>
          <w:szCs w:val="20"/>
          <w:bdr w:val="none" w:sz="0" w:space="0" w:color="auto" w:frame="1"/>
        </w:rPr>
        <w:t>"    2. Medium Pepsi "</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roofErr w:type="gramStart"/>
      <w:r w:rsidRPr="00553174">
        <w:rPr>
          <w:color w:val="000000"/>
          <w:sz w:val="20"/>
          <w:szCs w:val="20"/>
          <w:bdr w:val="none" w:sz="0" w:space="0" w:color="auto" w:frame="1"/>
        </w:rPr>
        <w:t>System.out.println(</w:t>
      </w:r>
      <w:proofErr w:type="gramEnd"/>
      <w:r w:rsidRPr="00553174">
        <w:rPr>
          <w:rStyle w:val="string"/>
          <w:color w:val="0000FF"/>
          <w:sz w:val="20"/>
          <w:szCs w:val="20"/>
          <w:bdr w:val="none" w:sz="0" w:space="0" w:color="auto" w:frame="1"/>
        </w:rPr>
        <w:t>"    3. Large Pepsi "</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System.out.println(</w:t>
      </w:r>
      <w:r w:rsidRPr="00553174">
        <w:rPr>
          <w:rStyle w:val="string"/>
          <w:color w:val="0000FF"/>
          <w:sz w:val="20"/>
          <w:szCs w:val="20"/>
          <w:bdr w:val="none" w:sz="0" w:space="0" w:color="auto" w:frame="1"/>
        </w:rPr>
        <w:t>"------------------------"</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int</w:t>
      </w:r>
      <w:r w:rsidRPr="00553174">
        <w:rPr>
          <w:color w:val="000000"/>
          <w:sz w:val="20"/>
          <w:szCs w:val="20"/>
          <w:bdr w:val="none" w:sz="0" w:space="0" w:color="auto" w:frame="1"/>
        </w:rPr>
        <w:t> pepsisize=Integer.parseInt(br.readLine());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switch</w:t>
      </w:r>
      <w:r w:rsidRPr="00553174">
        <w:rPr>
          <w:color w:val="000000"/>
          <w:sz w:val="20"/>
          <w:szCs w:val="20"/>
          <w:bdr w:val="none" w:sz="0" w:space="0" w:color="auto" w:frame="1"/>
        </w:rPr>
        <w:t>(pepsisize)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case</w:t>
      </w:r>
      <w:r w:rsidRPr="00553174">
        <w:rPr>
          <w:color w:val="000000"/>
          <w:sz w:val="20"/>
          <w:szCs w:val="20"/>
          <w:bdr w:val="none" w:sz="0" w:space="0" w:color="auto" w:frame="1"/>
        </w:rPr>
        <w:t> </w:t>
      </w:r>
      <w:r w:rsidRPr="00553174">
        <w:rPr>
          <w:rStyle w:val="number"/>
          <w:color w:val="C00000"/>
          <w:sz w:val="20"/>
          <w:szCs w:val="20"/>
          <w:bdr w:val="none" w:sz="0" w:space="0" w:color="auto" w:frame="1"/>
        </w:rPr>
        <w:t>1</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itemsOrder.addItems(</w:t>
      </w:r>
      <w:r w:rsidRPr="00553174">
        <w:rPr>
          <w:rStyle w:val="keyword"/>
          <w:b/>
          <w:bCs/>
          <w:color w:val="006699"/>
          <w:sz w:val="20"/>
          <w:szCs w:val="20"/>
          <w:bdr w:val="none" w:sz="0" w:space="0" w:color="auto" w:frame="1"/>
        </w:rPr>
        <w:t>new</w:t>
      </w:r>
      <w:r w:rsidRPr="00553174">
        <w:rPr>
          <w:color w:val="000000"/>
          <w:sz w:val="20"/>
          <w:szCs w:val="20"/>
          <w:bdr w:val="none" w:sz="0" w:space="0" w:color="auto" w:frame="1"/>
        </w:rPr>
        <w:t> SmallPepsi());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break</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case</w:t>
      </w:r>
      <w:r w:rsidRPr="00553174">
        <w:rPr>
          <w:color w:val="000000"/>
          <w:sz w:val="20"/>
          <w:szCs w:val="20"/>
          <w:bdr w:val="none" w:sz="0" w:space="0" w:color="auto" w:frame="1"/>
        </w:rPr>
        <w:t> </w:t>
      </w:r>
      <w:r w:rsidRPr="00553174">
        <w:rPr>
          <w:rStyle w:val="number"/>
          <w:color w:val="C00000"/>
          <w:sz w:val="20"/>
          <w:szCs w:val="20"/>
          <w:bdr w:val="none" w:sz="0" w:space="0" w:color="auto" w:frame="1"/>
        </w:rPr>
        <w:t>2</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itemsOrder.addItems(</w:t>
      </w:r>
      <w:r w:rsidRPr="00553174">
        <w:rPr>
          <w:rStyle w:val="keyword"/>
          <w:b/>
          <w:bCs/>
          <w:color w:val="006699"/>
          <w:sz w:val="20"/>
          <w:szCs w:val="20"/>
          <w:bdr w:val="none" w:sz="0" w:space="0" w:color="auto" w:frame="1"/>
        </w:rPr>
        <w:t>new</w:t>
      </w:r>
      <w:r w:rsidRPr="00553174">
        <w:rPr>
          <w:color w:val="000000"/>
          <w:sz w:val="20"/>
          <w:szCs w:val="20"/>
          <w:bdr w:val="none" w:sz="0" w:space="0" w:color="auto" w:frame="1"/>
        </w:rPr>
        <w:t> MediumPepsi());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break</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case</w:t>
      </w:r>
      <w:r w:rsidRPr="00553174">
        <w:rPr>
          <w:color w:val="000000"/>
          <w:sz w:val="20"/>
          <w:szCs w:val="20"/>
          <w:bdr w:val="none" w:sz="0" w:space="0" w:color="auto" w:frame="1"/>
        </w:rPr>
        <w:t> </w:t>
      </w:r>
      <w:r w:rsidRPr="00553174">
        <w:rPr>
          <w:rStyle w:val="number"/>
          <w:color w:val="C00000"/>
          <w:sz w:val="20"/>
          <w:szCs w:val="20"/>
          <w:bdr w:val="none" w:sz="0" w:space="0" w:color="auto" w:frame="1"/>
        </w:rPr>
        <w:t>3</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itemsOrder.addItems(</w:t>
      </w:r>
      <w:r w:rsidRPr="00553174">
        <w:rPr>
          <w:rStyle w:val="keyword"/>
          <w:b/>
          <w:bCs/>
          <w:color w:val="006699"/>
          <w:sz w:val="20"/>
          <w:szCs w:val="20"/>
          <w:bdr w:val="none" w:sz="0" w:space="0" w:color="auto" w:frame="1"/>
        </w:rPr>
        <w:t>new</w:t>
      </w:r>
      <w:r w:rsidRPr="00553174">
        <w:rPr>
          <w:color w:val="000000"/>
          <w:sz w:val="20"/>
          <w:szCs w:val="20"/>
          <w:bdr w:val="none" w:sz="0" w:space="0" w:color="auto" w:frame="1"/>
        </w:rPr>
        <w:t> LargePepsi());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break</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break</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case</w:t>
      </w:r>
      <w:r w:rsidRPr="00553174">
        <w:rPr>
          <w:color w:val="000000"/>
          <w:sz w:val="20"/>
          <w:szCs w:val="20"/>
          <w:bdr w:val="none" w:sz="0" w:space="0" w:color="auto" w:frame="1"/>
        </w:rPr>
        <w:t> </w:t>
      </w:r>
      <w:r w:rsidRPr="00553174">
        <w:rPr>
          <w:rStyle w:val="number"/>
          <w:color w:val="C00000"/>
          <w:sz w:val="20"/>
          <w:szCs w:val="20"/>
          <w:bdr w:val="none" w:sz="0" w:space="0" w:color="auto" w:frame="1"/>
        </w:rPr>
        <w:t>2</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System.out.println(</w:t>
      </w:r>
      <w:r w:rsidRPr="00553174">
        <w:rPr>
          <w:rStyle w:val="string"/>
          <w:color w:val="0000FF"/>
          <w:sz w:val="20"/>
          <w:szCs w:val="20"/>
          <w:bdr w:val="none" w:sz="0" w:space="0" w:color="auto" w:frame="1"/>
        </w:rPr>
        <w:t>"You ordered Coke"</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System.out.println(</w:t>
      </w:r>
      <w:r w:rsidRPr="00553174">
        <w:rPr>
          <w:rStyle w:val="string"/>
          <w:color w:val="0000FF"/>
          <w:sz w:val="20"/>
          <w:szCs w:val="20"/>
          <w:bdr w:val="none" w:sz="0" w:space="0" w:color="auto" w:frame="1"/>
        </w:rPr>
        <w:t>"Enter the Coke Size"</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System.out.println(</w:t>
      </w:r>
      <w:r w:rsidRPr="00553174">
        <w:rPr>
          <w:rStyle w:val="string"/>
          <w:color w:val="0000FF"/>
          <w:sz w:val="20"/>
          <w:szCs w:val="20"/>
          <w:bdr w:val="none" w:sz="0" w:space="0" w:color="auto" w:frame="1"/>
        </w:rPr>
        <w:t>"------------------------"</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roofErr w:type="gramStart"/>
      <w:r w:rsidRPr="00553174">
        <w:rPr>
          <w:color w:val="000000"/>
          <w:sz w:val="20"/>
          <w:szCs w:val="20"/>
          <w:bdr w:val="none" w:sz="0" w:space="0" w:color="auto" w:frame="1"/>
        </w:rPr>
        <w:t>System.out.println(</w:t>
      </w:r>
      <w:proofErr w:type="gramEnd"/>
      <w:r w:rsidRPr="00553174">
        <w:rPr>
          <w:rStyle w:val="string"/>
          <w:color w:val="0000FF"/>
          <w:sz w:val="20"/>
          <w:szCs w:val="20"/>
          <w:bdr w:val="none" w:sz="0" w:space="0" w:color="auto" w:frame="1"/>
        </w:rPr>
        <w:t>"    1. Small Coke "</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roofErr w:type="gramStart"/>
      <w:r w:rsidRPr="00553174">
        <w:rPr>
          <w:color w:val="000000"/>
          <w:sz w:val="20"/>
          <w:szCs w:val="20"/>
          <w:bdr w:val="none" w:sz="0" w:space="0" w:color="auto" w:frame="1"/>
        </w:rPr>
        <w:t>System.out.println(</w:t>
      </w:r>
      <w:proofErr w:type="gramEnd"/>
      <w:r w:rsidRPr="00553174">
        <w:rPr>
          <w:rStyle w:val="string"/>
          <w:color w:val="0000FF"/>
          <w:sz w:val="20"/>
          <w:szCs w:val="20"/>
          <w:bdr w:val="none" w:sz="0" w:space="0" w:color="auto" w:frame="1"/>
        </w:rPr>
        <w:t>"    2. Medium Coke  "</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roofErr w:type="gramStart"/>
      <w:r w:rsidRPr="00553174">
        <w:rPr>
          <w:color w:val="000000"/>
          <w:sz w:val="20"/>
          <w:szCs w:val="20"/>
          <w:bdr w:val="none" w:sz="0" w:space="0" w:color="auto" w:frame="1"/>
        </w:rPr>
        <w:t>System.out.println(</w:t>
      </w:r>
      <w:proofErr w:type="gramEnd"/>
      <w:r w:rsidRPr="00553174">
        <w:rPr>
          <w:rStyle w:val="string"/>
          <w:color w:val="0000FF"/>
          <w:sz w:val="20"/>
          <w:szCs w:val="20"/>
          <w:bdr w:val="none" w:sz="0" w:space="0" w:color="auto" w:frame="1"/>
        </w:rPr>
        <w:t>"    3. Large Coke  "</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roofErr w:type="gramStart"/>
      <w:r w:rsidRPr="00553174">
        <w:rPr>
          <w:color w:val="000000"/>
          <w:sz w:val="20"/>
          <w:szCs w:val="20"/>
          <w:bdr w:val="none" w:sz="0" w:space="0" w:color="auto" w:frame="1"/>
        </w:rPr>
        <w:t>System.out.println(</w:t>
      </w:r>
      <w:proofErr w:type="gramEnd"/>
      <w:r w:rsidRPr="00553174">
        <w:rPr>
          <w:rStyle w:val="string"/>
          <w:color w:val="0000FF"/>
          <w:sz w:val="20"/>
          <w:szCs w:val="20"/>
          <w:bdr w:val="none" w:sz="0" w:space="0" w:color="auto" w:frame="1"/>
        </w:rPr>
        <w:t>"    4. Extra-Large Coke "</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System.out.println(</w:t>
      </w:r>
      <w:r w:rsidRPr="00553174">
        <w:rPr>
          <w:rStyle w:val="string"/>
          <w:color w:val="0000FF"/>
          <w:sz w:val="20"/>
          <w:szCs w:val="20"/>
          <w:bdr w:val="none" w:sz="0" w:space="0" w:color="auto" w:frame="1"/>
        </w:rPr>
        <w:t>"------------------------"</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int</w:t>
      </w:r>
      <w:r w:rsidRPr="00553174">
        <w:rPr>
          <w:color w:val="000000"/>
          <w:sz w:val="20"/>
          <w:szCs w:val="20"/>
          <w:bdr w:val="none" w:sz="0" w:space="0" w:color="auto" w:frame="1"/>
        </w:rPr>
        <w:t> cokesize=Integer.parseInt(br.readLine());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lastRenderedPageBreak/>
        <w:t>                                    </w:t>
      </w:r>
      <w:r w:rsidRPr="00553174">
        <w:rPr>
          <w:rStyle w:val="keyword"/>
          <w:b/>
          <w:bCs/>
          <w:color w:val="006699"/>
          <w:sz w:val="20"/>
          <w:szCs w:val="20"/>
          <w:bdr w:val="none" w:sz="0" w:space="0" w:color="auto" w:frame="1"/>
        </w:rPr>
        <w:t>switch</w:t>
      </w:r>
      <w:r w:rsidRPr="00553174">
        <w:rPr>
          <w:color w:val="000000"/>
          <w:sz w:val="20"/>
          <w:szCs w:val="20"/>
          <w:bdr w:val="none" w:sz="0" w:space="0" w:color="auto" w:frame="1"/>
        </w:rPr>
        <w:t>(cokesize)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case</w:t>
      </w:r>
      <w:r w:rsidRPr="00553174">
        <w:rPr>
          <w:color w:val="000000"/>
          <w:sz w:val="20"/>
          <w:szCs w:val="20"/>
          <w:bdr w:val="none" w:sz="0" w:space="0" w:color="auto" w:frame="1"/>
        </w:rPr>
        <w:t> </w:t>
      </w:r>
      <w:r w:rsidRPr="00553174">
        <w:rPr>
          <w:rStyle w:val="number"/>
          <w:color w:val="C00000"/>
          <w:sz w:val="20"/>
          <w:szCs w:val="20"/>
          <w:bdr w:val="none" w:sz="0" w:space="0" w:color="auto" w:frame="1"/>
        </w:rPr>
        <w:t>1</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itemsOrder.addItems(</w:t>
      </w:r>
      <w:r w:rsidRPr="00553174">
        <w:rPr>
          <w:rStyle w:val="keyword"/>
          <w:b/>
          <w:bCs/>
          <w:color w:val="006699"/>
          <w:sz w:val="20"/>
          <w:szCs w:val="20"/>
          <w:bdr w:val="none" w:sz="0" w:space="0" w:color="auto" w:frame="1"/>
        </w:rPr>
        <w:t>new</w:t>
      </w:r>
      <w:r w:rsidRPr="00553174">
        <w:rPr>
          <w:color w:val="000000"/>
          <w:sz w:val="20"/>
          <w:szCs w:val="20"/>
          <w:bdr w:val="none" w:sz="0" w:space="0" w:color="auto" w:frame="1"/>
        </w:rPr>
        <w:t> SmallCoke());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break</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case</w:t>
      </w:r>
      <w:r w:rsidRPr="00553174">
        <w:rPr>
          <w:color w:val="000000"/>
          <w:sz w:val="20"/>
          <w:szCs w:val="20"/>
          <w:bdr w:val="none" w:sz="0" w:space="0" w:color="auto" w:frame="1"/>
        </w:rPr>
        <w:t> </w:t>
      </w:r>
      <w:r w:rsidRPr="00553174">
        <w:rPr>
          <w:rStyle w:val="number"/>
          <w:color w:val="C00000"/>
          <w:sz w:val="20"/>
          <w:szCs w:val="20"/>
          <w:bdr w:val="none" w:sz="0" w:space="0" w:color="auto" w:frame="1"/>
        </w:rPr>
        <w:t>2</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itemsOrder.addItems(</w:t>
      </w:r>
      <w:r w:rsidRPr="00553174">
        <w:rPr>
          <w:rStyle w:val="keyword"/>
          <w:b/>
          <w:bCs/>
          <w:color w:val="006699"/>
          <w:sz w:val="20"/>
          <w:szCs w:val="20"/>
          <w:bdr w:val="none" w:sz="0" w:space="0" w:color="auto" w:frame="1"/>
        </w:rPr>
        <w:t>new</w:t>
      </w:r>
      <w:r w:rsidRPr="00553174">
        <w:rPr>
          <w:color w:val="000000"/>
          <w:sz w:val="20"/>
          <w:szCs w:val="20"/>
          <w:bdr w:val="none" w:sz="0" w:space="0" w:color="auto" w:frame="1"/>
        </w:rPr>
        <w:t> MediumCoke());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break</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case</w:t>
      </w:r>
      <w:r w:rsidRPr="00553174">
        <w:rPr>
          <w:color w:val="000000"/>
          <w:sz w:val="20"/>
          <w:szCs w:val="20"/>
          <w:bdr w:val="none" w:sz="0" w:space="0" w:color="auto" w:frame="1"/>
        </w:rPr>
        <w:t> </w:t>
      </w:r>
      <w:r w:rsidRPr="00553174">
        <w:rPr>
          <w:rStyle w:val="number"/>
          <w:color w:val="C00000"/>
          <w:sz w:val="20"/>
          <w:szCs w:val="20"/>
          <w:bdr w:val="none" w:sz="0" w:space="0" w:color="auto" w:frame="1"/>
        </w:rPr>
        <w:t>3</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itemsOrder.addItems(</w:t>
      </w:r>
      <w:r w:rsidRPr="00553174">
        <w:rPr>
          <w:rStyle w:val="keyword"/>
          <w:b/>
          <w:bCs/>
          <w:color w:val="006699"/>
          <w:sz w:val="20"/>
          <w:szCs w:val="20"/>
          <w:bdr w:val="none" w:sz="0" w:space="0" w:color="auto" w:frame="1"/>
        </w:rPr>
        <w:t>new</w:t>
      </w:r>
      <w:r w:rsidRPr="00553174">
        <w:rPr>
          <w:color w:val="000000"/>
          <w:sz w:val="20"/>
          <w:szCs w:val="20"/>
          <w:bdr w:val="none" w:sz="0" w:space="0" w:color="auto" w:frame="1"/>
        </w:rPr>
        <w:t> LargeCoke());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break</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break</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default</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break</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comment"/>
          <w:color w:val="008200"/>
          <w:sz w:val="20"/>
          <w:szCs w:val="20"/>
          <w:bdr w:val="none" w:sz="0" w:space="0" w:color="auto" w:frame="1"/>
        </w:rPr>
        <w:t>//End of the Cold-Drink switch</w:t>
      </w: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return</w:t>
      </w:r>
      <w:r w:rsidRPr="00553174">
        <w:rPr>
          <w:color w:val="000000"/>
          <w:sz w:val="20"/>
          <w:szCs w:val="20"/>
          <w:bdr w:val="none" w:sz="0" w:space="0" w:color="auto" w:frame="1"/>
        </w:rPr>
        <w:t> itemsOrder;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6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r w:rsidRPr="00553174">
        <w:rPr>
          <w:rStyle w:val="comment"/>
          <w:color w:val="008200"/>
          <w:sz w:val="20"/>
          <w:szCs w:val="20"/>
          <w:bdr w:val="none" w:sz="0" w:space="0" w:color="auto" w:frame="1"/>
        </w:rPr>
        <w:t>//End of the preparePizza() method </w:t>
      </w:r>
      <w:r w:rsidRPr="00553174">
        <w:rPr>
          <w:color w:val="000000"/>
          <w:sz w:val="20"/>
          <w:szCs w:val="20"/>
          <w:bdr w:val="none" w:sz="0" w:space="0" w:color="auto" w:frame="1"/>
        </w:rPr>
        <w:t>  </w:t>
      </w:r>
    </w:p>
    <w:p w:rsidR="007204CF" w:rsidRPr="00553174" w:rsidRDefault="007204CF" w:rsidP="007204CF">
      <w:pPr>
        <w:pStyle w:val="NormalWeb"/>
        <w:shd w:val="clear" w:color="auto" w:fill="FFFFFF"/>
        <w:jc w:val="both"/>
        <w:rPr>
          <w:rFonts w:asciiTheme="minorHAnsi" w:hAnsiTheme="minorHAnsi"/>
          <w:color w:val="000000"/>
          <w:sz w:val="20"/>
          <w:szCs w:val="20"/>
        </w:rPr>
      </w:pPr>
      <w:r w:rsidRPr="00553174">
        <w:rPr>
          <w:rFonts w:asciiTheme="minorHAnsi" w:hAnsiTheme="minorHAnsi"/>
          <w:color w:val="000000"/>
          <w:sz w:val="20"/>
          <w:szCs w:val="20"/>
        </w:rPr>
        <w:t>Step 15</w:t>
      </w:r>
      <w:proofErr w:type="gramStart"/>
      <w:r w:rsidRPr="00553174">
        <w:rPr>
          <w:rFonts w:asciiTheme="minorHAnsi" w:hAnsiTheme="minorHAnsi"/>
          <w:color w:val="000000"/>
          <w:sz w:val="20"/>
          <w:szCs w:val="20"/>
        </w:rPr>
        <w:t>:</w:t>
      </w:r>
      <w:r w:rsidRPr="00553174">
        <w:rPr>
          <w:rFonts w:asciiTheme="minorHAnsi" w:hAnsiTheme="minorHAnsi"/>
          <w:b/>
          <w:bCs/>
          <w:color w:val="000000"/>
          <w:sz w:val="20"/>
          <w:szCs w:val="20"/>
        </w:rPr>
        <w:t>Create</w:t>
      </w:r>
      <w:proofErr w:type="gramEnd"/>
      <w:r w:rsidRPr="00553174">
        <w:rPr>
          <w:rFonts w:asciiTheme="minorHAnsi" w:hAnsiTheme="minorHAnsi"/>
          <w:b/>
          <w:bCs/>
          <w:color w:val="000000"/>
          <w:sz w:val="20"/>
          <w:szCs w:val="20"/>
        </w:rPr>
        <w:t xml:space="preserve"> a BuilderDemo class that will use the OrderBuilder class.</w:t>
      </w:r>
    </w:p>
    <w:p w:rsidR="007204CF" w:rsidRPr="00553174" w:rsidRDefault="007204CF" w:rsidP="007204CF">
      <w:pPr>
        <w:shd w:val="clear" w:color="auto" w:fill="FFFFFF"/>
        <w:jc w:val="both"/>
        <w:rPr>
          <w:i/>
          <w:iCs/>
          <w:color w:val="000000"/>
          <w:sz w:val="20"/>
          <w:szCs w:val="20"/>
        </w:rPr>
      </w:pPr>
      <w:r w:rsidRPr="00553174">
        <w:rPr>
          <w:i/>
          <w:iCs/>
          <w:color w:val="000000"/>
          <w:sz w:val="20"/>
          <w:szCs w:val="20"/>
        </w:rPr>
        <w:t>File: Prototype.java</w:t>
      </w:r>
    </w:p>
    <w:p w:rsidR="007204CF" w:rsidRPr="00553174" w:rsidRDefault="007204CF" w:rsidP="007204CF">
      <w:pPr>
        <w:numPr>
          <w:ilvl w:val="0"/>
          <w:numId w:val="67"/>
        </w:numPr>
        <w:shd w:val="clear" w:color="auto" w:fill="FFFFFF"/>
        <w:spacing w:after="0" w:line="345" w:lineRule="atLeast"/>
        <w:ind w:left="0"/>
        <w:jc w:val="both"/>
        <w:rPr>
          <w:color w:val="000000"/>
          <w:sz w:val="20"/>
          <w:szCs w:val="20"/>
        </w:rPr>
      </w:pPr>
      <w:r w:rsidRPr="00553174">
        <w:rPr>
          <w:rStyle w:val="keyword"/>
          <w:b/>
          <w:bCs/>
          <w:color w:val="006699"/>
          <w:sz w:val="20"/>
          <w:szCs w:val="20"/>
          <w:bdr w:val="none" w:sz="0" w:space="0" w:color="auto" w:frame="1"/>
        </w:rPr>
        <w:t>import</w:t>
      </w:r>
      <w:r w:rsidRPr="00553174">
        <w:rPr>
          <w:color w:val="000000"/>
          <w:sz w:val="20"/>
          <w:szCs w:val="20"/>
          <w:bdr w:val="none" w:sz="0" w:space="0" w:color="auto" w:frame="1"/>
        </w:rPr>
        <w:t> java.io.IOException;  </w:t>
      </w:r>
    </w:p>
    <w:p w:rsidR="007204CF" w:rsidRPr="00553174" w:rsidRDefault="007204CF" w:rsidP="007204CF">
      <w:pPr>
        <w:numPr>
          <w:ilvl w:val="0"/>
          <w:numId w:val="67"/>
        </w:numPr>
        <w:shd w:val="clear" w:color="auto" w:fill="FFFFFF"/>
        <w:spacing w:after="0" w:line="345" w:lineRule="atLeast"/>
        <w:ind w:left="0"/>
        <w:jc w:val="both"/>
        <w:rPr>
          <w:color w:val="000000"/>
          <w:sz w:val="20"/>
          <w:szCs w:val="20"/>
        </w:rPr>
      </w:pP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class</w:t>
      </w:r>
      <w:r w:rsidRPr="00553174">
        <w:rPr>
          <w:color w:val="000000"/>
          <w:sz w:val="20"/>
          <w:szCs w:val="20"/>
          <w:bdr w:val="none" w:sz="0" w:space="0" w:color="auto" w:frame="1"/>
        </w:rPr>
        <w:t> BuilderDemo {  </w:t>
      </w:r>
    </w:p>
    <w:p w:rsidR="007204CF" w:rsidRPr="00553174" w:rsidRDefault="007204CF" w:rsidP="007204CF">
      <w:pPr>
        <w:numPr>
          <w:ilvl w:val="0"/>
          <w:numId w:val="6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6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static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void</w:t>
      </w:r>
      <w:r w:rsidRPr="00553174">
        <w:rPr>
          <w:color w:val="000000"/>
          <w:sz w:val="20"/>
          <w:szCs w:val="20"/>
          <w:bdr w:val="none" w:sz="0" w:space="0" w:color="auto" w:frame="1"/>
        </w:rPr>
        <w:t> main(String[] args) </w:t>
      </w:r>
      <w:r w:rsidRPr="00553174">
        <w:rPr>
          <w:rStyle w:val="keyword"/>
          <w:b/>
          <w:bCs/>
          <w:color w:val="006699"/>
          <w:sz w:val="20"/>
          <w:szCs w:val="20"/>
          <w:bdr w:val="none" w:sz="0" w:space="0" w:color="auto" w:frame="1"/>
        </w:rPr>
        <w:t>throws</w:t>
      </w:r>
      <w:r w:rsidRPr="00553174">
        <w:rPr>
          <w:color w:val="000000"/>
          <w:sz w:val="20"/>
          <w:szCs w:val="20"/>
          <w:bdr w:val="none" w:sz="0" w:space="0" w:color="auto" w:frame="1"/>
        </w:rPr>
        <w:t> IOException {  </w:t>
      </w:r>
    </w:p>
    <w:p w:rsidR="007204CF" w:rsidRPr="00553174" w:rsidRDefault="007204CF" w:rsidP="007204CF">
      <w:pPr>
        <w:numPr>
          <w:ilvl w:val="0"/>
          <w:numId w:val="6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comment"/>
          <w:color w:val="008200"/>
          <w:sz w:val="20"/>
          <w:szCs w:val="20"/>
          <w:bdr w:val="none" w:sz="0" w:space="0" w:color="auto" w:frame="1"/>
        </w:rPr>
        <w:t>// TODO code application logic here</w:t>
      </w:r>
      <w:r w:rsidRPr="00553174">
        <w:rPr>
          <w:color w:val="000000"/>
          <w:sz w:val="20"/>
          <w:szCs w:val="20"/>
          <w:bdr w:val="none" w:sz="0" w:space="0" w:color="auto" w:frame="1"/>
        </w:rPr>
        <w:t>  </w:t>
      </w:r>
    </w:p>
    <w:p w:rsidR="007204CF" w:rsidRPr="00553174" w:rsidRDefault="007204CF" w:rsidP="007204CF">
      <w:pPr>
        <w:numPr>
          <w:ilvl w:val="0"/>
          <w:numId w:val="6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lastRenderedPageBreak/>
        <w:t>          </w:t>
      </w:r>
    </w:p>
    <w:p w:rsidR="007204CF" w:rsidRPr="00553174" w:rsidRDefault="007204CF" w:rsidP="007204CF">
      <w:pPr>
        <w:numPr>
          <w:ilvl w:val="0"/>
          <w:numId w:val="6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OrderBuilder builder=</w:t>
      </w:r>
      <w:r w:rsidRPr="00553174">
        <w:rPr>
          <w:rStyle w:val="keyword"/>
          <w:b/>
          <w:bCs/>
          <w:color w:val="006699"/>
          <w:sz w:val="20"/>
          <w:szCs w:val="20"/>
          <w:bdr w:val="none" w:sz="0" w:space="0" w:color="auto" w:frame="1"/>
        </w:rPr>
        <w:t>new</w:t>
      </w:r>
      <w:r w:rsidRPr="00553174">
        <w:rPr>
          <w:color w:val="000000"/>
          <w:sz w:val="20"/>
          <w:szCs w:val="20"/>
          <w:bdr w:val="none" w:sz="0" w:space="0" w:color="auto" w:frame="1"/>
        </w:rPr>
        <w:t> OrderBuilder();  </w:t>
      </w:r>
    </w:p>
    <w:p w:rsidR="007204CF" w:rsidRPr="00553174" w:rsidRDefault="007204CF" w:rsidP="007204CF">
      <w:pPr>
        <w:numPr>
          <w:ilvl w:val="0"/>
          <w:numId w:val="6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6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OrderedItems orderedItems=builder.preparePizza();  </w:t>
      </w:r>
    </w:p>
    <w:p w:rsidR="007204CF" w:rsidRPr="00553174" w:rsidRDefault="007204CF" w:rsidP="007204CF">
      <w:pPr>
        <w:numPr>
          <w:ilvl w:val="0"/>
          <w:numId w:val="6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6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orderedItems.showItems();  </w:t>
      </w:r>
    </w:p>
    <w:p w:rsidR="007204CF" w:rsidRPr="00553174" w:rsidRDefault="007204CF" w:rsidP="007204CF">
      <w:pPr>
        <w:numPr>
          <w:ilvl w:val="0"/>
          <w:numId w:val="6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6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System.out.println(</w:t>
      </w:r>
      <w:r w:rsidRPr="00553174">
        <w:rPr>
          <w:rStyle w:val="string"/>
          <w:color w:val="0000FF"/>
          <w:sz w:val="20"/>
          <w:szCs w:val="20"/>
          <w:bdr w:val="none" w:sz="0" w:space="0" w:color="auto" w:frame="1"/>
        </w:rPr>
        <w:t>"\n"</w:t>
      </w:r>
      <w:r w:rsidRPr="00553174">
        <w:rPr>
          <w:color w:val="000000"/>
          <w:sz w:val="20"/>
          <w:szCs w:val="20"/>
          <w:bdr w:val="none" w:sz="0" w:space="0" w:color="auto" w:frame="1"/>
        </w:rPr>
        <w:t>);  </w:t>
      </w:r>
    </w:p>
    <w:p w:rsidR="007204CF" w:rsidRPr="00553174" w:rsidRDefault="007204CF" w:rsidP="007204CF">
      <w:pPr>
        <w:numPr>
          <w:ilvl w:val="0"/>
          <w:numId w:val="6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System.out.println(</w:t>
      </w:r>
      <w:r w:rsidRPr="00553174">
        <w:rPr>
          <w:rStyle w:val="string"/>
          <w:color w:val="0000FF"/>
          <w:sz w:val="20"/>
          <w:szCs w:val="20"/>
          <w:bdr w:val="none" w:sz="0" w:space="0" w:color="auto" w:frame="1"/>
        </w:rPr>
        <w:t>"Total Cost : "</w:t>
      </w:r>
      <w:r w:rsidRPr="00553174">
        <w:rPr>
          <w:color w:val="000000"/>
          <w:sz w:val="20"/>
          <w:szCs w:val="20"/>
          <w:bdr w:val="none" w:sz="0" w:space="0" w:color="auto" w:frame="1"/>
        </w:rPr>
        <w:t>+ orderedItems.getCost());  </w:t>
      </w:r>
    </w:p>
    <w:p w:rsidR="007204CF" w:rsidRPr="00553174" w:rsidRDefault="007204CF" w:rsidP="007204CF">
      <w:pPr>
        <w:numPr>
          <w:ilvl w:val="0"/>
          <w:numId w:val="6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7204CF" w:rsidRPr="00553174" w:rsidRDefault="007204CF" w:rsidP="007204CF">
      <w:pPr>
        <w:numPr>
          <w:ilvl w:val="0"/>
          <w:numId w:val="6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7204CF" w:rsidRPr="00553174" w:rsidRDefault="007204CF" w:rsidP="007204CF">
      <w:pPr>
        <w:numPr>
          <w:ilvl w:val="0"/>
          <w:numId w:val="6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w:t>
      </w:r>
      <w:r w:rsidRPr="00553174">
        <w:rPr>
          <w:rStyle w:val="comment"/>
          <w:color w:val="008200"/>
          <w:sz w:val="20"/>
          <w:szCs w:val="20"/>
          <w:bdr w:val="none" w:sz="0" w:space="0" w:color="auto" w:frame="1"/>
        </w:rPr>
        <w:t>// End of the BuilderDemo class</w:t>
      </w:r>
    </w:p>
    <w:p w:rsidR="007204CF" w:rsidRPr="00553174" w:rsidRDefault="00BE0C54" w:rsidP="007204CF">
      <w:pPr>
        <w:shd w:val="clear" w:color="auto" w:fill="FFFFFF"/>
        <w:spacing w:after="0" w:line="345" w:lineRule="atLeast"/>
        <w:jc w:val="both"/>
        <w:rPr>
          <w:color w:val="000000"/>
          <w:sz w:val="20"/>
          <w:szCs w:val="20"/>
        </w:rPr>
      </w:pPr>
      <w:r w:rsidRPr="00553174">
        <w:rPr>
          <w:color w:val="000000"/>
          <w:sz w:val="20"/>
          <w:szCs w:val="20"/>
        </w:rPr>
        <w:t>Prototype design pattern:</w:t>
      </w:r>
    </w:p>
    <w:p w:rsidR="00BE0C54" w:rsidRPr="00553174" w:rsidRDefault="00BE0C54" w:rsidP="007204CF">
      <w:pPr>
        <w:shd w:val="clear" w:color="auto" w:fill="FFFFFF"/>
        <w:spacing w:after="0" w:line="345" w:lineRule="atLeast"/>
        <w:jc w:val="both"/>
        <w:rPr>
          <w:color w:val="000000"/>
          <w:sz w:val="20"/>
          <w:szCs w:val="20"/>
        </w:rPr>
      </w:pPr>
    </w:p>
    <w:p w:rsidR="00BE0C54" w:rsidRPr="00553174" w:rsidRDefault="00BE0C54" w:rsidP="00BE0C54">
      <w:pPr>
        <w:spacing w:after="0" w:line="240" w:lineRule="auto"/>
        <w:jc w:val="both"/>
        <w:rPr>
          <w:rFonts w:eastAsia="Times New Roman" w:cs="Times New Roman"/>
          <w:color w:val="000000"/>
          <w:sz w:val="20"/>
          <w:szCs w:val="20"/>
        </w:rPr>
      </w:pPr>
      <w:r w:rsidRPr="00553174">
        <w:rPr>
          <w:rFonts w:eastAsia="Times New Roman" w:cs="Arial"/>
          <w:color w:val="000000"/>
          <w:sz w:val="20"/>
          <w:szCs w:val="20"/>
        </w:rPr>
        <w:br/>
        <w:t>The </w:t>
      </w:r>
      <w:r w:rsidRPr="00553174">
        <w:rPr>
          <w:rFonts w:eastAsia="Times New Roman" w:cs="Arial"/>
          <w:b/>
          <w:bCs/>
          <w:color w:val="3D85C6"/>
          <w:sz w:val="20"/>
          <w:szCs w:val="20"/>
        </w:rPr>
        <w:t>prototype design pattern</w:t>
      </w:r>
      <w:r w:rsidRPr="00553174">
        <w:rPr>
          <w:rFonts w:eastAsia="Times New Roman" w:cs="Arial"/>
          <w:color w:val="000000"/>
          <w:sz w:val="20"/>
          <w:szCs w:val="20"/>
        </w:rPr>
        <w:t> allows you to avoid expensive initialization routines when you construct objects that are very similar. The goal is to minimize the amount of work needed in creating new objects when the initialization routines are expensive. For example, if the initialization routine requires database queries, file lookups, or service calls and you already have other objects in the system that are very similar to the object you are constructing, then the prototype pattern may help you to avoid those expensive initializations. </w:t>
      </w:r>
    </w:p>
    <w:p w:rsidR="00BE0C54" w:rsidRPr="00553174" w:rsidRDefault="00BE0C54" w:rsidP="007204CF">
      <w:pPr>
        <w:shd w:val="clear" w:color="auto" w:fill="FFFFFF"/>
        <w:spacing w:after="0" w:line="345" w:lineRule="atLeast"/>
        <w:jc w:val="both"/>
        <w:rPr>
          <w:rFonts w:cs="Arial"/>
          <w:color w:val="000000"/>
          <w:sz w:val="20"/>
          <w:szCs w:val="20"/>
          <w:shd w:val="clear" w:color="auto" w:fill="FFFFFF"/>
        </w:rPr>
      </w:pPr>
      <w:r w:rsidRPr="00553174">
        <w:rPr>
          <w:rFonts w:cs="Arial"/>
          <w:color w:val="000000"/>
          <w:sz w:val="20"/>
          <w:szCs w:val="20"/>
          <w:shd w:val="clear" w:color="auto" w:fill="FFFFFF"/>
        </w:rPr>
        <w:t>The concept of the prototype pattern is similar to a word document template (prototype), where you create the template only once, then all the objects that you create afterwards uses the template as the starting point to avoid repeating the work again.</w:t>
      </w:r>
    </w:p>
    <w:p w:rsidR="00BE0C54" w:rsidRPr="00553174" w:rsidRDefault="00BE0C54" w:rsidP="00BE0C54">
      <w:pPr>
        <w:shd w:val="clear" w:color="auto" w:fill="FFFFFF"/>
        <w:spacing w:before="100" w:beforeAutospacing="1" w:after="100" w:afterAutospacing="1" w:line="240" w:lineRule="auto"/>
        <w:jc w:val="both"/>
        <w:rPr>
          <w:rFonts w:eastAsia="Times New Roman" w:cs="Times New Roman"/>
          <w:color w:val="000000"/>
          <w:sz w:val="20"/>
          <w:szCs w:val="20"/>
        </w:rPr>
      </w:pPr>
      <w:r w:rsidRPr="00553174">
        <w:rPr>
          <w:rFonts w:eastAsia="Times New Roman" w:cs="Times New Roman"/>
          <w:color w:val="000000"/>
          <w:sz w:val="20"/>
          <w:szCs w:val="20"/>
        </w:rPr>
        <w:t>Prototype Pattern says that </w:t>
      </w:r>
      <w:r w:rsidRPr="00553174">
        <w:rPr>
          <w:rFonts w:eastAsia="Times New Roman" w:cs="Times New Roman"/>
          <w:b/>
          <w:bCs/>
          <w:color w:val="000000"/>
          <w:sz w:val="20"/>
          <w:szCs w:val="20"/>
        </w:rPr>
        <w:t>cloning of an existing object instead of creating new one and can also be customized as per the requirement</w:t>
      </w:r>
      <w:r w:rsidRPr="00553174">
        <w:rPr>
          <w:rFonts w:eastAsia="Times New Roman" w:cs="Times New Roman"/>
          <w:color w:val="000000"/>
          <w:sz w:val="20"/>
          <w:szCs w:val="20"/>
        </w:rPr>
        <w:t>.</w:t>
      </w:r>
    </w:p>
    <w:p w:rsidR="00BE0C54" w:rsidRPr="00553174" w:rsidRDefault="00BE0C54" w:rsidP="00BE0C54">
      <w:pPr>
        <w:shd w:val="clear" w:color="auto" w:fill="FFFFFF"/>
        <w:spacing w:before="100" w:beforeAutospacing="1" w:after="100" w:afterAutospacing="1" w:line="240" w:lineRule="auto"/>
        <w:jc w:val="both"/>
        <w:rPr>
          <w:rFonts w:eastAsia="Times New Roman" w:cs="Times New Roman"/>
          <w:color w:val="000000"/>
          <w:sz w:val="20"/>
          <w:szCs w:val="20"/>
        </w:rPr>
      </w:pPr>
      <w:r w:rsidRPr="00553174">
        <w:rPr>
          <w:rFonts w:eastAsia="Times New Roman" w:cs="Times New Roman"/>
          <w:color w:val="000000"/>
          <w:sz w:val="20"/>
          <w:szCs w:val="20"/>
        </w:rPr>
        <w:t>This pattern should be followed, if the cost of creating a new object is expensive and resource intensive.</w:t>
      </w:r>
    </w:p>
    <w:p w:rsidR="00BE0C54" w:rsidRPr="00553174" w:rsidRDefault="00BE0C54" w:rsidP="00BE0C54">
      <w:pPr>
        <w:shd w:val="clear" w:color="auto" w:fill="FFFFFF"/>
        <w:spacing w:before="100" w:beforeAutospacing="1" w:after="100" w:afterAutospacing="1" w:line="240" w:lineRule="auto"/>
        <w:jc w:val="both"/>
        <w:outlineLvl w:val="3"/>
        <w:rPr>
          <w:rFonts w:eastAsia="Times New Roman" w:cs="Helvetica"/>
          <w:color w:val="610B4B"/>
          <w:sz w:val="20"/>
          <w:szCs w:val="20"/>
        </w:rPr>
      </w:pPr>
      <w:r w:rsidRPr="00553174">
        <w:rPr>
          <w:rFonts w:eastAsia="Times New Roman" w:cs="Helvetica"/>
          <w:color w:val="610B4B"/>
          <w:sz w:val="20"/>
          <w:szCs w:val="20"/>
        </w:rPr>
        <w:t>Advantage of Prototype Pattern</w:t>
      </w:r>
    </w:p>
    <w:p w:rsidR="00BE0C54" w:rsidRPr="00553174" w:rsidRDefault="00BE0C54" w:rsidP="00BE0C54">
      <w:pPr>
        <w:shd w:val="clear" w:color="auto" w:fill="FFFFFF"/>
        <w:spacing w:before="100" w:beforeAutospacing="1" w:after="100" w:afterAutospacing="1" w:line="240" w:lineRule="auto"/>
        <w:jc w:val="both"/>
        <w:rPr>
          <w:rFonts w:eastAsia="Times New Roman" w:cs="Times New Roman"/>
          <w:color w:val="000000"/>
          <w:sz w:val="20"/>
          <w:szCs w:val="20"/>
        </w:rPr>
      </w:pPr>
      <w:r w:rsidRPr="00553174">
        <w:rPr>
          <w:rFonts w:eastAsia="Times New Roman" w:cs="Times New Roman"/>
          <w:color w:val="000000"/>
          <w:sz w:val="20"/>
          <w:szCs w:val="20"/>
        </w:rPr>
        <w:t>The main advantages of prototype pattern are as follows:</w:t>
      </w:r>
    </w:p>
    <w:p w:rsidR="00BE0C54" w:rsidRPr="00553174" w:rsidRDefault="00BE0C54" w:rsidP="00BE0C54">
      <w:pPr>
        <w:numPr>
          <w:ilvl w:val="0"/>
          <w:numId w:val="68"/>
        </w:numPr>
        <w:shd w:val="clear" w:color="auto" w:fill="FFFFFF"/>
        <w:spacing w:before="60" w:after="100" w:afterAutospacing="1" w:line="345" w:lineRule="atLeast"/>
        <w:jc w:val="both"/>
        <w:rPr>
          <w:rFonts w:eastAsia="Times New Roman" w:cs="Times New Roman"/>
          <w:color w:val="000000"/>
          <w:sz w:val="20"/>
          <w:szCs w:val="20"/>
        </w:rPr>
      </w:pPr>
      <w:r w:rsidRPr="00553174">
        <w:rPr>
          <w:rFonts w:eastAsia="Times New Roman" w:cs="Times New Roman"/>
          <w:color w:val="000000"/>
          <w:sz w:val="20"/>
          <w:szCs w:val="20"/>
        </w:rPr>
        <w:t>It reduces the need of sub-classing.</w:t>
      </w:r>
    </w:p>
    <w:p w:rsidR="00BE0C54" w:rsidRPr="00553174" w:rsidRDefault="00BE0C54" w:rsidP="00BE0C54">
      <w:pPr>
        <w:numPr>
          <w:ilvl w:val="0"/>
          <w:numId w:val="68"/>
        </w:numPr>
        <w:shd w:val="clear" w:color="auto" w:fill="FFFFFF"/>
        <w:spacing w:before="60" w:after="100" w:afterAutospacing="1" w:line="345" w:lineRule="atLeast"/>
        <w:jc w:val="both"/>
        <w:rPr>
          <w:rFonts w:eastAsia="Times New Roman" w:cs="Times New Roman"/>
          <w:color w:val="000000"/>
          <w:sz w:val="20"/>
          <w:szCs w:val="20"/>
        </w:rPr>
      </w:pPr>
      <w:r w:rsidRPr="00553174">
        <w:rPr>
          <w:rFonts w:eastAsia="Times New Roman" w:cs="Times New Roman"/>
          <w:color w:val="000000"/>
          <w:sz w:val="20"/>
          <w:szCs w:val="20"/>
        </w:rPr>
        <w:t>It hides complexities of creating objects.</w:t>
      </w:r>
    </w:p>
    <w:p w:rsidR="00BE0C54" w:rsidRPr="00553174" w:rsidRDefault="00BE0C54" w:rsidP="00BE0C54">
      <w:pPr>
        <w:numPr>
          <w:ilvl w:val="0"/>
          <w:numId w:val="68"/>
        </w:numPr>
        <w:shd w:val="clear" w:color="auto" w:fill="FFFFFF"/>
        <w:spacing w:before="60" w:after="100" w:afterAutospacing="1" w:line="345" w:lineRule="atLeast"/>
        <w:jc w:val="both"/>
        <w:rPr>
          <w:rFonts w:eastAsia="Times New Roman" w:cs="Times New Roman"/>
          <w:color w:val="000000"/>
          <w:sz w:val="20"/>
          <w:szCs w:val="20"/>
        </w:rPr>
      </w:pPr>
      <w:r w:rsidRPr="00553174">
        <w:rPr>
          <w:rFonts w:eastAsia="Times New Roman" w:cs="Times New Roman"/>
          <w:color w:val="000000"/>
          <w:sz w:val="20"/>
          <w:szCs w:val="20"/>
        </w:rPr>
        <w:t>The clients can get new objects without knowing which type of object it will be.</w:t>
      </w:r>
    </w:p>
    <w:p w:rsidR="00BE0C54" w:rsidRPr="00553174" w:rsidRDefault="00BE0C54" w:rsidP="00BE0C54">
      <w:pPr>
        <w:numPr>
          <w:ilvl w:val="0"/>
          <w:numId w:val="68"/>
        </w:numPr>
        <w:shd w:val="clear" w:color="auto" w:fill="FFFFFF"/>
        <w:spacing w:before="60" w:after="100" w:afterAutospacing="1" w:line="345" w:lineRule="atLeast"/>
        <w:jc w:val="both"/>
        <w:rPr>
          <w:rFonts w:eastAsia="Times New Roman" w:cs="Times New Roman"/>
          <w:color w:val="000000"/>
          <w:sz w:val="20"/>
          <w:szCs w:val="20"/>
        </w:rPr>
      </w:pPr>
      <w:r w:rsidRPr="00553174">
        <w:rPr>
          <w:rFonts w:eastAsia="Times New Roman" w:cs="Times New Roman"/>
          <w:color w:val="000000"/>
          <w:sz w:val="20"/>
          <w:szCs w:val="20"/>
        </w:rPr>
        <w:t>It lets you add or remove objects at runtime.</w:t>
      </w:r>
    </w:p>
    <w:p w:rsidR="00BE0C54" w:rsidRPr="00553174" w:rsidRDefault="00BE0C54" w:rsidP="00BE0C54">
      <w:pPr>
        <w:shd w:val="clear" w:color="auto" w:fill="FFFFFF"/>
        <w:spacing w:before="100" w:beforeAutospacing="1" w:after="100" w:afterAutospacing="1" w:line="240" w:lineRule="auto"/>
        <w:jc w:val="both"/>
        <w:outlineLvl w:val="3"/>
        <w:rPr>
          <w:rFonts w:eastAsia="Times New Roman" w:cs="Helvetica"/>
          <w:color w:val="610B4B"/>
          <w:sz w:val="20"/>
          <w:szCs w:val="20"/>
        </w:rPr>
      </w:pPr>
      <w:r w:rsidRPr="00553174">
        <w:rPr>
          <w:rFonts w:eastAsia="Times New Roman" w:cs="Helvetica"/>
          <w:color w:val="610B4B"/>
          <w:sz w:val="20"/>
          <w:szCs w:val="20"/>
        </w:rPr>
        <w:t>Usage of Prototype Pattern</w:t>
      </w:r>
    </w:p>
    <w:p w:rsidR="00BE0C54" w:rsidRPr="00553174" w:rsidRDefault="00BE0C54" w:rsidP="00BE0C54">
      <w:pPr>
        <w:numPr>
          <w:ilvl w:val="0"/>
          <w:numId w:val="69"/>
        </w:numPr>
        <w:shd w:val="clear" w:color="auto" w:fill="FFFFFF"/>
        <w:spacing w:before="60" w:after="100" w:afterAutospacing="1" w:line="345" w:lineRule="atLeast"/>
        <w:jc w:val="both"/>
        <w:rPr>
          <w:rFonts w:eastAsia="Times New Roman" w:cs="Times New Roman"/>
          <w:color w:val="000000"/>
          <w:sz w:val="20"/>
          <w:szCs w:val="20"/>
        </w:rPr>
      </w:pPr>
      <w:r w:rsidRPr="00553174">
        <w:rPr>
          <w:rFonts w:eastAsia="Times New Roman" w:cs="Times New Roman"/>
          <w:color w:val="000000"/>
          <w:sz w:val="20"/>
          <w:szCs w:val="20"/>
        </w:rPr>
        <w:t>When the classes are instantiated at runtime.</w:t>
      </w:r>
    </w:p>
    <w:p w:rsidR="00BE0C54" w:rsidRPr="00553174" w:rsidRDefault="00BE0C54" w:rsidP="00BE0C54">
      <w:pPr>
        <w:numPr>
          <w:ilvl w:val="0"/>
          <w:numId w:val="69"/>
        </w:numPr>
        <w:shd w:val="clear" w:color="auto" w:fill="FFFFFF"/>
        <w:spacing w:before="60" w:after="100" w:afterAutospacing="1" w:line="345" w:lineRule="atLeast"/>
        <w:jc w:val="both"/>
        <w:rPr>
          <w:rFonts w:eastAsia="Times New Roman" w:cs="Times New Roman"/>
          <w:color w:val="000000"/>
          <w:sz w:val="20"/>
          <w:szCs w:val="20"/>
        </w:rPr>
      </w:pPr>
      <w:r w:rsidRPr="00553174">
        <w:rPr>
          <w:rFonts w:eastAsia="Times New Roman" w:cs="Times New Roman"/>
          <w:color w:val="000000"/>
          <w:sz w:val="20"/>
          <w:szCs w:val="20"/>
        </w:rPr>
        <w:lastRenderedPageBreak/>
        <w:t>When the cost of creating an object is expensive or complicated.</w:t>
      </w:r>
    </w:p>
    <w:p w:rsidR="00BE0C54" w:rsidRPr="00553174" w:rsidRDefault="00BE0C54" w:rsidP="00BE0C54">
      <w:pPr>
        <w:numPr>
          <w:ilvl w:val="0"/>
          <w:numId w:val="69"/>
        </w:numPr>
        <w:shd w:val="clear" w:color="auto" w:fill="FFFFFF"/>
        <w:spacing w:before="60" w:after="100" w:afterAutospacing="1" w:line="345" w:lineRule="atLeast"/>
        <w:jc w:val="both"/>
        <w:rPr>
          <w:rFonts w:eastAsia="Times New Roman" w:cs="Times New Roman"/>
          <w:color w:val="000000"/>
          <w:sz w:val="20"/>
          <w:szCs w:val="20"/>
        </w:rPr>
      </w:pPr>
      <w:r w:rsidRPr="00553174">
        <w:rPr>
          <w:rFonts w:eastAsia="Times New Roman" w:cs="Times New Roman"/>
          <w:color w:val="000000"/>
          <w:sz w:val="20"/>
          <w:szCs w:val="20"/>
        </w:rPr>
        <w:t>When you want to keep the number of classes in an application minimum.</w:t>
      </w:r>
    </w:p>
    <w:p w:rsidR="00BE0C54" w:rsidRPr="00553174" w:rsidRDefault="00BE0C54" w:rsidP="00BE0C54">
      <w:pPr>
        <w:numPr>
          <w:ilvl w:val="0"/>
          <w:numId w:val="69"/>
        </w:numPr>
        <w:shd w:val="clear" w:color="auto" w:fill="FFFFFF"/>
        <w:spacing w:before="60" w:after="100" w:afterAutospacing="1" w:line="345" w:lineRule="atLeast"/>
        <w:jc w:val="both"/>
        <w:rPr>
          <w:rFonts w:eastAsia="Times New Roman" w:cs="Times New Roman"/>
          <w:color w:val="000000"/>
          <w:sz w:val="20"/>
          <w:szCs w:val="20"/>
        </w:rPr>
      </w:pPr>
      <w:r w:rsidRPr="00553174">
        <w:rPr>
          <w:rFonts w:eastAsia="Times New Roman" w:cs="Times New Roman"/>
          <w:color w:val="000000"/>
          <w:sz w:val="20"/>
          <w:szCs w:val="20"/>
        </w:rPr>
        <w:t>When the client application needs to be unaware of object creation and representation.</w:t>
      </w:r>
    </w:p>
    <w:p w:rsidR="00BE0C54" w:rsidRPr="00553174" w:rsidRDefault="00BE0C54" w:rsidP="007204CF">
      <w:pPr>
        <w:shd w:val="clear" w:color="auto" w:fill="FFFFFF"/>
        <w:spacing w:after="0" w:line="345" w:lineRule="atLeast"/>
        <w:jc w:val="both"/>
        <w:rPr>
          <w:rFonts w:cs="Arial"/>
          <w:color w:val="000000"/>
          <w:sz w:val="20"/>
          <w:szCs w:val="20"/>
          <w:shd w:val="clear" w:color="auto" w:fill="FFFFFF"/>
        </w:rPr>
      </w:pPr>
    </w:p>
    <w:p w:rsidR="00BE0C54" w:rsidRPr="00553174" w:rsidRDefault="00BE0C54" w:rsidP="00BE0C54">
      <w:pPr>
        <w:pStyle w:val="NormalWeb"/>
        <w:shd w:val="clear" w:color="auto" w:fill="FFFFFF"/>
        <w:rPr>
          <w:rFonts w:asciiTheme="minorHAnsi" w:hAnsiTheme="minorHAnsi"/>
          <w:color w:val="000000"/>
          <w:sz w:val="20"/>
          <w:szCs w:val="20"/>
        </w:rPr>
      </w:pPr>
      <w:r w:rsidRPr="00553174">
        <w:rPr>
          <w:rFonts w:asciiTheme="minorHAnsi" w:hAnsiTheme="minorHAnsi" w:cs="Arial"/>
          <w:color w:val="000000"/>
          <w:sz w:val="20"/>
          <w:szCs w:val="20"/>
        </w:rPr>
        <w:t>Let's look at the </w:t>
      </w:r>
      <w:hyperlink r:id="rId14" w:tgtFrame="_blank" w:history="1">
        <w:r w:rsidRPr="00553174">
          <w:rPr>
            <w:rStyle w:val="Hyperlink"/>
            <w:rFonts w:asciiTheme="minorHAnsi" w:eastAsiaTheme="majorEastAsia" w:hAnsiTheme="minorHAnsi" w:cs="Arial"/>
            <w:sz w:val="20"/>
            <w:szCs w:val="20"/>
          </w:rPr>
          <w:t>UML</w:t>
        </w:r>
      </w:hyperlink>
      <w:r w:rsidRPr="00553174">
        <w:rPr>
          <w:rFonts w:asciiTheme="minorHAnsi" w:hAnsiTheme="minorHAnsi" w:cs="Arial"/>
          <w:color w:val="000000"/>
          <w:sz w:val="20"/>
          <w:szCs w:val="20"/>
        </w:rPr>
        <w:t> of the prototype pattern first, then we will look an example to see how it works. Below is the </w:t>
      </w:r>
      <w:hyperlink r:id="rId15" w:tgtFrame="_blank" w:history="1">
        <w:r w:rsidRPr="00553174">
          <w:rPr>
            <w:rStyle w:val="Hyperlink"/>
            <w:rFonts w:asciiTheme="minorHAnsi" w:eastAsiaTheme="majorEastAsia" w:hAnsiTheme="minorHAnsi" w:cs="Arial"/>
            <w:sz w:val="20"/>
            <w:szCs w:val="20"/>
          </w:rPr>
          <w:t>UML</w:t>
        </w:r>
      </w:hyperlink>
      <w:r w:rsidRPr="00553174">
        <w:rPr>
          <w:rFonts w:asciiTheme="minorHAnsi" w:hAnsiTheme="minorHAnsi" w:cs="Arial"/>
          <w:color w:val="000000"/>
          <w:sz w:val="20"/>
          <w:szCs w:val="20"/>
        </w:rPr>
        <w:t> of the Prototype Design Pattern:</w:t>
      </w:r>
    </w:p>
    <w:p w:rsidR="00BE0C54" w:rsidRPr="00553174" w:rsidRDefault="00BE0C54" w:rsidP="00BE0C54">
      <w:pPr>
        <w:shd w:val="clear" w:color="auto" w:fill="FFFFFF"/>
        <w:rPr>
          <w:color w:val="000000"/>
          <w:sz w:val="20"/>
          <w:szCs w:val="20"/>
        </w:rPr>
      </w:pPr>
      <w:r w:rsidRPr="00553174">
        <w:rPr>
          <w:rFonts w:cs="Arial"/>
          <w:noProof/>
          <w:color w:val="0000FF"/>
          <w:sz w:val="20"/>
          <w:szCs w:val="20"/>
        </w:rPr>
        <w:drawing>
          <wp:inline distT="0" distB="0" distL="0" distR="0">
            <wp:extent cx="5010150" cy="2390775"/>
            <wp:effectExtent l="0" t="0" r="0" b="9525"/>
            <wp:docPr id="7" name="Picture 7" descr="http://www.dotnetlead.com/_/rsrc/1302059288892/design-patterns/prototype/prototype1.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dotnetlead.com/_/rsrc/1302059288892/design-patterns/prototype/prototype1.PN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10150" cy="2390775"/>
                    </a:xfrm>
                    <a:prstGeom prst="rect">
                      <a:avLst/>
                    </a:prstGeom>
                    <a:noFill/>
                    <a:ln>
                      <a:noFill/>
                    </a:ln>
                  </pic:spPr>
                </pic:pic>
              </a:graphicData>
            </a:graphic>
          </wp:inline>
        </w:drawing>
      </w:r>
    </w:p>
    <w:p w:rsidR="00BE0C54" w:rsidRPr="00553174" w:rsidRDefault="00BE0C54" w:rsidP="00BE0C54">
      <w:pPr>
        <w:numPr>
          <w:ilvl w:val="0"/>
          <w:numId w:val="70"/>
        </w:numPr>
        <w:shd w:val="clear" w:color="auto" w:fill="FFFFFF"/>
        <w:spacing w:before="100" w:beforeAutospacing="1" w:after="100" w:afterAutospacing="1" w:line="240" w:lineRule="auto"/>
        <w:rPr>
          <w:color w:val="000000"/>
          <w:sz w:val="20"/>
          <w:szCs w:val="20"/>
        </w:rPr>
      </w:pPr>
      <w:r w:rsidRPr="00553174">
        <w:rPr>
          <w:rFonts w:cs="Arial"/>
          <w:color w:val="000000"/>
          <w:sz w:val="20"/>
          <w:szCs w:val="20"/>
        </w:rPr>
        <w:t>The </w:t>
      </w:r>
      <w:r w:rsidRPr="00553174">
        <w:rPr>
          <w:rFonts w:cs="Arial"/>
          <w:i/>
          <w:iCs/>
          <w:color w:val="0B5394"/>
          <w:sz w:val="20"/>
          <w:szCs w:val="20"/>
        </w:rPr>
        <w:t>PrototypeManager </w:t>
      </w:r>
      <w:r w:rsidRPr="00553174">
        <w:rPr>
          <w:rFonts w:cs="Arial"/>
          <w:color w:val="000000"/>
          <w:sz w:val="20"/>
          <w:szCs w:val="20"/>
        </w:rPr>
        <w:t>class is just a manager class that is used to add and retrieve prototypes by an index number, it has the following variable and methods:</w:t>
      </w:r>
    </w:p>
    <w:p w:rsidR="00BE0C54" w:rsidRPr="00553174" w:rsidRDefault="00BE0C54" w:rsidP="00BE0C54">
      <w:pPr>
        <w:numPr>
          <w:ilvl w:val="1"/>
          <w:numId w:val="71"/>
        </w:numPr>
        <w:shd w:val="clear" w:color="auto" w:fill="FFFFFF"/>
        <w:spacing w:before="100" w:beforeAutospacing="1" w:after="100" w:afterAutospacing="1" w:line="240" w:lineRule="auto"/>
        <w:rPr>
          <w:color w:val="000000"/>
          <w:sz w:val="20"/>
          <w:szCs w:val="20"/>
        </w:rPr>
      </w:pPr>
      <w:r w:rsidRPr="00553174">
        <w:rPr>
          <w:rFonts w:cs="Arial"/>
          <w:i/>
          <w:iCs/>
          <w:color w:val="0B5394"/>
          <w:sz w:val="20"/>
          <w:szCs w:val="20"/>
        </w:rPr>
        <w:t>prototypeList</w:t>
      </w:r>
      <w:r w:rsidRPr="00553174">
        <w:rPr>
          <w:rFonts w:cs="Arial"/>
          <w:color w:val="0B5394"/>
          <w:sz w:val="20"/>
          <w:szCs w:val="20"/>
        </w:rPr>
        <w:t> </w:t>
      </w:r>
      <w:r w:rsidRPr="00553174">
        <w:rPr>
          <w:rFonts w:cs="Arial"/>
          <w:color w:val="000000"/>
          <w:sz w:val="20"/>
          <w:szCs w:val="20"/>
        </w:rPr>
        <w:t>variable is the collection that stores all the prototypes</w:t>
      </w:r>
    </w:p>
    <w:p w:rsidR="00BE0C54" w:rsidRPr="00553174" w:rsidRDefault="00BE0C54" w:rsidP="00BE0C54">
      <w:pPr>
        <w:numPr>
          <w:ilvl w:val="1"/>
          <w:numId w:val="72"/>
        </w:numPr>
        <w:shd w:val="clear" w:color="auto" w:fill="FFFFFF"/>
        <w:spacing w:before="100" w:beforeAutospacing="1" w:after="100" w:afterAutospacing="1" w:line="240" w:lineRule="auto"/>
        <w:rPr>
          <w:color w:val="000000"/>
          <w:sz w:val="20"/>
          <w:szCs w:val="20"/>
        </w:rPr>
      </w:pPr>
      <w:r w:rsidRPr="00553174">
        <w:rPr>
          <w:rFonts w:cs="Arial"/>
          <w:i/>
          <w:iCs/>
          <w:color w:val="0B5394"/>
          <w:sz w:val="20"/>
          <w:szCs w:val="20"/>
        </w:rPr>
        <w:t>AddPrototype</w:t>
      </w:r>
      <w:r w:rsidRPr="00553174">
        <w:rPr>
          <w:rFonts w:cs="Arial"/>
          <w:color w:val="0B5394"/>
          <w:sz w:val="20"/>
          <w:szCs w:val="20"/>
        </w:rPr>
        <w:t> </w:t>
      </w:r>
      <w:r w:rsidRPr="00553174">
        <w:rPr>
          <w:rFonts w:cs="Arial"/>
          <w:color w:val="000000"/>
          <w:sz w:val="20"/>
          <w:szCs w:val="20"/>
        </w:rPr>
        <w:t>method allows you to add a prototype to the collection and assigning it an index number</w:t>
      </w:r>
    </w:p>
    <w:p w:rsidR="00BE0C54" w:rsidRPr="00553174" w:rsidRDefault="00BE0C54" w:rsidP="00BE0C54">
      <w:pPr>
        <w:numPr>
          <w:ilvl w:val="1"/>
          <w:numId w:val="73"/>
        </w:numPr>
        <w:shd w:val="clear" w:color="auto" w:fill="FFFFFF"/>
        <w:spacing w:before="100" w:beforeAutospacing="1" w:after="100" w:afterAutospacing="1" w:line="240" w:lineRule="auto"/>
        <w:rPr>
          <w:color w:val="000000"/>
          <w:sz w:val="20"/>
          <w:szCs w:val="20"/>
        </w:rPr>
      </w:pPr>
      <w:r w:rsidRPr="00553174">
        <w:rPr>
          <w:rFonts w:cs="Arial"/>
          <w:i/>
          <w:iCs/>
          <w:color w:val="0B5394"/>
          <w:sz w:val="20"/>
          <w:szCs w:val="20"/>
        </w:rPr>
        <w:t>GetPrototype</w:t>
      </w:r>
      <w:r w:rsidRPr="00553174">
        <w:rPr>
          <w:rFonts w:cs="Arial"/>
          <w:color w:val="0B5394"/>
          <w:sz w:val="20"/>
          <w:szCs w:val="20"/>
        </w:rPr>
        <w:t> </w:t>
      </w:r>
      <w:r w:rsidRPr="00553174">
        <w:rPr>
          <w:rFonts w:cs="Arial"/>
          <w:color w:val="000000"/>
          <w:sz w:val="20"/>
          <w:szCs w:val="20"/>
        </w:rPr>
        <w:t>method allows you to retrieve a prototype from the collection using an index number</w:t>
      </w:r>
    </w:p>
    <w:p w:rsidR="00BE0C54" w:rsidRPr="00553174" w:rsidRDefault="00BE0C54" w:rsidP="00BE0C54">
      <w:pPr>
        <w:numPr>
          <w:ilvl w:val="0"/>
          <w:numId w:val="74"/>
        </w:numPr>
        <w:shd w:val="clear" w:color="auto" w:fill="FFFFFF"/>
        <w:spacing w:before="100" w:beforeAutospacing="1" w:after="100" w:afterAutospacing="1" w:line="240" w:lineRule="auto"/>
        <w:rPr>
          <w:color w:val="000000"/>
          <w:sz w:val="20"/>
          <w:szCs w:val="20"/>
        </w:rPr>
      </w:pPr>
      <w:r w:rsidRPr="00553174">
        <w:rPr>
          <w:rFonts w:cs="Arial"/>
          <w:color w:val="000000"/>
          <w:sz w:val="20"/>
          <w:szCs w:val="20"/>
        </w:rPr>
        <w:t>The </w:t>
      </w:r>
      <w:r w:rsidRPr="00553174">
        <w:rPr>
          <w:rFonts w:cs="Arial"/>
          <w:i/>
          <w:iCs/>
          <w:color w:val="0B5394"/>
          <w:sz w:val="20"/>
          <w:szCs w:val="20"/>
        </w:rPr>
        <w:t>IPrototype </w:t>
      </w:r>
      <w:r w:rsidRPr="00553174">
        <w:rPr>
          <w:rFonts w:cs="Arial"/>
          <w:color w:val="000000"/>
          <w:sz w:val="20"/>
          <w:szCs w:val="20"/>
        </w:rPr>
        <w:t>interface specifies the methods that all prototype classes must implement. It has the </w:t>
      </w:r>
      <w:r w:rsidRPr="00553174">
        <w:rPr>
          <w:rFonts w:cs="Arial"/>
          <w:i/>
          <w:iCs/>
          <w:color w:val="0B5394"/>
          <w:sz w:val="20"/>
          <w:szCs w:val="20"/>
        </w:rPr>
        <w:t>Clone</w:t>
      </w:r>
      <w:r w:rsidRPr="00553174">
        <w:rPr>
          <w:rFonts w:cs="Arial"/>
          <w:color w:val="0B5394"/>
          <w:sz w:val="20"/>
          <w:szCs w:val="20"/>
        </w:rPr>
        <w:t> </w:t>
      </w:r>
      <w:r w:rsidRPr="00553174">
        <w:rPr>
          <w:rFonts w:cs="Arial"/>
          <w:color w:val="000000"/>
          <w:sz w:val="20"/>
          <w:szCs w:val="20"/>
        </w:rPr>
        <w:t>method that returns an </w:t>
      </w:r>
      <w:r w:rsidRPr="00553174">
        <w:rPr>
          <w:rFonts w:cs="Arial"/>
          <w:i/>
          <w:iCs/>
          <w:color w:val="0B5394"/>
          <w:sz w:val="20"/>
          <w:szCs w:val="20"/>
        </w:rPr>
        <w:t>IPrototype </w:t>
      </w:r>
      <w:r w:rsidRPr="00553174">
        <w:rPr>
          <w:rFonts w:cs="Arial"/>
          <w:color w:val="000000"/>
          <w:sz w:val="20"/>
          <w:szCs w:val="20"/>
        </w:rPr>
        <w:t>interface.</w:t>
      </w:r>
    </w:p>
    <w:p w:rsidR="00BE0C54" w:rsidRPr="00553174" w:rsidRDefault="00BE0C54" w:rsidP="00BE0C54">
      <w:pPr>
        <w:numPr>
          <w:ilvl w:val="0"/>
          <w:numId w:val="75"/>
        </w:numPr>
        <w:shd w:val="clear" w:color="auto" w:fill="FFFFFF"/>
        <w:spacing w:before="100" w:beforeAutospacing="1" w:after="100" w:afterAutospacing="1" w:line="240" w:lineRule="auto"/>
        <w:rPr>
          <w:color w:val="000000"/>
          <w:sz w:val="20"/>
          <w:szCs w:val="20"/>
        </w:rPr>
      </w:pPr>
      <w:r w:rsidRPr="00553174">
        <w:rPr>
          <w:rFonts w:cs="Arial"/>
          <w:color w:val="000000"/>
          <w:sz w:val="20"/>
          <w:szCs w:val="20"/>
        </w:rPr>
        <w:t>The </w:t>
      </w:r>
      <w:r w:rsidRPr="00553174">
        <w:rPr>
          <w:rFonts w:cs="Arial"/>
          <w:i/>
          <w:iCs/>
          <w:color w:val="0B5394"/>
          <w:sz w:val="20"/>
          <w:szCs w:val="20"/>
        </w:rPr>
        <w:t>ConcretePrototype </w:t>
      </w:r>
      <w:r w:rsidRPr="00553174">
        <w:rPr>
          <w:rFonts w:cs="Arial"/>
          <w:color w:val="000000"/>
          <w:sz w:val="20"/>
          <w:szCs w:val="20"/>
        </w:rPr>
        <w:t>class is the actual prototype class, it implements the </w:t>
      </w:r>
      <w:r w:rsidRPr="00553174">
        <w:rPr>
          <w:rFonts w:cs="Arial"/>
          <w:i/>
          <w:iCs/>
          <w:color w:val="0B5394"/>
          <w:sz w:val="20"/>
          <w:szCs w:val="20"/>
        </w:rPr>
        <w:t>IPrototype </w:t>
      </w:r>
      <w:r w:rsidRPr="00553174">
        <w:rPr>
          <w:rFonts w:cs="Arial"/>
          <w:color w:val="000000"/>
          <w:sz w:val="20"/>
          <w:szCs w:val="20"/>
        </w:rPr>
        <w:t>interface and has the following property and method:</w:t>
      </w:r>
    </w:p>
    <w:p w:rsidR="00BE0C54" w:rsidRPr="00553174" w:rsidRDefault="00BE0C54" w:rsidP="00BE0C54">
      <w:pPr>
        <w:numPr>
          <w:ilvl w:val="1"/>
          <w:numId w:val="76"/>
        </w:numPr>
        <w:shd w:val="clear" w:color="auto" w:fill="FFFFFF"/>
        <w:spacing w:before="100" w:beforeAutospacing="1" w:after="100" w:afterAutospacing="1" w:line="240" w:lineRule="auto"/>
        <w:rPr>
          <w:color w:val="000000"/>
          <w:sz w:val="20"/>
          <w:szCs w:val="20"/>
        </w:rPr>
      </w:pPr>
      <w:proofErr w:type="gramStart"/>
      <w:r w:rsidRPr="00553174">
        <w:rPr>
          <w:rFonts w:cs="Arial"/>
          <w:i/>
          <w:iCs/>
          <w:color w:val="0B5394"/>
          <w:sz w:val="20"/>
          <w:szCs w:val="20"/>
        </w:rPr>
        <w:t>copyProperty</w:t>
      </w:r>
      <w:proofErr w:type="gramEnd"/>
      <w:r w:rsidRPr="00553174">
        <w:rPr>
          <w:rFonts w:cs="Arial"/>
          <w:color w:val="0B5394"/>
          <w:sz w:val="20"/>
          <w:szCs w:val="20"/>
        </w:rPr>
        <w:t> </w:t>
      </w:r>
      <w:r w:rsidRPr="00553174">
        <w:rPr>
          <w:rFonts w:cs="Arial"/>
          <w:color w:val="000000"/>
          <w:sz w:val="20"/>
          <w:szCs w:val="20"/>
        </w:rPr>
        <w:t>variable holds the information that is prepopulated. If the variable value is changed then the new instances created will have the new value.</w:t>
      </w:r>
    </w:p>
    <w:p w:rsidR="00BE0C54" w:rsidRPr="00553174" w:rsidRDefault="00BE0C54" w:rsidP="00BE0C54">
      <w:pPr>
        <w:numPr>
          <w:ilvl w:val="1"/>
          <w:numId w:val="77"/>
        </w:numPr>
        <w:shd w:val="clear" w:color="auto" w:fill="FFFFFF"/>
        <w:spacing w:before="100" w:beforeAutospacing="1" w:after="100" w:afterAutospacing="1" w:line="240" w:lineRule="auto"/>
        <w:rPr>
          <w:color w:val="000000"/>
          <w:sz w:val="20"/>
          <w:szCs w:val="20"/>
        </w:rPr>
      </w:pPr>
      <w:r w:rsidRPr="00553174">
        <w:rPr>
          <w:rFonts w:cs="Arial"/>
          <w:i/>
          <w:iCs/>
          <w:color w:val="0B5394"/>
          <w:sz w:val="20"/>
          <w:szCs w:val="20"/>
        </w:rPr>
        <w:t>Clone </w:t>
      </w:r>
      <w:r w:rsidRPr="00553174">
        <w:rPr>
          <w:rFonts w:cs="Arial"/>
          <w:color w:val="000000"/>
          <w:sz w:val="20"/>
          <w:szCs w:val="20"/>
        </w:rPr>
        <w:t>method will make a copy of itself and return it. If the </w:t>
      </w:r>
      <w:r w:rsidRPr="00553174">
        <w:rPr>
          <w:rFonts w:cs="Arial"/>
          <w:i/>
          <w:iCs/>
          <w:color w:val="0B5394"/>
          <w:sz w:val="20"/>
          <w:szCs w:val="20"/>
        </w:rPr>
        <w:t>copyProperty </w:t>
      </w:r>
      <w:r w:rsidRPr="00553174">
        <w:rPr>
          <w:rFonts w:cs="Arial"/>
          <w:color w:val="000000"/>
          <w:sz w:val="20"/>
          <w:szCs w:val="20"/>
        </w:rPr>
        <w:t>is a value type (such as int or string) then you can just use shallow copy. If the </w:t>
      </w:r>
      <w:r w:rsidRPr="00553174">
        <w:rPr>
          <w:rFonts w:cs="Arial"/>
          <w:i/>
          <w:iCs/>
          <w:color w:val="0B5394"/>
          <w:sz w:val="20"/>
          <w:szCs w:val="20"/>
        </w:rPr>
        <w:t>copyProperty </w:t>
      </w:r>
      <w:r w:rsidRPr="00553174">
        <w:rPr>
          <w:rFonts w:cs="Arial"/>
          <w:color w:val="000000"/>
          <w:sz w:val="20"/>
          <w:szCs w:val="20"/>
        </w:rPr>
        <w:t>is a reference type (such as an object that contains other objects) then you will need to make deep copy of the variable.</w:t>
      </w:r>
    </w:p>
    <w:p w:rsidR="00BE0C54" w:rsidRPr="00553174" w:rsidRDefault="00BE0C54" w:rsidP="00BE0C54">
      <w:pPr>
        <w:shd w:val="clear" w:color="auto" w:fill="FFFFFF"/>
        <w:spacing w:after="0"/>
        <w:rPr>
          <w:rFonts w:cs="Arial"/>
          <w:color w:val="000000"/>
          <w:sz w:val="20"/>
          <w:szCs w:val="20"/>
        </w:rPr>
      </w:pPr>
      <w:r w:rsidRPr="00553174">
        <w:rPr>
          <w:rFonts w:cs="Arial"/>
          <w:color w:val="000000"/>
          <w:sz w:val="20"/>
          <w:szCs w:val="20"/>
        </w:rPr>
        <w:lastRenderedPageBreak/>
        <w:t>The key to the prototype pattern is that you will create your first object with the expensive initializations, then store the values as a prototype in the repository. When you need create the same object again you can just get the copy of the prototype from the repository with all the values prepopulated.</w:t>
      </w:r>
    </w:p>
    <w:p w:rsidR="00BE0C54" w:rsidRPr="00553174" w:rsidRDefault="00BE0C54" w:rsidP="00BE0C54">
      <w:pPr>
        <w:shd w:val="clear" w:color="auto" w:fill="FFFFFF"/>
        <w:rPr>
          <w:rFonts w:cs="Times New Roman"/>
          <w:color w:val="000000"/>
          <w:sz w:val="20"/>
          <w:szCs w:val="20"/>
        </w:rPr>
      </w:pPr>
      <w:r w:rsidRPr="00553174">
        <w:rPr>
          <w:rFonts w:cs="Arial"/>
          <w:color w:val="000000"/>
          <w:sz w:val="20"/>
          <w:szCs w:val="20"/>
        </w:rPr>
        <w:br/>
        <w:t>While there are many supported ways of making shallow or deep copy of objects in various programming languages, for the purpose of understanding the prototype pattern we will not dig into such details but simply demonstrate the core concept of the prototype pattern.</w:t>
      </w:r>
    </w:p>
    <w:p w:rsidR="00BE0C54" w:rsidRPr="00553174" w:rsidRDefault="00BE0C54" w:rsidP="00BE0C54">
      <w:pPr>
        <w:pStyle w:val="NormalWeb"/>
        <w:shd w:val="clear" w:color="auto" w:fill="FFFFFF"/>
        <w:rPr>
          <w:rFonts w:asciiTheme="minorHAnsi" w:hAnsiTheme="minorHAnsi"/>
          <w:color w:val="000000"/>
          <w:sz w:val="20"/>
          <w:szCs w:val="20"/>
        </w:rPr>
      </w:pPr>
      <w:r w:rsidRPr="00553174">
        <w:rPr>
          <w:rFonts w:asciiTheme="minorHAnsi" w:hAnsiTheme="minorHAnsi" w:cs="Arial"/>
          <w:color w:val="000000"/>
          <w:sz w:val="20"/>
          <w:szCs w:val="20"/>
        </w:rPr>
        <w:t>A comparison between the prototype pattern and the </w:t>
      </w:r>
      <w:hyperlink r:id="rId18" w:tgtFrame="_blank" w:history="1">
        <w:r w:rsidRPr="00553174">
          <w:rPr>
            <w:rStyle w:val="Hyperlink"/>
            <w:rFonts w:asciiTheme="minorHAnsi" w:eastAsiaTheme="majorEastAsia" w:hAnsiTheme="minorHAnsi" w:cs="Arial"/>
            <w:sz w:val="20"/>
            <w:szCs w:val="20"/>
          </w:rPr>
          <w:t>flyweight pattern</w:t>
        </w:r>
      </w:hyperlink>
      <w:r w:rsidRPr="00553174">
        <w:rPr>
          <w:rFonts w:asciiTheme="minorHAnsi" w:hAnsiTheme="minorHAnsi" w:cs="Arial"/>
          <w:color w:val="000000"/>
          <w:sz w:val="20"/>
          <w:szCs w:val="20"/>
        </w:rPr>
        <w:t> shows some similarities in the </w:t>
      </w:r>
      <w:hyperlink r:id="rId19" w:tgtFrame="_blank" w:history="1">
        <w:r w:rsidRPr="00553174">
          <w:rPr>
            <w:rStyle w:val="Hyperlink"/>
            <w:rFonts w:asciiTheme="minorHAnsi" w:eastAsiaTheme="majorEastAsia" w:hAnsiTheme="minorHAnsi" w:cs="Arial"/>
            <w:sz w:val="20"/>
            <w:szCs w:val="20"/>
          </w:rPr>
          <w:t>UML</w:t>
        </w:r>
      </w:hyperlink>
      <w:r w:rsidRPr="00553174">
        <w:rPr>
          <w:rFonts w:asciiTheme="minorHAnsi" w:hAnsiTheme="minorHAnsi" w:cs="Arial"/>
          <w:color w:val="000000"/>
          <w:sz w:val="20"/>
          <w:szCs w:val="20"/>
        </w:rPr>
        <w:t>, in that both uses a manager to store and retrieve the objects in the collection. But there is a clear difference between the two. The prototype pattern is used to create new objects that are similar in nature (hence it's a creational pattern), while the </w:t>
      </w:r>
      <w:hyperlink r:id="rId20" w:tgtFrame="_blank" w:history="1">
        <w:r w:rsidRPr="00553174">
          <w:rPr>
            <w:rStyle w:val="Hyperlink"/>
            <w:rFonts w:asciiTheme="minorHAnsi" w:eastAsiaTheme="majorEastAsia" w:hAnsiTheme="minorHAnsi" w:cs="Arial"/>
            <w:sz w:val="20"/>
            <w:szCs w:val="20"/>
          </w:rPr>
          <w:t>flyweight pattern</w:t>
        </w:r>
      </w:hyperlink>
      <w:r w:rsidRPr="00553174">
        <w:rPr>
          <w:rFonts w:asciiTheme="minorHAnsi" w:hAnsiTheme="minorHAnsi" w:cs="Arial"/>
          <w:i/>
          <w:iCs/>
          <w:color w:val="000000"/>
          <w:sz w:val="20"/>
          <w:szCs w:val="20"/>
        </w:rPr>
        <w:t> </w:t>
      </w:r>
      <w:r w:rsidRPr="00553174">
        <w:rPr>
          <w:rFonts w:asciiTheme="minorHAnsi" w:hAnsiTheme="minorHAnsi" w:cs="Arial"/>
          <w:color w:val="000000"/>
          <w:sz w:val="20"/>
          <w:szCs w:val="20"/>
        </w:rPr>
        <w:t>is used to allow the application to point to the same instance of the object to save memory (hence it's a structural pattern).</w:t>
      </w:r>
    </w:p>
    <w:p w:rsidR="00BE0C54" w:rsidRPr="00553174" w:rsidRDefault="00BE0C54" w:rsidP="00BE0C54">
      <w:pPr>
        <w:pStyle w:val="NormalWeb"/>
        <w:shd w:val="clear" w:color="auto" w:fill="FFFFFF"/>
        <w:rPr>
          <w:rFonts w:asciiTheme="minorHAnsi" w:hAnsiTheme="minorHAnsi"/>
          <w:color w:val="000000"/>
          <w:sz w:val="20"/>
          <w:szCs w:val="20"/>
        </w:rPr>
      </w:pPr>
      <w:r w:rsidRPr="00553174">
        <w:rPr>
          <w:rFonts w:asciiTheme="minorHAnsi" w:hAnsiTheme="minorHAnsi" w:cs="Arial"/>
          <w:color w:val="000000"/>
          <w:sz w:val="20"/>
          <w:szCs w:val="20"/>
        </w:rPr>
        <w:t>Let's see an example. In our example we will often need to create </w:t>
      </w:r>
      <w:r w:rsidRPr="00553174">
        <w:rPr>
          <w:rFonts w:asciiTheme="minorHAnsi" w:hAnsiTheme="minorHAnsi" w:cs="Arial"/>
          <w:i/>
          <w:iCs/>
          <w:color w:val="0B5394"/>
          <w:sz w:val="20"/>
          <w:szCs w:val="20"/>
        </w:rPr>
        <w:t>Configuration</w:t>
      </w:r>
      <w:r w:rsidRPr="00553174">
        <w:rPr>
          <w:rFonts w:asciiTheme="minorHAnsi" w:hAnsiTheme="minorHAnsi" w:cs="Arial"/>
          <w:color w:val="0B5394"/>
          <w:sz w:val="20"/>
          <w:szCs w:val="20"/>
        </w:rPr>
        <w:t> </w:t>
      </w:r>
      <w:r w:rsidRPr="00553174">
        <w:rPr>
          <w:rFonts w:asciiTheme="minorHAnsi" w:hAnsiTheme="minorHAnsi" w:cs="Arial"/>
          <w:color w:val="000000"/>
          <w:sz w:val="20"/>
          <w:szCs w:val="20"/>
        </w:rPr>
        <w:t>and </w:t>
      </w:r>
      <w:r w:rsidRPr="00553174">
        <w:rPr>
          <w:rFonts w:asciiTheme="minorHAnsi" w:hAnsiTheme="minorHAnsi" w:cs="Arial"/>
          <w:i/>
          <w:iCs/>
          <w:color w:val="0B5394"/>
          <w:sz w:val="20"/>
          <w:szCs w:val="20"/>
        </w:rPr>
        <w:t>UserProfile</w:t>
      </w:r>
      <w:r w:rsidRPr="00553174">
        <w:rPr>
          <w:rFonts w:asciiTheme="minorHAnsi" w:hAnsiTheme="minorHAnsi" w:cs="Arial"/>
          <w:color w:val="0B5394"/>
          <w:sz w:val="20"/>
          <w:szCs w:val="20"/>
        </w:rPr>
        <w:t> </w:t>
      </w:r>
      <w:r w:rsidRPr="00553174">
        <w:rPr>
          <w:rFonts w:asciiTheme="minorHAnsi" w:hAnsiTheme="minorHAnsi" w:cs="Arial"/>
          <w:color w:val="000000"/>
          <w:sz w:val="20"/>
          <w:szCs w:val="20"/>
        </w:rPr>
        <w:t>objects in the application, and both objects stores information that are resource intensive and takes a while to populate. The </w:t>
      </w:r>
      <w:hyperlink r:id="rId21" w:tgtFrame="_blank" w:history="1">
        <w:r w:rsidRPr="00553174">
          <w:rPr>
            <w:rStyle w:val="Hyperlink"/>
            <w:rFonts w:asciiTheme="minorHAnsi" w:eastAsiaTheme="majorEastAsia" w:hAnsiTheme="minorHAnsi" w:cs="Arial"/>
            <w:sz w:val="20"/>
            <w:szCs w:val="20"/>
          </w:rPr>
          <w:t>UML</w:t>
        </w:r>
      </w:hyperlink>
      <w:r w:rsidRPr="00553174">
        <w:rPr>
          <w:rFonts w:asciiTheme="minorHAnsi" w:hAnsiTheme="minorHAnsi" w:cs="Arial"/>
          <w:color w:val="000000"/>
          <w:sz w:val="20"/>
          <w:szCs w:val="20"/>
        </w:rPr>
        <w:t> for the example is shown below:</w:t>
      </w:r>
    </w:p>
    <w:p w:rsidR="00BE0C54" w:rsidRPr="00553174" w:rsidRDefault="00BE0C54" w:rsidP="00BE0C54">
      <w:pPr>
        <w:rPr>
          <w:sz w:val="20"/>
          <w:szCs w:val="20"/>
        </w:rPr>
      </w:pPr>
      <w:r w:rsidRPr="00553174">
        <w:rPr>
          <w:rFonts w:cs="Arial"/>
          <w:color w:val="000000"/>
          <w:sz w:val="20"/>
          <w:szCs w:val="20"/>
          <w:shd w:val="clear" w:color="auto" w:fill="FFFFFF"/>
        </w:rPr>
        <w:br/>
      </w:r>
    </w:p>
    <w:p w:rsidR="00BE0C54" w:rsidRPr="00553174" w:rsidRDefault="00BE0C54" w:rsidP="00BE0C54">
      <w:pPr>
        <w:shd w:val="clear" w:color="auto" w:fill="FFFFFF"/>
        <w:rPr>
          <w:color w:val="000000"/>
          <w:sz w:val="20"/>
          <w:szCs w:val="20"/>
        </w:rPr>
      </w:pPr>
      <w:r w:rsidRPr="00553174">
        <w:rPr>
          <w:rFonts w:cs="Arial"/>
          <w:noProof/>
          <w:color w:val="0000FF"/>
          <w:sz w:val="20"/>
          <w:szCs w:val="20"/>
        </w:rPr>
        <w:drawing>
          <wp:inline distT="0" distB="0" distL="0" distR="0">
            <wp:extent cx="6619875" cy="2647950"/>
            <wp:effectExtent l="0" t="0" r="9525" b="0"/>
            <wp:docPr id="6" name="Picture 6" descr="http://www.dotnetlead.com/_/rsrc/1302059310604/design-patterns/prototype/prototype2.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dotnetlead.com/_/rsrc/1302059310604/design-patterns/prototype/prototype2.PN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19875" cy="2647950"/>
                    </a:xfrm>
                    <a:prstGeom prst="rect">
                      <a:avLst/>
                    </a:prstGeom>
                    <a:noFill/>
                    <a:ln>
                      <a:noFill/>
                    </a:ln>
                  </pic:spPr>
                </pic:pic>
              </a:graphicData>
            </a:graphic>
          </wp:inline>
        </w:drawing>
      </w:r>
    </w:p>
    <w:p w:rsidR="00BE0C54" w:rsidRPr="00553174" w:rsidRDefault="00BE0C54" w:rsidP="00BE0C54">
      <w:pPr>
        <w:pStyle w:val="NormalWeb"/>
        <w:shd w:val="clear" w:color="auto" w:fill="FFFFFF"/>
        <w:rPr>
          <w:rFonts w:asciiTheme="minorHAnsi" w:hAnsiTheme="minorHAnsi"/>
          <w:color w:val="000000"/>
          <w:sz w:val="20"/>
          <w:szCs w:val="20"/>
        </w:rPr>
      </w:pPr>
      <w:r w:rsidRPr="00553174">
        <w:rPr>
          <w:rFonts w:asciiTheme="minorHAnsi" w:hAnsiTheme="minorHAnsi" w:cs="Arial"/>
          <w:color w:val="000000"/>
          <w:sz w:val="20"/>
          <w:szCs w:val="20"/>
        </w:rPr>
        <w:t>The </w:t>
      </w:r>
      <w:r w:rsidRPr="00553174">
        <w:rPr>
          <w:rFonts w:asciiTheme="minorHAnsi" w:hAnsiTheme="minorHAnsi" w:cs="Arial"/>
          <w:i/>
          <w:iCs/>
          <w:color w:val="0B5394"/>
          <w:sz w:val="20"/>
          <w:szCs w:val="20"/>
        </w:rPr>
        <w:t>Configuration </w:t>
      </w:r>
      <w:r w:rsidRPr="00553174">
        <w:rPr>
          <w:rFonts w:asciiTheme="minorHAnsi" w:hAnsiTheme="minorHAnsi" w:cs="Arial"/>
          <w:color w:val="000000"/>
          <w:sz w:val="20"/>
          <w:szCs w:val="20"/>
        </w:rPr>
        <w:t>class has the </w:t>
      </w:r>
      <w:r w:rsidRPr="00553174">
        <w:rPr>
          <w:rFonts w:asciiTheme="minorHAnsi" w:hAnsiTheme="minorHAnsi" w:cs="Arial"/>
          <w:i/>
          <w:iCs/>
          <w:color w:val="0B5394"/>
          <w:sz w:val="20"/>
          <w:szCs w:val="20"/>
        </w:rPr>
        <w:t>fileInformation</w:t>
      </w:r>
      <w:r w:rsidRPr="00553174">
        <w:rPr>
          <w:rFonts w:asciiTheme="minorHAnsi" w:hAnsiTheme="minorHAnsi" w:cs="Arial"/>
          <w:color w:val="0B5394"/>
          <w:sz w:val="20"/>
          <w:szCs w:val="20"/>
        </w:rPr>
        <w:t> </w:t>
      </w:r>
      <w:r w:rsidRPr="00553174">
        <w:rPr>
          <w:rFonts w:asciiTheme="minorHAnsi" w:hAnsiTheme="minorHAnsi" w:cs="Arial"/>
          <w:color w:val="000000"/>
          <w:sz w:val="20"/>
          <w:szCs w:val="20"/>
        </w:rPr>
        <w:t>variable that takes a while to create. The same goes for the </w:t>
      </w:r>
      <w:r w:rsidRPr="00553174">
        <w:rPr>
          <w:rFonts w:asciiTheme="minorHAnsi" w:hAnsiTheme="minorHAnsi" w:cs="Arial"/>
          <w:i/>
          <w:iCs/>
          <w:color w:val="0B5394"/>
          <w:sz w:val="20"/>
          <w:szCs w:val="20"/>
        </w:rPr>
        <w:t>UserProfile</w:t>
      </w:r>
      <w:r w:rsidRPr="00553174">
        <w:rPr>
          <w:rFonts w:asciiTheme="minorHAnsi" w:hAnsiTheme="minorHAnsi" w:cs="Arial"/>
          <w:color w:val="0B5394"/>
          <w:sz w:val="20"/>
          <w:szCs w:val="20"/>
        </w:rPr>
        <w:t> </w:t>
      </w:r>
      <w:r w:rsidRPr="00553174">
        <w:rPr>
          <w:rFonts w:asciiTheme="minorHAnsi" w:hAnsiTheme="minorHAnsi" w:cs="Arial"/>
          <w:color w:val="000000"/>
          <w:sz w:val="20"/>
          <w:szCs w:val="20"/>
        </w:rPr>
        <w:t>class which has the </w:t>
      </w:r>
      <w:r w:rsidRPr="00553174">
        <w:rPr>
          <w:rFonts w:asciiTheme="minorHAnsi" w:hAnsiTheme="minorHAnsi" w:cs="Arial"/>
          <w:i/>
          <w:iCs/>
          <w:color w:val="0B5394"/>
          <w:sz w:val="20"/>
          <w:szCs w:val="20"/>
        </w:rPr>
        <w:t>databaseInformation</w:t>
      </w:r>
      <w:r w:rsidRPr="00553174">
        <w:rPr>
          <w:rFonts w:asciiTheme="minorHAnsi" w:hAnsiTheme="minorHAnsi" w:cs="Arial"/>
          <w:color w:val="000000"/>
          <w:sz w:val="20"/>
          <w:szCs w:val="20"/>
        </w:rPr>
        <w:t>variable that is resource intensive to create.</w:t>
      </w:r>
    </w:p>
    <w:p w:rsidR="00BE0C54" w:rsidRPr="00553174" w:rsidRDefault="00BE0C54" w:rsidP="007204CF">
      <w:pPr>
        <w:shd w:val="clear" w:color="auto" w:fill="FFFFFF"/>
        <w:spacing w:after="0" w:line="345" w:lineRule="atLeast"/>
        <w:jc w:val="both"/>
        <w:rPr>
          <w:rFonts w:cs="Arial"/>
          <w:color w:val="000000"/>
          <w:sz w:val="20"/>
          <w:szCs w:val="20"/>
          <w:shd w:val="clear" w:color="auto" w:fill="FFFFFF"/>
        </w:rPr>
      </w:pPr>
      <w:r w:rsidRPr="00553174">
        <w:rPr>
          <w:rFonts w:cs="Arial"/>
          <w:color w:val="000000"/>
          <w:sz w:val="20"/>
          <w:szCs w:val="20"/>
          <w:shd w:val="clear" w:color="auto" w:fill="FFFFFF"/>
        </w:rPr>
        <w:t>Notice that it takes a while to create the prototype class for the first time, but subsequent objects created afterwards takes no time at all: </w:t>
      </w:r>
    </w:p>
    <w:p w:rsidR="00BE0C54" w:rsidRPr="00553174" w:rsidRDefault="00BE0C54" w:rsidP="007204CF">
      <w:pPr>
        <w:shd w:val="clear" w:color="auto" w:fill="FFFFFF"/>
        <w:spacing w:after="0" w:line="345" w:lineRule="atLeast"/>
        <w:jc w:val="both"/>
        <w:rPr>
          <w:rFonts w:cs="Arial"/>
          <w:color w:val="000000"/>
          <w:sz w:val="20"/>
          <w:szCs w:val="20"/>
          <w:shd w:val="clear" w:color="auto" w:fill="FFFFFF"/>
        </w:rPr>
      </w:pPr>
    </w:p>
    <w:p w:rsidR="00BE0C54" w:rsidRPr="00553174" w:rsidRDefault="00BE0C54" w:rsidP="007204CF">
      <w:pPr>
        <w:shd w:val="clear" w:color="auto" w:fill="FFFFFF"/>
        <w:spacing w:after="0" w:line="345" w:lineRule="atLeast"/>
        <w:jc w:val="both"/>
        <w:rPr>
          <w:rFonts w:cs="Arial"/>
          <w:color w:val="000000"/>
          <w:sz w:val="20"/>
          <w:szCs w:val="20"/>
          <w:shd w:val="clear" w:color="auto" w:fill="FFFFFF"/>
        </w:rPr>
      </w:pPr>
    </w:p>
    <w:p w:rsidR="00BE0C54" w:rsidRPr="00553174" w:rsidRDefault="00BE0C54" w:rsidP="00BE0C54">
      <w:pPr>
        <w:shd w:val="clear" w:color="auto" w:fill="FFFFFF"/>
        <w:spacing w:before="100" w:beforeAutospacing="1" w:after="100" w:afterAutospacing="1" w:line="240" w:lineRule="auto"/>
        <w:jc w:val="both"/>
        <w:outlineLvl w:val="3"/>
        <w:rPr>
          <w:rFonts w:eastAsia="Times New Roman" w:cs="Helvetica"/>
          <w:color w:val="610B4B"/>
          <w:sz w:val="20"/>
          <w:szCs w:val="20"/>
        </w:rPr>
      </w:pPr>
      <w:r w:rsidRPr="00553174">
        <w:rPr>
          <w:rFonts w:eastAsia="Times New Roman" w:cs="Helvetica"/>
          <w:color w:val="610B4B"/>
          <w:sz w:val="20"/>
          <w:szCs w:val="20"/>
        </w:rPr>
        <w:t>UML for Prototype Pattern</w:t>
      </w:r>
    </w:p>
    <w:p w:rsidR="00BE0C54" w:rsidRPr="00553174" w:rsidRDefault="00BE0C54" w:rsidP="00BE0C54">
      <w:pPr>
        <w:spacing w:after="0" w:line="240" w:lineRule="auto"/>
        <w:rPr>
          <w:rFonts w:eastAsia="Times New Roman" w:cs="Times New Roman"/>
          <w:sz w:val="20"/>
          <w:szCs w:val="20"/>
        </w:rPr>
      </w:pPr>
      <w:r w:rsidRPr="00553174">
        <w:rPr>
          <w:rFonts w:eastAsia="Times New Roman" w:cs="Times New Roman"/>
          <w:noProof/>
          <w:sz w:val="20"/>
          <w:szCs w:val="20"/>
        </w:rPr>
        <w:lastRenderedPageBreak/>
        <w:drawing>
          <wp:inline distT="0" distB="0" distL="0" distR="0">
            <wp:extent cx="5172075" cy="5895975"/>
            <wp:effectExtent l="0" t="0" r="9525" b="9525"/>
            <wp:docPr id="8" name="Picture 8" descr="Prototype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rototype Design Patter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72075" cy="5895975"/>
                    </a:xfrm>
                    <a:prstGeom prst="rect">
                      <a:avLst/>
                    </a:prstGeom>
                    <a:noFill/>
                    <a:ln>
                      <a:noFill/>
                    </a:ln>
                  </pic:spPr>
                </pic:pic>
              </a:graphicData>
            </a:graphic>
          </wp:inline>
        </w:drawing>
      </w:r>
    </w:p>
    <w:p w:rsidR="00BE0C54" w:rsidRPr="00553174" w:rsidRDefault="00BE0C54" w:rsidP="00BE0C54">
      <w:pPr>
        <w:numPr>
          <w:ilvl w:val="0"/>
          <w:numId w:val="78"/>
        </w:numPr>
        <w:shd w:val="clear" w:color="auto" w:fill="FFFFFF"/>
        <w:spacing w:before="60" w:after="100" w:afterAutospacing="1" w:line="345" w:lineRule="atLeast"/>
        <w:jc w:val="both"/>
        <w:rPr>
          <w:rFonts w:eastAsia="Times New Roman" w:cs="Times New Roman"/>
          <w:color w:val="000000"/>
          <w:sz w:val="20"/>
          <w:szCs w:val="20"/>
        </w:rPr>
      </w:pPr>
      <w:r w:rsidRPr="00553174">
        <w:rPr>
          <w:rFonts w:eastAsia="Times New Roman" w:cs="Times New Roman"/>
          <w:color w:val="000000"/>
          <w:sz w:val="20"/>
          <w:szCs w:val="20"/>
        </w:rPr>
        <w:t>We are going to create </w:t>
      </w:r>
      <w:r w:rsidRPr="00553174">
        <w:rPr>
          <w:rFonts w:eastAsia="Times New Roman" w:cs="Times New Roman"/>
          <w:b/>
          <w:bCs/>
          <w:color w:val="000000"/>
          <w:sz w:val="20"/>
          <w:szCs w:val="20"/>
        </w:rPr>
        <w:t>an interface Prototype</w:t>
      </w:r>
      <w:r w:rsidRPr="00553174">
        <w:rPr>
          <w:rFonts w:eastAsia="Times New Roman" w:cs="Times New Roman"/>
          <w:color w:val="000000"/>
          <w:sz w:val="20"/>
          <w:szCs w:val="20"/>
        </w:rPr>
        <w:t> that contains a method </w:t>
      </w:r>
      <w:proofErr w:type="gramStart"/>
      <w:r w:rsidRPr="00553174">
        <w:rPr>
          <w:rFonts w:eastAsia="Times New Roman" w:cs="Times New Roman"/>
          <w:b/>
          <w:bCs/>
          <w:color w:val="000000"/>
          <w:sz w:val="20"/>
          <w:szCs w:val="20"/>
        </w:rPr>
        <w:t>getClone(</w:t>
      </w:r>
      <w:proofErr w:type="gramEnd"/>
      <w:r w:rsidRPr="00553174">
        <w:rPr>
          <w:rFonts w:eastAsia="Times New Roman" w:cs="Times New Roman"/>
          <w:b/>
          <w:bCs/>
          <w:color w:val="000000"/>
          <w:sz w:val="20"/>
          <w:szCs w:val="20"/>
        </w:rPr>
        <w:t>)</w:t>
      </w:r>
      <w:r w:rsidRPr="00553174">
        <w:rPr>
          <w:rFonts w:eastAsia="Times New Roman" w:cs="Times New Roman"/>
          <w:color w:val="000000"/>
          <w:sz w:val="20"/>
          <w:szCs w:val="20"/>
        </w:rPr>
        <w:t> of </w:t>
      </w:r>
      <w:r w:rsidRPr="00553174">
        <w:rPr>
          <w:rFonts w:eastAsia="Times New Roman" w:cs="Times New Roman"/>
          <w:b/>
          <w:bCs/>
          <w:color w:val="000000"/>
          <w:sz w:val="20"/>
          <w:szCs w:val="20"/>
        </w:rPr>
        <w:t>Prototype type.</w:t>
      </w:r>
    </w:p>
    <w:p w:rsidR="00BE0C54" w:rsidRPr="00553174" w:rsidRDefault="00BE0C54" w:rsidP="00BE0C54">
      <w:pPr>
        <w:numPr>
          <w:ilvl w:val="0"/>
          <w:numId w:val="78"/>
        </w:numPr>
        <w:shd w:val="clear" w:color="auto" w:fill="FFFFFF"/>
        <w:spacing w:before="60" w:after="100" w:afterAutospacing="1" w:line="345" w:lineRule="atLeast"/>
        <w:jc w:val="both"/>
        <w:rPr>
          <w:rFonts w:eastAsia="Times New Roman" w:cs="Times New Roman"/>
          <w:color w:val="000000"/>
          <w:sz w:val="20"/>
          <w:szCs w:val="20"/>
        </w:rPr>
      </w:pPr>
      <w:r w:rsidRPr="00553174">
        <w:rPr>
          <w:rFonts w:eastAsia="Times New Roman" w:cs="Times New Roman"/>
          <w:color w:val="000000"/>
          <w:sz w:val="20"/>
          <w:szCs w:val="20"/>
        </w:rPr>
        <w:t>Then, we create </w:t>
      </w:r>
      <w:r w:rsidRPr="00553174">
        <w:rPr>
          <w:rFonts w:eastAsia="Times New Roman" w:cs="Times New Roman"/>
          <w:b/>
          <w:bCs/>
          <w:color w:val="000000"/>
          <w:sz w:val="20"/>
          <w:szCs w:val="20"/>
        </w:rPr>
        <w:t>a concrete class EmployeeRecord</w:t>
      </w:r>
      <w:r w:rsidRPr="00553174">
        <w:rPr>
          <w:rFonts w:eastAsia="Times New Roman" w:cs="Times New Roman"/>
          <w:color w:val="000000"/>
          <w:sz w:val="20"/>
          <w:szCs w:val="20"/>
        </w:rPr>
        <w:t> which implements </w:t>
      </w:r>
      <w:r w:rsidRPr="00553174">
        <w:rPr>
          <w:rFonts w:eastAsia="Times New Roman" w:cs="Times New Roman"/>
          <w:b/>
          <w:bCs/>
          <w:color w:val="000000"/>
          <w:sz w:val="20"/>
          <w:szCs w:val="20"/>
        </w:rPr>
        <w:t>Prototype interface</w:t>
      </w:r>
      <w:r w:rsidRPr="00553174">
        <w:rPr>
          <w:rFonts w:eastAsia="Times New Roman" w:cs="Times New Roman"/>
          <w:color w:val="000000"/>
          <w:sz w:val="20"/>
          <w:szCs w:val="20"/>
        </w:rPr>
        <w:t> that does the cloning of EmployeeRecord object.</w:t>
      </w:r>
    </w:p>
    <w:p w:rsidR="00BE0C54" w:rsidRPr="00553174" w:rsidRDefault="00BE0C54" w:rsidP="00BE0C54">
      <w:pPr>
        <w:numPr>
          <w:ilvl w:val="0"/>
          <w:numId w:val="78"/>
        </w:numPr>
        <w:shd w:val="clear" w:color="auto" w:fill="FFFFFF"/>
        <w:spacing w:before="60" w:after="100" w:afterAutospacing="1" w:line="345" w:lineRule="atLeast"/>
        <w:jc w:val="both"/>
        <w:rPr>
          <w:rFonts w:eastAsia="Times New Roman" w:cs="Times New Roman"/>
          <w:color w:val="000000"/>
          <w:sz w:val="20"/>
          <w:szCs w:val="20"/>
        </w:rPr>
      </w:pPr>
      <w:r w:rsidRPr="00553174">
        <w:rPr>
          <w:rFonts w:eastAsia="Times New Roman" w:cs="Times New Roman"/>
          <w:b/>
          <w:bCs/>
          <w:color w:val="000000"/>
          <w:sz w:val="20"/>
          <w:szCs w:val="20"/>
        </w:rPr>
        <w:t>PrototypeDemo class</w:t>
      </w:r>
      <w:r w:rsidRPr="00553174">
        <w:rPr>
          <w:rFonts w:eastAsia="Times New Roman" w:cs="Times New Roman"/>
          <w:color w:val="000000"/>
          <w:sz w:val="20"/>
          <w:szCs w:val="20"/>
        </w:rPr>
        <w:t> will uses this concrete class </w:t>
      </w:r>
      <w:r w:rsidRPr="00553174">
        <w:rPr>
          <w:rFonts w:eastAsia="Times New Roman" w:cs="Times New Roman"/>
          <w:b/>
          <w:bCs/>
          <w:color w:val="000000"/>
          <w:sz w:val="20"/>
          <w:szCs w:val="20"/>
        </w:rPr>
        <w:t>EmployeeRecord.</w:t>
      </w:r>
    </w:p>
    <w:p w:rsidR="00BE0C54" w:rsidRPr="00553174" w:rsidRDefault="00BE0C54" w:rsidP="00BE0C54">
      <w:pPr>
        <w:shd w:val="clear" w:color="auto" w:fill="FFFFFF"/>
        <w:spacing w:before="100" w:beforeAutospacing="1" w:after="100" w:afterAutospacing="1" w:line="240" w:lineRule="auto"/>
        <w:jc w:val="both"/>
        <w:outlineLvl w:val="3"/>
        <w:rPr>
          <w:rFonts w:eastAsia="Times New Roman" w:cs="Helvetica"/>
          <w:color w:val="610B38"/>
          <w:sz w:val="20"/>
          <w:szCs w:val="20"/>
        </w:rPr>
      </w:pPr>
      <w:r w:rsidRPr="00553174">
        <w:rPr>
          <w:rFonts w:eastAsia="Times New Roman" w:cs="Helvetica"/>
          <w:color w:val="610B38"/>
          <w:sz w:val="20"/>
          <w:szCs w:val="20"/>
        </w:rPr>
        <w:t>Example of Prototype Design Pattern</w:t>
      </w:r>
    </w:p>
    <w:p w:rsidR="00BE0C54" w:rsidRPr="00553174" w:rsidRDefault="00BE0C54" w:rsidP="00BE0C54">
      <w:pPr>
        <w:shd w:val="clear" w:color="auto" w:fill="FFFFFF"/>
        <w:spacing w:before="100" w:beforeAutospacing="1" w:after="100" w:afterAutospacing="1" w:line="240" w:lineRule="auto"/>
        <w:jc w:val="both"/>
        <w:rPr>
          <w:rFonts w:eastAsia="Times New Roman" w:cs="Times New Roman"/>
          <w:color w:val="000000"/>
          <w:sz w:val="20"/>
          <w:szCs w:val="20"/>
        </w:rPr>
      </w:pPr>
      <w:r w:rsidRPr="00553174">
        <w:rPr>
          <w:rFonts w:eastAsia="Times New Roman" w:cs="Times New Roman"/>
          <w:color w:val="000000"/>
          <w:sz w:val="20"/>
          <w:szCs w:val="20"/>
        </w:rPr>
        <w:t>Let's see the example of prototype design pattern.</w:t>
      </w:r>
    </w:p>
    <w:p w:rsidR="00BE0C54" w:rsidRPr="00553174" w:rsidRDefault="00BE0C54" w:rsidP="00BE0C54">
      <w:pPr>
        <w:shd w:val="clear" w:color="auto" w:fill="FFFFFF"/>
        <w:spacing w:after="0" w:line="240" w:lineRule="auto"/>
        <w:jc w:val="both"/>
        <w:rPr>
          <w:rFonts w:eastAsia="Times New Roman" w:cs="Times New Roman"/>
          <w:i/>
          <w:iCs/>
          <w:color w:val="000000"/>
          <w:sz w:val="20"/>
          <w:szCs w:val="20"/>
        </w:rPr>
      </w:pPr>
      <w:r w:rsidRPr="00553174">
        <w:rPr>
          <w:rFonts w:eastAsia="Times New Roman" w:cs="Times New Roman"/>
          <w:i/>
          <w:iCs/>
          <w:color w:val="000000"/>
          <w:sz w:val="20"/>
          <w:szCs w:val="20"/>
        </w:rPr>
        <w:t>File: Prototype.java</w:t>
      </w:r>
    </w:p>
    <w:p w:rsidR="00BE0C54" w:rsidRPr="00553174" w:rsidRDefault="00BE0C54" w:rsidP="00BE0C54">
      <w:pPr>
        <w:numPr>
          <w:ilvl w:val="0"/>
          <w:numId w:val="79"/>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b/>
          <w:bCs/>
          <w:color w:val="006699"/>
          <w:sz w:val="20"/>
          <w:szCs w:val="20"/>
          <w:bdr w:val="none" w:sz="0" w:space="0" w:color="auto" w:frame="1"/>
        </w:rPr>
        <w:t>interface</w:t>
      </w:r>
      <w:r w:rsidRPr="00553174">
        <w:rPr>
          <w:rFonts w:eastAsia="Times New Roman" w:cs="Times New Roman"/>
          <w:color w:val="000000"/>
          <w:sz w:val="20"/>
          <w:szCs w:val="20"/>
          <w:bdr w:val="none" w:sz="0" w:space="0" w:color="auto" w:frame="1"/>
        </w:rPr>
        <w:t> Prototype {  </w:t>
      </w:r>
    </w:p>
    <w:p w:rsidR="00BE0C54" w:rsidRPr="00553174" w:rsidRDefault="00BE0C54" w:rsidP="00BE0C54">
      <w:pPr>
        <w:numPr>
          <w:ilvl w:val="0"/>
          <w:numId w:val="79"/>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lastRenderedPageBreak/>
        <w:t>  </w:t>
      </w:r>
    </w:p>
    <w:p w:rsidR="00BE0C54" w:rsidRPr="00553174" w:rsidRDefault="00BE0C54" w:rsidP="00BE0C54">
      <w:pPr>
        <w:numPr>
          <w:ilvl w:val="0"/>
          <w:numId w:val="79"/>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w:t>
      </w:r>
      <w:r w:rsidRPr="00553174">
        <w:rPr>
          <w:rFonts w:eastAsia="Times New Roman" w:cs="Times New Roman"/>
          <w:b/>
          <w:bCs/>
          <w:color w:val="006699"/>
          <w:sz w:val="20"/>
          <w:szCs w:val="20"/>
          <w:bdr w:val="none" w:sz="0" w:space="0" w:color="auto" w:frame="1"/>
        </w:rPr>
        <w:t>public</w:t>
      </w:r>
      <w:r w:rsidRPr="00553174">
        <w:rPr>
          <w:rFonts w:eastAsia="Times New Roman" w:cs="Times New Roman"/>
          <w:color w:val="000000"/>
          <w:sz w:val="20"/>
          <w:szCs w:val="20"/>
          <w:bdr w:val="none" w:sz="0" w:space="0" w:color="auto" w:frame="1"/>
        </w:rPr>
        <w:t> Prototype getClone();  </w:t>
      </w:r>
    </w:p>
    <w:p w:rsidR="00BE0C54" w:rsidRPr="00553174" w:rsidRDefault="00BE0C54" w:rsidP="00BE0C54">
      <w:pPr>
        <w:numPr>
          <w:ilvl w:val="0"/>
          <w:numId w:val="79"/>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w:t>
      </w:r>
    </w:p>
    <w:p w:rsidR="00BE0C54" w:rsidRPr="00553174" w:rsidRDefault="00BE0C54" w:rsidP="00BE0C54">
      <w:pPr>
        <w:numPr>
          <w:ilvl w:val="0"/>
          <w:numId w:val="79"/>
        </w:numPr>
        <w:shd w:val="clear" w:color="auto" w:fill="FFFFFF"/>
        <w:spacing w:after="12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w:t>
      </w:r>
      <w:r w:rsidRPr="00553174">
        <w:rPr>
          <w:rFonts w:eastAsia="Times New Roman" w:cs="Times New Roman"/>
          <w:color w:val="008200"/>
          <w:sz w:val="20"/>
          <w:szCs w:val="20"/>
          <w:bdr w:val="none" w:sz="0" w:space="0" w:color="auto" w:frame="1"/>
        </w:rPr>
        <w:t>//End of Prototype interface.</w:t>
      </w:r>
      <w:r w:rsidRPr="00553174">
        <w:rPr>
          <w:rFonts w:eastAsia="Times New Roman" w:cs="Times New Roman"/>
          <w:color w:val="000000"/>
          <w:sz w:val="20"/>
          <w:szCs w:val="20"/>
          <w:bdr w:val="none" w:sz="0" w:space="0" w:color="auto" w:frame="1"/>
        </w:rPr>
        <w:t>  </w:t>
      </w:r>
    </w:p>
    <w:p w:rsidR="00BE0C54" w:rsidRPr="00553174" w:rsidRDefault="00BE0C54" w:rsidP="00BE0C54">
      <w:pPr>
        <w:shd w:val="clear" w:color="auto" w:fill="FFFFFF"/>
        <w:spacing w:after="0" w:line="240" w:lineRule="auto"/>
        <w:jc w:val="both"/>
        <w:rPr>
          <w:rFonts w:eastAsia="Times New Roman" w:cs="Times New Roman"/>
          <w:i/>
          <w:iCs/>
          <w:color w:val="000000"/>
          <w:sz w:val="20"/>
          <w:szCs w:val="20"/>
        </w:rPr>
      </w:pPr>
      <w:r w:rsidRPr="00553174">
        <w:rPr>
          <w:rFonts w:eastAsia="Times New Roman" w:cs="Times New Roman"/>
          <w:i/>
          <w:iCs/>
          <w:color w:val="000000"/>
          <w:sz w:val="20"/>
          <w:szCs w:val="20"/>
        </w:rPr>
        <w:t>File: EmployeeRecord.java</w:t>
      </w:r>
    </w:p>
    <w:p w:rsidR="00BE0C54" w:rsidRPr="00553174" w:rsidRDefault="00BE0C54" w:rsidP="00BE0C54">
      <w:pPr>
        <w:numPr>
          <w:ilvl w:val="0"/>
          <w:numId w:val="80"/>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b/>
          <w:bCs/>
          <w:color w:val="006699"/>
          <w:sz w:val="20"/>
          <w:szCs w:val="20"/>
          <w:bdr w:val="none" w:sz="0" w:space="0" w:color="auto" w:frame="1"/>
        </w:rPr>
        <w:t>class</w:t>
      </w:r>
      <w:r w:rsidRPr="00553174">
        <w:rPr>
          <w:rFonts w:eastAsia="Times New Roman" w:cs="Times New Roman"/>
          <w:color w:val="000000"/>
          <w:sz w:val="20"/>
          <w:szCs w:val="20"/>
          <w:bdr w:val="none" w:sz="0" w:space="0" w:color="auto" w:frame="1"/>
        </w:rPr>
        <w:t> EmployeeRecord </w:t>
      </w:r>
      <w:r w:rsidRPr="00553174">
        <w:rPr>
          <w:rFonts w:eastAsia="Times New Roman" w:cs="Times New Roman"/>
          <w:b/>
          <w:bCs/>
          <w:color w:val="006699"/>
          <w:sz w:val="20"/>
          <w:szCs w:val="20"/>
          <w:bdr w:val="none" w:sz="0" w:space="0" w:color="auto" w:frame="1"/>
        </w:rPr>
        <w:t>implements</w:t>
      </w:r>
      <w:r w:rsidRPr="00553174">
        <w:rPr>
          <w:rFonts w:eastAsia="Times New Roman" w:cs="Times New Roman"/>
          <w:color w:val="000000"/>
          <w:sz w:val="20"/>
          <w:szCs w:val="20"/>
          <w:bdr w:val="none" w:sz="0" w:space="0" w:color="auto" w:frame="1"/>
        </w:rPr>
        <w:t> Prototype{  </w:t>
      </w:r>
    </w:p>
    <w:p w:rsidR="00BE0C54" w:rsidRPr="00553174" w:rsidRDefault="00BE0C54" w:rsidP="00BE0C54">
      <w:pPr>
        <w:numPr>
          <w:ilvl w:val="0"/>
          <w:numId w:val="80"/>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w:t>
      </w:r>
    </w:p>
    <w:p w:rsidR="00BE0C54" w:rsidRPr="00553174" w:rsidRDefault="00BE0C54" w:rsidP="00BE0C54">
      <w:pPr>
        <w:numPr>
          <w:ilvl w:val="0"/>
          <w:numId w:val="80"/>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w:t>
      </w:r>
      <w:r w:rsidRPr="00553174">
        <w:rPr>
          <w:rFonts w:eastAsia="Times New Roman" w:cs="Times New Roman"/>
          <w:b/>
          <w:bCs/>
          <w:color w:val="006699"/>
          <w:sz w:val="20"/>
          <w:szCs w:val="20"/>
          <w:bdr w:val="none" w:sz="0" w:space="0" w:color="auto" w:frame="1"/>
        </w:rPr>
        <w:t>private</w:t>
      </w:r>
      <w:r w:rsidRPr="00553174">
        <w:rPr>
          <w:rFonts w:eastAsia="Times New Roman" w:cs="Times New Roman"/>
          <w:color w:val="000000"/>
          <w:sz w:val="20"/>
          <w:szCs w:val="20"/>
          <w:bdr w:val="none" w:sz="0" w:space="0" w:color="auto" w:frame="1"/>
        </w:rPr>
        <w:t> </w:t>
      </w:r>
      <w:r w:rsidRPr="00553174">
        <w:rPr>
          <w:rFonts w:eastAsia="Times New Roman" w:cs="Times New Roman"/>
          <w:b/>
          <w:bCs/>
          <w:color w:val="006699"/>
          <w:sz w:val="20"/>
          <w:szCs w:val="20"/>
          <w:bdr w:val="none" w:sz="0" w:space="0" w:color="auto" w:frame="1"/>
        </w:rPr>
        <w:t>int</w:t>
      </w:r>
      <w:r w:rsidRPr="00553174">
        <w:rPr>
          <w:rFonts w:eastAsia="Times New Roman" w:cs="Times New Roman"/>
          <w:color w:val="000000"/>
          <w:sz w:val="20"/>
          <w:szCs w:val="20"/>
          <w:bdr w:val="none" w:sz="0" w:space="0" w:color="auto" w:frame="1"/>
        </w:rPr>
        <w:t> id;  </w:t>
      </w:r>
    </w:p>
    <w:p w:rsidR="00BE0C54" w:rsidRPr="00553174" w:rsidRDefault="00BE0C54" w:rsidP="00BE0C54">
      <w:pPr>
        <w:numPr>
          <w:ilvl w:val="0"/>
          <w:numId w:val="80"/>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w:t>
      </w:r>
      <w:r w:rsidRPr="00553174">
        <w:rPr>
          <w:rFonts w:eastAsia="Times New Roman" w:cs="Times New Roman"/>
          <w:b/>
          <w:bCs/>
          <w:color w:val="006699"/>
          <w:sz w:val="20"/>
          <w:szCs w:val="20"/>
          <w:bdr w:val="none" w:sz="0" w:space="0" w:color="auto" w:frame="1"/>
        </w:rPr>
        <w:t>private</w:t>
      </w:r>
      <w:r w:rsidRPr="00553174">
        <w:rPr>
          <w:rFonts w:eastAsia="Times New Roman" w:cs="Times New Roman"/>
          <w:color w:val="000000"/>
          <w:sz w:val="20"/>
          <w:szCs w:val="20"/>
          <w:bdr w:val="none" w:sz="0" w:space="0" w:color="auto" w:frame="1"/>
        </w:rPr>
        <w:t> String name, designation;  </w:t>
      </w:r>
    </w:p>
    <w:p w:rsidR="00BE0C54" w:rsidRPr="00553174" w:rsidRDefault="00BE0C54" w:rsidP="00BE0C54">
      <w:pPr>
        <w:numPr>
          <w:ilvl w:val="0"/>
          <w:numId w:val="80"/>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w:t>
      </w:r>
      <w:r w:rsidRPr="00553174">
        <w:rPr>
          <w:rFonts w:eastAsia="Times New Roman" w:cs="Times New Roman"/>
          <w:b/>
          <w:bCs/>
          <w:color w:val="006699"/>
          <w:sz w:val="20"/>
          <w:szCs w:val="20"/>
          <w:bdr w:val="none" w:sz="0" w:space="0" w:color="auto" w:frame="1"/>
        </w:rPr>
        <w:t>private</w:t>
      </w:r>
      <w:r w:rsidRPr="00553174">
        <w:rPr>
          <w:rFonts w:eastAsia="Times New Roman" w:cs="Times New Roman"/>
          <w:color w:val="000000"/>
          <w:sz w:val="20"/>
          <w:szCs w:val="20"/>
          <w:bdr w:val="none" w:sz="0" w:space="0" w:color="auto" w:frame="1"/>
        </w:rPr>
        <w:t> </w:t>
      </w:r>
      <w:r w:rsidRPr="00553174">
        <w:rPr>
          <w:rFonts w:eastAsia="Times New Roman" w:cs="Times New Roman"/>
          <w:b/>
          <w:bCs/>
          <w:color w:val="006699"/>
          <w:sz w:val="20"/>
          <w:szCs w:val="20"/>
          <w:bdr w:val="none" w:sz="0" w:space="0" w:color="auto" w:frame="1"/>
        </w:rPr>
        <w:t>double</w:t>
      </w:r>
      <w:r w:rsidRPr="00553174">
        <w:rPr>
          <w:rFonts w:eastAsia="Times New Roman" w:cs="Times New Roman"/>
          <w:color w:val="000000"/>
          <w:sz w:val="20"/>
          <w:szCs w:val="20"/>
          <w:bdr w:val="none" w:sz="0" w:space="0" w:color="auto" w:frame="1"/>
        </w:rPr>
        <w:t> salary;  </w:t>
      </w:r>
    </w:p>
    <w:p w:rsidR="00BE0C54" w:rsidRPr="00553174" w:rsidRDefault="00BE0C54" w:rsidP="00BE0C54">
      <w:pPr>
        <w:numPr>
          <w:ilvl w:val="0"/>
          <w:numId w:val="80"/>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w:t>
      </w:r>
      <w:r w:rsidRPr="00553174">
        <w:rPr>
          <w:rFonts w:eastAsia="Times New Roman" w:cs="Times New Roman"/>
          <w:b/>
          <w:bCs/>
          <w:color w:val="006699"/>
          <w:sz w:val="20"/>
          <w:szCs w:val="20"/>
          <w:bdr w:val="none" w:sz="0" w:space="0" w:color="auto" w:frame="1"/>
        </w:rPr>
        <w:t>private</w:t>
      </w:r>
      <w:r w:rsidRPr="00553174">
        <w:rPr>
          <w:rFonts w:eastAsia="Times New Roman" w:cs="Times New Roman"/>
          <w:color w:val="000000"/>
          <w:sz w:val="20"/>
          <w:szCs w:val="20"/>
          <w:bdr w:val="none" w:sz="0" w:space="0" w:color="auto" w:frame="1"/>
        </w:rPr>
        <w:t> String address;  </w:t>
      </w:r>
    </w:p>
    <w:p w:rsidR="00BE0C54" w:rsidRPr="00553174" w:rsidRDefault="00BE0C54" w:rsidP="00BE0C54">
      <w:pPr>
        <w:numPr>
          <w:ilvl w:val="0"/>
          <w:numId w:val="80"/>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w:t>
      </w:r>
    </w:p>
    <w:p w:rsidR="00BE0C54" w:rsidRPr="00553174" w:rsidRDefault="00BE0C54" w:rsidP="00BE0C54">
      <w:pPr>
        <w:numPr>
          <w:ilvl w:val="0"/>
          <w:numId w:val="80"/>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w:t>
      </w:r>
      <w:r w:rsidRPr="00553174">
        <w:rPr>
          <w:rFonts w:eastAsia="Times New Roman" w:cs="Times New Roman"/>
          <w:b/>
          <w:bCs/>
          <w:color w:val="006699"/>
          <w:sz w:val="20"/>
          <w:szCs w:val="20"/>
          <w:bdr w:val="none" w:sz="0" w:space="0" w:color="auto" w:frame="1"/>
        </w:rPr>
        <w:t>public</w:t>
      </w:r>
      <w:r w:rsidRPr="00553174">
        <w:rPr>
          <w:rFonts w:eastAsia="Times New Roman" w:cs="Times New Roman"/>
          <w:color w:val="000000"/>
          <w:sz w:val="20"/>
          <w:szCs w:val="20"/>
          <w:bdr w:val="none" w:sz="0" w:space="0" w:color="auto" w:frame="1"/>
        </w:rPr>
        <w:t> EmployeeRecord(){  </w:t>
      </w:r>
    </w:p>
    <w:p w:rsidR="00BE0C54" w:rsidRPr="00553174" w:rsidRDefault="00BE0C54" w:rsidP="00BE0C54">
      <w:pPr>
        <w:numPr>
          <w:ilvl w:val="0"/>
          <w:numId w:val="80"/>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System.out.println(</w:t>
      </w:r>
      <w:r w:rsidRPr="00553174">
        <w:rPr>
          <w:rFonts w:eastAsia="Times New Roman" w:cs="Times New Roman"/>
          <w:color w:val="0000FF"/>
          <w:sz w:val="20"/>
          <w:szCs w:val="20"/>
          <w:bdr w:val="none" w:sz="0" w:space="0" w:color="auto" w:frame="1"/>
        </w:rPr>
        <w:t>"   Employee Records of Oracle Corporation "</w:t>
      </w:r>
      <w:r w:rsidRPr="00553174">
        <w:rPr>
          <w:rFonts w:eastAsia="Times New Roman" w:cs="Times New Roman"/>
          <w:color w:val="000000"/>
          <w:sz w:val="20"/>
          <w:szCs w:val="20"/>
          <w:bdr w:val="none" w:sz="0" w:space="0" w:color="auto" w:frame="1"/>
        </w:rPr>
        <w:t>);  </w:t>
      </w:r>
    </w:p>
    <w:p w:rsidR="00BE0C54" w:rsidRPr="00553174" w:rsidRDefault="00BE0C54" w:rsidP="00BE0C54">
      <w:pPr>
        <w:numPr>
          <w:ilvl w:val="0"/>
          <w:numId w:val="80"/>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System.out.println(</w:t>
      </w:r>
      <w:r w:rsidRPr="00553174">
        <w:rPr>
          <w:rFonts w:eastAsia="Times New Roman" w:cs="Times New Roman"/>
          <w:color w:val="0000FF"/>
          <w:sz w:val="20"/>
          <w:szCs w:val="20"/>
          <w:bdr w:val="none" w:sz="0" w:space="0" w:color="auto" w:frame="1"/>
        </w:rPr>
        <w:t>"---------------------------------------------"</w:t>
      </w:r>
      <w:r w:rsidRPr="00553174">
        <w:rPr>
          <w:rFonts w:eastAsia="Times New Roman" w:cs="Times New Roman"/>
          <w:color w:val="000000"/>
          <w:sz w:val="20"/>
          <w:szCs w:val="20"/>
          <w:bdr w:val="none" w:sz="0" w:space="0" w:color="auto" w:frame="1"/>
        </w:rPr>
        <w:t>);  </w:t>
      </w:r>
    </w:p>
    <w:p w:rsidR="00BE0C54" w:rsidRPr="00553174" w:rsidRDefault="00BE0C54" w:rsidP="00BE0C54">
      <w:pPr>
        <w:numPr>
          <w:ilvl w:val="0"/>
          <w:numId w:val="80"/>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System.out.println(</w:t>
      </w:r>
      <w:r w:rsidRPr="00553174">
        <w:rPr>
          <w:rFonts w:eastAsia="Times New Roman" w:cs="Times New Roman"/>
          <w:color w:val="0000FF"/>
          <w:sz w:val="20"/>
          <w:szCs w:val="20"/>
          <w:bdr w:val="none" w:sz="0" w:space="0" w:color="auto" w:frame="1"/>
        </w:rPr>
        <w:t>"Eid"</w:t>
      </w:r>
      <w:r w:rsidRPr="00553174">
        <w:rPr>
          <w:rFonts w:eastAsia="Times New Roman" w:cs="Times New Roman"/>
          <w:color w:val="000000"/>
          <w:sz w:val="20"/>
          <w:szCs w:val="20"/>
          <w:bdr w:val="none" w:sz="0" w:space="0" w:color="auto" w:frame="1"/>
        </w:rPr>
        <w:t>+</w:t>
      </w:r>
      <w:r w:rsidRPr="00553174">
        <w:rPr>
          <w:rFonts w:eastAsia="Times New Roman" w:cs="Times New Roman"/>
          <w:color w:val="0000FF"/>
          <w:sz w:val="20"/>
          <w:szCs w:val="20"/>
          <w:bdr w:val="none" w:sz="0" w:space="0" w:color="auto" w:frame="1"/>
        </w:rPr>
        <w:t>"\t"</w:t>
      </w:r>
      <w:r w:rsidRPr="00553174">
        <w:rPr>
          <w:rFonts w:eastAsia="Times New Roman" w:cs="Times New Roman"/>
          <w:color w:val="000000"/>
          <w:sz w:val="20"/>
          <w:szCs w:val="20"/>
          <w:bdr w:val="none" w:sz="0" w:space="0" w:color="auto" w:frame="1"/>
        </w:rPr>
        <w:t>+</w:t>
      </w:r>
      <w:r w:rsidRPr="00553174">
        <w:rPr>
          <w:rFonts w:eastAsia="Times New Roman" w:cs="Times New Roman"/>
          <w:color w:val="0000FF"/>
          <w:sz w:val="20"/>
          <w:szCs w:val="20"/>
          <w:bdr w:val="none" w:sz="0" w:space="0" w:color="auto" w:frame="1"/>
        </w:rPr>
        <w:t>"Ename"</w:t>
      </w:r>
      <w:r w:rsidRPr="00553174">
        <w:rPr>
          <w:rFonts w:eastAsia="Times New Roman" w:cs="Times New Roman"/>
          <w:color w:val="000000"/>
          <w:sz w:val="20"/>
          <w:szCs w:val="20"/>
          <w:bdr w:val="none" w:sz="0" w:space="0" w:color="auto" w:frame="1"/>
        </w:rPr>
        <w:t>+</w:t>
      </w:r>
      <w:r w:rsidRPr="00553174">
        <w:rPr>
          <w:rFonts w:eastAsia="Times New Roman" w:cs="Times New Roman"/>
          <w:color w:val="0000FF"/>
          <w:sz w:val="20"/>
          <w:szCs w:val="20"/>
          <w:bdr w:val="none" w:sz="0" w:space="0" w:color="auto" w:frame="1"/>
        </w:rPr>
        <w:t>"\t"</w:t>
      </w:r>
      <w:r w:rsidRPr="00553174">
        <w:rPr>
          <w:rFonts w:eastAsia="Times New Roman" w:cs="Times New Roman"/>
          <w:color w:val="000000"/>
          <w:sz w:val="20"/>
          <w:szCs w:val="20"/>
          <w:bdr w:val="none" w:sz="0" w:space="0" w:color="auto" w:frame="1"/>
        </w:rPr>
        <w:t>+</w:t>
      </w:r>
      <w:r w:rsidRPr="00553174">
        <w:rPr>
          <w:rFonts w:eastAsia="Times New Roman" w:cs="Times New Roman"/>
          <w:color w:val="0000FF"/>
          <w:sz w:val="20"/>
          <w:szCs w:val="20"/>
          <w:bdr w:val="none" w:sz="0" w:space="0" w:color="auto" w:frame="1"/>
        </w:rPr>
        <w:t>"Edesignation"</w:t>
      </w:r>
      <w:r w:rsidRPr="00553174">
        <w:rPr>
          <w:rFonts w:eastAsia="Times New Roman" w:cs="Times New Roman"/>
          <w:color w:val="000000"/>
          <w:sz w:val="20"/>
          <w:szCs w:val="20"/>
          <w:bdr w:val="none" w:sz="0" w:space="0" w:color="auto" w:frame="1"/>
        </w:rPr>
        <w:t>+</w:t>
      </w:r>
      <w:r w:rsidRPr="00553174">
        <w:rPr>
          <w:rFonts w:eastAsia="Times New Roman" w:cs="Times New Roman"/>
          <w:color w:val="0000FF"/>
          <w:sz w:val="20"/>
          <w:szCs w:val="20"/>
          <w:bdr w:val="none" w:sz="0" w:space="0" w:color="auto" w:frame="1"/>
        </w:rPr>
        <w:t>"\t"</w:t>
      </w:r>
      <w:r w:rsidRPr="00553174">
        <w:rPr>
          <w:rFonts w:eastAsia="Times New Roman" w:cs="Times New Roman"/>
          <w:color w:val="000000"/>
          <w:sz w:val="20"/>
          <w:szCs w:val="20"/>
          <w:bdr w:val="none" w:sz="0" w:space="0" w:color="auto" w:frame="1"/>
        </w:rPr>
        <w:t>+</w:t>
      </w:r>
      <w:r w:rsidRPr="00553174">
        <w:rPr>
          <w:rFonts w:eastAsia="Times New Roman" w:cs="Times New Roman"/>
          <w:color w:val="0000FF"/>
          <w:sz w:val="20"/>
          <w:szCs w:val="20"/>
          <w:bdr w:val="none" w:sz="0" w:space="0" w:color="auto" w:frame="1"/>
        </w:rPr>
        <w:t>"Esalary"</w:t>
      </w:r>
      <w:r w:rsidRPr="00553174">
        <w:rPr>
          <w:rFonts w:eastAsia="Times New Roman" w:cs="Times New Roman"/>
          <w:color w:val="000000"/>
          <w:sz w:val="20"/>
          <w:szCs w:val="20"/>
          <w:bdr w:val="none" w:sz="0" w:space="0" w:color="auto" w:frame="1"/>
        </w:rPr>
        <w:t>+</w:t>
      </w:r>
      <w:r w:rsidRPr="00553174">
        <w:rPr>
          <w:rFonts w:eastAsia="Times New Roman" w:cs="Times New Roman"/>
          <w:color w:val="0000FF"/>
          <w:sz w:val="20"/>
          <w:szCs w:val="20"/>
          <w:bdr w:val="none" w:sz="0" w:space="0" w:color="auto" w:frame="1"/>
        </w:rPr>
        <w:t>"\t\t"</w:t>
      </w:r>
      <w:r w:rsidRPr="00553174">
        <w:rPr>
          <w:rFonts w:eastAsia="Times New Roman" w:cs="Times New Roman"/>
          <w:color w:val="000000"/>
          <w:sz w:val="20"/>
          <w:szCs w:val="20"/>
          <w:bdr w:val="none" w:sz="0" w:space="0" w:color="auto" w:frame="1"/>
        </w:rPr>
        <w:t>+</w:t>
      </w:r>
      <w:r w:rsidRPr="00553174">
        <w:rPr>
          <w:rFonts w:eastAsia="Times New Roman" w:cs="Times New Roman"/>
          <w:color w:val="0000FF"/>
          <w:sz w:val="20"/>
          <w:szCs w:val="20"/>
          <w:bdr w:val="none" w:sz="0" w:space="0" w:color="auto" w:frame="1"/>
        </w:rPr>
        <w:t>"Eaddress"</w:t>
      </w:r>
      <w:r w:rsidRPr="00553174">
        <w:rPr>
          <w:rFonts w:eastAsia="Times New Roman" w:cs="Times New Roman"/>
          <w:color w:val="000000"/>
          <w:sz w:val="20"/>
          <w:szCs w:val="20"/>
          <w:bdr w:val="none" w:sz="0" w:space="0" w:color="auto" w:frame="1"/>
        </w:rPr>
        <w:t>);  </w:t>
      </w:r>
    </w:p>
    <w:p w:rsidR="00BE0C54" w:rsidRPr="00553174" w:rsidRDefault="00BE0C54" w:rsidP="00BE0C54">
      <w:pPr>
        <w:numPr>
          <w:ilvl w:val="0"/>
          <w:numId w:val="80"/>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w:t>
      </w:r>
    </w:p>
    <w:p w:rsidR="00BE0C54" w:rsidRPr="00553174" w:rsidRDefault="00BE0C54" w:rsidP="00BE0C54">
      <w:pPr>
        <w:numPr>
          <w:ilvl w:val="0"/>
          <w:numId w:val="80"/>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w:t>
      </w:r>
    </w:p>
    <w:p w:rsidR="00BE0C54" w:rsidRPr="00553174" w:rsidRDefault="00BE0C54" w:rsidP="00BE0C54">
      <w:pPr>
        <w:numPr>
          <w:ilvl w:val="0"/>
          <w:numId w:val="80"/>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w:t>
      </w:r>
    </w:p>
    <w:p w:rsidR="00BE0C54" w:rsidRPr="00553174" w:rsidRDefault="00BE0C54" w:rsidP="00BE0C54">
      <w:pPr>
        <w:numPr>
          <w:ilvl w:val="0"/>
          <w:numId w:val="80"/>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w:t>
      </w:r>
      <w:r w:rsidRPr="00553174">
        <w:rPr>
          <w:rFonts w:eastAsia="Times New Roman" w:cs="Times New Roman"/>
          <w:b/>
          <w:bCs/>
          <w:color w:val="006699"/>
          <w:sz w:val="20"/>
          <w:szCs w:val="20"/>
          <w:bdr w:val="none" w:sz="0" w:space="0" w:color="auto" w:frame="1"/>
        </w:rPr>
        <w:t>public</w:t>
      </w:r>
      <w:r w:rsidRPr="00553174">
        <w:rPr>
          <w:rFonts w:eastAsia="Times New Roman" w:cs="Times New Roman"/>
          <w:color w:val="000000"/>
          <w:sz w:val="20"/>
          <w:szCs w:val="20"/>
          <w:bdr w:val="none" w:sz="0" w:space="0" w:color="auto" w:frame="1"/>
        </w:rPr>
        <w:t>  EmployeeRecord(</w:t>
      </w:r>
      <w:r w:rsidRPr="00553174">
        <w:rPr>
          <w:rFonts w:eastAsia="Times New Roman" w:cs="Times New Roman"/>
          <w:b/>
          <w:bCs/>
          <w:color w:val="006699"/>
          <w:sz w:val="20"/>
          <w:szCs w:val="20"/>
          <w:bdr w:val="none" w:sz="0" w:space="0" w:color="auto" w:frame="1"/>
        </w:rPr>
        <w:t>int</w:t>
      </w:r>
      <w:r w:rsidRPr="00553174">
        <w:rPr>
          <w:rFonts w:eastAsia="Times New Roman" w:cs="Times New Roman"/>
          <w:color w:val="000000"/>
          <w:sz w:val="20"/>
          <w:szCs w:val="20"/>
          <w:bdr w:val="none" w:sz="0" w:space="0" w:color="auto" w:frame="1"/>
        </w:rPr>
        <w:t> id, String name, String designation, </w:t>
      </w:r>
      <w:r w:rsidRPr="00553174">
        <w:rPr>
          <w:rFonts w:eastAsia="Times New Roman" w:cs="Times New Roman"/>
          <w:b/>
          <w:bCs/>
          <w:color w:val="006699"/>
          <w:sz w:val="20"/>
          <w:szCs w:val="20"/>
          <w:bdr w:val="none" w:sz="0" w:space="0" w:color="auto" w:frame="1"/>
        </w:rPr>
        <w:t>double</w:t>
      </w:r>
      <w:r w:rsidRPr="00553174">
        <w:rPr>
          <w:rFonts w:eastAsia="Times New Roman" w:cs="Times New Roman"/>
          <w:color w:val="000000"/>
          <w:sz w:val="20"/>
          <w:szCs w:val="20"/>
          <w:bdr w:val="none" w:sz="0" w:space="0" w:color="auto" w:frame="1"/>
        </w:rPr>
        <w:t> salary, String address) {  </w:t>
      </w:r>
    </w:p>
    <w:p w:rsidR="00BE0C54" w:rsidRPr="00553174" w:rsidRDefault="00BE0C54" w:rsidP="00BE0C54">
      <w:pPr>
        <w:numPr>
          <w:ilvl w:val="0"/>
          <w:numId w:val="80"/>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w:t>
      </w:r>
    </w:p>
    <w:p w:rsidR="00BE0C54" w:rsidRPr="00553174" w:rsidRDefault="00BE0C54" w:rsidP="00BE0C54">
      <w:pPr>
        <w:numPr>
          <w:ilvl w:val="0"/>
          <w:numId w:val="80"/>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w:t>
      </w:r>
      <w:r w:rsidRPr="00553174">
        <w:rPr>
          <w:rFonts w:eastAsia="Times New Roman" w:cs="Times New Roman"/>
          <w:b/>
          <w:bCs/>
          <w:color w:val="006699"/>
          <w:sz w:val="20"/>
          <w:szCs w:val="20"/>
          <w:bdr w:val="none" w:sz="0" w:space="0" w:color="auto" w:frame="1"/>
        </w:rPr>
        <w:t>this</w:t>
      </w:r>
      <w:r w:rsidRPr="00553174">
        <w:rPr>
          <w:rFonts w:eastAsia="Times New Roman" w:cs="Times New Roman"/>
          <w:color w:val="000000"/>
          <w:sz w:val="20"/>
          <w:szCs w:val="20"/>
          <w:bdr w:val="none" w:sz="0" w:space="0" w:color="auto" w:frame="1"/>
        </w:rPr>
        <w:t>();  </w:t>
      </w:r>
    </w:p>
    <w:p w:rsidR="00BE0C54" w:rsidRPr="00553174" w:rsidRDefault="00BE0C54" w:rsidP="00BE0C54">
      <w:pPr>
        <w:numPr>
          <w:ilvl w:val="0"/>
          <w:numId w:val="80"/>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w:t>
      </w:r>
      <w:r w:rsidRPr="00553174">
        <w:rPr>
          <w:rFonts w:eastAsia="Times New Roman" w:cs="Times New Roman"/>
          <w:b/>
          <w:bCs/>
          <w:color w:val="006699"/>
          <w:sz w:val="20"/>
          <w:szCs w:val="20"/>
          <w:bdr w:val="none" w:sz="0" w:space="0" w:color="auto" w:frame="1"/>
        </w:rPr>
        <w:t>this</w:t>
      </w:r>
      <w:r w:rsidRPr="00553174">
        <w:rPr>
          <w:rFonts w:eastAsia="Times New Roman" w:cs="Times New Roman"/>
          <w:color w:val="000000"/>
          <w:sz w:val="20"/>
          <w:szCs w:val="20"/>
          <w:bdr w:val="none" w:sz="0" w:space="0" w:color="auto" w:frame="1"/>
        </w:rPr>
        <w:t>.id = id;  </w:t>
      </w:r>
    </w:p>
    <w:p w:rsidR="00BE0C54" w:rsidRPr="00553174" w:rsidRDefault="00BE0C54" w:rsidP="00BE0C54">
      <w:pPr>
        <w:numPr>
          <w:ilvl w:val="0"/>
          <w:numId w:val="80"/>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w:t>
      </w:r>
      <w:r w:rsidRPr="00553174">
        <w:rPr>
          <w:rFonts w:eastAsia="Times New Roman" w:cs="Times New Roman"/>
          <w:b/>
          <w:bCs/>
          <w:color w:val="006699"/>
          <w:sz w:val="20"/>
          <w:szCs w:val="20"/>
          <w:bdr w:val="none" w:sz="0" w:space="0" w:color="auto" w:frame="1"/>
        </w:rPr>
        <w:t>this</w:t>
      </w:r>
      <w:r w:rsidRPr="00553174">
        <w:rPr>
          <w:rFonts w:eastAsia="Times New Roman" w:cs="Times New Roman"/>
          <w:color w:val="000000"/>
          <w:sz w:val="20"/>
          <w:szCs w:val="20"/>
          <w:bdr w:val="none" w:sz="0" w:space="0" w:color="auto" w:frame="1"/>
        </w:rPr>
        <w:t>.name = name;  </w:t>
      </w:r>
    </w:p>
    <w:p w:rsidR="00BE0C54" w:rsidRPr="00553174" w:rsidRDefault="00BE0C54" w:rsidP="00BE0C54">
      <w:pPr>
        <w:numPr>
          <w:ilvl w:val="0"/>
          <w:numId w:val="80"/>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w:t>
      </w:r>
      <w:r w:rsidRPr="00553174">
        <w:rPr>
          <w:rFonts w:eastAsia="Times New Roman" w:cs="Times New Roman"/>
          <w:b/>
          <w:bCs/>
          <w:color w:val="006699"/>
          <w:sz w:val="20"/>
          <w:szCs w:val="20"/>
          <w:bdr w:val="none" w:sz="0" w:space="0" w:color="auto" w:frame="1"/>
        </w:rPr>
        <w:t>this</w:t>
      </w:r>
      <w:r w:rsidRPr="00553174">
        <w:rPr>
          <w:rFonts w:eastAsia="Times New Roman" w:cs="Times New Roman"/>
          <w:color w:val="000000"/>
          <w:sz w:val="20"/>
          <w:szCs w:val="20"/>
          <w:bdr w:val="none" w:sz="0" w:space="0" w:color="auto" w:frame="1"/>
        </w:rPr>
        <w:t>.designation = designation;  </w:t>
      </w:r>
    </w:p>
    <w:p w:rsidR="00BE0C54" w:rsidRPr="00553174" w:rsidRDefault="00BE0C54" w:rsidP="00BE0C54">
      <w:pPr>
        <w:numPr>
          <w:ilvl w:val="0"/>
          <w:numId w:val="80"/>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w:t>
      </w:r>
      <w:r w:rsidRPr="00553174">
        <w:rPr>
          <w:rFonts w:eastAsia="Times New Roman" w:cs="Times New Roman"/>
          <w:b/>
          <w:bCs/>
          <w:color w:val="006699"/>
          <w:sz w:val="20"/>
          <w:szCs w:val="20"/>
          <w:bdr w:val="none" w:sz="0" w:space="0" w:color="auto" w:frame="1"/>
        </w:rPr>
        <w:t>this</w:t>
      </w:r>
      <w:r w:rsidRPr="00553174">
        <w:rPr>
          <w:rFonts w:eastAsia="Times New Roman" w:cs="Times New Roman"/>
          <w:color w:val="000000"/>
          <w:sz w:val="20"/>
          <w:szCs w:val="20"/>
          <w:bdr w:val="none" w:sz="0" w:space="0" w:color="auto" w:frame="1"/>
        </w:rPr>
        <w:t>.salary = salary;  </w:t>
      </w:r>
    </w:p>
    <w:p w:rsidR="00BE0C54" w:rsidRPr="00553174" w:rsidRDefault="00BE0C54" w:rsidP="00BE0C54">
      <w:pPr>
        <w:numPr>
          <w:ilvl w:val="0"/>
          <w:numId w:val="80"/>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w:t>
      </w:r>
      <w:r w:rsidRPr="00553174">
        <w:rPr>
          <w:rFonts w:eastAsia="Times New Roman" w:cs="Times New Roman"/>
          <w:b/>
          <w:bCs/>
          <w:color w:val="006699"/>
          <w:sz w:val="20"/>
          <w:szCs w:val="20"/>
          <w:bdr w:val="none" w:sz="0" w:space="0" w:color="auto" w:frame="1"/>
        </w:rPr>
        <w:t>this</w:t>
      </w:r>
      <w:r w:rsidRPr="00553174">
        <w:rPr>
          <w:rFonts w:eastAsia="Times New Roman" w:cs="Times New Roman"/>
          <w:color w:val="000000"/>
          <w:sz w:val="20"/>
          <w:szCs w:val="20"/>
          <w:bdr w:val="none" w:sz="0" w:space="0" w:color="auto" w:frame="1"/>
        </w:rPr>
        <w:t>.address = address;  </w:t>
      </w:r>
    </w:p>
    <w:p w:rsidR="00BE0C54" w:rsidRPr="00553174" w:rsidRDefault="00BE0C54" w:rsidP="00BE0C54">
      <w:pPr>
        <w:numPr>
          <w:ilvl w:val="0"/>
          <w:numId w:val="80"/>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  </w:t>
      </w:r>
    </w:p>
    <w:p w:rsidR="00BE0C54" w:rsidRPr="00553174" w:rsidRDefault="00BE0C54" w:rsidP="00BE0C54">
      <w:pPr>
        <w:numPr>
          <w:ilvl w:val="0"/>
          <w:numId w:val="80"/>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w:t>
      </w:r>
    </w:p>
    <w:p w:rsidR="00BE0C54" w:rsidRPr="00553174" w:rsidRDefault="00BE0C54" w:rsidP="00BE0C54">
      <w:pPr>
        <w:numPr>
          <w:ilvl w:val="0"/>
          <w:numId w:val="80"/>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w:t>
      </w:r>
      <w:r w:rsidRPr="00553174">
        <w:rPr>
          <w:rFonts w:eastAsia="Times New Roman" w:cs="Times New Roman"/>
          <w:b/>
          <w:bCs/>
          <w:color w:val="006699"/>
          <w:sz w:val="20"/>
          <w:szCs w:val="20"/>
          <w:bdr w:val="none" w:sz="0" w:space="0" w:color="auto" w:frame="1"/>
        </w:rPr>
        <w:t>public</w:t>
      </w:r>
      <w:r w:rsidRPr="00553174">
        <w:rPr>
          <w:rFonts w:eastAsia="Times New Roman" w:cs="Times New Roman"/>
          <w:color w:val="000000"/>
          <w:sz w:val="20"/>
          <w:szCs w:val="20"/>
          <w:bdr w:val="none" w:sz="0" w:space="0" w:color="auto" w:frame="1"/>
        </w:rPr>
        <w:t> </w:t>
      </w:r>
      <w:r w:rsidRPr="00553174">
        <w:rPr>
          <w:rFonts w:eastAsia="Times New Roman" w:cs="Times New Roman"/>
          <w:b/>
          <w:bCs/>
          <w:color w:val="006699"/>
          <w:sz w:val="20"/>
          <w:szCs w:val="20"/>
          <w:bdr w:val="none" w:sz="0" w:space="0" w:color="auto" w:frame="1"/>
        </w:rPr>
        <w:t>void</w:t>
      </w:r>
      <w:r w:rsidRPr="00553174">
        <w:rPr>
          <w:rFonts w:eastAsia="Times New Roman" w:cs="Times New Roman"/>
          <w:color w:val="000000"/>
          <w:sz w:val="20"/>
          <w:szCs w:val="20"/>
          <w:bdr w:val="none" w:sz="0" w:space="0" w:color="auto" w:frame="1"/>
        </w:rPr>
        <w:t> showRecord(){  </w:t>
      </w:r>
    </w:p>
    <w:p w:rsidR="00BE0C54" w:rsidRPr="00553174" w:rsidRDefault="00BE0C54" w:rsidP="00BE0C54">
      <w:pPr>
        <w:numPr>
          <w:ilvl w:val="0"/>
          <w:numId w:val="80"/>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w:t>
      </w:r>
    </w:p>
    <w:p w:rsidR="00BE0C54" w:rsidRPr="00553174" w:rsidRDefault="00BE0C54" w:rsidP="00BE0C54">
      <w:pPr>
        <w:numPr>
          <w:ilvl w:val="0"/>
          <w:numId w:val="80"/>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System.out.println(id+</w:t>
      </w:r>
      <w:r w:rsidRPr="00553174">
        <w:rPr>
          <w:rFonts w:eastAsia="Times New Roman" w:cs="Times New Roman"/>
          <w:color w:val="0000FF"/>
          <w:sz w:val="20"/>
          <w:szCs w:val="20"/>
          <w:bdr w:val="none" w:sz="0" w:space="0" w:color="auto" w:frame="1"/>
        </w:rPr>
        <w:t>"\t"</w:t>
      </w:r>
      <w:r w:rsidRPr="00553174">
        <w:rPr>
          <w:rFonts w:eastAsia="Times New Roman" w:cs="Times New Roman"/>
          <w:color w:val="000000"/>
          <w:sz w:val="20"/>
          <w:szCs w:val="20"/>
          <w:bdr w:val="none" w:sz="0" w:space="0" w:color="auto" w:frame="1"/>
        </w:rPr>
        <w:t>+name+</w:t>
      </w:r>
      <w:r w:rsidRPr="00553174">
        <w:rPr>
          <w:rFonts w:eastAsia="Times New Roman" w:cs="Times New Roman"/>
          <w:color w:val="0000FF"/>
          <w:sz w:val="20"/>
          <w:szCs w:val="20"/>
          <w:bdr w:val="none" w:sz="0" w:space="0" w:color="auto" w:frame="1"/>
        </w:rPr>
        <w:t>"\t"</w:t>
      </w:r>
      <w:r w:rsidRPr="00553174">
        <w:rPr>
          <w:rFonts w:eastAsia="Times New Roman" w:cs="Times New Roman"/>
          <w:color w:val="000000"/>
          <w:sz w:val="20"/>
          <w:szCs w:val="20"/>
          <w:bdr w:val="none" w:sz="0" w:space="0" w:color="auto" w:frame="1"/>
        </w:rPr>
        <w:t>+designation+</w:t>
      </w:r>
      <w:r w:rsidRPr="00553174">
        <w:rPr>
          <w:rFonts w:eastAsia="Times New Roman" w:cs="Times New Roman"/>
          <w:color w:val="0000FF"/>
          <w:sz w:val="20"/>
          <w:szCs w:val="20"/>
          <w:bdr w:val="none" w:sz="0" w:space="0" w:color="auto" w:frame="1"/>
        </w:rPr>
        <w:t>"\t"</w:t>
      </w:r>
      <w:r w:rsidRPr="00553174">
        <w:rPr>
          <w:rFonts w:eastAsia="Times New Roman" w:cs="Times New Roman"/>
          <w:color w:val="000000"/>
          <w:sz w:val="20"/>
          <w:szCs w:val="20"/>
          <w:bdr w:val="none" w:sz="0" w:space="0" w:color="auto" w:frame="1"/>
        </w:rPr>
        <w:t>+salary+</w:t>
      </w:r>
      <w:r w:rsidRPr="00553174">
        <w:rPr>
          <w:rFonts w:eastAsia="Times New Roman" w:cs="Times New Roman"/>
          <w:color w:val="0000FF"/>
          <w:sz w:val="20"/>
          <w:szCs w:val="20"/>
          <w:bdr w:val="none" w:sz="0" w:space="0" w:color="auto" w:frame="1"/>
        </w:rPr>
        <w:t>"\t"</w:t>
      </w:r>
      <w:r w:rsidRPr="00553174">
        <w:rPr>
          <w:rFonts w:eastAsia="Times New Roman" w:cs="Times New Roman"/>
          <w:color w:val="000000"/>
          <w:sz w:val="20"/>
          <w:szCs w:val="20"/>
          <w:bdr w:val="none" w:sz="0" w:space="0" w:color="auto" w:frame="1"/>
        </w:rPr>
        <w:t>+address);  </w:t>
      </w:r>
    </w:p>
    <w:p w:rsidR="00BE0C54" w:rsidRPr="00553174" w:rsidRDefault="00BE0C54" w:rsidP="00BE0C54">
      <w:pPr>
        <w:numPr>
          <w:ilvl w:val="0"/>
          <w:numId w:val="80"/>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  </w:t>
      </w:r>
    </w:p>
    <w:p w:rsidR="00BE0C54" w:rsidRPr="00553174" w:rsidRDefault="00BE0C54" w:rsidP="00BE0C54">
      <w:pPr>
        <w:numPr>
          <w:ilvl w:val="0"/>
          <w:numId w:val="80"/>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w:t>
      </w:r>
    </w:p>
    <w:p w:rsidR="00BE0C54" w:rsidRPr="00553174" w:rsidRDefault="00BE0C54" w:rsidP="00BE0C54">
      <w:pPr>
        <w:numPr>
          <w:ilvl w:val="0"/>
          <w:numId w:val="80"/>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w:t>
      </w:r>
      <w:r w:rsidRPr="00553174">
        <w:rPr>
          <w:rFonts w:eastAsia="Times New Roman" w:cs="Times New Roman"/>
          <w:color w:val="646464"/>
          <w:sz w:val="20"/>
          <w:szCs w:val="20"/>
          <w:bdr w:val="none" w:sz="0" w:space="0" w:color="auto" w:frame="1"/>
        </w:rPr>
        <w:t>@Override</w:t>
      </w:r>
      <w:r w:rsidRPr="00553174">
        <w:rPr>
          <w:rFonts w:eastAsia="Times New Roman" w:cs="Times New Roman"/>
          <w:color w:val="000000"/>
          <w:sz w:val="20"/>
          <w:szCs w:val="20"/>
          <w:bdr w:val="none" w:sz="0" w:space="0" w:color="auto" w:frame="1"/>
        </w:rPr>
        <w:t>  </w:t>
      </w:r>
    </w:p>
    <w:p w:rsidR="00BE0C54" w:rsidRPr="00553174" w:rsidRDefault="00BE0C54" w:rsidP="00BE0C54">
      <w:pPr>
        <w:numPr>
          <w:ilvl w:val="0"/>
          <w:numId w:val="80"/>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w:t>
      </w:r>
      <w:r w:rsidRPr="00553174">
        <w:rPr>
          <w:rFonts w:eastAsia="Times New Roman" w:cs="Times New Roman"/>
          <w:b/>
          <w:bCs/>
          <w:color w:val="006699"/>
          <w:sz w:val="20"/>
          <w:szCs w:val="20"/>
          <w:bdr w:val="none" w:sz="0" w:space="0" w:color="auto" w:frame="1"/>
        </w:rPr>
        <w:t>public</w:t>
      </w:r>
      <w:r w:rsidRPr="00553174">
        <w:rPr>
          <w:rFonts w:eastAsia="Times New Roman" w:cs="Times New Roman"/>
          <w:color w:val="000000"/>
          <w:sz w:val="20"/>
          <w:szCs w:val="20"/>
          <w:bdr w:val="none" w:sz="0" w:space="0" w:color="auto" w:frame="1"/>
        </w:rPr>
        <w:t> Prototype getClone() {  </w:t>
      </w:r>
    </w:p>
    <w:p w:rsidR="00BE0C54" w:rsidRPr="00553174" w:rsidRDefault="00BE0C54" w:rsidP="00BE0C54">
      <w:pPr>
        <w:numPr>
          <w:ilvl w:val="0"/>
          <w:numId w:val="80"/>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w:t>
      </w:r>
    </w:p>
    <w:p w:rsidR="00BE0C54" w:rsidRPr="00553174" w:rsidRDefault="00BE0C54" w:rsidP="00BE0C54">
      <w:pPr>
        <w:numPr>
          <w:ilvl w:val="0"/>
          <w:numId w:val="80"/>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lastRenderedPageBreak/>
        <w:t>        </w:t>
      </w:r>
      <w:r w:rsidRPr="00553174">
        <w:rPr>
          <w:rFonts w:eastAsia="Times New Roman" w:cs="Times New Roman"/>
          <w:b/>
          <w:bCs/>
          <w:color w:val="006699"/>
          <w:sz w:val="20"/>
          <w:szCs w:val="20"/>
          <w:bdr w:val="none" w:sz="0" w:space="0" w:color="auto" w:frame="1"/>
        </w:rPr>
        <w:t>return</w:t>
      </w:r>
      <w:r w:rsidRPr="00553174">
        <w:rPr>
          <w:rFonts w:eastAsia="Times New Roman" w:cs="Times New Roman"/>
          <w:color w:val="000000"/>
          <w:sz w:val="20"/>
          <w:szCs w:val="20"/>
          <w:bdr w:val="none" w:sz="0" w:space="0" w:color="auto" w:frame="1"/>
        </w:rPr>
        <w:t> </w:t>
      </w:r>
      <w:r w:rsidRPr="00553174">
        <w:rPr>
          <w:rFonts w:eastAsia="Times New Roman" w:cs="Times New Roman"/>
          <w:b/>
          <w:bCs/>
          <w:color w:val="006699"/>
          <w:sz w:val="20"/>
          <w:szCs w:val="20"/>
          <w:bdr w:val="none" w:sz="0" w:space="0" w:color="auto" w:frame="1"/>
        </w:rPr>
        <w:t>new</w:t>
      </w:r>
      <w:r w:rsidRPr="00553174">
        <w:rPr>
          <w:rFonts w:eastAsia="Times New Roman" w:cs="Times New Roman"/>
          <w:color w:val="000000"/>
          <w:sz w:val="20"/>
          <w:szCs w:val="20"/>
          <w:bdr w:val="none" w:sz="0" w:space="0" w:color="auto" w:frame="1"/>
        </w:rPr>
        <w:t> EmployeeRecord(id,name,designation,salary,address);  </w:t>
      </w:r>
    </w:p>
    <w:p w:rsidR="00BE0C54" w:rsidRPr="00553174" w:rsidRDefault="00BE0C54" w:rsidP="00BE0C54">
      <w:pPr>
        <w:numPr>
          <w:ilvl w:val="0"/>
          <w:numId w:val="80"/>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  </w:t>
      </w:r>
    </w:p>
    <w:p w:rsidR="00BE0C54" w:rsidRPr="00553174" w:rsidRDefault="00BE0C54" w:rsidP="00BE0C54">
      <w:pPr>
        <w:numPr>
          <w:ilvl w:val="0"/>
          <w:numId w:val="80"/>
        </w:numPr>
        <w:shd w:val="clear" w:color="auto" w:fill="FFFFFF"/>
        <w:spacing w:after="12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w:t>
      </w:r>
      <w:r w:rsidRPr="00553174">
        <w:rPr>
          <w:rFonts w:eastAsia="Times New Roman" w:cs="Times New Roman"/>
          <w:color w:val="008200"/>
          <w:sz w:val="20"/>
          <w:szCs w:val="20"/>
          <w:bdr w:val="none" w:sz="0" w:space="0" w:color="auto" w:frame="1"/>
        </w:rPr>
        <w:t>//End of EmployeeRecord class.</w:t>
      </w:r>
      <w:r w:rsidRPr="00553174">
        <w:rPr>
          <w:rFonts w:eastAsia="Times New Roman" w:cs="Times New Roman"/>
          <w:color w:val="000000"/>
          <w:sz w:val="20"/>
          <w:szCs w:val="20"/>
          <w:bdr w:val="none" w:sz="0" w:space="0" w:color="auto" w:frame="1"/>
        </w:rPr>
        <w:t>  </w:t>
      </w:r>
    </w:p>
    <w:p w:rsidR="00BE0C54" w:rsidRPr="00553174" w:rsidRDefault="00BE0C54" w:rsidP="00BE0C54">
      <w:pPr>
        <w:shd w:val="clear" w:color="auto" w:fill="FFFFFF"/>
        <w:spacing w:after="0" w:line="240" w:lineRule="auto"/>
        <w:jc w:val="both"/>
        <w:rPr>
          <w:rFonts w:eastAsia="Times New Roman" w:cs="Times New Roman"/>
          <w:i/>
          <w:iCs/>
          <w:color w:val="000000"/>
          <w:sz w:val="20"/>
          <w:szCs w:val="20"/>
        </w:rPr>
      </w:pPr>
      <w:r w:rsidRPr="00553174">
        <w:rPr>
          <w:rFonts w:eastAsia="Times New Roman" w:cs="Times New Roman"/>
          <w:i/>
          <w:iCs/>
          <w:color w:val="000000"/>
          <w:sz w:val="20"/>
          <w:szCs w:val="20"/>
        </w:rPr>
        <w:t>File: PrototypeDemo.java</w:t>
      </w:r>
    </w:p>
    <w:p w:rsidR="00BE0C54" w:rsidRPr="00553174" w:rsidRDefault="00BE0C54" w:rsidP="00BE0C54">
      <w:pPr>
        <w:numPr>
          <w:ilvl w:val="0"/>
          <w:numId w:val="81"/>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b/>
          <w:bCs/>
          <w:color w:val="006699"/>
          <w:sz w:val="20"/>
          <w:szCs w:val="20"/>
          <w:bdr w:val="none" w:sz="0" w:space="0" w:color="auto" w:frame="1"/>
        </w:rPr>
        <w:t>import</w:t>
      </w:r>
      <w:r w:rsidRPr="00553174">
        <w:rPr>
          <w:rFonts w:eastAsia="Times New Roman" w:cs="Times New Roman"/>
          <w:color w:val="000000"/>
          <w:sz w:val="20"/>
          <w:szCs w:val="20"/>
          <w:bdr w:val="none" w:sz="0" w:space="0" w:color="auto" w:frame="1"/>
        </w:rPr>
        <w:t> java.io.BufferedReader;  </w:t>
      </w:r>
    </w:p>
    <w:p w:rsidR="00BE0C54" w:rsidRPr="00553174" w:rsidRDefault="00BE0C54" w:rsidP="00BE0C54">
      <w:pPr>
        <w:numPr>
          <w:ilvl w:val="0"/>
          <w:numId w:val="81"/>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b/>
          <w:bCs/>
          <w:color w:val="006699"/>
          <w:sz w:val="20"/>
          <w:szCs w:val="20"/>
          <w:bdr w:val="none" w:sz="0" w:space="0" w:color="auto" w:frame="1"/>
        </w:rPr>
        <w:t>import</w:t>
      </w:r>
      <w:r w:rsidRPr="00553174">
        <w:rPr>
          <w:rFonts w:eastAsia="Times New Roman" w:cs="Times New Roman"/>
          <w:color w:val="000000"/>
          <w:sz w:val="20"/>
          <w:szCs w:val="20"/>
          <w:bdr w:val="none" w:sz="0" w:space="0" w:color="auto" w:frame="1"/>
        </w:rPr>
        <w:t> java.io.IOException;  </w:t>
      </w:r>
    </w:p>
    <w:p w:rsidR="00BE0C54" w:rsidRPr="00553174" w:rsidRDefault="00BE0C54" w:rsidP="00BE0C54">
      <w:pPr>
        <w:numPr>
          <w:ilvl w:val="0"/>
          <w:numId w:val="81"/>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b/>
          <w:bCs/>
          <w:color w:val="006699"/>
          <w:sz w:val="20"/>
          <w:szCs w:val="20"/>
          <w:bdr w:val="none" w:sz="0" w:space="0" w:color="auto" w:frame="1"/>
        </w:rPr>
        <w:t>import</w:t>
      </w:r>
      <w:r w:rsidRPr="00553174">
        <w:rPr>
          <w:rFonts w:eastAsia="Times New Roman" w:cs="Times New Roman"/>
          <w:color w:val="000000"/>
          <w:sz w:val="20"/>
          <w:szCs w:val="20"/>
          <w:bdr w:val="none" w:sz="0" w:space="0" w:color="auto" w:frame="1"/>
        </w:rPr>
        <w:t> java.io.InputStreamReader;  </w:t>
      </w:r>
    </w:p>
    <w:p w:rsidR="00BE0C54" w:rsidRPr="00553174" w:rsidRDefault="00BE0C54" w:rsidP="00BE0C54">
      <w:pPr>
        <w:numPr>
          <w:ilvl w:val="0"/>
          <w:numId w:val="81"/>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w:t>
      </w:r>
    </w:p>
    <w:p w:rsidR="00BE0C54" w:rsidRPr="00553174" w:rsidRDefault="00BE0C54" w:rsidP="00BE0C54">
      <w:pPr>
        <w:numPr>
          <w:ilvl w:val="0"/>
          <w:numId w:val="81"/>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b/>
          <w:bCs/>
          <w:color w:val="006699"/>
          <w:sz w:val="20"/>
          <w:szCs w:val="20"/>
          <w:bdr w:val="none" w:sz="0" w:space="0" w:color="auto" w:frame="1"/>
        </w:rPr>
        <w:t>class</w:t>
      </w:r>
      <w:r w:rsidRPr="00553174">
        <w:rPr>
          <w:rFonts w:eastAsia="Times New Roman" w:cs="Times New Roman"/>
          <w:color w:val="000000"/>
          <w:sz w:val="20"/>
          <w:szCs w:val="20"/>
          <w:bdr w:val="none" w:sz="0" w:space="0" w:color="auto" w:frame="1"/>
        </w:rPr>
        <w:t> PrototypeDemo{  </w:t>
      </w:r>
    </w:p>
    <w:p w:rsidR="00BE0C54" w:rsidRPr="00553174" w:rsidRDefault="00BE0C54" w:rsidP="00BE0C54">
      <w:pPr>
        <w:numPr>
          <w:ilvl w:val="0"/>
          <w:numId w:val="81"/>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w:t>
      </w:r>
      <w:r w:rsidRPr="00553174">
        <w:rPr>
          <w:rFonts w:eastAsia="Times New Roman" w:cs="Times New Roman"/>
          <w:b/>
          <w:bCs/>
          <w:color w:val="006699"/>
          <w:sz w:val="20"/>
          <w:szCs w:val="20"/>
          <w:bdr w:val="none" w:sz="0" w:space="0" w:color="auto" w:frame="1"/>
        </w:rPr>
        <w:t>public</w:t>
      </w:r>
      <w:r w:rsidRPr="00553174">
        <w:rPr>
          <w:rFonts w:eastAsia="Times New Roman" w:cs="Times New Roman"/>
          <w:color w:val="000000"/>
          <w:sz w:val="20"/>
          <w:szCs w:val="20"/>
          <w:bdr w:val="none" w:sz="0" w:space="0" w:color="auto" w:frame="1"/>
        </w:rPr>
        <w:t> </w:t>
      </w:r>
      <w:r w:rsidRPr="00553174">
        <w:rPr>
          <w:rFonts w:eastAsia="Times New Roman" w:cs="Times New Roman"/>
          <w:b/>
          <w:bCs/>
          <w:color w:val="006699"/>
          <w:sz w:val="20"/>
          <w:szCs w:val="20"/>
          <w:bdr w:val="none" w:sz="0" w:space="0" w:color="auto" w:frame="1"/>
        </w:rPr>
        <w:t>static</w:t>
      </w:r>
      <w:r w:rsidRPr="00553174">
        <w:rPr>
          <w:rFonts w:eastAsia="Times New Roman" w:cs="Times New Roman"/>
          <w:color w:val="000000"/>
          <w:sz w:val="20"/>
          <w:szCs w:val="20"/>
          <w:bdr w:val="none" w:sz="0" w:space="0" w:color="auto" w:frame="1"/>
        </w:rPr>
        <w:t> </w:t>
      </w:r>
      <w:r w:rsidRPr="00553174">
        <w:rPr>
          <w:rFonts w:eastAsia="Times New Roman" w:cs="Times New Roman"/>
          <w:b/>
          <w:bCs/>
          <w:color w:val="006699"/>
          <w:sz w:val="20"/>
          <w:szCs w:val="20"/>
          <w:bdr w:val="none" w:sz="0" w:space="0" w:color="auto" w:frame="1"/>
        </w:rPr>
        <w:t>void</w:t>
      </w:r>
      <w:r w:rsidRPr="00553174">
        <w:rPr>
          <w:rFonts w:eastAsia="Times New Roman" w:cs="Times New Roman"/>
          <w:color w:val="000000"/>
          <w:sz w:val="20"/>
          <w:szCs w:val="20"/>
          <w:bdr w:val="none" w:sz="0" w:space="0" w:color="auto" w:frame="1"/>
        </w:rPr>
        <w:t> main(String[] args) </w:t>
      </w:r>
      <w:r w:rsidRPr="00553174">
        <w:rPr>
          <w:rFonts w:eastAsia="Times New Roman" w:cs="Times New Roman"/>
          <w:b/>
          <w:bCs/>
          <w:color w:val="006699"/>
          <w:sz w:val="20"/>
          <w:szCs w:val="20"/>
          <w:bdr w:val="none" w:sz="0" w:space="0" w:color="auto" w:frame="1"/>
        </w:rPr>
        <w:t>throws</w:t>
      </w:r>
      <w:r w:rsidRPr="00553174">
        <w:rPr>
          <w:rFonts w:eastAsia="Times New Roman" w:cs="Times New Roman"/>
          <w:color w:val="000000"/>
          <w:sz w:val="20"/>
          <w:szCs w:val="20"/>
          <w:bdr w:val="none" w:sz="0" w:space="0" w:color="auto" w:frame="1"/>
        </w:rPr>
        <w:t> IOException {  </w:t>
      </w:r>
    </w:p>
    <w:p w:rsidR="00BE0C54" w:rsidRPr="00553174" w:rsidRDefault="00BE0C54" w:rsidP="00BE0C54">
      <w:pPr>
        <w:numPr>
          <w:ilvl w:val="0"/>
          <w:numId w:val="81"/>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w:t>
      </w:r>
    </w:p>
    <w:p w:rsidR="00BE0C54" w:rsidRPr="00553174" w:rsidRDefault="00BE0C54" w:rsidP="00BE0C54">
      <w:pPr>
        <w:numPr>
          <w:ilvl w:val="0"/>
          <w:numId w:val="81"/>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BufferedReader br =</w:t>
      </w:r>
      <w:r w:rsidRPr="00553174">
        <w:rPr>
          <w:rFonts w:eastAsia="Times New Roman" w:cs="Times New Roman"/>
          <w:b/>
          <w:bCs/>
          <w:color w:val="006699"/>
          <w:sz w:val="20"/>
          <w:szCs w:val="20"/>
          <w:bdr w:val="none" w:sz="0" w:space="0" w:color="auto" w:frame="1"/>
        </w:rPr>
        <w:t>new</w:t>
      </w:r>
      <w:r w:rsidRPr="00553174">
        <w:rPr>
          <w:rFonts w:eastAsia="Times New Roman" w:cs="Times New Roman"/>
          <w:color w:val="000000"/>
          <w:sz w:val="20"/>
          <w:szCs w:val="20"/>
          <w:bdr w:val="none" w:sz="0" w:space="0" w:color="auto" w:frame="1"/>
        </w:rPr>
        <w:t> BufferedReader(</w:t>
      </w:r>
      <w:r w:rsidRPr="00553174">
        <w:rPr>
          <w:rFonts w:eastAsia="Times New Roman" w:cs="Times New Roman"/>
          <w:b/>
          <w:bCs/>
          <w:color w:val="006699"/>
          <w:sz w:val="20"/>
          <w:szCs w:val="20"/>
          <w:bdr w:val="none" w:sz="0" w:space="0" w:color="auto" w:frame="1"/>
        </w:rPr>
        <w:t>new</w:t>
      </w:r>
      <w:r w:rsidRPr="00553174">
        <w:rPr>
          <w:rFonts w:eastAsia="Times New Roman" w:cs="Times New Roman"/>
          <w:color w:val="000000"/>
          <w:sz w:val="20"/>
          <w:szCs w:val="20"/>
          <w:bdr w:val="none" w:sz="0" w:space="0" w:color="auto" w:frame="1"/>
        </w:rPr>
        <w:t> InputStreamReader(System.in));  </w:t>
      </w:r>
    </w:p>
    <w:p w:rsidR="00BE0C54" w:rsidRPr="00553174" w:rsidRDefault="00BE0C54" w:rsidP="00BE0C54">
      <w:pPr>
        <w:numPr>
          <w:ilvl w:val="0"/>
          <w:numId w:val="81"/>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System.out.print(</w:t>
      </w:r>
      <w:r w:rsidRPr="00553174">
        <w:rPr>
          <w:rFonts w:eastAsia="Times New Roman" w:cs="Times New Roman"/>
          <w:color w:val="0000FF"/>
          <w:sz w:val="20"/>
          <w:szCs w:val="20"/>
          <w:bdr w:val="none" w:sz="0" w:space="0" w:color="auto" w:frame="1"/>
        </w:rPr>
        <w:t>"Enter Employee Id: "</w:t>
      </w:r>
      <w:r w:rsidRPr="00553174">
        <w:rPr>
          <w:rFonts w:eastAsia="Times New Roman" w:cs="Times New Roman"/>
          <w:color w:val="000000"/>
          <w:sz w:val="20"/>
          <w:szCs w:val="20"/>
          <w:bdr w:val="none" w:sz="0" w:space="0" w:color="auto" w:frame="1"/>
        </w:rPr>
        <w:t>);  </w:t>
      </w:r>
    </w:p>
    <w:p w:rsidR="00BE0C54" w:rsidRPr="00553174" w:rsidRDefault="00BE0C54" w:rsidP="00BE0C54">
      <w:pPr>
        <w:numPr>
          <w:ilvl w:val="0"/>
          <w:numId w:val="81"/>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w:t>
      </w:r>
      <w:r w:rsidRPr="00553174">
        <w:rPr>
          <w:rFonts w:eastAsia="Times New Roman" w:cs="Times New Roman"/>
          <w:b/>
          <w:bCs/>
          <w:color w:val="006699"/>
          <w:sz w:val="20"/>
          <w:szCs w:val="20"/>
          <w:bdr w:val="none" w:sz="0" w:space="0" w:color="auto" w:frame="1"/>
        </w:rPr>
        <w:t>int</w:t>
      </w:r>
      <w:r w:rsidRPr="00553174">
        <w:rPr>
          <w:rFonts w:eastAsia="Times New Roman" w:cs="Times New Roman"/>
          <w:color w:val="000000"/>
          <w:sz w:val="20"/>
          <w:szCs w:val="20"/>
          <w:bdr w:val="none" w:sz="0" w:space="0" w:color="auto" w:frame="1"/>
        </w:rPr>
        <w:t> eid=Integer.parseInt(br.readLine());  </w:t>
      </w:r>
    </w:p>
    <w:p w:rsidR="00BE0C54" w:rsidRPr="00553174" w:rsidRDefault="00BE0C54" w:rsidP="00BE0C54">
      <w:pPr>
        <w:numPr>
          <w:ilvl w:val="0"/>
          <w:numId w:val="81"/>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System.out.print(</w:t>
      </w:r>
      <w:r w:rsidRPr="00553174">
        <w:rPr>
          <w:rFonts w:eastAsia="Times New Roman" w:cs="Times New Roman"/>
          <w:color w:val="0000FF"/>
          <w:sz w:val="20"/>
          <w:szCs w:val="20"/>
          <w:bdr w:val="none" w:sz="0" w:space="0" w:color="auto" w:frame="1"/>
        </w:rPr>
        <w:t>"\n"</w:t>
      </w:r>
      <w:r w:rsidRPr="00553174">
        <w:rPr>
          <w:rFonts w:eastAsia="Times New Roman" w:cs="Times New Roman"/>
          <w:color w:val="000000"/>
          <w:sz w:val="20"/>
          <w:szCs w:val="20"/>
          <w:bdr w:val="none" w:sz="0" w:space="0" w:color="auto" w:frame="1"/>
        </w:rPr>
        <w:t>);  </w:t>
      </w:r>
    </w:p>
    <w:p w:rsidR="00BE0C54" w:rsidRPr="00553174" w:rsidRDefault="00BE0C54" w:rsidP="00BE0C54">
      <w:pPr>
        <w:numPr>
          <w:ilvl w:val="0"/>
          <w:numId w:val="81"/>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w:t>
      </w:r>
    </w:p>
    <w:p w:rsidR="00BE0C54" w:rsidRPr="00553174" w:rsidRDefault="00BE0C54" w:rsidP="00BE0C54">
      <w:pPr>
        <w:numPr>
          <w:ilvl w:val="0"/>
          <w:numId w:val="81"/>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System.out.print(</w:t>
      </w:r>
      <w:r w:rsidRPr="00553174">
        <w:rPr>
          <w:rFonts w:eastAsia="Times New Roman" w:cs="Times New Roman"/>
          <w:color w:val="0000FF"/>
          <w:sz w:val="20"/>
          <w:szCs w:val="20"/>
          <w:bdr w:val="none" w:sz="0" w:space="0" w:color="auto" w:frame="1"/>
        </w:rPr>
        <w:t>"Enter Employee Name: "</w:t>
      </w:r>
      <w:r w:rsidRPr="00553174">
        <w:rPr>
          <w:rFonts w:eastAsia="Times New Roman" w:cs="Times New Roman"/>
          <w:color w:val="000000"/>
          <w:sz w:val="20"/>
          <w:szCs w:val="20"/>
          <w:bdr w:val="none" w:sz="0" w:space="0" w:color="auto" w:frame="1"/>
        </w:rPr>
        <w:t>);  </w:t>
      </w:r>
    </w:p>
    <w:p w:rsidR="00BE0C54" w:rsidRPr="00553174" w:rsidRDefault="00BE0C54" w:rsidP="00BE0C54">
      <w:pPr>
        <w:numPr>
          <w:ilvl w:val="0"/>
          <w:numId w:val="81"/>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String ename=br.readLine();  </w:t>
      </w:r>
    </w:p>
    <w:p w:rsidR="00BE0C54" w:rsidRPr="00553174" w:rsidRDefault="00BE0C54" w:rsidP="00BE0C54">
      <w:pPr>
        <w:numPr>
          <w:ilvl w:val="0"/>
          <w:numId w:val="81"/>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System.out.print(</w:t>
      </w:r>
      <w:r w:rsidRPr="00553174">
        <w:rPr>
          <w:rFonts w:eastAsia="Times New Roman" w:cs="Times New Roman"/>
          <w:color w:val="0000FF"/>
          <w:sz w:val="20"/>
          <w:szCs w:val="20"/>
          <w:bdr w:val="none" w:sz="0" w:space="0" w:color="auto" w:frame="1"/>
        </w:rPr>
        <w:t>"\n"</w:t>
      </w:r>
      <w:r w:rsidRPr="00553174">
        <w:rPr>
          <w:rFonts w:eastAsia="Times New Roman" w:cs="Times New Roman"/>
          <w:color w:val="000000"/>
          <w:sz w:val="20"/>
          <w:szCs w:val="20"/>
          <w:bdr w:val="none" w:sz="0" w:space="0" w:color="auto" w:frame="1"/>
        </w:rPr>
        <w:t>);  </w:t>
      </w:r>
    </w:p>
    <w:p w:rsidR="00BE0C54" w:rsidRPr="00553174" w:rsidRDefault="00BE0C54" w:rsidP="00BE0C54">
      <w:pPr>
        <w:numPr>
          <w:ilvl w:val="0"/>
          <w:numId w:val="81"/>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w:t>
      </w:r>
    </w:p>
    <w:p w:rsidR="00BE0C54" w:rsidRPr="00553174" w:rsidRDefault="00BE0C54" w:rsidP="00BE0C54">
      <w:pPr>
        <w:numPr>
          <w:ilvl w:val="0"/>
          <w:numId w:val="81"/>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System.out.print(</w:t>
      </w:r>
      <w:r w:rsidRPr="00553174">
        <w:rPr>
          <w:rFonts w:eastAsia="Times New Roman" w:cs="Times New Roman"/>
          <w:color w:val="0000FF"/>
          <w:sz w:val="20"/>
          <w:szCs w:val="20"/>
          <w:bdr w:val="none" w:sz="0" w:space="0" w:color="auto" w:frame="1"/>
        </w:rPr>
        <w:t>"Enter Employee Designation: "</w:t>
      </w:r>
      <w:r w:rsidRPr="00553174">
        <w:rPr>
          <w:rFonts w:eastAsia="Times New Roman" w:cs="Times New Roman"/>
          <w:color w:val="000000"/>
          <w:sz w:val="20"/>
          <w:szCs w:val="20"/>
          <w:bdr w:val="none" w:sz="0" w:space="0" w:color="auto" w:frame="1"/>
        </w:rPr>
        <w:t>);  </w:t>
      </w:r>
    </w:p>
    <w:p w:rsidR="00BE0C54" w:rsidRPr="00553174" w:rsidRDefault="00BE0C54" w:rsidP="00BE0C54">
      <w:pPr>
        <w:numPr>
          <w:ilvl w:val="0"/>
          <w:numId w:val="81"/>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String edesignation=br.readLine();  </w:t>
      </w:r>
    </w:p>
    <w:p w:rsidR="00BE0C54" w:rsidRPr="00553174" w:rsidRDefault="00BE0C54" w:rsidP="00BE0C54">
      <w:pPr>
        <w:numPr>
          <w:ilvl w:val="0"/>
          <w:numId w:val="81"/>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System.out.print(</w:t>
      </w:r>
      <w:r w:rsidRPr="00553174">
        <w:rPr>
          <w:rFonts w:eastAsia="Times New Roman" w:cs="Times New Roman"/>
          <w:color w:val="0000FF"/>
          <w:sz w:val="20"/>
          <w:szCs w:val="20"/>
          <w:bdr w:val="none" w:sz="0" w:space="0" w:color="auto" w:frame="1"/>
        </w:rPr>
        <w:t>"\n"</w:t>
      </w:r>
      <w:r w:rsidRPr="00553174">
        <w:rPr>
          <w:rFonts w:eastAsia="Times New Roman" w:cs="Times New Roman"/>
          <w:color w:val="000000"/>
          <w:sz w:val="20"/>
          <w:szCs w:val="20"/>
          <w:bdr w:val="none" w:sz="0" w:space="0" w:color="auto" w:frame="1"/>
        </w:rPr>
        <w:t>);  </w:t>
      </w:r>
    </w:p>
    <w:p w:rsidR="00BE0C54" w:rsidRPr="00553174" w:rsidRDefault="00BE0C54" w:rsidP="00BE0C54">
      <w:pPr>
        <w:numPr>
          <w:ilvl w:val="0"/>
          <w:numId w:val="81"/>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w:t>
      </w:r>
    </w:p>
    <w:p w:rsidR="00BE0C54" w:rsidRPr="00553174" w:rsidRDefault="00BE0C54" w:rsidP="00BE0C54">
      <w:pPr>
        <w:numPr>
          <w:ilvl w:val="0"/>
          <w:numId w:val="81"/>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System.out.print(</w:t>
      </w:r>
      <w:r w:rsidRPr="00553174">
        <w:rPr>
          <w:rFonts w:eastAsia="Times New Roman" w:cs="Times New Roman"/>
          <w:color w:val="0000FF"/>
          <w:sz w:val="20"/>
          <w:szCs w:val="20"/>
          <w:bdr w:val="none" w:sz="0" w:space="0" w:color="auto" w:frame="1"/>
        </w:rPr>
        <w:t>"Enter Employee Address: "</w:t>
      </w:r>
      <w:r w:rsidRPr="00553174">
        <w:rPr>
          <w:rFonts w:eastAsia="Times New Roman" w:cs="Times New Roman"/>
          <w:color w:val="000000"/>
          <w:sz w:val="20"/>
          <w:szCs w:val="20"/>
          <w:bdr w:val="none" w:sz="0" w:space="0" w:color="auto" w:frame="1"/>
        </w:rPr>
        <w:t>);  </w:t>
      </w:r>
    </w:p>
    <w:p w:rsidR="00BE0C54" w:rsidRPr="00553174" w:rsidRDefault="00BE0C54" w:rsidP="00BE0C54">
      <w:pPr>
        <w:numPr>
          <w:ilvl w:val="0"/>
          <w:numId w:val="81"/>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String eaddress=br.readLine();  </w:t>
      </w:r>
    </w:p>
    <w:p w:rsidR="00BE0C54" w:rsidRPr="00553174" w:rsidRDefault="00BE0C54" w:rsidP="00BE0C54">
      <w:pPr>
        <w:numPr>
          <w:ilvl w:val="0"/>
          <w:numId w:val="81"/>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System.out.print(</w:t>
      </w:r>
      <w:r w:rsidRPr="00553174">
        <w:rPr>
          <w:rFonts w:eastAsia="Times New Roman" w:cs="Times New Roman"/>
          <w:color w:val="0000FF"/>
          <w:sz w:val="20"/>
          <w:szCs w:val="20"/>
          <w:bdr w:val="none" w:sz="0" w:space="0" w:color="auto" w:frame="1"/>
        </w:rPr>
        <w:t>"\n"</w:t>
      </w:r>
      <w:r w:rsidRPr="00553174">
        <w:rPr>
          <w:rFonts w:eastAsia="Times New Roman" w:cs="Times New Roman"/>
          <w:color w:val="000000"/>
          <w:sz w:val="20"/>
          <w:szCs w:val="20"/>
          <w:bdr w:val="none" w:sz="0" w:space="0" w:color="auto" w:frame="1"/>
        </w:rPr>
        <w:t>);  </w:t>
      </w:r>
    </w:p>
    <w:p w:rsidR="00BE0C54" w:rsidRPr="00553174" w:rsidRDefault="00BE0C54" w:rsidP="00BE0C54">
      <w:pPr>
        <w:numPr>
          <w:ilvl w:val="0"/>
          <w:numId w:val="81"/>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w:t>
      </w:r>
    </w:p>
    <w:p w:rsidR="00BE0C54" w:rsidRPr="00553174" w:rsidRDefault="00BE0C54" w:rsidP="00BE0C54">
      <w:pPr>
        <w:numPr>
          <w:ilvl w:val="0"/>
          <w:numId w:val="81"/>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System.out.print(</w:t>
      </w:r>
      <w:r w:rsidRPr="00553174">
        <w:rPr>
          <w:rFonts w:eastAsia="Times New Roman" w:cs="Times New Roman"/>
          <w:color w:val="0000FF"/>
          <w:sz w:val="20"/>
          <w:szCs w:val="20"/>
          <w:bdr w:val="none" w:sz="0" w:space="0" w:color="auto" w:frame="1"/>
        </w:rPr>
        <w:t>"Enter Employee Salary: "</w:t>
      </w:r>
      <w:r w:rsidRPr="00553174">
        <w:rPr>
          <w:rFonts w:eastAsia="Times New Roman" w:cs="Times New Roman"/>
          <w:color w:val="000000"/>
          <w:sz w:val="20"/>
          <w:szCs w:val="20"/>
          <w:bdr w:val="none" w:sz="0" w:space="0" w:color="auto" w:frame="1"/>
        </w:rPr>
        <w:t>);  </w:t>
      </w:r>
    </w:p>
    <w:p w:rsidR="00BE0C54" w:rsidRPr="00553174" w:rsidRDefault="00BE0C54" w:rsidP="00BE0C54">
      <w:pPr>
        <w:numPr>
          <w:ilvl w:val="0"/>
          <w:numId w:val="81"/>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w:t>
      </w:r>
      <w:r w:rsidRPr="00553174">
        <w:rPr>
          <w:rFonts w:eastAsia="Times New Roman" w:cs="Times New Roman"/>
          <w:b/>
          <w:bCs/>
          <w:color w:val="006699"/>
          <w:sz w:val="20"/>
          <w:szCs w:val="20"/>
          <w:bdr w:val="none" w:sz="0" w:space="0" w:color="auto" w:frame="1"/>
        </w:rPr>
        <w:t>double</w:t>
      </w:r>
      <w:r w:rsidRPr="00553174">
        <w:rPr>
          <w:rFonts w:eastAsia="Times New Roman" w:cs="Times New Roman"/>
          <w:color w:val="000000"/>
          <w:sz w:val="20"/>
          <w:szCs w:val="20"/>
          <w:bdr w:val="none" w:sz="0" w:space="0" w:color="auto" w:frame="1"/>
        </w:rPr>
        <w:t> esalary= Double.parseDouble(br.readLine());  </w:t>
      </w:r>
    </w:p>
    <w:p w:rsidR="00BE0C54" w:rsidRPr="00553174" w:rsidRDefault="00BE0C54" w:rsidP="00BE0C54">
      <w:pPr>
        <w:numPr>
          <w:ilvl w:val="0"/>
          <w:numId w:val="81"/>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System.out.print(</w:t>
      </w:r>
      <w:r w:rsidRPr="00553174">
        <w:rPr>
          <w:rFonts w:eastAsia="Times New Roman" w:cs="Times New Roman"/>
          <w:color w:val="0000FF"/>
          <w:sz w:val="20"/>
          <w:szCs w:val="20"/>
          <w:bdr w:val="none" w:sz="0" w:space="0" w:color="auto" w:frame="1"/>
        </w:rPr>
        <w:t>"\n"</w:t>
      </w:r>
      <w:r w:rsidRPr="00553174">
        <w:rPr>
          <w:rFonts w:eastAsia="Times New Roman" w:cs="Times New Roman"/>
          <w:color w:val="000000"/>
          <w:sz w:val="20"/>
          <w:szCs w:val="20"/>
          <w:bdr w:val="none" w:sz="0" w:space="0" w:color="auto" w:frame="1"/>
        </w:rPr>
        <w:t>);  </w:t>
      </w:r>
    </w:p>
    <w:p w:rsidR="00BE0C54" w:rsidRPr="00553174" w:rsidRDefault="00BE0C54" w:rsidP="00BE0C54">
      <w:pPr>
        <w:numPr>
          <w:ilvl w:val="0"/>
          <w:numId w:val="81"/>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w:t>
      </w:r>
    </w:p>
    <w:p w:rsidR="00BE0C54" w:rsidRPr="00553174" w:rsidRDefault="00BE0C54" w:rsidP="00BE0C54">
      <w:pPr>
        <w:numPr>
          <w:ilvl w:val="0"/>
          <w:numId w:val="81"/>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EmployeeRecord e1=</w:t>
      </w:r>
      <w:r w:rsidRPr="00553174">
        <w:rPr>
          <w:rFonts w:eastAsia="Times New Roman" w:cs="Times New Roman"/>
          <w:b/>
          <w:bCs/>
          <w:color w:val="006699"/>
          <w:sz w:val="20"/>
          <w:szCs w:val="20"/>
          <w:bdr w:val="none" w:sz="0" w:space="0" w:color="auto" w:frame="1"/>
        </w:rPr>
        <w:t>new</w:t>
      </w:r>
      <w:r w:rsidRPr="00553174">
        <w:rPr>
          <w:rFonts w:eastAsia="Times New Roman" w:cs="Times New Roman"/>
          <w:color w:val="000000"/>
          <w:sz w:val="20"/>
          <w:szCs w:val="20"/>
          <w:bdr w:val="none" w:sz="0" w:space="0" w:color="auto" w:frame="1"/>
        </w:rPr>
        <w:t> EmployeeRecord(eid,ename,edesignation,esalary,eaddress);  </w:t>
      </w:r>
    </w:p>
    <w:p w:rsidR="00BE0C54" w:rsidRPr="00553174" w:rsidRDefault="00BE0C54" w:rsidP="00BE0C54">
      <w:pPr>
        <w:numPr>
          <w:ilvl w:val="0"/>
          <w:numId w:val="81"/>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w:t>
      </w:r>
    </w:p>
    <w:p w:rsidR="00BE0C54" w:rsidRPr="00553174" w:rsidRDefault="00BE0C54" w:rsidP="00BE0C54">
      <w:pPr>
        <w:numPr>
          <w:ilvl w:val="0"/>
          <w:numId w:val="81"/>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e1.showRecord();  </w:t>
      </w:r>
    </w:p>
    <w:p w:rsidR="00BE0C54" w:rsidRPr="00553174" w:rsidRDefault="00BE0C54" w:rsidP="00BE0C54">
      <w:pPr>
        <w:numPr>
          <w:ilvl w:val="0"/>
          <w:numId w:val="81"/>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System.out.println(</w:t>
      </w:r>
      <w:r w:rsidRPr="00553174">
        <w:rPr>
          <w:rFonts w:eastAsia="Times New Roman" w:cs="Times New Roman"/>
          <w:color w:val="0000FF"/>
          <w:sz w:val="20"/>
          <w:szCs w:val="20"/>
          <w:bdr w:val="none" w:sz="0" w:space="0" w:color="auto" w:frame="1"/>
        </w:rPr>
        <w:t>"\n"</w:t>
      </w:r>
      <w:r w:rsidRPr="00553174">
        <w:rPr>
          <w:rFonts w:eastAsia="Times New Roman" w:cs="Times New Roman"/>
          <w:color w:val="000000"/>
          <w:sz w:val="20"/>
          <w:szCs w:val="20"/>
          <w:bdr w:val="none" w:sz="0" w:space="0" w:color="auto" w:frame="1"/>
        </w:rPr>
        <w:t>);  </w:t>
      </w:r>
    </w:p>
    <w:p w:rsidR="00BE0C54" w:rsidRPr="00553174" w:rsidRDefault="00BE0C54" w:rsidP="00BE0C54">
      <w:pPr>
        <w:numPr>
          <w:ilvl w:val="0"/>
          <w:numId w:val="81"/>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EmployeeRecord e2=(EmployeeRecord) e1.getClone();  </w:t>
      </w:r>
    </w:p>
    <w:p w:rsidR="00BE0C54" w:rsidRPr="00553174" w:rsidRDefault="00BE0C54" w:rsidP="00BE0C54">
      <w:pPr>
        <w:numPr>
          <w:ilvl w:val="0"/>
          <w:numId w:val="81"/>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lastRenderedPageBreak/>
        <w:t>        e2.showRecord();  </w:t>
      </w:r>
    </w:p>
    <w:p w:rsidR="00BE0C54" w:rsidRPr="00553174" w:rsidRDefault="00BE0C54" w:rsidP="00BE0C54">
      <w:pPr>
        <w:numPr>
          <w:ilvl w:val="0"/>
          <w:numId w:val="81"/>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     </w:t>
      </w:r>
    </w:p>
    <w:p w:rsidR="007E1E8C" w:rsidRPr="00553174" w:rsidRDefault="00BE0C54" w:rsidP="007E1E8C">
      <w:pPr>
        <w:numPr>
          <w:ilvl w:val="0"/>
          <w:numId w:val="81"/>
        </w:numPr>
        <w:shd w:val="clear" w:color="auto" w:fill="FFFFFF"/>
        <w:spacing w:after="12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w:t>
      </w:r>
      <w:r w:rsidRPr="00553174">
        <w:rPr>
          <w:rFonts w:eastAsia="Times New Roman" w:cs="Times New Roman"/>
          <w:color w:val="008200"/>
          <w:sz w:val="20"/>
          <w:szCs w:val="20"/>
          <w:bdr w:val="none" w:sz="0" w:space="0" w:color="auto" w:frame="1"/>
        </w:rPr>
        <w:t>//End of the ProtoypeDemo class.</w:t>
      </w:r>
      <w:r w:rsidR="007E1E8C" w:rsidRPr="00553174">
        <w:rPr>
          <w:rFonts w:eastAsia="Times New Roman" w:cs="Times New Roman"/>
          <w:color w:val="000000"/>
          <w:sz w:val="20"/>
          <w:szCs w:val="20"/>
          <w:bdr w:val="none" w:sz="0" w:space="0" w:color="auto" w:frame="1"/>
        </w:rPr>
        <w:t> </w:t>
      </w:r>
    </w:p>
    <w:p w:rsidR="007E1E8C" w:rsidRPr="00553174" w:rsidRDefault="007E1E8C" w:rsidP="007E1E8C">
      <w:pPr>
        <w:shd w:val="clear" w:color="auto" w:fill="FFFFFF"/>
        <w:spacing w:after="120" w:line="345" w:lineRule="atLeast"/>
        <w:jc w:val="both"/>
        <w:rPr>
          <w:rFonts w:eastAsia="Times New Roman" w:cs="Times New Roman"/>
          <w:color w:val="000000"/>
          <w:sz w:val="20"/>
          <w:szCs w:val="20"/>
        </w:rPr>
      </w:pPr>
      <w:r w:rsidRPr="00553174">
        <w:rPr>
          <w:rFonts w:eastAsia="Times New Roman" w:cs="Times New Roman"/>
          <w:color w:val="000000"/>
          <w:sz w:val="20"/>
          <w:szCs w:val="20"/>
        </w:rPr>
        <w:t>Structural design pattern.</w:t>
      </w:r>
    </w:p>
    <w:p w:rsidR="00BE0C54" w:rsidRPr="00553174" w:rsidRDefault="00FF6D2D" w:rsidP="007204CF">
      <w:pPr>
        <w:shd w:val="clear" w:color="auto" w:fill="FFFFFF"/>
        <w:spacing w:after="0" w:line="345" w:lineRule="atLeast"/>
        <w:jc w:val="both"/>
        <w:rPr>
          <w:b/>
          <w:bCs/>
          <w:color w:val="38761D"/>
          <w:sz w:val="20"/>
          <w:szCs w:val="20"/>
          <w:shd w:val="clear" w:color="auto" w:fill="FFFFFF"/>
        </w:rPr>
      </w:pPr>
      <w:r w:rsidRPr="00553174">
        <w:rPr>
          <w:b/>
          <w:bCs/>
          <w:color w:val="38761D"/>
          <w:sz w:val="20"/>
          <w:szCs w:val="20"/>
          <w:shd w:val="clear" w:color="auto" w:fill="FFFFFF"/>
        </w:rPr>
        <w:t>Decorator:</w:t>
      </w:r>
    </w:p>
    <w:tbl>
      <w:tblPr>
        <w:tblW w:w="17745" w:type="dxa"/>
        <w:tblCellSpacing w:w="0" w:type="dxa"/>
        <w:shd w:val="clear" w:color="auto" w:fill="FFFFFF"/>
        <w:tblCellMar>
          <w:top w:w="15" w:type="dxa"/>
          <w:left w:w="15" w:type="dxa"/>
          <w:bottom w:w="15" w:type="dxa"/>
          <w:right w:w="15" w:type="dxa"/>
        </w:tblCellMar>
        <w:tblLook w:val="04A0" w:firstRow="1" w:lastRow="0" w:firstColumn="1" w:lastColumn="0" w:noHBand="0" w:noVBand="1"/>
      </w:tblPr>
      <w:tblGrid>
        <w:gridCol w:w="17417"/>
        <w:gridCol w:w="328"/>
      </w:tblGrid>
      <w:tr w:rsidR="00FF6D2D" w:rsidRPr="00553174" w:rsidTr="00FF6D2D">
        <w:trPr>
          <w:tblCellSpacing w:w="0" w:type="dxa"/>
        </w:trPr>
        <w:tc>
          <w:tcPr>
            <w:tcW w:w="0" w:type="auto"/>
            <w:shd w:val="clear" w:color="auto" w:fill="FFFFFF"/>
            <w:tcMar>
              <w:top w:w="150" w:type="dxa"/>
              <w:left w:w="0" w:type="dxa"/>
              <w:bottom w:w="150" w:type="dxa"/>
              <w:right w:w="150" w:type="dxa"/>
            </w:tcMar>
            <w:hideMark/>
          </w:tcPr>
          <w:p w:rsidR="00FF6D2D" w:rsidRPr="00553174" w:rsidRDefault="00FF6D2D" w:rsidP="00FF6D2D">
            <w:pPr>
              <w:spacing w:after="0" w:line="240" w:lineRule="auto"/>
              <w:rPr>
                <w:rFonts w:eastAsia="Times New Roman" w:cs="Arial"/>
                <w:color w:val="000000"/>
                <w:sz w:val="20"/>
                <w:szCs w:val="20"/>
              </w:rPr>
            </w:pPr>
            <w:r w:rsidRPr="00553174">
              <w:rPr>
                <w:rFonts w:eastAsia="Times New Roman" w:cs="Arial"/>
                <w:color w:val="000000"/>
                <w:sz w:val="20"/>
                <w:szCs w:val="20"/>
              </w:rPr>
              <w:br/>
              <w:t>The </w:t>
            </w:r>
            <w:r w:rsidRPr="00553174">
              <w:rPr>
                <w:rFonts w:eastAsia="Times New Roman" w:cs="Arial"/>
                <w:b/>
                <w:bCs/>
                <w:color w:val="3D85C6"/>
                <w:sz w:val="20"/>
                <w:szCs w:val="20"/>
              </w:rPr>
              <w:t>decorator design pattern</w:t>
            </w:r>
            <w:r w:rsidRPr="00553174">
              <w:rPr>
                <w:rFonts w:eastAsia="Times New Roman" w:cs="Arial"/>
                <w:color w:val="000000"/>
                <w:sz w:val="20"/>
                <w:szCs w:val="20"/>
              </w:rPr>
              <w:t xml:space="preserve"> allows you to add features to an object dynamically. </w:t>
            </w:r>
          </w:p>
          <w:p w:rsidR="00FF6D2D" w:rsidRPr="00553174" w:rsidRDefault="00FF6D2D" w:rsidP="00FF6D2D">
            <w:pPr>
              <w:spacing w:after="0" w:line="240" w:lineRule="auto"/>
              <w:rPr>
                <w:rFonts w:eastAsia="Times New Roman" w:cs="Arial"/>
                <w:color w:val="000000"/>
                <w:sz w:val="20"/>
                <w:szCs w:val="20"/>
              </w:rPr>
            </w:pPr>
            <w:r w:rsidRPr="00553174">
              <w:rPr>
                <w:rFonts w:eastAsia="Times New Roman" w:cs="Arial"/>
                <w:color w:val="000000"/>
                <w:sz w:val="20"/>
                <w:szCs w:val="20"/>
              </w:rPr>
              <w:t xml:space="preserve">An example would be the search functionality in an application. You may need to search </w:t>
            </w:r>
          </w:p>
          <w:p w:rsidR="00FF6D2D" w:rsidRPr="00553174" w:rsidRDefault="00FF6D2D" w:rsidP="00FF6D2D">
            <w:pPr>
              <w:spacing w:after="0" w:line="240" w:lineRule="auto"/>
              <w:rPr>
                <w:rFonts w:eastAsia="Times New Roman" w:cs="Arial"/>
                <w:color w:val="000000"/>
                <w:sz w:val="20"/>
                <w:szCs w:val="20"/>
              </w:rPr>
            </w:pPr>
            <w:proofErr w:type="gramStart"/>
            <w:r w:rsidRPr="00553174">
              <w:rPr>
                <w:rFonts w:eastAsia="Times New Roman" w:cs="Arial"/>
                <w:color w:val="000000"/>
                <w:sz w:val="20"/>
                <w:szCs w:val="20"/>
              </w:rPr>
              <w:t>for</w:t>
            </w:r>
            <w:proofErr w:type="gramEnd"/>
            <w:r w:rsidRPr="00553174">
              <w:rPr>
                <w:rFonts w:eastAsia="Times New Roman" w:cs="Arial"/>
                <w:color w:val="000000"/>
                <w:sz w:val="20"/>
                <w:szCs w:val="20"/>
              </w:rPr>
              <w:t xml:space="preserve"> employees such as salary, zip code, skills, and so on. </w:t>
            </w:r>
          </w:p>
          <w:p w:rsidR="00FF6D2D" w:rsidRPr="00553174" w:rsidRDefault="00FF6D2D" w:rsidP="00FF6D2D">
            <w:pPr>
              <w:spacing w:after="0" w:line="240" w:lineRule="auto"/>
              <w:rPr>
                <w:rFonts w:eastAsia="Times New Roman" w:cs="Arial"/>
                <w:color w:val="000000"/>
                <w:sz w:val="20"/>
                <w:szCs w:val="20"/>
              </w:rPr>
            </w:pPr>
            <w:r w:rsidRPr="00553174">
              <w:rPr>
                <w:rFonts w:eastAsia="Times New Roman" w:cs="Arial"/>
                <w:color w:val="000000"/>
                <w:sz w:val="20"/>
                <w:szCs w:val="20"/>
              </w:rPr>
              <w:t xml:space="preserve">The user may choose to enter any combination of search criteria, and it would be a daunting task </w:t>
            </w:r>
          </w:p>
          <w:p w:rsidR="00FF6D2D" w:rsidRPr="00553174" w:rsidRDefault="00FF6D2D" w:rsidP="00FF6D2D">
            <w:pPr>
              <w:spacing w:after="0" w:line="240" w:lineRule="auto"/>
              <w:rPr>
                <w:rFonts w:eastAsia="Times New Roman" w:cs="Arial"/>
                <w:color w:val="000000"/>
                <w:sz w:val="20"/>
                <w:szCs w:val="20"/>
              </w:rPr>
            </w:pPr>
            <w:proofErr w:type="gramStart"/>
            <w:r w:rsidRPr="00553174">
              <w:rPr>
                <w:rFonts w:eastAsia="Times New Roman" w:cs="Arial"/>
                <w:color w:val="000000"/>
                <w:sz w:val="20"/>
                <w:szCs w:val="20"/>
              </w:rPr>
              <w:t>trying</w:t>
            </w:r>
            <w:proofErr w:type="gramEnd"/>
            <w:r w:rsidRPr="00553174">
              <w:rPr>
                <w:rFonts w:eastAsia="Times New Roman" w:cs="Arial"/>
                <w:color w:val="000000"/>
                <w:sz w:val="20"/>
                <w:szCs w:val="20"/>
              </w:rPr>
              <w:t xml:space="preserve"> to figure out all the possible combination as the number of fields grow. The decorator pattern </w:t>
            </w:r>
          </w:p>
          <w:p w:rsidR="00FF6D2D" w:rsidRPr="00553174" w:rsidRDefault="00FF6D2D" w:rsidP="00FF6D2D">
            <w:pPr>
              <w:spacing w:after="0" w:line="240" w:lineRule="auto"/>
              <w:rPr>
                <w:rFonts w:eastAsia="Times New Roman" w:cs="Times New Roman"/>
                <w:color w:val="000000"/>
                <w:sz w:val="20"/>
                <w:szCs w:val="20"/>
              </w:rPr>
            </w:pPr>
            <w:proofErr w:type="gramStart"/>
            <w:r w:rsidRPr="00553174">
              <w:rPr>
                <w:rFonts w:eastAsia="Times New Roman" w:cs="Arial"/>
                <w:color w:val="000000"/>
                <w:sz w:val="20"/>
                <w:szCs w:val="20"/>
              </w:rPr>
              <w:t>allows</w:t>
            </w:r>
            <w:proofErr w:type="gramEnd"/>
            <w:r w:rsidRPr="00553174">
              <w:rPr>
                <w:rFonts w:eastAsia="Times New Roman" w:cs="Arial"/>
                <w:color w:val="000000"/>
                <w:sz w:val="20"/>
                <w:szCs w:val="20"/>
              </w:rPr>
              <w:t xml:space="preserve"> you to dynamically add only the fields that the user is searching for. </w:t>
            </w:r>
          </w:p>
        </w:tc>
        <w:tc>
          <w:tcPr>
            <w:tcW w:w="0" w:type="auto"/>
            <w:shd w:val="clear" w:color="auto" w:fill="FFFFFF"/>
            <w:tcMar>
              <w:top w:w="150" w:type="dxa"/>
              <w:left w:w="0" w:type="dxa"/>
              <w:bottom w:w="150" w:type="dxa"/>
              <w:right w:w="150" w:type="dxa"/>
            </w:tcMar>
            <w:hideMark/>
          </w:tcPr>
          <w:p w:rsidR="00FF6D2D" w:rsidRPr="00553174" w:rsidRDefault="00FF6D2D" w:rsidP="00FF6D2D">
            <w:pPr>
              <w:spacing w:after="0" w:line="240" w:lineRule="auto"/>
              <w:rPr>
                <w:rFonts w:eastAsia="Times New Roman" w:cs="Times New Roman"/>
                <w:color w:val="000000"/>
                <w:sz w:val="20"/>
                <w:szCs w:val="20"/>
              </w:rPr>
            </w:pPr>
          </w:p>
        </w:tc>
      </w:tr>
    </w:tbl>
    <w:p w:rsidR="00FF6D2D" w:rsidRPr="00553174" w:rsidRDefault="00FF6D2D" w:rsidP="00FF6D2D">
      <w:pPr>
        <w:shd w:val="clear" w:color="auto" w:fill="FFFFFF"/>
        <w:spacing w:after="0" w:line="240" w:lineRule="auto"/>
        <w:rPr>
          <w:rFonts w:eastAsia="Times New Roman" w:cs="Times New Roman"/>
          <w:color w:val="000000"/>
          <w:sz w:val="20"/>
          <w:szCs w:val="20"/>
        </w:rPr>
      </w:pPr>
      <w:r w:rsidRPr="00553174">
        <w:rPr>
          <w:rFonts w:eastAsia="Times New Roman" w:cs="Arial"/>
          <w:color w:val="000000"/>
          <w:sz w:val="20"/>
          <w:szCs w:val="20"/>
        </w:rPr>
        <w:t>In the decorator pattern each feature is represented by a class. Therefore if you have 10 features then you will have 10 decorator classes.</w:t>
      </w:r>
    </w:p>
    <w:p w:rsidR="00D455EC" w:rsidRPr="00553174" w:rsidRDefault="00D455EC" w:rsidP="00D455EC">
      <w:pPr>
        <w:shd w:val="clear" w:color="auto" w:fill="FFFFFF"/>
        <w:spacing w:before="100" w:beforeAutospacing="1" w:after="100" w:afterAutospacing="1" w:line="240" w:lineRule="auto"/>
        <w:jc w:val="both"/>
        <w:rPr>
          <w:rFonts w:eastAsia="Times New Roman" w:cs="Times New Roman"/>
          <w:color w:val="000000"/>
          <w:sz w:val="20"/>
          <w:szCs w:val="20"/>
        </w:rPr>
      </w:pPr>
      <w:r w:rsidRPr="00553174">
        <w:rPr>
          <w:rFonts w:eastAsia="Times New Roman" w:cs="Times New Roman"/>
          <w:color w:val="000000"/>
          <w:sz w:val="20"/>
          <w:szCs w:val="20"/>
        </w:rPr>
        <w:t>A Decorator Pattern says that just </w:t>
      </w:r>
      <w:r w:rsidRPr="00553174">
        <w:rPr>
          <w:rFonts w:eastAsia="Times New Roman" w:cs="Times New Roman"/>
          <w:b/>
          <w:bCs/>
          <w:color w:val="000000"/>
          <w:sz w:val="20"/>
          <w:szCs w:val="20"/>
        </w:rPr>
        <w:t>"attach a flexible additional responsibilities to an object dynamically".</w:t>
      </w:r>
    </w:p>
    <w:p w:rsidR="00D455EC" w:rsidRPr="00553174" w:rsidRDefault="00D455EC" w:rsidP="00D455EC">
      <w:pPr>
        <w:shd w:val="clear" w:color="auto" w:fill="FFFFFF"/>
        <w:spacing w:before="100" w:beforeAutospacing="1" w:after="100" w:afterAutospacing="1" w:line="240" w:lineRule="auto"/>
        <w:jc w:val="both"/>
        <w:rPr>
          <w:rFonts w:eastAsia="Times New Roman" w:cs="Times New Roman"/>
          <w:color w:val="000000"/>
          <w:sz w:val="20"/>
          <w:szCs w:val="20"/>
        </w:rPr>
      </w:pPr>
      <w:r w:rsidRPr="00553174">
        <w:rPr>
          <w:rFonts w:eastAsia="Times New Roman" w:cs="Times New Roman"/>
          <w:color w:val="000000"/>
          <w:sz w:val="20"/>
          <w:szCs w:val="20"/>
        </w:rPr>
        <w:t>In other words, The Decorator Pattern uses composition instead of inheritance to extend the functionality of an object at runtime.</w:t>
      </w:r>
    </w:p>
    <w:p w:rsidR="00D455EC" w:rsidRPr="00553174" w:rsidRDefault="00D455EC" w:rsidP="00D455EC">
      <w:pPr>
        <w:shd w:val="clear" w:color="auto" w:fill="FFFFFF"/>
        <w:spacing w:before="100" w:beforeAutospacing="1" w:after="100" w:afterAutospacing="1" w:line="240" w:lineRule="auto"/>
        <w:jc w:val="both"/>
        <w:rPr>
          <w:rFonts w:eastAsia="Times New Roman" w:cs="Times New Roman"/>
          <w:b/>
          <w:bCs/>
          <w:color w:val="000000"/>
          <w:sz w:val="20"/>
          <w:szCs w:val="20"/>
        </w:rPr>
      </w:pPr>
      <w:r w:rsidRPr="00553174">
        <w:rPr>
          <w:rFonts w:eastAsia="Times New Roman" w:cs="Times New Roman"/>
          <w:color w:val="000000"/>
          <w:sz w:val="20"/>
          <w:szCs w:val="20"/>
        </w:rPr>
        <w:t>The Decorator Pattern is also known as </w:t>
      </w:r>
      <w:r w:rsidRPr="00553174">
        <w:rPr>
          <w:rFonts w:eastAsia="Times New Roman" w:cs="Times New Roman"/>
          <w:b/>
          <w:bCs/>
          <w:color w:val="000000"/>
          <w:sz w:val="20"/>
          <w:szCs w:val="20"/>
        </w:rPr>
        <w:t>Wrapper.</w:t>
      </w:r>
    </w:p>
    <w:p w:rsidR="00C04718" w:rsidRPr="00553174" w:rsidRDefault="00C04718" w:rsidP="00D455EC">
      <w:pPr>
        <w:shd w:val="clear" w:color="auto" w:fill="FFFFFF"/>
        <w:spacing w:before="100" w:beforeAutospacing="1" w:after="100" w:afterAutospacing="1" w:line="240" w:lineRule="auto"/>
        <w:jc w:val="both"/>
        <w:rPr>
          <w:rFonts w:eastAsia="Times New Roman" w:cs="Times New Roman"/>
          <w:b/>
          <w:bCs/>
          <w:color w:val="000000"/>
          <w:sz w:val="20"/>
          <w:szCs w:val="20"/>
        </w:rPr>
      </w:pPr>
    </w:p>
    <w:p w:rsidR="00C04718" w:rsidRPr="00553174" w:rsidRDefault="00C04718" w:rsidP="00D455EC">
      <w:pPr>
        <w:shd w:val="clear" w:color="auto" w:fill="FFFFFF"/>
        <w:spacing w:before="100" w:beforeAutospacing="1" w:after="100" w:afterAutospacing="1" w:line="240" w:lineRule="auto"/>
        <w:jc w:val="both"/>
        <w:rPr>
          <w:rFonts w:eastAsia="Times New Roman" w:cs="Times New Roman"/>
          <w:b/>
          <w:bCs/>
          <w:color w:val="000000"/>
          <w:sz w:val="20"/>
          <w:szCs w:val="20"/>
        </w:rPr>
      </w:pPr>
      <w:r w:rsidRPr="00553174">
        <w:rPr>
          <w:rFonts w:eastAsia="Times New Roman" w:cs="Times New Roman"/>
          <w:b/>
          <w:bCs/>
          <w:color w:val="000000"/>
          <w:sz w:val="20"/>
          <w:szCs w:val="20"/>
        </w:rPr>
        <w:t>In short</w:t>
      </w:r>
    </w:p>
    <w:p w:rsidR="00C04718" w:rsidRPr="00553174" w:rsidRDefault="00C04718" w:rsidP="00C04718">
      <w:pPr>
        <w:spacing w:after="240" w:line="360" w:lineRule="atLeast"/>
        <w:ind w:left="48" w:right="48"/>
        <w:jc w:val="both"/>
        <w:rPr>
          <w:rFonts w:eastAsia="Times New Roman" w:cs="Times New Roman"/>
          <w:color w:val="000000"/>
          <w:sz w:val="20"/>
          <w:szCs w:val="20"/>
        </w:rPr>
      </w:pPr>
      <w:r w:rsidRPr="00553174">
        <w:rPr>
          <w:rFonts w:eastAsia="Times New Roman" w:cs="Times New Roman"/>
          <w:color w:val="000000"/>
          <w:sz w:val="20"/>
          <w:szCs w:val="20"/>
        </w:rPr>
        <w:t>Decorator pattern allows a user to add new functionality to an existing object without altering its structure. This type of design pattern comes under structural pattern as this pattern acts as a wrapper to existing class.</w:t>
      </w:r>
    </w:p>
    <w:p w:rsidR="00C04718" w:rsidRPr="00553174" w:rsidRDefault="00C04718" w:rsidP="00C04718">
      <w:pPr>
        <w:spacing w:after="240" w:line="360" w:lineRule="atLeast"/>
        <w:ind w:left="48" w:right="48"/>
        <w:jc w:val="both"/>
        <w:rPr>
          <w:rFonts w:eastAsia="Times New Roman" w:cs="Times New Roman"/>
          <w:color w:val="000000"/>
          <w:sz w:val="20"/>
          <w:szCs w:val="20"/>
        </w:rPr>
      </w:pPr>
      <w:r w:rsidRPr="00553174">
        <w:rPr>
          <w:rFonts w:eastAsia="Times New Roman" w:cs="Times New Roman"/>
          <w:color w:val="000000"/>
          <w:sz w:val="20"/>
          <w:szCs w:val="20"/>
        </w:rPr>
        <w:t>This pattern creates a decorator class which wraps the original class and provides additional functionality keeping class methods signature intact.</w:t>
      </w:r>
    </w:p>
    <w:p w:rsidR="00C04718" w:rsidRPr="00553174" w:rsidRDefault="00C04718" w:rsidP="00D455EC">
      <w:pPr>
        <w:shd w:val="clear" w:color="auto" w:fill="FFFFFF"/>
        <w:spacing w:before="100" w:beforeAutospacing="1" w:after="100" w:afterAutospacing="1" w:line="240" w:lineRule="auto"/>
        <w:jc w:val="both"/>
        <w:rPr>
          <w:rFonts w:eastAsia="Times New Roman" w:cs="Times New Roman"/>
          <w:color w:val="000000"/>
          <w:sz w:val="20"/>
          <w:szCs w:val="20"/>
        </w:rPr>
      </w:pPr>
    </w:p>
    <w:p w:rsidR="00C04718" w:rsidRPr="00553174" w:rsidRDefault="00C04718" w:rsidP="00D455EC">
      <w:pPr>
        <w:shd w:val="clear" w:color="auto" w:fill="FFFFFF"/>
        <w:spacing w:before="100" w:beforeAutospacing="1" w:after="100" w:afterAutospacing="1" w:line="240" w:lineRule="auto"/>
        <w:jc w:val="both"/>
        <w:rPr>
          <w:rFonts w:eastAsia="Times New Roman" w:cs="Times New Roman"/>
          <w:color w:val="000000"/>
          <w:sz w:val="20"/>
          <w:szCs w:val="20"/>
        </w:rPr>
      </w:pPr>
    </w:p>
    <w:p w:rsidR="00D455EC" w:rsidRPr="00553174" w:rsidRDefault="00D455EC" w:rsidP="00D455EC">
      <w:pPr>
        <w:shd w:val="clear" w:color="auto" w:fill="FFFFFF"/>
        <w:spacing w:before="100" w:beforeAutospacing="1" w:after="100" w:afterAutospacing="1" w:line="240" w:lineRule="auto"/>
        <w:jc w:val="both"/>
        <w:outlineLvl w:val="3"/>
        <w:rPr>
          <w:rFonts w:eastAsia="Times New Roman" w:cs="Helvetica"/>
          <w:color w:val="610B4B"/>
          <w:sz w:val="20"/>
          <w:szCs w:val="20"/>
        </w:rPr>
      </w:pPr>
      <w:r w:rsidRPr="00553174">
        <w:rPr>
          <w:rFonts w:eastAsia="Times New Roman" w:cs="Helvetica"/>
          <w:color w:val="610B4B"/>
          <w:sz w:val="20"/>
          <w:szCs w:val="20"/>
        </w:rPr>
        <w:t>Advantage of Decorator Pattern</w:t>
      </w:r>
    </w:p>
    <w:p w:rsidR="00D455EC" w:rsidRPr="00553174" w:rsidRDefault="00D455EC" w:rsidP="00D455EC">
      <w:pPr>
        <w:numPr>
          <w:ilvl w:val="0"/>
          <w:numId w:val="82"/>
        </w:numPr>
        <w:shd w:val="clear" w:color="auto" w:fill="FFFFFF"/>
        <w:spacing w:before="60" w:after="100" w:afterAutospacing="1" w:line="345" w:lineRule="atLeast"/>
        <w:jc w:val="both"/>
        <w:rPr>
          <w:rFonts w:eastAsia="Times New Roman" w:cs="Times New Roman"/>
          <w:color w:val="000000"/>
          <w:sz w:val="20"/>
          <w:szCs w:val="20"/>
        </w:rPr>
      </w:pPr>
      <w:r w:rsidRPr="00553174">
        <w:rPr>
          <w:rFonts w:eastAsia="Times New Roman" w:cs="Times New Roman"/>
          <w:color w:val="000000"/>
          <w:sz w:val="20"/>
          <w:szCs w:val="20"/>
        </w:rPr>
        <w:t>It provides greater flexibility than static inheritance.</w:t>
      </w:r>
    </w:p>
    <w:p w:rsidR="00D455EC" w:rsidRPr="00553174" w:rsidRDefault="00D455EC" w:rsidP="00D455EC">
      <w:pPr>
        <w:numPr>
          <w:ilvl w:val="0"/>
          <w:numId w:val="82"/>
        </w:numPr>
        <w:shd w:val="clear" w:color="auto" w:fill="FFFFFF"/>
        <w:spacing w:before="60" w:after="100" w:afterAutospacing="1" w:line="345" w:lineRule="atLeast"/>
        <w:jc w:val="both"/>
        <w:rPr>
          <w:rFonts w:eastAsia="Times New Roman" w:cs="Times New Roman"/>
          <w:color w:val="000000"/>
          <w:sz w:val="20"/>
          <w:szCs w:val="20"/>
        </w:rPr>
      </w:pPr>
      <w:r w:rsidRPr="00553174">
        <w:rPr>
          <w:rFonts w:eastAsia="Times New Roman" w:cs="Times New Roman"/>
          <w:color w:val="000000"/>
          <w:sz w:val="20"/>
          <w:szCs w:val="20"/>
        </w:rPr>
        <w:t>It enhances the extensibility of the object, because changes are made by coding new classes.</w:t>
      </w:r>
    </w:p>
    <w:p w:rsidR="00D455EC" w:rsidRPr="00553174" w:rsidRDefault="00D455EC" w:rsidP="00D455EC">
      <w:pPr>
        <w:numPr>
          <w:ilvl w:val="0"/>
          <w:numId w:val="82"/>
        </w:numPr>
        <w:shd w:val="clear" w:color="auto" w:fill="FFFFFF"/>
        <w:spacing w:before="60" w:after="100" w:afterAutospacing="1" w:line="345" w:lineRule="atLeast"/>
        <w:jc w:val="both"/>
        <w:rPr>
          <w:rFonts w:eastAsia="Times New Roman" w:cs="Times New Roman"/>
          <w:color w:val="000000"/>
          <w:sz w:val="20"/>
          <w:szCs w:val="20"/>
        </w:rPr>
      </w:pPr>
      <w:r w:rsidRPr="00553174">
        <w:rPr>
          <w:rFonts w:eastAsia="Times New Roman" w:cs="Times New Roman"/>
          <w:color w:val="000000"/>
          <w:sz w:val="20"/>
          <w:szCs w:val="20"/>
        </w:rPr>
        <w:t>It simplifies the coding by allowing you to develop a series of functionality from targeted classes instead of coding all of the behavior into the object.</w:t>
      </w:r>
    </w:p>
    <w:p w:rsidR="00D455EC" w:rsidRPr="00553174" w:rsidRDefault="00D455EC" w:rsidP="00D455EC">
      <w:pPr>
        <w:shd w:val="clear" w:color="auto" w:fill="FFFFFF"/>
        <w:spacing w:before="100" w:beforeAutospacing="1" w:after="100" w:afterAutospacing="1" w:line="240" w:lineRule="auto"/>
        <w:jc w:val="both"/>
        <w:outlineLvl w:val="3"/>
        <w:rPr>
          <w:rFonts w:eastAsia="Times New Roman" w:cs="Helvetica"/>
          <w:color w:val="610B4B"/>
          <w:sz w:val="20"/>
          <w:szCs w:val="20"/>
        </w:rPr>
      </w:pPr>
      <w:r w:rsidRPr="00553174">
        <w:rPr>
          <w:rFonts w:eastAsia="Times New Roman" w:cs="Helvetica"/>
          <w:color w:val="610B4B"/>
          <w:sz w:val="20"/>
          <w:szCs w:val="20"/>
        </w:rPr>
        <w:lastRenderedPageBreak/>
        <w:t>Usage of Decorator Pattern</w:t>
      </w:r>
    </w:p>
    <w:p w:rsidR="00D455EC" w:rsidRPr="00553174" w:rsidRDefault="00D455EC" w:rsidP="00D455EC">
      <w:pPr>
        <w:shd w:val="clear" w:color="auto" w:fill="FFFFFF"/>
        <w:spacing w:before="100" w:beforeAutospacing="1" w:after="100" w:afterAutospacing="1" w:line="240" w:lineRule="auto"/>
        <w:jc w:val="both"/>
        <w:rPr>
          <w:rFonts w:eastAsia="Times New Roman" w:cs="Times New Roman"/>
          <w:color w:val="000000"/>
          <w:sz w:val="20"/>
          <w:szCs w:val="20"/>
        </w:rPr>
      </w:pPr>
      <w:r w:rsidRPr="00553174">
        <w:rPr>
          <w:rFonts w:eastAsia="Times New Roman" w:cs="Times New Roman"/>
          <w:color w:val="000000"/>
          <w:sz w:val="20"/>
          <w:szCs w:val="20"/>
        </w:rPr>
        <w:t>It is used:</w:t>
      </w:r>
    </w:p>
    <w:p w:rsidR="00D455EC" w:rsidRPr="00553174" w:rsidRDefault="00D455EC" w:rsidP="00D455EC">
      <w:pPr>
        <w:numPr>
          <w:ilvl w:val="0"/>
          <w:numId w:val="83"/>
        </w:numPr>
        <w:shd w:val="clear" w:color="auto" w:fill="FFFFFF"/>
        <w:spacing w:before="60" w:after="100" w:afterAutospacing="1" w:line="345" w:lineRule="atLeast"/>
        <w:jc w:val="both"/>
        <w:rPr>
          <w:rFonts w:eastAsia="Times New Roman" w:cs="Times New Roman"/>
          <w:color w:val="000000"/>
          <w:sz w:val="20"/>
          <w:szCs w:val="20"/>
        </w:rPr>
      </w:pPr>
      <w:r w:rsidRPr="00553174">
        <w:rPr>
          <w:rFonts w:eastAsia="Times New Roman" w:cs="Times New Roman"/>
          <w:color w:val="000000"/>
          <w:sz w:val="20"/>
          <w:szCs w:val="20"/>
        </w:rPr>
        <w:t>When you want to transparently and dynamically add responsibilities to objects without affecting other objects.</w:t>
      </w:r>
    </w:p>
    <w:p w:rsidR="00D455EC" w:rsidRPr="00553174" w:rsidRDefault="00D455EC" w:rsidP="00D455EC">
      <w:pPr>
        <w:numPr>
          <w:ilvl w:val="0"/>
          <w:numId w:val="83"/>
        </w:numPr>
        <w:shd w:val="clear" w:color="auto" w:fill="FFFFFF"/>
        <w:spacing w:before="60" w:after="100" w:afterAutospacing="1" w:line="345" w:lineRule="atLeast"/>
        <w:jc w:val="both"/>
        <w:rPr>
          <w:rFonts w:eastAsia="Times New Roman" w:cs="Times New Roman"/>
          <w:color w:val="000000"/>
          <w:sz w:val="20"/>
          <w:szCs w:val="20"/>
        </w:rPr>
      </w:pPr>
      <w:r w:rsidRPr="00553174">
        <w:rPr>
          <w:rFonts w:eastAsia="Times New Roman" w:cs="Times New Roman"/>
          <w:color w:val="000000"/>
          <w:sz w:val="20"/>
          <w:szCs w:val="20"/>
        </w:rPr>
        <w:t>When you want to add responsibilities to an object that you may want to change in future.</w:t>
      </w:r>
    </w:p>
    <w:p w:rsidR="00D455EC" w:rsidRPr="00553174" w:rsidRDefault="00D455EC" w:rsidP="00D455EC">
      <w:pPr>
        <w:numPr>
          <w:ilvl w:val="0"/>
          <w:numId w:val="83"/>
        </w:numPr>
        <w:shd w:val="clear" w:color="auto" w:fill="FFFFFF"/>
        <w:spacing w:before="60" w:after="100" w:afterAutospacing="1" w:line="345" w:lineRule="atLeast"/>
        <w:jc w:val="both"/>
        <w:rPr>
          <w:rFonts w:eastAsia="Times New Roman" w:cs="Times New Roman"/>
          <w:color w:val="000000"/>
          <w:sz w:val="20"/>
          <w:szCs w:val="20"/>
        </w:rPr>
      </w:pPr>
      <w:r w:rsidRPr="00553174">
        <w:rPr>
          <w:rFonts w:eastAsia="Times New Roman" w:cs="Times New Roman"/>
          <w:color w:val="000000"/>
          <w:sz w:val="20"/>
          <w:szCs w:val="20"/>
        </w:rPr>
        <w:t>Extending functionality by sub-classing is no longer practical.</w:t>
      </w:r>
    </w:p>
    <w:p w:rsidR="00D455EC" w:rsidRPr="00553174" w:rsidRDefault="00D455EC" w:rsidP="00D455EC">
      <w:pPr>
        <w:shd w:val="clear" w:color="auto" w:fill="FFFFFF"/>
        <w:spacing w:before="100" w:beforeAutospacing="1" w:after="100" w:afterAutospacing="1" w:line="240" w:lineRule="auto"/>
        <w:jc w:val="both"/>
        <w:outlineLvl w:val="3"/>
        <w:rPr>
          <w:rFonts w:eastAsia="Times New Roman" w:cs="Helvetica"/>
          <w:color w:val="610B4B"/>
          <w:sz w:val="20"/>
          <w:szCs w:val="20"/>
        </w:rPr>
      </w:pPr>
      <w:r w:rsidRPr="00553174">
        <w:rPr>
          <w:rFonts w:eastAsia="Times New Roman" w:cs="Helvetica"/>
          <w:color w:val="610B4B"/>
          <w:sz w:val="20"/>
          <w:szCs w:val="20"/>
        </w:rPr>
        <w:t>UML for Decorator Pattern:</w:t>
      </w:r>
    </w:p>
    <w:p w:rsidR="00D455EC" w:rsidRPr="00553174" w:rsidRDefault="00D455EC" w:rsidP="00D455EC">
      <w:pPr>
        <w:spacing w:after="0" w:line="240" w:lineRule="auto"/>
        <w:rPr>
          <w:rFonts w:eastAsia="Times New Roman" w:cs="Times New Roman"/>
          <w:sz w:val="20"/>
          <w:szCs w:val="20"/>
        </w:rPr>
      </w:pPr>
      <w:r w:rsidRPr="00553174">
        <w:rPr>
          <w:rFonts w:eastAsia="Times New Roman" w:cs="Times New Roman"/>
          <w:noProof/>
          <w:sz w:val="20"/>
          <w:szCs w:val="20"/>
        </w:rPr>
        <w:drawing>
          <wp:inline distT="0" distB="0" distL="0" distR="0">
            <wp:extent cx="4679950" cy="4154327"/>
            <wp:effectExtent l="0" t="0" r="6350" b="0"/>
            <wp:docPr id="9" name="Picture 9" descr="Decorator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ecorator Design Patter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91117" cy="4164239"/>
                    </a:xfrm>
                    <a:prstGeom prst="rect">
                      <a:avLst/>
                    </a:prstGeom>
                    <a:noFill/>
                    <a:ln>
                      <a:noFill/>
                    </a:ln>
                  </pic:spPr>
                </pic:pic>
              </a:graphicData>
            </a:graphic>
          </wp:inline>
        </w:drawing>
      </w:r>
    </w:p>
    <w:p w:rsidR="00D455EC" w:rsidRPr="00553174" w:rsidRDefault="00D455EC" w:rsidP="00D455EC">
      <w:pPr>
        <w:shd w:val="clear" w:color="auto" w:fill="FFFFFF"/>
        <w:spacing w:before="100" w:beforeAutospacing="1" w:after="100" w:afterAutospacing="1" w:line="240" w:lineRule="auto"/>
        <w:jc w:val="both"/>
        <w:rPr>
          <w:rFonts w:eastAsia="Times New Roman" w:cs="Times New Roman"/>
          <w:color w:val="000000"/>
          <w:sz w:val="20"/>
          <w:szCs w:val="20"/>
        </w:rPr>
      </w:pPr>
      <w:r w:rsidRPr="00553174">
        <w:rPr>
          <w:rFonts w:eastAsia="Times New Roman" w:cs="Times New Roman"/>
          <w:color w:val="000000"/>
          <w:sz w:val="20"/>
          <w:szCs w:val="20"/>
        </w:rPr>
        <w:t>Step 1</w:t>
      </w:r>
      <w:proofErr w:type="gramStart"/>
      <w:r w:rsidRPr="00553174">
        <w:rPr>
          <w:rFonts w:eastAsia="Times New Roman" w:cs="Times New Roman"/>
          <w:color w:val="000000"/>
          <w:sz w:val="20"/>
          <w:szCs w:val="20"/>
        </w:rPr>
        <w:t>:</w:t>
      </w:r>
      <w:r w:rsidRPr="00553174">
        <w:rPr>
          <w:rFonts w:eastAsia="Times New Roman" w:cs="Times New Roman"/>
          <w:b/>
          <w:bCs/>
          <w:color w:val="000000"/>
          <w:sz w:val="20"/>
          <w:szCs w:val="20"/>
        </w:rPr>
        <w:t>Create</w:t>
      </w:r>
      <w:proofErr w:type="gramEnd"/>
      <w:r w:rsidRPr="00553174">
        <w:rPr>
          <w:rFonts w:eastAsia="Times New Roman" w:cs="Times New Roman"/>
          <w:b/>
          <w:bCs/>
          <w:color w:val="000000"/>
          <w:sz w:val="20"/>
          <w:szCs w:val="20"/>
        </w:rPr>
        <w:t xml:space="preserve"> a Food interface.</w:t>
      </w:r>
    </w:p>
    <w:p w:rsidR="00D455EC" w:rsidRPr="00553174" w:rsidRDefault="00D455EC" w:rsidP="00D455EC">
      <w:pPr>
        <w:numPr>
          <w:ilvl w:val="0"/>
          <w:numId w:val="84"/>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b/>
          <w:bCs/>
          <w:color w:val="006699"/>
          <w:sz w:val="20"/>
          <w:szCs w:val="20"/>
          <w:bdr w:val="none" w:sz="0" w:space="0" w:color="auto" w:frame="1"/>
        </w:rPr>
        <w:t>public</w:t>
      </w:r>
      <w:r w:rsidRPr="00553174">
        <w:rPr>
          <w:rFonts w:eastAsia="Times New Roman" w:cs="Times New Roman"/>
          <w:color w:val="000000"/>
          <w:sz w:val="20"/>
          <w:szCs w:val="20"/>
          <w:bdr w:val="none" w:sz="0" w:space="0" w:color="auto" w:frame="1"/>
        </w:rPr>
        <w:t> </w:t>
      </w:r>
      <w:r w:rsidRPr="00553174">
        <w:rPr>
          <w:rFonts w:eastAsia="Times New Roman" w:cs="Times New Roman"/>
          <w:b/>
          <w:bCs/>
          <w:color w:val="006699"/>
          <w:sz w:val="20"/>
          <w:szCs w:val="20"/>
          <w:bdr w:val="none" w:sz="0" w:space="0" w:color="auto" w:frame="1"/>
        </w:rPr>
        <w:t>interface</w:t>
      </w:r>
      <w:r w:rsidRPr="00553174">
        <w:rPr>
          <w:rFonts w:eastAsia="Times New Roman" w:cs="Times New Roman"/>
          <w:color w:val="000000"/>
          <w:sz w:val="20"/>
          <w:szCs w:val="20"/>
          <w:bdr w:val="none" w:sz="0" w:space="0" w:color="auto" w:frame="1"/>
        </w:rPr>
        <w:t> Food {  </w:t>
      </w:r>
    </w:p>
    <w:p w:rsidR="00D455EC" w:rsidRPr="00553174" w:rsidRDefault="00D455EC" w:rsidP="00D455EC">
      <w:pPr>
        <w:numPr>
          <w:ilvl w:val="0"/>
          <w:numId w:val="84"/>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w:t>
      </w:r>
      <w:r w:rsidRPr="00553174">
        <w:rPr>
          <w:rFonts w:eastAsia="Times New Roman" w:cs="Times New Roman"/>
          <w:b/>
          <w:bCs/>
          <w:color w:val="006699"/>
          <w:sz w:val="20"/>
          <w:szCs w:val="20"/>
          <w:bdr w:val="none" w:sz="0" w:space="0" w:color="auto" w:frame="1"/>
        </w:rPr>
        <w:t>public</w:t>
      </w:r>
      <w:r w:rsidRPr="00553174">
        <w:rPr>
          <w:rFonts w:eastAsia="Times New Roman" w:cs="Times New Roman"/>
          <w:color w:val="000000"/>
          <w:sz w:val="20"/>
          <w:szCs w:val="20"/>
          <w:bdr w:val="none" w:sz="0" w:space="0" w:color="auto" w:frame="1"/>
        </w:rPr>
        <w:t> String prepareFood();  </w:t>
      </w:r>
    </w:p>
    <w:p w:rsidR="00D455EC" w:rsidRPr="00553174" w:rsidRDefault="00D455EC" w:rsidP="00D455EC">
      <w:pPr>
        <w:numPr>
          <w:ilvl w:val="0"/>
          <w:numId w:val="84"/>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w:t>
      </w:r>
      <w:r w:rsidRPr="00553174">
        <w:rPr>
          <w:rFonts w:eastAsia="Times New Roman" w:cs="Times New Roman"/>
          <w:b/>
          <w:bCs/>
          <w:color w:val="006699"/>
          <w:sz w:val="20"/>
          <w:szCs w:val="20"/>
          <w:bdr w:val="none" w:sz="0" w:space="0" w:color="auto" w:frame="1"/>
        </w:rPr>
        <w:t>public</w:t>
      </w:r>
      <w:r w:rsidRPr="00553174">
        <w:rPr>
          <w:rFonts w:eastAsia="Times New Roman" w:cs="Times New Roman"/>
          <w:color w:val="000000"/>
          <w:sz w:val="20"/>
          <w:szCs w:val="20"/>
          <w:bdr w:val="none" w:sz="0" w:space="0" w:color="auto" w:frame="1"/>
        </w:rPr>
        <w:t> </w:t>
      </w:r>
      <w:r w:rsidRPr="00553174">
        <w:rPr>
          <w:rFonts w:eastAsia="Times New Roman" w:cs="Times New Roman"/>
          <w:b/>
          <w:bCs/>
          <w:color w:val="006699"/>
          <w:sz w:val="20"/>
          <w:szCs w:val="20"/>
          <w:bdr w:val="none" w:sz="0" w:space="0" w:color="auto" w:frame="1"/>
        </w:rPr>
        <w:t>double</w:t>
      </w:r>
      <w:r w:rsidRPr="00553174">
        <w:rPr>
          <w:rFonts w:eastAsia="Times New Roman" w:cs="Times New Roman"/>
          <w:color w:val="000000"/>
          <w:sz w:val="20"/>
          <w:szCs w:val="20"/>
          <w:bdr w:val="none" w:sz="0" w:space="0" w:color="auto" w:frame="1"/>
        </w:rPr>
        <w:t> foodPrice();  </w:t>
      </w:r>
    </w:p>
    <w:p w:rsidR="00D455EC" w:rsidRPr="00553174" w:rsidRDefault="00D455EC" w:rsidP="00D455EC">
      <w:pPr>
        <w:numPr>
          <w:ilvl w:val="0"/>
          <w:numId w:val="84"/>
        </w:numPr>
        <w:shd w:val="clear" w:color="auto" w:fill="FFFFFF"/>
        <w:spacing w:after="12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w:t>
      </w:r>
      <w:r w:rsidRPr="00553174">
        <w:rPr>
          <w:rFonts w:eastAsia="Times New Roman" w:cs="Times New Roman"/>
          <w:color w:val="008200"/>
          <w:sz w:val="20"/>
          <w:szCs w:val="20"/>
          <w:bdr w:val="none" w:sz="0" w:space="0" w:color="auto" w:frame="1"/>
        </w:rPr>
        <w:t>// End of the Food interface.</w:t>
      </w:r>
      <w:r w:rsidRPr="00553174">
        <w:rPr>
          <w:rFonts w:eastAsia="Times New Roman" w:cs="Times New Roman"/>
          <w:color w:val="000000"/>
          <w:sz w:val="20"/>
          <w:szCs w:val="20"/>
          <w:bdr w:val="none" w:sz="0" w:space="0" w:color="auto" w:frame="1"/>
        </w:rPr>
        <w:t>  </w:t>
      </w:r>
    </w:p>
    <w:p w:rsidR="00D455EC" w:rsidRPr="00553174" w:rsidRDefault="00D455EC" w:rsidP="00D455EC">
      <w:pPr>
        <w:shd w:val="clear" w:color="auto" w:fill="FFFFFF"/>
        <w:spacing w:before="100" w:beforeAutospacing="1" w:after="100" w:afterAutospacing="1" w:line="240" w:lineRule="auto"/>
        <w:jc w:val="both"/>
        <w:rPr>
          <w:rFonts w:eastAsia="Times New Roman" w:cs="Times New Roman"/>
          <w:color w:val="000000"/>
          <w:sz w:val="20"/>
          <w:szCs w:val="20"/>
        </w:rPr>
      </w:pPr>
      <w:r w:rsidRPr="00553174">
        <w:rPr>
          <w:rFonts w:eastAsia="Times New Roman" w:cs="Times New Roman"/>
          <w:color w:val="000000"/>
          <w:sz w:val="20"/>
          <w:szCs w:val="20"/>
        </w:rPr>
        <w:t>Step 2: Create a </w:t>
      </w:r>
      <w:r w:rsidRPr="00553174">
        <w:rPr>
          <w:rFonts w:eastAsia="Times New Roman" w:cs="Times New Roman"/>
          <w:b/>
          <w:bCs/>
          <w:color w:val="000000"/>
          <w:sz w:val="20"/>
          <w:szCs w:val="20"/>
        </w:rPr>
        <w:t>VegFood</w:t>
      </w:r>
      <w:r w:rsidRPr="00553174">
        <w:rPr>
          <w:rFonts w:eastAsia="Times New Roman" w:cs="Times New Roman"/>
          <w:color w:val="000000"/>
          <w:sz w:val="20"/>
          <w:szCs w:val="20"/>
        </w:rPr>
        <w:t> class that will implements the </w:t>
      </w:r>
      <w:r w:rsidRPr="00553174">
        <w:rPr>
          <w:rFonts w:eastAsia="Times New Roman" w:cs="Times New Roman"/>
          <w:b/>
          <w:bCs/>
          <w:color w:val="000000"/>
          <w:sz w:val="20"/>
          <w:szCs w:val="20"/>
        </w:rPr>
        <w:t>Food</w:t>
      </w:r>
      <w:r w:rsidRPr="00553174">
        <w:rPr>
          <w:rFonts w:eastAsia="Times New Roman" w:cs="Times New Roman"/>
          <w:color w:val="000000"/>
          <w:sz w:val="20"/>
          <w:szCs w:val="20"/>
        </w:rPr>
        <w:t> interface and override its all methods.</w:t>
      </w:r>
    </w:p>
    <w:p w:rsidR="00D455EC" w:rsidRPr="00553174" w:rsidRDefault="00D455EC" w:rsidP="00D455EC">
      <w:pPr>
        <w:shd w:val="clear" w:color="auto" w:fill="FFFFFF"/>
        <w:spacing w:after="0" w:line="240" w:lineRule="auto"/>
        <w:jc w:val="both"/>
        <w:rPr>
          <w:rFonts w:eastAsia="Times New Roman" w:cs="Times New Roman"/>
          <w:i/>
          <w:iCs/>
          <w:color w:val="000000"/>
          <w:sz w:val="20"/>
          <w:szCs w:val="20"/>
        </w:rPr>
      </w:pPr>
      <w:r w:rsidRPr="00553174">
        <w:rPr>
          <w:rFonts w:eastAsia="Times New Roman" w:cs="Times New Roman"/>
          <w:i/>
          <w:iCs/>
          <w:color w:val="000000"/>
          <w:sz w:val="20"/>
          <w:szCs w:val="20"/>
        </w:rPr>
        <w:lastRenderedPageBreak/>
        <w:t>File: VegFood.java</w:t>
      </w:r>
    </w:p>
    <w:p w:rsidR="00D455EC" w:rsidRPr="00553174" w:rsidRDefault="00D455EC" w:rsidP="00D455EC">
      <w:pPr>
        <w:numPr>
          <w:ilvl w:val="0"/>
          <w:numId w:val="85"/>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b/>
          <w:bCs/>
          <w:color w:val="006699"/>
          <w:sz w:val="20"/>
          <w:szCs w:val="20"/>
          <w:bdr w:val="none" w:sz="0" w:space="0" w:color="auto" w:frame="1"/>
        </w:rPr>
        <w:t>public</w:t>
      </w:r>
      <w:r w:rsidRPr="00553174">
        <w:rPr>
          <w:rFonts w:eastAsia="Times New Roman" w:cs="Times New Roman"/>
          <w:color w:val="000000"/>
          <w:sz w:val="20"/>
          <w:szCs w:val="20"/>
          <w:bdr w:val="none" w:sz="0" w:space="0" w:color="auto" w:frame="1"/>
        </w:rPr>
        <w:t> </w:t>
      </w:r>
      <w:r w:rsidRPr="00553174">
        <w:rPr>
          <w:rFonts w:eastAsia="Times New Roman" w:cs="Times New Roman"/>
          <w:b/>
          <w:bCs/>
          <w:color w:val="006699"/>
          <w:sz w:val="20"/>
          <w:szCs w:val="20"/>
          <w:bdr w:val="none" w:sz="0" w:space="0" w:color="auto" w:frame="1"/>
        </w:rPr>
        <w:t>class</w:t>
      </w:r>
      <w:r w:rsidRPr="00553174">
        <w:rPr>
          <w:rFonts w:eastAsia="Times New Roman" w:cs="Times New Roman"/>
          <w:color w:val="000000"/>
          <w:sz w:val="20"/>
          <w:szCs w:val="20"/>
          <w:bdr w:val="none" w:sz="0" w:space="0" w:color="auto" w:frame="1"/>
        </w:rPr>
        <w:t> VegFood </w:t>
      </w:r>
      <w:r w:rsidRPr="00553174">
        <w:rPr>
          <w:rFonts w:eastAsia="Times New Roman" w:cs="Times New Roman"/>
          <w:b/>
          <w:bCs/>
          <w:color w:val="006699"/>
          <w:sz w:val="20"/>
          <w:szCs w:val="20"/>
          <w:bdr w:val="none" w:sz="0" w:space="0" w:color="auto" w:frame="1"/>
        </w:rPr>
        <w:t>implements</w:t>
      </w:r>
      <w:r w:rsidRPr="00553174">
        <w:rPr>
          <w:rFonts w:eastAsia="Times New Roman" w:cs="Times New Roman"/>
          <w:color w:val="000000"/>
          <w:sz w:val="20"/>
          <w:szCs w:val="20"/>
          <w:bdr w:val="none" w:sz="0" w:space="0" w:color="auto" w:frame="1"/>
        </w:rPr>
        <w:t> Food {  </w:t>
      </w:r>
    </w:p>
    <w:p w:rsidR="00D455EC" w:rsidRPr="00553174" w:rsidRDefault="00D455EC" w:rsidP="00D455EC">
      <w:pPr>
        <w:numPr>
          <w:ilvl w:val="0"/>
          <w:numId w:val="85"/>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w:t>
      </w:r>
      <w:r w:rsidRPr="00553174">
        <w:rPr>
          <w:rFonts w:eastAsia="Times New Roman" w:cs="Times New Roman"/>
          <w:b/>
          <w:bCs/>
          <w:color w:val="006699"/>
          <w:sz w:val="20"/>
          <w:szCs w:val="20"/>
          <w:bdr w:val="none" w:sz="0" w:space="0" w:color="auto" w:frame="1"/>
        </w:rPr>
        <w:t>public</w:t>
      </w:r>
      <w:r w:rsidRPr="00553174">
        <w:rPr>
          <w:rFonts w:eastAsia="Times New Roman" w:cs="Times New Roman"/>
          <w:color w:val="000000"/>
          <w:sz w:val="20"/>
          <w:szCs w:val="20"/>
          <w:bdr w:val="none" w:sz="0" w:space="0" w:color="auto" w:frame="1"/>
        </w:rPr>
        <w:t> String prepareFood(){  </w:t>
      </w:r>
    </w:p>
    <w:p w:rsidR="00D455EC" w:rsidRPr="00553174" w:rsidRDefault="00D455EC" w:rsidP="00D455EC">
      <w:pPr>
        <w:numPr>
          <w:ilvl w:val="0"/>
          <w:numId w:val="85"/>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w:t>
      </w:r>
      <w:r w:rsidRPr="00553174">
        <w:rPr>
          <w:rFonts w:eastAsia="Times New Roman" w:cs="Times New Roman"/>
          <w:b/>
          <w:bCs/>
          <w:color w:val="006699"/>
          <w:sz w:val="20"/>
          <w:szCs w:val="20"/>
          <w:bdr w:val="none" w:sz="0" w:space="0" w:color="auto" w:frame="1"/>
        </w:rPr>
        <w:t>return</w:t>
      </w:r>
      <w:r w:rsidRPr="00553174">
        <w:rPr>
          <w:rFonts w:eastAsia="Times New Roman" w:cs="Times New Roman"/>
          <w:color w:val="000000"/>
          <w:sz w:val="20"/>
          <w:szCs w:val="20"/>
          <w:bdr w:val="none" w:sz="0" w:space="0" w:color="auto" w:frame="1"/>
        </w:rPr>
        <w:t> </w:t>
      </w:r>
      <w:r w:rsidRPr="00553174">
        <w:rPr>
          <w:rFonts w:eastAsia="Times New Roman" w:cs="Times New Roman"/>
          <w:color w:val="0000FF"/>
          <w:sz w:val="20"/>
          <w:szCs w:val="20"/>
          <w:bdr w:val="none" w:sz="0" w:space="0" w:color="auto" w:frame="1"/>
        </w:rPr>
        <w:t>"Veg Food"</w:t>
      </w:r>
      <w:r w:rsidRPr="00553174">
        <w:rPr>
          <w:rFonts w:eastAsia="Times New Roman" w:cs="Times New Roman"/>
          <w:color w:val="000000"/>
          <w:sz w:val="20"/>
          <w:szCs w:val="20"/>
          <w:bdr w:val="none" w:sz="0" w:space="0" w:color="auto" w:frame="1"/>
        </w:rPr>
        <w:t>;  </w:t>
      </w:r>
    </w:p>
    <w:p w:rsidR="00D455EC" w:rsidRPr="00553174" w:rsidRDefault="00D455EC" w:rsidP="00D455EC">
      <w:pPr>
        <w:numPr>
          <w:ilvl w:val="0"/>
          <w:numId w:val="85"/>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  </w:t>
      </w:r>
    </w:p>
    <w:p w:rsidR="00D455EC" w:rsidRPr="00553174" w:rsidRDefault="00D455EC" w:rsidP="00D455EC">
      <w:pPr>
        <w:numPr>
          <w:ilvl w:val="0"/>
          <w:numId w:val="85"/>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w:t>
      </w:r>
    </w:p>
    <w:p w:rsidR="00D455EC" w:rsidRPr="00553174" w:rsidRDefault="00D455EC" w:rsidP="00D455EC">
      <w:pPr>
        <w:numPr>
          <w:ilvl w:val="0"/>
          <w:numId w:val="85"/>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w:t>
      </w:r>
      <w:r w:rsidRPr="00553174">
        <w:rPr>
          <w:rFonts w:eastAsia="Times New Roman" w:cs="Times New Roman"/>
          <w:b/>
          <w:bCs/>
          <w:color w:val="006699"/>
          <w:sz w:val="20"/>
          <w:szCs w:val="20"/>
          <w:bdr w:val="none" w:sz="0" w:space="0" w:color="auto" w:frame="1"/>
        </w:rPr>
        <w:t>public</w:t>
      </w:r>
      <w:r w:rsidRPr="00553174">
        <w:rPr>
          <w:rFonts w:eastAsia="Times New Roman" w:cs="Times New Roman"/>
          <w:color w:val="000000"/>
          <w:sz w:val="20"/>
          <w:szCs w:val="20"/>
          <w:bdr w:val="none" w:sz="0" w:space="0" w:color="auto" w:frame="1"/>
        </w:rPr>
        <w:t> </w:t>
      </w:r>
      <w:r w:rsidRPr="00553174">
        <w:rPr>
          <w:rFonts w:eastAsia="Times New Roman" w:cs="Times New Roman"/>
          <w:b/>
          <w:bCs/>
          <w:color w:val="006699"/>
          <w:sz w:val="20"/>
          <w:szCs w:val="20"/>
          <w:bdr w:val="none" w:sz="0" w:space="0" w:color="auto" w:frame="1"/>
        </w:rPr>
        <w:t>double</w:t>
      </w:r>
      <w:r w:rsidRPr="00553174">
        <w:rPr>
          <w:rFonts w:eastAsia="Times New Roman" w:cs="Times New Roman"/>
          <w:color w:val="000000"/>
          <w:sz w:val="20"/>
          <w:szCs w:val="20"/>
          <w:bdr w:val="none" w:sz="0" w:space="0" w:color="auto" w:frame="1"/>
        </w:rPr>
        <w:t> foodPrice(){  </w:t>
      </w:r>
    </w:p>
    <w:p w:rsidR="00D455EC" w:rsidRPr="00553174" w:rsidRDefault="00D455EC" w:rsidP="00D455EC">
      <w:pPr>
        <w:numPr>
          <w:ilvl w:val="0"/>
          <w:numId w:val="85"/>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w:t>
      </w:r>
      <w:r w:rsidRPr="00553174">
        <w:rPr>
          <w:rFonts w:eastAsia="Times New Roman" w:cs="Times New Roman"/>
          <w:b/>
          <w:bCs/>
          <w:color w:val="006699"/>
          <w:sz w:val="20"/>
          <w:szCs w:val="20"/>
          <w:bdr w:val="none" w:sz="0" w:space="0" w:color="auto" w:frame="1"/>
        </w:rPr>
        <w:t>return</w:t>
      </w:r>
      <w:r w:rsidRPr="00553174">
        <w:rPr>
          <w:rFonts w:eastAsia="Times New Roman" w:cs="Times New Roman"/>
          <w:color w:val="000000"/>
          <w:sz w:val="20"/>
          <w:szCs w:val="20"/>
          <w:bdr w:val="none" w:sz="0" w:space="0" w:color="auto" w:frame="1"/>
        </w:rPr>
        <w:t> </w:t>
      </w:r>
      <w:r w:rsidRPr="00553174">
        <w:rPr>
          <w:rFonts w:eastAsia="Times New Roman" w:cs="Times New Roman"/>
          <w:color w:val="C00000"/>
          <w:sz w:val="20"/>
          <w:szCs w:val="20"/>
          <w:bdr w:val="none" w:sz="0" w:space="0" w:color="auto" w:frame="1"/>
        </w:rPr>
        <w:t>50.0</w:t>
      </w:r>
      <w:r w:rsidRPr="00553174">
        <w:rPr>
          <w:rFonts w:eastAsia="Times New Roman" w:cs="Times New Roman"/>
          <w:color w:val="000000"/>
          <w:sz w:val="20"/>
          <w:szCs w:val="20"/>
          <w:bdr w:val="none" w:sz="0" w:space="0" w:color="auto" w:frame="1"/>
        </w:rPr>
        <w:t>;  </w:t>
      </w:r>
    </w:p>
    <w:p w:rsidR="00D455EC" w:rsidRPr="00553174" w:rsidRDefault="00D455EC" w:rsidP="00D455EC">
      <w:pPr>
        <w:numPr>
          <w:ilvl w:val="0"/>
          <w:numId w:val="85"/>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  </w:t>
      </w:r>
    </w:p>
    <w:p w:rsidR="00D455EC" w:rsidRPr="00553174" w:rsidRDefault="00D455EC" w:rsidP="00D455EC">
      <w:pPr>
        <w:numPr>
          <w:ilvl w:val="0"/>
          <w:numId w:val="85"/>
        </w:numPr>
        <w:shd w:val="clear" w:color="auto" w:fill="FFFFFF"/>
        <w:spacing w:after="12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w:t>
      </w:r>
    </w:p>
    <w:p w:rsidR="00D455EC" w:rsidRPr="00553174" w:rsidRDefault="00D455EC" w:rsidP="00D455EC">
      <w:pPr>
        <w:shd w:val="clear" w:color="auto" w:fill="FFFFFF"/>
        <w:spacing w:before="100" w:beforeAutospacing="1" w:after="100" w:afterAutospacing="1" w:line="240" w:lineRule="auto"/>
        <w:jc w:val="both"/>
        <w:rPr>
          <w:rFonts w:eastAsia="Times New Roman" w:cs="Times New Roman"/>
          <w:color w:val="000000"/>
          <w:sz w:val="20"/>
          <w:szCs w:val="20"/>
        </w:rPr>
      </w:pPr>
      <w:r w:rsidRPr="00553174">
        <w:rPr>
          <w:rFonts w:eastAsia="Times New Roman" w:cs="Times New Roman"/>
          <w:color w:val="000000"/>
          <w:sz w:val="20"/>
          <w:szCs w:val="20"/>
        </w:rPr>
        <w:t>Step 3</w:t>
      </w:r>
      <w:proofErr w:type="gramStart"/>
      <w:r w:rsidRPr="00553174">
        <w:rPr>
          <w:rFonts w:eastAsia="Times New Roman" w:cs="Times New Roman"/>
          <w:color w:val="000000"/>
          <w:sz w:val="20"/>
          <w:szCs w:val="20"/>
        </w:rPr>
        <w:t>:Create</w:t>
      </w:r>
      <w:proofErr w:type="gramEnd"/>
      <w:r w:rsidRPr="00553174">
        <w:rPr>
          <w:rFonts w:eastAsia="Times New Roman" w:cs="Times New Roman"/>
          <w:color w:val="000000"/>
          <w:sz w:val="20"/>
          <w:szCs w:val="20"/>
        </w:rPr>
        <w:t xml:space="preserve"> a FoodDecorator abstract class that will implements the Food interface and override it's all methods and it has the ability to decorate some more foods.</w:t>
      </w:r>
    </w:p>
    <w:p w:rsidR="00D455EC" w:rsidRPr="00553174" w:rsidRDefault="00D455EC" w:rsidP="00D455EC">
      <w:pPr>
        <w:shd w:val="clear" w:color="auto" w:fill="FFFFFF"/>
        <w:spacing w:after="0" w:line="240" w:lineRule="auto"/>
        <w:jc w:val="both"/>
        <w:rPr>
          <w:rFonts w:eastAsia="Times New Roman" w:cs="Times New Roman"/>
          <w:i/>
          <w:iCs/>
          <w:color w:val="000000"/>
          <w:sz w:val="20"/>
          <w:szCs w:val="20"/>
        </w:rPr>
      </w:pPr>
      <w:r w:rsidRPr="00553174">
        <w:rPr>
          <w:rFonts w:eastAsia="Times New Roman" w:cs="Times New Roman"/>
          <w:i/>
          <w:iCs/>
          <w:color w:val="000000"/>
          <w:sz w:val="20"/>
          <w:szCs w:val="20"/>
        </w:rPr>
        <w:t>File: FoodDecorator.java</w:t>
      </w:r>
    </w:p>
    <w:p w:rsidR="00D455EC" w:rsidRPr="00553174" w:rsidRDefault="00D455EC" w:rsidP="00D455EC">
      <w:pPr>
        <w:numPr>
          <w:ilvl w:val="0"/>
          <w:numId w:val="86"/>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b/>
          <w:bCs/>
          <w:color w:val="006699"/>
          <w:sz w:val="20"/>
          <w:szCs w:val="20"/>
          <w:bdr w:val="none" w:sz="0" w:space="0" w:color="auto" w:frame="1"/>
        </w:rPr>
        <w:t>public</w:t>
      </w:r>
      <w:r w:rsidRPr="00553174">
        <w:rPr>
          <w:rFonts w:eastAsia="Times New Roman" w:cs="Times New Roman"/>
          <w:color w:val="000000"/>
          <w:sz w:val="20"/>
          <w:szCs w:val="20"/>
          <w:bdr w:val="none" w:sz="0" w:space="0" w:color="auto" w:frame="1"/>
        </w:rPr>
        <w:t> </w:t>
      </w:r>
      <w:r w:rsidRPr="00553174">
        <w:rPr>
          <w:rFonts w:eastAsia="Times New Roman" w:cs="Times New Roman"/>
          <w:b/>
          <w:bCs/>
          <w:color w:val="006699"/>
          <w:sz w:val="20"/>
          <w:szCs w:val="20"/>
          <w:bdr w:val="none" w:sz="0" w:space="0" w:color="auto" w:frame="1"/>
        </w:rPr>
        <w:t>abstract</w:t>
      </w:r>
      <w:r w:rsidRPr="00553174">
        <w:rPr>
          <w:rFonts w:eastAsia="Times New Roman" w:cs="Times New Roman"/>
          <w:color w:val="000000"/>
          <w:sz w:val="20"/>
          <w:szCs w:val="20"/>
          <w:bdr w:val="none" w:sz="0" w:space="0" w:color="auto" w:frame="1"/>
        </w:rPr>
        <w:t> </w:t>
      </w:r>
      <w:r w:rsidRPr="00553174">
        <w:rPr>
          <w:rFonts w:eastAsia="Times New Roman" w:cs="Times New Roman"/>
          <w:b/>
          <w:bCs/>
          <w:color w:val="006699"/>
          <w:sz w:val="20"/>
          <w:szCs w:val="20"/>
          <w:bdr w:val="none" w:sz="0" w:space="0" w:color="auto" w:frame="1"/>
        </w:rPr>
        <w:t>class</w:t>
      </w:r>
      <w:r w:rsidRPr="00553174">
        <w:rPr>
          <w:rFonts w:eastAsia="Times New Roman" w:cs="Times New Roman"/>
          <w:color w:val="000000"/>
          <w:sz w:val="20"/>
          <w:szCs w:val="20"/>
          <w:bdr w:val="none" w:sz="0" w:space="0" w:color="auto" w:frame="1"/>
        </w:rPr>
        <w:t> FoodDecorator </w:t>
      </w:r>
      <w:r w:rsidRPr="00553174">
        <w:rPr>
          <w:rFonts w:eastAsia="Times New Roman" w:cs="Times New Roman"/>
          <w:b/>
          <w:bCs/>
          <w:color w:val="006699"/>
          <w:sz w:val="20"/>
          <w:szCs w:val="20"/>
          <w:bdr w:val="none" w:sz="0" w:space="0" w:color="auto" w:frame="1"/>
        </w:rPr>
        <w:t>implements</w:t>
      </w:r>
      <w:r w:rsidRPr="00553174">
        <w:rPr>
          <w:rFonts w:eastAsia="Times New Roman" w:cs="Times New Roman"/>
          <w:color w:val="000000"/>
          <w:sz w:val="20"/>
          <w:szCs w:val="20"/>
          <w:bdr w:val="none" w:sz="0" w:space="0" w:color="auto" w:frame="1"/>
        </w:rPr>
        <w:t> Food{  </w:t>
      </w:r>
    </w:p>
    <w:p w:rsidR="00D455EC" w:rsidRPr="00553174" w:rsidRDefault="00D455EC" w:rsidP="00D455EC">
      <w:pPr>
        <w:numPr>
          <w:ilvl w:val="0"/>
          <w:numId w:val="86"/>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w:t>
      </w:r>
      <w:r w:rsidRPr="00553174">
        <w:rPr>
          <w:rFonts w:eastAsia="Times New Roman" w:cs="Times New Roman"/>
          <w:b/>
          <w:bCs/>
          <w:color w:val="006699"/>
          <w:sz w:val="20"/>
          <w:szCs w:val="20"/>
          <w:bdr w:val="none" w:sz="0" w:space="0" w:color="auto" w:frame="1"/>
        </w:rPr>
        <w:t>private</w:t>
      </w:r>
      <w:r w:rsidRPr="00553174">
        <w:rPr>
          <w:rFonts w:eastAsia="Times New Roman" w:cs="Times New Roman"/>
          <w:color w:val="000000"/>
          <w:sz w:val="20"/>
          <w:szCs w:val="20"/>
          <w:bdr w:val="none" w:sz="0" w:space="0" w:color="auto" w:frame="1"/>
        </w:rPr>
        <w:t> Food newFood;  </w:t>
      </w:r>
    </w:p>
    <w:p w:rsidR="00D455EC" w:rsidRPr="00553174" w:rsidRDefault="00D455EC" w:rsidP="00D455EC">
      <w:pPr>
        <w:numPr>
          <w:ilvl w:val="0"/>
          <w:numId w:val="86"/>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w:t>
      </w:r>
      <w:r w:rsidRPr="00553174">
        <w:rPr>
          <w:rFonts w:eastAsia="Times New Roman" w:cs="Times New Roman"/>
          <w:b/>
          <w:bCs/>
          <w:color w:val="006699"/>
          <w:sz w:val="20"/>
          <w:szCs w:val="20"/>
          <w:bdr w:val="none" w:sz="0" w:space="0" w:color="auto" w:frame="1"/>
        </w:rPr>
        <w:t>public</w:t>
      </w:r>
      <w:r w:rsidRPr="00553174">
        <w:rPr>
          <w:rFonts w:eastAsia="Times New Roman" w:cs="Times New Roman"/>
          <w:color w:val="000000"/>
          <w:sz w:val="20"/>
          <w:szCs w:val="20"/>
          <w:bdr w:val="none" w:sz="0" w:space="0" w:color="auto" w:frame="1"/>
        </w:rPr>
        <w:t> FoodDecorator(Food newFood)  {  </w:t>
      </w:r>
    </w:p>
    <w:p w:rsidR="00D455EC" w:rsidRPr="00553174" w:rsidRDefault="00D455EC" w:rsidP="00D455EC">
      <w:pPr>
        <w:numPr>
          <w:ilvl w:val="0"/>
          <w:numId w:val="86"/>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w:t>
      </w:r>
      <w:r w:rsidRPr="00553174">
        <w:rPr>
          <w:rFonts w:eastAsia="Times New Roman" w:cs="Times New Roman"/>
          <w:b/>
          <w:bCs/>
          <w:color w:val="006699"/>
          <w:sz w:val="20"/>
          <w:szCs w:val="20"/>
          <w:bdr w:val="none" w:sz="0" w:space="0" w:color="auto" w:frame="1"/>
        </w:rPr>
        <w:t>this</w:t>
      </w:r>
      <w:r w:rsidRPr="00553174">
        <w:rPr>
          <w:rFonts w:eastAsia="Times New Roman" w:cs="Times New Roman"/>
          <w:color w:val="000000"/>
          <w:sz w:val="20"/>
          <w:szCs w:val="20"/>
          <w:bdr w:val="none" w:sz="0" w:space="0" w:color="auto" w:frame="1"/>
        </w:rPr>
        <w:t>.newFood=newFood;  </w:t>
      </w:r>
    </w:p>
    <w:p w:rsidR="00D455EC" w:rsidRPr="00553174" w:rsidRDefault="00D455EC" w:rsidP="00D455EC">
      <w:pPr>
        <w:numPr>
          <w:ilvl w:val="0"/>
          <w:numId w:val="86"/>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  </w:t>
      </w:r>
    </w:p>
    <w:p w:rsidR="00D455EC" w:rsidRPr="00553174" w:rsidRDefault="00D455EC" w:rsidP="00D455EC">
      <w:pPr>
        <w:numPr>
          <w:ilvl w:val="0"/>
          <w:numId w:val="86"/>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w:t>
      </w:r>
      <w:r w:rsidRPr="00553174">
        <w:rPr>
          <w:rFonts w:eastAsia="Times New Roman" w:cs="Times New Roman"/>
          <w:color w:val="646464"/>
          <w:sz w:val="20"/>
          <w:szCs w:val="20"/>
          <w:bdr w:val="none" w:sz="0" w:space="0" w:color="auto" w:frame="1"/>
        </w:rPr>
        <w:t>@Override</w:t>
      </w:r>
      <w:r w:rsidRPr="00553174">
        <w:rPr>
          <w:rFonts w:eastAsia="Times New Roman" w:cs="Times New Roman"/>
          <w:color w:val="000000"/>
          <w:sz w:val="20"/>
          <w:szCs w:val="20"/>
          <w:bdr w:val="none" w:sz="0" w:space="0" w:color="auto" w:frame="1"/>
        </w:rPr>
        <w:t>  </w:t>
      </w:r>
    </w:p>
    <w:p w:rsidR="00D455EC" w:rsidRPr="00553174" w:rsidRDefault="00D455EC" w:rsidP="00D455EC">
      <w:pPr>
        <w:numPr>
          <w:ilvl w:val="0"/>
          <w:numId w:val="86"/>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w:t>
      </w:r>
      <w:r w:rsidRPr="00553174">
        <w:rPr>
          <w:rFonts w:eastAsia="Times New Roman" w:cs="Times New Roman"/>
          <w:b/>
          <w:bCs/>
          <w:color w:val="006699"/>
          <w:sz w:val="20"/>
          <w:szCs w:val="20"/>
          <w:bdr w:val="none" w:sz="0" w:space="0" w:color="auto" w:frame="1"/>
        </w:rPr>
        <w:t>public</w:t>
      </w:r>
      <w:r w:rsidRPr="00553174">
        <w:rPr>
          <w:rFonts w:eastAsia="Times New Roman" w:cs="Times New Roman"/>
          <w:color w:val="000000"/>
          <w:sz w:val="20"/>
          <w:szCs w:val="20"/>
          <w:bdr w:val="none" w:sz="0" w:space="0" w:color="auto" w:frame="1"/>
        </w:rPr>
        <w:t> String prepareFood(){  </w:t>
      </w:r>
    </w:p>
    <w:p w:rsidR="00D455EC" w:rsidRPr="00553174" w:rsidRDefault="00D455EC" w:rsidP="00D455EC">
      <w:pPr>
        <w:numPr>
          <w:ilvl w:val="0"/>
          <w:numId w:val="86"/>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w:t>
      </w:r>
      <w:r w:rsidRPr="00553174">
        <w:rPr>
          <w:rFonts w:eastAsia="Times New Roman" w:cs="Times New Roman"/>
          <w:b/>
          <w:bCs/>
          <w:color w:val="006699"/>
          <w:sz w:val="20"/>
          <w:szCs w:val="20"/>
          <w:bdr w:val="none" w:sz="0" w:space="0" w:color="auto" w:frame="1"/>
        </w:rPr>
        <w:t>return</w:t>
      </w:r>
      <w:r w:rsidRPr="00553174">
        <w:rPr>
          <w:rFonts w:eastAsia="Times New Roman" w:cs="Times New Roman"/>
          <w:color w:val="000000"/>
          <w:sz w:val="20"/>
          <w:szCs w:val="20"/>
          <w:bdr w:val="none" w:sz="0" w:space="0" w:color="auto" w:frame="1"/>
        </w:rPr>
        <w:t> newFood.prepareFood();   </w:t>
      </w:r>
    </w:p>
    <w:p w:rsidR="00D455EC" w:rsidRPr="00553174" w:rsidRDefault="00D455EC" w:rsidP="00D455EC">
      <w:pPr>
        <w:numPr>
          <w:ilvl w:val="0"/>
          <w:numId w:val="86"/>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  </w:t>
      </w:r>
    </w:p>
    <w:p w:rsidR="00D455EC" w:rsidRPr="00553174" w:rsidRDefault="00D455EC" w:rsidP="00D455EC">
      <w:pPr>
        <w:numPr>
          <w:ilvl w:val="0"/>
          <w:numId w:val="86"/>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w:t>
      </w:r>
      <w:r w:rsidRPr="00553174">
        <w:rPr>
          <w:rFonts w:eastAsia="Times New Roman" w:cs="Times New Roman"/>
          <w:b/>
          <w:bCs/>
          <w:color w:val="006699"/>
          <w:sz w:val="20"/>
          <w:szCs w:val="20"/>
          <w:bdr w:val="none" w:sz="0" w:space="0" w:color="auto" w:frame="1"/>
        </w:rPr>
        <w:t>public</w:t>
      </w:r>
      <w:r w:rsidRPr="00553174">
        <w:rPr>
          <w:rFonts w:eastAsia="Times New Roman" w:cs="Times New Roman"/>
          <w:color w:val="000000"/>
          <w:sz w:val="20"/>
          <w:szCs w:val="20"/>
          <w:bdr w:val="none" w:sz="0" w:space="0" w:color="auto" w:frame="1"/>
        </w:rPr>
        <w:t> </w:t>
      </w:r>
      <w:r w:rsidRPr="00553174">
        <w:rPr>
          <w:rFonts w:eastAsia="Times New Roman" w:cs="Times New Roman"/>
          <w:b/>
          <w:bCs/>
          <w:color w:val="006699"/>
          <w:sz w:val="20"/>
          <w:szCs w:val="20"/>
          <w:bdr w:val="none" w:sz="0" w:space="0" w:color="auto" w:frame="1"/>
        </w:rPr>
        <w:t>double</w:t>
      </w:r>
      <w:r w:rsidRPr="00553174">
        <w:rPr>
          <w:rFonts w:eastAsia="Times New Roman" w:cs="Times New Roman"/>
          <w:color w:val="000000"/>
          <w:sz w:val="20"/>
          <w:szCs w:val="20"/>
          <w:bdr w:val="none" w:sz="0" w:space="0" w:color="auto" w:frame="1"/>
        </w:rPr>
        <w:t> foodPrice(){  </w:t>
      </w:r>
    </w:p>
    <w:p w:rsidR="00D455EC" w:rsidRPr="00553174" w:rsidRDefault="00D455EC" w:rsidP="00D455EC">
      <w:pPr>
        <w:numPr>
          <w:ilvl w:val="0"/>
          <w:numId w:val="86"/>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w:t>
      </w:r>
      <w:r w:rsidRPr="00553174">
        <w:rPr>
          <w:rFonts w:eastAsia="Times New Roman" w:cs="Times New Roman"/>
          <w:b/>
          <w:bCs/>
          <w:color w:val="006699"/>
          <w:sz w:val="20"/>
          <w:szCs w:val="20"/>
          <w:bdr w:val="none" w:sz="0" w:space="0" w:color="auto" w:frame="1"/>
        </w:rPr>
        <w:t>return</w:t>
      </w:r>
      <w:r w:rsidRPr="00553174">
        <w:rPr>
          <w:rFonts w:eastAsia="Times New Roman" w:cs="Times New Roman"/>
          <w:color w:val="000000"/>
          <w:sz w:val="20"/>
          <w:szCs w:val="20"/>
          <w:bdr w:val="none" w:sz="0" w:space="0" w:color="auto" w:frame="1"/>
        </w:rPr>
        <w:t> newFood.foodPrice();  </w:t>
      </w:r>
    </w:p>
    <w:p w:rsidR="00D455EC" w:rsidRPr="00553174" w:rsidRDefault="00D455EC" w:rsidP="00D455EC">
      <w:pPr>
        <w:numPr>
          <w:ilvl w:val="0"/>
          <w:numId w:val="86"/>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  </w:t>
      </w:r>
    </w:p>
    <w:p w:rsidR="00D455EC" w:rsidRPr="00553174" w:rsidRDefault="00D455EC" w:rsidP="00D455EC">
      <w:pPr>
        <w:numPr>
          <w:ilvl w:val="0"/>
          <w:numId w:val="86"/>
        </w:numPr>
        <w:shd w:val="clear" w:color="auto" w:fill="FFFFFF"/>
        <w:spacing w:after="12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w:t>
      </w:r>
    </w:p>
    <w:p w:rsidR="00D455EC" w:rsidRPr="00553174" w:rsidRDefault="00D455EC" w:rsidP="00D455EC">
      <w:pPr>
        <w:shd w:val="clear" w:color="auto" w:fill="FFFFFF"/>
        <w:spacing w:before="100" w:beforeAutospacing="1" w:after="100" w:afterAutospacing="1" w:line="240" w:lineRule="auto"/>
        <w:jc w:val="both"/>
        <w:rPr>
          <w:rFonts w:eastAsia="Times New Roman" w:cs="Times New Roman"/>
          <w:color w:val="000000"/>
          <w:sz w:val="20"/>
          <w:szCs w:val="20"/>
        </w:rPr>
      </w:pPr>
      <w:r w:rsidRPr="00553174">
        <w:rPr>
          <w:rFonts w:eastAsia="Times New Roman" w:cs="Times New Roman"/>
          <w:color w:val="000000"/>
          <w:sz w:val="20"/>
          <w:szCs w:val="20"/>
        </w:rPr>
        <w:t>Step 4</w:t>
      </w:r>
      <w:proofErr w:type="gramStart"/>
      <w:r w:rsidRPr="00553174">
        <w:rPr>
          <w:rFonts w:eastAsia="Times New Roman" w:cs="Times New Roman"/>
          <w:color w:val="000000"/>
          <w:sz w:val="20"/>
          <w:szCs w:val="20"/>
        </w:rPr>
        <w:t>:Create</w:t>
      </w:r>
      <w:proofErr w:type="gramEnd"/>
      <w:r w:rsidRPr="00553174">
        <w:rPr>
          <w:rFonts w:eastAsia="Times New Roman" w:cs="Times New Roman"/>
          <w:color w:val="000000"/>
          <w:sz w:val="20"/>
          <w:szCs w:val="20"/>
        </w:rPr>
        <w:t xml:space="preserve"> a </w:t>
      </w:r>
      <w:r w:rsidRPr="00553174">
        <w:rPr>
          <w:rFonts w:eastAsia="Times New Roman" w:cs="Times New Roman"/>
          <w:b/>
          <w:bCs/>
          <w:color w:val="000000"/>
          <w:sz w:val="20"/>
          <w:szCs w:val="20"/>
        </w:rPr>
        <w:t>NonVegFood concrete</w:t>
      </w:r>
      <w:r w:rsidRPr="00553174">
        <w:rPr>
          <w:rFonts w:eastAsia="Times New Roman" w:cs="Times New Roman"/>
          <w:color w:val="000000"/>
          <w:sz w:val="20"/>
          <w:szCs w:val="20"/>
        </w:rPr>
        <w:t> class that will extend the </w:t>
      </w:r>
      <w:r w:rsidRPr="00553174">
        <w:rPr>
          <w:rFonts w:eastAsia="Times New Roman" w:cs="Times New Roman"/>
          <w:b/>
          <w:bCs/>
          <w:color w:val="000000"/>
          <w:sz w:val="20"/>
          <w:szCs w:val="20"/>
        </w:rPr>
        <w:t>FoodDecorator</w:t>
      </w:r>
      <w:r w:rsidRPr="00553174">
        <w:rPr>
          <w:rFonts w:eastAsia="Times New Roman" w:cs="Times New Roman"/>
          <w:color w:val="000000"/>
          <w:sz w:val="20"/>
          <w:szCs w:val="20"/>
        </w:rPr>
        <w:t> class and override it's all methods.</w:t>
      </w:r>
    </w:p>
    <w:p w:rsidR="00D455EC" w:rsidRPr="00553174" w:rsidRDefault="00D455EC" w:rsidP="00D455EC">
      <w:pPr>
        <w:shd w:val="clear" w:color="auto" w:fill="FFFFFF"/>
        <w:spacing w:after="0" w:line="240" w:lineRule="auto"/>
        <w:jc w:val="both"/>
        <w:rPr>
          <w:rFonts w:eastAsia="Times New Roman" w:cs="Times New Roman"/>
          <w:i/>
          <w:iCs/>
          <w:color w:val="000000"/>
          <w:sz w:val="20"/>
          <w:szCs w:val="20"/>
        </w:rPr>
      </w:pPr>
      <w:r w:rsidRPr="00553174">
        <w:rPr>
          <w:rFonts w:eastAsia="Times New Roman" w:cs="Times New Roman"/>
          <w:i/>
          <w:iCs/>
          <w:color w:val="000000"/>
          <w:sz w:val="20"/>
          <w:szCs w:val="20"/>
        </w:rPr>
        <w:t>File: NonVegFood.java</w:t>
      </w:r>
    </w:p>
    <w:p w:rsidR="00D455EC" w:rsidRPr="00553174" w:rsidRDefault="00D455EC" w:rsidP="00D455EC">
      <w:pPr>
        <w:numPr>
          <w:ilvl w:val="0"/>
          <w:numId w:val="87"/>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b/>
          <w:bCs/>
          <w:color w:val="006699"/>
          <w:sz w:val="20"/>
          <w:szCs w:val="20"/>
          <w:bdr w:val="none" w:sz="0" w:space="0" w:color="auto" w:frame="1"/>
        </w:rPr>
        <w:t>public</w:t>
      </w:r>
      <w:r w:rsidRPr="00553174">
        <w:rPr>
          <w:rFonts w:eastAsia="Times New Roman" w:cs="Times New Roman"/>
          <w:color w:val="000000"/>
          <w:sz w:val="20"/>
          <w:szCs w:val="20"/>
          <w:bdr w:val="none" w:sz="0" w:space="0" w:color="auto" w:frame="1"/>
        </w:rPr>
        <w:t> </w:t>
      </w:r>
      <w:r w:rsidRPr="00553174">
        <w:rPr>
          <w:rFonts w:eastAsia="Times New Roman" w:cs="Times New Roman"/>
          <w:b/>
          <w:bCs/>
          <w:color w:val="006699"/>
          <w:sz w:val="20"/>
          <w:szCs w:val="20"/>
          <w:bdr w:val="none" w:sz="0" w:space="0" w:color="auto" w:frame="1"/>
        </w:rPr>
        <w:t>class</w:t>
      </w:r>
      <w:r w:rsidRPr="00553174">
        <w:rPr>
          <w:rFonts w:eastAsia="Times New Roman" w:cs="Times New Roman"/>
          <w:color w:val="000000"/>
          <w:sz w:val="20"/>
          <w:szCs w:val="20"/>
          <w:bdr w:val="none" w:sz="0" w:space="0" w:color="auto" w:frame="1"/>
        </w:rPr>
        <w:t> NonVegFood </w:t>
      </w:r>
      <w:r w:rsidRPr="00553174">
        <w:rPr>
          <w:rFonts w:eastAsia="Times New Roman" w:cs="Times New Roman"/>
          <w:b/>
          <w:bCs/>
          <w:color w:val="006699"/>
          <w:sz w:val="20"/>
          <w:szCs w:val="20"/>
          <w:bdr w:val="none" w:sz="0" w:space="0" w:color="auto" w:frame="1"/>
        </w:rPr>
        <w:t>extends</w:t>
      </w:r>
      <w:r w:rsidRPr="00553174">
        <w:rPr>
          <w:rFonts w:eastAsia="Times New Roman" w:cs="Times New Roman"/>
          <w:color w:val="000000"/>
          <w:sz w:val="20"/>
          <w:szCs w:val="20"/>
          <w:bdr w:val="none" w:sz="0" w:space="0" w:color="auto" w:frame="1"/>
        </w:rPr>
        <w:t> FoodDecorator{    </w:t>
      </w:r>
    </w:p>
    <w:p w:rsidR="00D455EC" w:rsidRPr="00553174" w:rsidRDefault="00D455EC" w:rsidP="00D455EC">
      <w:pPr>
        <w:numPr>
          <w:ilvl w:val="0"/>
          <w:numId w:val="87"/>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w:t>
      </w:r>
      <w:r w:rsidRPr="00553174">
        <w:rPr>
          <w:rFonts w:eastAsia="Times New Roman" w:cs="Times New Roman"/>
          <w:b/>
          <w:bCs/>
          <w:color w:val="006699"/>
          <w:sz w:val="20"/>
          <w:szCs w:val="20"/>
          <w:bdr w:val="none" w:sz="0" w:space="0" w:color="auto" w:frame="1"/>
        </w:rPr>
        <w:t>public</w:t>
      </w:r>
      <w:r w:rsidRPr="00553174">
        <w:rPr>
          <w:rFonts w:eastAsia="Times New Roman" w:cs="Times New Roman"/>
          <w:color w:val="000000"/>
          <w:sz w:val="20"/>
          <w:szCs w:val="20"/>
          <w:bdr w:val="none" w:sz="0" w:space="0" w:color="auto" w:frame="1"/>
        </w:rPr>
        <w:t> NonVegFood(Food newFood) {  </w:t>
      </w:r>
    </w:p>
    <w:p w:rsidR="00D455EC" w:rsidRPr="00553174" w:rsidRDefault="00D455EC" w:rsidP="00D455EC">
      <w:pPr>
        <w:numPr>
          <w:ilvl w:val="0"/>
          <w:numId w:val="87"/>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w:t>
      </w:r>
      <w:r w:rsidRPr="00553174">
        <w:rPr>
          <w:rFonts w:eastAsia="Times New Roman" w:cs="Times New Roman"/>
          <w:b/>
          <w:bCs/>
          <w:color w:val="006699"/>
          <w:sz w:val="20"/>
          <w:szCs w:val="20"/>
          <w:bdr w:val="none" w:sz="0" w:space="0" w:color="auto" w:frame="1"/>
        </w:rPr>
        <w:t>super</w:t>
      </w:r>
      <w:r w:rsidRPr="00553174">
        <w:rPr>
          <w:rFonts w:eastAsia="Times New Roman" w:cs="Times New Roman"/>
          <w:color w:val="000000"/>
          <w:sz w:val="20"/>
          <w:szCs w:val="20"/>
          <w:bdr w:val="none" w:sz="0" w:space="0" w:color="auto" w:frame="1"/>
        </w:rPr>
        <w:t>(newFood);  </w:t>
      </w:r>
    </w:p>
    <w:p w:rsidR="00D455EC" w:rsidRPr="00553174" w:rsidRDefault="00D455EC" w:rsidP="00D455EC">
      <w:pPr>
        <w:numPr>
          <w:ilvl w:val="0"/>
          <w:numId w:val="87"/>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  </w:t>
      </w:r>
    </w:p>
    <w:p w:rsidR="00D455EC" w:rsidRPr="00553174" w:rsidRDefault="00D455EC" w:rsidP="00D455EC">
      <w:pPr>
        <w:numPr>
          <w:ilvl w:val="0"/>
          <w:numId w:val="87"/>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w:t>
      </w:r>
      <w:r w:rsidRPr="00553174">
        <w:rPr>
          <w:rFonts w:eastAsia="Times New Roman" w:cs="Times New Roman"/>
          <w:b/>
          <w:bCs/>
          <w:color w:val="006699"/>
          <w:sz w:val="20"/>
          <w:szCs w:val="20"/>
          <w:bdr w:val="none" w:sz="0" w:space="0" w:color="auto" w:frame="1"/>
        </w:rPr>
        <w:t>public</w:t>
      </w:r>
      <w:r w:rsidRPr="00553174">
        <w:rPr>
          <w:rFonts w:eastAsia="Times New Roman" w:cs="Times New Roman"/>
          <w:color w:val="000000"/>
          <w:sz w:val="20"/>
          <w:szCs w:val="20"/>
          <w:bdr w:val="none" w:sz="0" w:space="0" w:color="auto" w:frame="1"/>
        </w:rPr>
        <w:t> String prepareFood(){  </w:t>
      </w:r>
    </w:p>
    <w:p w:rsidR="00D455EC" w:rsidRPr="00553174" w:rsidRDefault="00D455EC" w:rsidP="00D455EC">
      <w:pPr>
        <w:numPr>
          <w:ilvl w:val="0"/>
          <w:numId w:val="87"/>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w:t>
      </w:r>
      <w:r w:rsidRPr="00553174">
        <w:rPr>
          <w:rFonts w:eastAsia="Times New Roman" w:cs="Times New Roman"/>
          <w:b/>
          <w:bCs/>
          <w:color w:val="006699"/>
          <w:sz w:val="20"/>
          <w:szCs w:val="20"/>
          <w:bdr w:val="none" w:sz="0" w:space="0" w:color="auto" w:frame="1"/>
        </w:rPr>
        <w:t>return</w:t>
      </w:r>
      <w:r w:rsidRPr="00553174">
        <w:rPr>
          <w:rFonts w:eastAsia="Times New Roman" w:cs="Times New Roman"/>
          <w:color w:val="000000"/>
          <w:sz w:val="20"/>
          <w:szCs w:val="20"/>
          <w:bdr w:val="none" w:sz="0" w:space="0" w:color="auto" w:frame="1"/>
        </w:rPr>
        <w:t> </w:t>
      </w:r>
      <w:r w:rsidRPr="00553174">
        <w:rPr>
          <w:rFonts w:eastAsia="Times New Roman" w:cs="Times New Roman"/>
          <w:b/>
          <w:bCs/>
          <w:color w:val="006699"/>
          <w:sz w:val="20"/>
          <w:szCs w:val="20"/>
          <w:bdr w:val="none" w:sz="0" w:space="0" w:color="auto" w:frame="1"/>
        </w:rPr>
        <w:t>super</w:t>
      </w:r>
      <w:r w:rsidRPr="00553174">
        <w:rPr>
          <w:rFonts w:eastAsia="Times New Roman" w:cs="Times New Roman"/>
          <w:color w:val="000000"/>
          <w:sz w:val="20"/>
          <w:szCs w:val="20"/>
          <w:bdr w:val="none" w:sz="0" w:space="0" w:color="auto" w:frame="1"/>
        </w:rPr>
        <w:t>.prepareFood() +</w:t>
      </w:r>
      <w:r w:rsidRPr="00553174">
        <w:rPr>
          <w:rFonts w:eastAsia="Times New Roman" w:cs="Times New Roman"/>
          <w:color w:val="0000FF"/>
          <w:sz w:val="20"/>
          <w:szCs w:val="20"/>
          <w:bdr w:val="none" w:sz="0" w:space="0" w:color="auto" w:frame="1"/>
        </w:rPr>
        <w:t>" With Roasted Chiken and Chiken Curry  "</w:t>
      </w:r>
      <w:r w:rsidRPr="00553174">
        <w:rPr>
          <w:rFonts w:eastAsia="Times New Roman" w:cs="Times New Roman"/>
          <w:color w:val="000000"/>
          <w:sz w:val="20"/>
          <w:szCs w:val="20"/>
          <w:bdr w:val="none" w:sz="0" w:space="0" w:color="auto" w:frame="1"/>
        </w:rPr>
        <w:t>;   </w:t>
      </w:r>
    </w:p>
    <w:p w:rsidR="00D455EC" w:rsidRPr="00553174" w:rsidRDefault="00D455EC" w:rsidP="00D455EC">
      <w:pPr>
        <w:numPr>
          <w:ilvl w:val="0"/>
          <w:numId w:val="87"/>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  </w:t>
      </w:r>
    </w:p>
    <w:p w:rsidR="00D455EC" w:rsidRPr="00553174" w:rsidRDefault="00D455EC" w:rsidP="00D455EC">
      <w:pPr>
        <w:numPr>
          <w:ilvl w:val="0"/>
          <w:numId w:val="87"/>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w:t>
      </w:r>
      <w:r w:rsidRPr="00553174">
        <w:rPr>
          <w:rFonts w:eastAsia="Times New Roman" w:cs="Times New Roman"/>
          <w:b/>
          <w:bCs/>
          <w:color w:val="006699"/>
          <w:sz w:val="20"/>
          <w:szCs w:val="20"/>
          <w:bdr w:val="none" w:sz="0" w:space="0" w:color="auto" w:frame="1"/>
        </w:rPr>
        <w:t>public</w:t>
      </w:r>
      <w:r w:rsidRPr="00553174">
        <w:rPr>
          <w:rFonts w:eastAsia="Times New Roman" w:cs="Times New Roman"/>
          <w:color w:val="000000"/>
          <w:sz w:val="20"/>
          <w:szCs w:val="20"/>
          <w:bdr w:val="none" w:sz="0" w:space="0" w:color="auto" w:frame="1"/>
        </w:rPr>
        <w:t> </w:t>
      </w:r>
      <w:r w:rsidRPr="00553174">
        <w:rPr>
          <w:rFonts w:eastAsia="Times New Roman" w:cs="Times New Roman"/>
          <w:b/>
          <w:bCs/>
          <w:color w:val="006699"/>
          <w:sz w:val="20"/>
          <w:szCs w:val="20"/>
          <w:bdr w:val="none" w:sz="0" w:space="0" w:color="auto" w:frame="1"/>
        </w:rPr>
        <w:t>double</w:t>
      </w:r>
      <w:r w:rsidRPr="00553174">
        <w:rPr>
          <w:rFonts w:eastAsia="Times New Roman" w:cs="Times New Roman"/>
          <w:color w:val="000000"/>
          <w:sz w:val="20"/>
          <w:szCs w:val="20"/>
          <w:bdr w:val="none" w:sz="0" w:space="0" w:color="auto" w:frame="1"/>
        </w:rPr>
        <w:t> foodPrice()   {  </w:t>
      </w:r>
    </w:p>
    <w:p w:rsidR="00D455EC" w:rsidRPr="00553174" w:rsidRDefault="00D455EC" w:rsidP="00D455EC">
      <w:pPr>
        <w:numPr>
          <w:ilvl w:val="0"/>
          <w:numId w:val="87"/>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lastRenderedPageBreak/>
        <w:t>        </w:t>
      </w:r>
      <w:r w:rsidRPr="00553174">
        <w:rPr>
          <w:rFonts w:eastAsia="Times New Roman" w:cs="Times New Roman"/>
          <w:b/>
          <w:bCs/>
          <w:color w:val="006699"/>
          <w:sz w:val="20"/>
          <w:szCs w:val="20"/>
          <w:bdr w:val="none" w:sz="0" w:space="0" w:color="auto" w:frame="1"/>
        </w:rPr>
        <w:t>return</w:t>
      </w:r>
      <w:r w:rsidRPr="00553174">
        <w:rPr>
          <w:rFonts w:eastAsia="Times New Roman" w:cs="Times New Roman"/>
          <w:color w:val="000000"/>
          <w:sz w:val="20"/>
          <w:szCs w:val="20"/>
          <w:bdr w:val="none" w:sz="0" w:space="0" w:color="auto" w:frame="1"/>
        </w:rPr>
        <w:t> </w:t>
      </w:r>
      <w:r w:rsidRPr="00553174">
        <w:rPr>
          <w:rFonts w:eastAsia="Times New Roman" w:cs="Times New Roman"/>
          <w:b/>
          <w:bCs/>
          <w:color w:val="006699"/>
          <w:sz w:val="20"/>
          <w:szCs w:val="20"/>
          <w:bdr w:val="none" w:sz="0" w:space="0" w:color="auto" w:frame="1"/>
        </w:rPr>
        <w:t>super</w:t>
      </w:r>
      <w:r w:rsidRPr="00553174">
        <w:rPr>
          <w:rFonts w:eastAsia="Times New Roman" w:cs="Times New Roman"/>
          <w:color w:val="000000"/>
          <w:sz w:val="20"/>
          <w:szCs w:val="20"/>
          <w:bdr w:val="none" w:sz="0" w:space="0" w:color="auto" w:frame="1"/>
        </w:rPr>
        <w:t>.foodPrice()+</w:t>
      </w:r>
      <w:r w:rsidRPr="00553174">
        <w:rPr>
          <w:rFonts w:eastAsia="Times New Roman" w:cs="Times New Roman"/>
          <w:color w:val="C00000"/>
          <w:sz w:val="20"/>
          <w:szCs w:val="20"/>
          <w:bdr w:val="none" w:sz="0" w:space="0" w:color="auto" w:frame="1"/>
        </w:rPr>
        <w:t>150.0</w:t>
      </w:r>
      <w:r w:rsidRPr="00553174">
        <w:rPr>
          <w:rFonts w:eastAsia="Times New Roman" w:cs="Times New Roman"/>
          <w:color w:val="000000"/>
          <w:sz w:val="20"/>
          <w:szCs w:val="20"/>
          <w:bdr w:val="none" w:sz="0" w:space="0" w:color="auto" w:frame="1"/>
        </w:rPr>
        <w:t>;  </w:t>
      </w:r>
    </w:p>
    <w:p w:rsidR="00D455EC" w:rsidRPr="00553174" w:rsidRDefault="00D455EC" w:rsidP="00D455EC">
      <w:pPr>
        <w:numPr>
          <w:ilvl w:val="0"/>
          <w:numId w:val="87"/>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  </w:t>
      </w:r>
    </w:p>
    <w:p w:rsidR="00D455EC" w:rsidRPr="00553174" w:rsidRDefault="00D455EC" w:rsidP="00D455EC">
      <w:pPr>
        <w:numPr>
          <w:ilvl w:val="0"/>
          <w:numId w:val="87"/>
        </w:numPr>
        <w:shd w:val="clear" w:color="auto" w:fill="FFFFFF"/>
        <w:spacing w:after="12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w:t>
      </w:r>
    </w:p>
    <w:p w:rsidR="00D455EC" w:rsidRPr="00553174" w:rsidRDefault="00D455EC" w:rsidP="00D455EC">
      <w:pPr>
        <w:shd w:val="clear" w:color="auto" w:fill="FFFFFF"/>
        <w:spacing w:before="100" w:beforeAutospacing="1" w:after="100" w:afterAutospacing="1" w:line="240" w:lineRule="auto"/>
        <w:jc w:val="both"/>
        <w:rPr>
          <w:rFonts w:eastAsia="Times New Roman" w:cs="Times New Roman"/>
          <w:color w:val="000000"/>
          <w:sz w:val="20"/>
          <w:szCs w:val="20"/>
        </w:rPr>
      </w:pPr>
      <w:r w:rsidRPr="00553174">
        <w:rPr>
          <w:rFonts w:eastAsia="Times New Roman" w:cs="Times New Roman"/>
          <w:color w:val="000000"/>
          <w:sz w:val="20"/>
          <w:szCs w:val="20"/>
        </w:rPr>
        <w:t>Step 5</w:t>
      </w:r>
      <w:proofErr w:type="gramStart"/>
      <w:r w:rsidRPr="00553174">
        <w:rPr>
          <w:rFonts w:eastAsia="Times New Roman" w:cs="Times New Roman"/>
          <w:color w:val="000000"/>
          <w:sz w:val="20"/>
          <w:szCs w:val="20"/>
        </w:rPr>
        <w:t>:Create</w:t>
      </w:r>
      <w:proofErr w:type="gramEnd"/>
      <w:r w:rsidRPr="00553174">
        <w:rPr>
          <w:rFonts w:eastAsia="Times New Roman" w:cs="Times New Roman"/>
          <w:color w:val="000000"/>
          <w:sz w:val="20"/>
          <w:szCs w:val="20"/>
        </w:rPr>
        <w:t xml:space="preserve"> a </w:t>
      </w:r>
      <w:r w:rsidRPr="00553174">
        <w:rPr>
          <w:rFonts w:eastAsia="Times New Roman" w:cs="Times New Roman"/>
          <w:b/>
          <w:bCs/>
          <w:color w:val="000000"/>
          <w:sz w:val="20"/>
          <w:szCs w:val="20"/>
        </w:rPr>
        <w:t>ChineeseFood</w:t>
      </w:r>
      <w:r w:rsidRPr="00553174">
        <w:rPr>
          <w:rFonts w:eastAsia="Times New Roman" w:cs="Times New Roman"/>
          <w:color w:val="000000"/>
          <w:sz w:val="20"/>
          <w:szCs w:val="20"/>
        </w:rPr>
        <w:t> concrete class that will extend the </w:t>
      </w:r>
      <w:r w:rsidRPr="00553174">
        <w:rPr>
          <w:rFonts w:eastAsia="Times New Roman" w:cs="Times New Roman"/>
          <w:b/>
          <w:bCs/>
          <w:color w:val="000000"/>
          <w:sz w:val="20"/>
          <w:szCs w:val="20"/>
        </w:rPr>
        <w:t>FoodDecorator</w:t>
      </w:r>
      <w:r w:rsidRPr="00553174">
        <w:rPr>
          <w:rFonts w:eastAsia="Times New Roman" w:cs="Times New Roman"/>
          <w:color w:val="000000"/>
          <w:sz w:val="20"/>
          <w:szCs w:val="20"/>
        </w:rPr>
        <w:t> class and override it's all methods.</w:t>
      </w:r>
    </w:p>
    <w:p w:rsidR="00D455EC" w:rsidRPr="00553174" w:rsidRDefault="00D455EC" w:rsidP="00D455EC">
      <w:pPr>
        <w:shd w:val="clear" w:color="auto" w:fill="FFFFFF"/>
        <w:spacing w:after="0" w:line="240" w:lineRule="auto"/>
        <w:jc w:val="both"/>
        <w:rPr>
          <w:rFonts w:eastAsia="Times New Roman" w:cs="Times New Roman"/>
          <w:i/>
          <w:iCs/>
          <w:color w:val="000000"/>
          <w:sz w:val="20"/>
          <w:szCs w:val="20"/>
        </w:rPr>
      </w:pPr>
      <w:r w:rsidRPr="00553174">
        <w:rPr>
          <w:rFonts w:eastAsia="Times New Roman" w:cs="Times New Roman"/>
          <w:i/>
          <w:iCs/>
          <w:color w:val="000000"/>
          <w:sz w:val="20"/>
          <w:szCs w:val="20"/>
        </w:rPr>
        <w:t>File: ChineeseFood.java</w:t>
      </w:r>
    </w:p>
    <w:p w:rsidR="00D455EC" w:rsidRPr="00553174" w:rsidRDefault="00D455EC" w:rsidP="00D455EC">
      <w:pPr>
        <w:numPr>
          <w:ilvl w:val="0"/>
          <w:numId w:val="88"/>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b/>
          <w:bCs/>
          <w:color w:val="006699"/>
          <w:sz w:val="20"/>
          <w:szCs w:val="20"/>
          <w:bdr w:val="none" w:sz="0" w:space="0" w:color="auto" w:frame="1"/>
        </w:rPr>
        <w:t>public</w:t>
      </w:r>
      <w:r w:rsidRPr="00553174">
        <w:rPr>
          <w:rFonts w:eastAsia="Times New Roman" w:cs="Times New Roman"/>
          <w:color w:val="000000"/>
          <w:sz w:val="20"/>
          <w:szCs w:val="20"/>
          <w:bdr w:val="none" w:sz="0" w:space="0" w:color="auto" w:frame="1"/>
        </w:rPr>
        <w:t> </w:t>
      </w:r>
      <w:r w:rsidRPr="00553174">
        <w:rPr>
          <w:rFonts w:eastAsia="Times New Roman" w:cs="Times New Roman"/>
          <w:b/>
          <w:bCs/>
          <w:color w:val="006699"/>
          <w:sz w:val="20"/>
          <w:szCs w:val="20"/>
          <w:bdr w:val="none" w:sz="0" w:space="0" w:color="auto" w:frame="1"/>
        </w:rPr>
        <w:t>class</w:t>
      </w:r>
      <w:r w:rsidRPr="00553174">
        <w:rPr>
          <w:rFonts w:eastAsia="Times New Roman" w:cs="Times New Roman"/>
          <w:color w:val="000000"/>
          <w:sz w:val="20"/>
          <w:szCs w:val="20"/>
          <w:bdr w:val="none" w:sz="0" w:space="0" w:color="auto" w:frame="1"/>
        </w:rPr>
        <w:t> ChineeseFood </w:t>
      </w:r>
      <w:r w:rsidRPr="00553174">
        <w:rPr>
          <w:rFonts w:eastAsia="Times New Roman" w:cs="Times New Roman"/>
          <w:b/>
          <w:bCs/>
          <w:color w:val="006699"/>
          <w:sz w:val="20"/>
          <w:szCs w:val="20"/>
          <w:bdr w:val="none" w:sz="0" w:space="0" w:color="auto" w:frame="1"/>
        </w:rPr>
        <w:t>extends</w:t>
      </w:r>
      <w:r w:rsidRPr="00553174">
        <w:rPr>
          <w:rFonts w:eastAsia="Times New Roman" w:cs="Times New Roman"/>
          <w:color w:val="000000"/>
          <w:sz w:val="20"/>
          <w:szCs w:val="20"/>
          <w:bdr w:val="none" w:sz="0" w:space="0" w:color="auto" w:frame="1"/>
        </w:rPr>
        <w:t> FoodDecorator{  </w:t>
      </w:r>
    </w:p>
    <w:p w:rsidR="00D455EC" w:rsidRPr="00553174" w:rsidRDefault="00D455EC" w:rsidP="00D455EC">
      <w:pPr>
        <w:numPr>
          <w:ilvl w:val="0"/>
          <w:numId w:val="88"/>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w:t>
      </w:r>
      <w:r w:rsidRPr="00553174">
        <w:rPr>
          <w:rFonts w:eastAsia="Times New Roman" w:cs="Times New Roman"/>
          <w:b/>
          <w:bCs/>
          <w:color w:val="006699"/>
          <w:sz w:val="20"/>
          <w:szCs w:val="20"/>
          <w:bdr w:val="none" w:sz="0" w:space="0" w:color="auto" w:frame="1"/>
        </w:rPr>
        <w:t>public</w:t>
      </w:r>
      <w:r w:rsidRPr="00553174">
        <w:rPr>
          <w:rFonts w:eastAsia="Times New Roman" w:cs="Times New Roman"/>
          <w:color w:val="000000"/>
          <w:sz w:val="20"/>
          <w:szCs w:val="20"/>
          <w:bdr w:val="none" w:sz="0" w:space="0" w:color="auto" w:frame="1"/>
        </w:rPr>
        <w:t> ChineeseFood(Food newFood)    {  </w:t>
      </w:r>
    </w:p>
    <w:p w:rsidR="00D455EC" w:rsidRPr="00553174" w:rsidRDefault="00D455EC" w:rsidP="00D455EC">
      <w:pPr>
        <w:numPr>
          <w:ilvl w:val="0"/>
          <w:numId w:val="88"/>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w:t>
      </w:r>
      <w:r w:rsidRPr="00553174">
        <w:rPr>
          <w:rFonts w:eastAsia="Times New Roman" w:cs="Times New Roman"/>
          <w:b/>
          <w:bCs/>
          <w:color w:val="006699"/>
          <w:sz w:val="20"/>
          <w:szCs w:val="20"/>
          <w:bdr w:val="none" w:sz="0" w:space="0" w:color="auto" w:frame="1"/>
        </w:rPr>
        <w:t>super</w:t>
      </w:r>
      <w:r w:rsidRPr="00553174">
        <w:rPr>
          <w:rFonts w:eastAsia="Times New Roman" w:cs="Times New Roman"/>
          <w:color w:val="000000"/>
          <w:sz w:val="20"/>
          <w:szCs w:val="20"/>
          <w:bdr w:val="none" w:sz="0" w:space="0" w:color="auto" w:frame="1"/>
        </w:rPr>
        <w:t>(newFood);  </w:t>
      </w:r>
    </w:p>
    <w:p w:rsidR="00D455EC" w:rsidRPr="00553174" w:rsidRDefault="00D455EC" w:rsidP="00D455EC">
      <w:pPr>
        <w:numPr>
          <w:ilvl w:val="0"/>
          <w:numId w:val="88"/>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  </w:t>
      </w:r>
    </w:p>
    <w:p w:rsidR="00D455EC" w:rsidRPr="00553174" w:rsidRDefault="00D455EC" w:rsidP="00D455EC">
      <w:pPr>
        <w:numPr>
          <w:ilvl w:val="0"/>
          <w:numId w:val="88"/>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w:t>
      </w:r>
      <w:r w:rsidRPr="00553174">
        <w:rPr>
          <w:rFonts w:eastAsia="Times New Roman" w:cs="Times New Roman"/>
          <w:b/>
          <w:bCs/>
          <w:color w:val="006699"/>
          <w:sz w:val="20"/>
          <w:szCs w:val="20"/>
          <w:bdr w:val="none" w:sz="0" w:space="0" w:color="auto" w:frame="1"/>
        </w:rPr>
        <w:t>public</w:t>
      </w:r>
      <w:r w:rsidRPr="00553174">
        <w:rPr>
          <w:rFonts w:eastAsia="Times New Roman" w:cs="Times New Roman"/>
          <w:color w:val="000000"/>
          <w:sz w:val="20"/>
          <w:szCs w:val="20"/>
          <w:bdr w:val="none" w:sz="0" w:space="0" w:color="auto" w:frame="1"/>
        </w:rPr>
        <w:t> String prepareFood(){  </w:t>
      </w:r>
    </w:p>
    <w:p w:rsidR="00D455EC" w:rsidRPr="00553174" w:rsidRDefault="00D455EC" w:rsidP="00D455EC">
      <w:pPr>
        <w:numPr>
          <w:ilvl w:val="0"/>
          <w:numId w:val="88"/>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w:t>
      </w:r>
      <w:r w:rsidRPr="00553174">
        <w:rPr>
          <w:rFonts w:eastAsia="Times New Roman" w:cs="Times New Roman"/>
          <w:b/>
          <w:bCs/>
          <w:color w:val="006699"/>
          <w:sz w:val="20"/>
          <w:szCs w:val="20"/>
          <w:bdr w:val="none" w:sz="0" w:space="0" w:color="auto" w:frame="1"/>
        </w:rPr>
        <w:t>return</w:t>
      </w:r>
      <w:r w:rsidRPr="00553174">
        <w:rPr>
          <w:rFonts w:eastAsia="Times New Roman" w:cs="Times New Roman"/>
          <w:color w:val="000000"/>
          <w:sz w:val="20"/>
          <w:szCs w:val="20"/>
          <w:bdr w:val="none" w:sz="0" w:space="0" w:color="auto" w:frame="1"/>
        </w:rPr>
        <w:t> </w:t>
      </w:r>
      <w:r w:rsidRPr="00553174">
        <w:rPr>
          <w:rFonts w:eastAsia="Times New Roman" w:cs="Times New Roman"/>
          <w:b/>
          <w:bCs/>
          <w:color w:val="006699"/>
          <w:sz w:val="20"/>
          <w:szCs w:val="20"/>
          <w:bdr w:val="none" w:sz="0" w:space="0" w:color="auto" w:frame="1"/>
        </w:rPr>
        <w:t>super</w:t>
      </w:r>
      <w:r w:rsidRPr="00553174">
        <w:rPr>
          <w:rFonts w:eastAsia="Times New Roman" w:cs="Times New Roman"/>
          <w:color w:val="000000"/>
          <w:sz w:val="20"/>
          <w:szCs w:val="20"/>
          <w:bdr w:val="none" w:sz="0" w:space="0" w:color="auto" w:frame="1"/>
        </w:rPr>
        <w:t>.prepareFood() +</w:t>
      </w:r>
      <w:r w:rsidRPr="00553174">
        <w:rPr>
          <w:rFonts w:eastAsia="Times New Roman" w:cs="Times New Roman"/>
          <w:color w:val="0000FF"/>
          <w:sz w:val="20"/>
          <w:szCs w:val="20"/>
          <w:bdr w:val="none" w:sz="0" w:space="0" w:color="auto" w:frame="1"/>
        </w:rPr>
        <w:t>" With Fried Rice and Manchurian  "</w:t>
      </w:r>
      <w:r w:rsidRPr="00553174">
        <w:rPr>
          <w:rFonts w:eastAsia="Times New Roman" w:cs="Times New Roman"/>
          <w:color w:val="000000"/>
          <w:sz w:val="20"/>
          <w:szCs w:val="20"/>
          <w:bdr w:val="none" w:sz="0" w:space="0" w:color="auto" w:frame="1"/>
        </w:rPr>
        <w:t>;   </w:t>
      </w:r>
    </w:p>
    <w:p w:rsidR="00D455EC" w:rsidRPr="00553174" w:rsidRDefault="00D455EC" w:rsidP="00D455EC">
      <w:pPr>
        <w:numPr>
          <w:ilvl w:val="0"/>
          <w:numId w:val="88"/>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  </w:t>
      </w:r>
    </w:p>
    <w:p w:rsidR="00D455EC" w:rsidRPr="00553174" w:rsidRDefault="00D455EC" w:rsidP="00D455EC">
      <w:pPr>
        <w:numPr>
          <w:ilvl w:val="0"/>
          <w:numId w:val="88"/>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w:t>
      </w:r>
      <w:r w:rsidRPr="00553174">
        <w:rPr>
          <w:rFonts w:eastAsia="Times New Roman" w:cs="Times New Roman"/>
          <w:b/>
          <w:bCs/>
          <w:color w:val="006699"/>
          <w:sz w:val="20"/>
          <w:szCs w:val="20"/>
          <w:bdr w:val="none" w:sz="0" w:space="0" w:color="auto" w:frame="1"/>
        </w:rPr>
        <w:t>public</w:t>
      </w:r>
      <w:r w:rsidRPr="00553174">
        <w:rPr>
          <w:rFonts w:eastAsia="Times New Roman" w:cs="Times New Roman"/>
          <w:color w:val="000000"/>
          <w:sz w:val="20"/>
          <w:szCs w:val="20"/>
          <w:bdr w:val="none" w:sz="0" w:space="0" w:color="auto" w:frame="1"/>
        </w:rPr>
        <w:t> </w:t>
      </w:r>
      <w:r w:rsidRPr="00553174">
        <w:rPr>
          <w:rFonts w:eastAsia="Times New Roman" w:cs="Times New Roman"/>
          <w:b/>
          <w:bCs/>
          <w:color w:val="006699"/>
          <w:sz w:val="20"/>
          <w:szCs w:val="20"/>
          <w:bdr w:val="none" w:sz="0" w:space="0" w:color="auto" w:frame="1"/>
        </w:rPr>
        <w:t>double</w:t>
      </w:r>
      <w:r w:rsidRPr="00553174">
        <w:rPr>
          <w:rFonts w:eastAsia="Times New Roman" w:cs="Times New Roman"/>
          <w:color w:val="000000"/>
          <w:sz w:val="20"/>
          <w:szCs w:val="20"/>
          <w:bdr w:val="none" w:sz="0" w:space="0" w:color="auto" w:frame="1"/>
        </w:rPr>
        <w:t> foodPrice()   {  </w:t>
      </w:r>
    </w:p>
    <w:p w:rsidR="00D455EC" w:rsidRPr="00553174" w:rsidRDefault="00D455EC" w:rsidP="00D455EC">
      <w:pPr>
        <w:numPr>
          <w:ilvl w:val="0"/>
          <w:numId w:val="88"/>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w:t>
      </w:r>
      <w:r w:rsidRPr="00553174">
        <w:rPr>
          <w:rFonts w:eastAsia="Times New Roman" w:cs="Times New Roman"/>
          <w:b/>
          <w:bCs/>
          <w:color w:val="006699"/>
          <w:sz w:val="20"/>
          <w:szCs w:val="20"/>
          <w:bdr w:val="none" w:sz="0" w:space="0" w:color="auto" w:frame="1"/>
        </w:rPr>
        <w:t>return</w:t>
      </w:r>
      <w:r w:rsidRPr="00553174">
        <w:rPr>
          <w:rFonts w:eastAsia="Times New Roman" w:cs="Times New Roman"/>
          <w:color w:val="000000"/>
          <w:sz w:val="20"/>
          <w:szCs w:val="20"/>
          <w:bdr w:val="none" w:sz="0" w:space="0" w:color="auto" w:frame="1"/>
        </w:rPr>
        <w:t> </w:t>
      </w:r>
      <w:r w:rsidRPr="00553174">
        <w:rPr>
          <w:rFonts w:eastAsia="Times New Roman" w:cs="Times New Roman"/>
          <w:b/>
          <w:bCs/>
          <w:color w:val="006699"/>
          <w:sz w:val="20"/>
          <w:szCs w:val="20"/>
          <w:bdr w:val="none" w:sz="0" w:space="0" w:color="auto" w:frame="1"/>
        </w:rPr>
        <w:t>super</w:t>
      </w:r>
      <w:r w:rsidRPr="00553174">
        <w:rPr>
          <w:rFonts w:eastAsia="Times New Roman" w:cs="Times New Roman"/>
          <w:color w:val="000000"/>
          <w:sz w:val="20"/>
          <w:szCs w:val="20"/>
          <w:bdr w:val="none" w:sz="0" w:space="0" w:color="auto" w:frame="1"/>
        </w:rPr>
        <w:t>.foodPrice()+</w:t>
      </w:r>
      <w:r w:rsidRPr="00553174">
        <w:rPr>
          <w:rFonts w:eastAsia="Times New Roman" w:cs="Times New Roman"/>
          <w:color w:val="C00000"/>
          <w:sz w:val="20"/>
          <w:szCs w:val="20"/>
          <w:bdr w:val="none" w:sz="0" w:space="0" w:color="auto" w:frame="1"/>
        </w:rPr>
        <w:t>65.0</w:t>
      </w:r>
      <w:r w:rsidRPr="00553174">
        <w:rPr>
          <w:rFonts w:eastAsia="Times New Roman" w:cs="Times New Roman"/>
          <w:color w:val="000000"/>
          <w:sz w:val="20"/>
          <w:szCs w:val="20"/>
          <w:bdr w:val="none" w:sz="0" w:space="0" w:color="auto" w:frame="1"/>
        </w:rPr>
        <w:t>;  </w:t>
      </w:r>
    </w:p>
    <w:p w:rsidR="00D455EC" w:rsidRPr="00553174" w:rsidRDefault="00D455EC" w:rsidP="00D455EC">
      <w:pPr>
        <w:numPr>
          <w:ilvl w:val="0"/>
          <w:numId w:val="88"/>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  </w:t>
      </w:r>
    </w:p>
    <w:p w:rsidR="00D455EC" w:rsidRPr="00553174" w:rsidRDefault="00D455EC" w:rsidP="00D455EC">
      <w:pPr>
        <w:numPr>
          <w:ilvl w:val="0"/>
          <w:numId w:val="88"/>
        </w:numPr>
        <w:shd w:val="clear" w:color="auto" w:fill="FFFFFF"/>
        <w:spacing w:after="12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w:t>
      </w:r>
    </w:p>
    <w:p w:rsidR="00D455EC" w:rsidRPr="00553174" w:rsidRDefault="00D455EC" w:rsidP="00D455EC">
      <w:pPr>
        <w:shd w:val="clear" w:color="auto" w:fill="FFFFFF"/>
        <w:spacing w:before="100" w:beforeAutospacing="1" w:after="100" w:afterAutospacing="1" w:line="240" w:lineRule="auto"/>
        <w:jc w:val="both"/>
        <w:rPr>
          <w:rFonts w:eastAsia="Times New Roman" w:cs="Times New Roman"/>
          <w:color w:val="000000"/>
          <w:sz w:val="20"/>
          <w:szCs w:val="20"/>
        </w:rPr>
      </w:pPr>
      <w:r w:rsidRPr="00553174">
        <w:rPr>
          <w:rFonts w:eastAsia="Times New Roman" w:cs="Times New Roman"/>
          <w:color w:val="000000"/>
          <w:sz w:val="20"/>
          <w:szCs w:val="20"/>
        </w:rPr>
        <w:t>Step 6</w:t>
      </w:r>
      <w:proofErr w:type="gramStart"/>
      <w:r w:rsidRPr="00553174">
        <w:rPr>
          <w:rFonts w:eastAsia="Times New Roman" w:cs="Times New Roman"/>
          <w:color w:val="000000"/>
          <w:sz w:val="20"/>
          <w:szCs w:val="20"/>
        </w:rPr>
        <w:t>:Create</w:t>
      </w:r>
      <w:proofErr w:type="gramEnd"/>
      <w:r w:rsidRPr="00553174">
        <w:rPr>
          <w:rFonts w:eastAsia="Times New Roman" w:cs="Times New Roman"/>
          <w:color w:val="000000"/>
          <w:sz w:val="20"/>
          <w:szCs w:val="20"/>
        </w:rPr>
        <w:t xml:space="preserve"> a </w:t>
      </w:r>
      <w:r w:rsidRPr="00553174">
        <w:rPr>
          <w:rFonts w:eastAsia="Times New Roman" w:cs="Times New Roman"/>
          <w:b/>
          <w:bCs/>
          <w:color w:val="000000"/>
          <w:sz w:val="20"/>
          <w:szCs w:val="20"/>
        </w:rPr>
        <w:t>DecoratorPatternCustomer</w:t>
      </w:r>
      <w:r w:rsidRPr="00553174">
        <w:rPr>
          <w:rFonts w:eastAsia="Times New Roman" w:cs="Times New Roman"/>
          <w:color w:val="000000"/>
          <w:sz w:val="20"/>
          <w:szCs w:val="20"/>
        </w:rPr>
        <w:t> class that will use Food interface to use which type of food customer wants means (Decorates).</w:t>
      </w:r>
    </w:p>
    <w:p w:rsidR="00D455EC" w:rsidRPr="00553174" w:rsidRDefault="00D455EC" w:rsidP="00D455EC">
      <w:pPr>
        <w:shd w:val="clear" w:color="auto" w:fill="FFFFFF"/>
        <w:spacing w:after="0" w:line="240" w:lineRule="auto"/>
        <w:jc w:val="both"/>
        <w:rPr>
          <w:rFonts w:eastAsia="Times New Roman" w:cs="Times New Roman"/>
          <w:i/>
          <w:iCs/>
          <w:color w:val="000000"/>
          <w:sz w:val="20"/>
          <w:szCs w:val="20"/>
        </w:rPr>
      </w:pPr>
      <w:r w:rsidRPr="00553174">
        <w:rPr>
          <w:rFonts w:eastAsia="Times New Roman" w:cs="Times New Roman"/>
          <w:i/>
          <w:iCs/>
          <w:color w:val="000000"/>
          <w:sz w:val="20"/>
          <w:szCs w:val="20"/>
        </w:rPr>
        <w:t>File: DecoratorPatternCustomer.java</w:t>
      </w:r>
    </w:p>
    <w:p w:rsidR="00D455EC" w:rsidRPr="00553174" w:rsidRDefault="00D455EC" w:rsidP="00D455EC">
      <w:pPr>
        <w:numPr>
          <w:ilvl w:val="0"/>
          <w:numId w:val="89"/>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b/>
          <w:bCs/>
          <w:color w:val="006699"/>
          <w:sz w:val="20"/>
          <w:szCs w:val="20"/>
          <w:bdr w:val="none" w:sz="0" w:space="0" w:color="auto" w:frame="1"/>
        </w:rPr>
        <w:t>import</w:t>
      </w:r>
      <w:r w:rsidRPr="00553174">
        <w:rPr>
          <w:rFonts w:eastAsia="Times New Roman" w:cs="Times New Roman"/>
          <w:color w:val="000000"/>
          <w:sz w:val="20"/>
          <w:szCs w:val="20"/>
          <w:bdr w:val="none" w:sz="0" w:space="0" w:color="auto" w:frame="1"/>
        </w:rPr>
        <w:t> java.io.BufferedReader;  </w:t>
      </w:r>
    </w:p>
    <w:p w:rsidR="00D455EC" w:rsidRPr="00553174" w:rsidRDefault="00D455EC" w:rsidP="00D455EC">
      <w:pPr>
        <w:numPr>
          <w:ilvl w:val="0"/>
          <w:numId w:val="89"/>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b/>
          <w:bCs/>
          <w:color w:val="006699"/>
          <w:sz w:val="20"/>
          <w:szCs w:val="20"/>
          <w:bdr w:val="none" w:sz="0" w:space="0" w:color="auto" w:frame="1"/>
        </w:rPr>
        <w:t>import</w:t>
      </w:r>
      <w:r w:rsidRPr="00553174">
        <w:rPr>
          <w:rFonts w:eastAsia="Times New Roman" w:cs="Times New Roman"/>
          <w:color w:val="000000"/>
          <w:sz w:val="20"/>
          <w:szCs w:val="20"/>
          <w:bdr w:val="none" w:sz="0" w:space="0" w:color="auto" w:frame="1"/>
        </w:rPr>
        <w:t> java.io.IOException;  </w:t>
      </w:r>
    </w:p>
    <w:p w:rsidR="00D455EC" w:rsidRPr="00553174" w:rsidRDefault="00D455EC" w:rsidP="00D455EC">
      <w:pPr>
        <w:numPr>
          <w:ilvl w:val="0"/>
          <w:numId w:val="89"/>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b/>
          <w:bCs/>
          <w:color w:val="006699"/>
          <w:sz w:val="20"/>
          <w:szCs w:val="20"/>
          <w:bdr w:val="none" w:sz="0" w:space="0" w:color="auto" w:frame="1"/>
        </w:rPr>
        <w:t>import</w:t>
      </w:r>
      <w:r w:rsidRPr="00553174">
        <w:rPr>
          <w:rFonts w:eastAsia="Times New Roman" w:cs="Times New Roman"/>
          <w:color w:val="000000"/>
          <w:sz w:val="20"/>
          <w:szCs w:val="20"/>
          <w:bdr w:val="none" w:sz="0" w:space="0" w:color="auto" w:frame="1"/>
        </w:rPr>
        <w:t> java.io.InputStreamReader;  </w:t>
      </w:r>
    </w:p>
    <w:p w:rsidR="00D455EC" w:rsidRPr="00553174" w:rsidRDefault="00D455EC" w:rsidP="00D455EC">
      <w:pPr>
        <w:numPr>
          <w:ilvl w:val="0"/>
          <w:numId w:val="89"/>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b/>
          <w:bCs/>
          <w:color w:val="006699"/>
          <w:sz w:val="20"/>
          <w:szCs w:val="20"/>
          <w:bdr w:val="none" w:sz="0" w:space="0" w:color="auto" w:frame="1"/>
        </w:rPr>
        <w:t>public</w:t>
      </w:r>
      <w:r w:rsidRPr="00553174">
        <w:rPr>
          <w:rFonts w:eastAsia="Times New Roman" w:cs="Times New Roman"/>
          <w:color w:val="000000"/>
          <w:sz w:val="20"/>
          <w:szCs w:val="20"/>
          <w:bdr w:val="none" w:sz="0" w:space="0" w:color="auto" w:frame="1"/>
        </w:rPr>
        <w:t> </w:t>
      </w:r>
      <w:r w:rsidRPr="00553174">
        <w:rPr>
          <w:rFonts w:eastAsia="Times New Roman" w:cs="Times New Roman"/>
          <w:b/>
          <w:bCs/>
          <w:color w:val="006699"/>
          <w:sz w:val="20"/>
          <w:szCs w:val="20"/>
          <w:bdr w:val="none" w:sz="0" w:space="0" w:color="auto" w:frame="1"/>
        </w:rPr>
        <w:t>class</w:t>
      </w:r>
      <w:r w:rsidRPr="00553174">
        <w:rPr>
          <w:rFonts w:eastAsia="Times New Roman" w:cs="Times New Roman"/>
          <w:color w:val="000000"/>
          <w:sz w:val="20"/>
          <w:szCs w:val="20"/>
          <w:bdr w:val="none" w:sz="0" w:space="0" w:color="auto" w:frame="1"/>
        </w:rPr>
        <w:t> DecoratorPatternCustomer {  </w:t>
      </w:r>
    </w:p>
    <w:p w:rsidR="00D455EC" w:rsidRPr="00553174" w:rsidRDefault="00D455EC" w:rsidP="00D455EC">
      <w:pPr>
        <w:numPr>
          <w:ilvl w:val="0"/>
          <w:numId w:val="89"/>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w:t>
      </w:r>
      <w:r w:rsidRPr="00553174">
        <w:rPr>
          <w:rFonts w:eastAsia="Times New Roman" w:cs="Times New Roman"/>
          <w:b/>
          <w:bCs/>
          <w:color w:val="006699"/>
          <w:sz w:val="20"/>
          <w:szCs w:val="20"/>
          <w:bdr w:val="none" w:sz="0" w:space="0" w:color="auto" w:frame="1"/>
        </w:rPr>
        <w:t>private</w:t>
      </w:r>
      <w:r w:rsidRPr="00553174">
        <w:rPr>
          <w:rFonts w:eastAsia="Times New Roman" w:cs="Times New Roman"/>
          <w:color w:val="000000"/>
          <w:sz w:val="20"/>
          <w:szCs w:val="20"/>
          <w:bdr w:val="none" w:sz="0" w:space="0" w:color="auto" w:frame="1"/>
        </w:rPr>
        <w:t> </w:t>
      </w:r>
      <w:r w:rsidRPr="00553174">
        <w:rPr>
          <w:rFonts w:eastAsia="Times New Roman" w:cs="Times New Roman"/>
          <w:b/>
          <w:bCs/>
          <w:color w:val="006699"/>
          <w:sz w:val="20"/>
          <w:szCs w:val="20"/>
          <w:bdr w:val="none" w:sz="0" w:space="0" w:color="auto" w:frame="1"/>
        </w:rPr>
        <w:t>static</w:t>
      </w:r>
      <w:r w:rsidRPr="00553174">
        <w:rPr>
          <w:rFonts w:eastAsia="Times New Roman" w:cs="Times New Roman"/>
          <w:color w:val="000000"/>
          <w:sz w:val="20"/>
          <w:szCs w:val="20"/>
          <w:bdr w:val="none" w:sz="0" w:space="0" w:color="auto" w:frame="1"/>
        </w:rPr>
        <w:t> </w:t>
      </w:r>
      <w:r w:rsidRPr="00553174">
        <w:rPr>
          <w:rFonts w:eastAsia="Times New Roman" w:cs="Times New Roman"/>
          <w:b/>
          <w:bCs/>
          <w:color w:val="006699"/>
          <w:sz w:val="20"/>
          <w:szCs w:val="20"/>
          <w:bdr w:val="none" w:sz="0" w:space="0" w:color="auto" w:frame="1"/>
        </w:rPr>
        <w:t>int</w:t>
      </w:r>
      <w:r w:rsidRPr="00553174">
        <w:rPr>
          <w:rFonts w:eastAsia="Times New Roman" w:cs="Times New Roman"/>
          <w:color w:val="000000"/>
          <w:sz w:val="20"/>
          <w:szCs w:val="20"/>
          <w:bdr w:val="none" w:sz="0" w:space="0" w:color="auto" w:frame="1"/>
        </w:rPr>
        <w:t>  choice;  </w:t>
      </w:r>
    </w:p>
    <w:p w:rsidR="00D455EC" w:rsidRPr="00553174" w:rsidRDefault="00D455EC" w:rsidP="00D455EC">
      <w:pPr>
        <w:numPr>
          <w:ilvl w:val="0"/>
          <w:numId w:val="89"/>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w:t>
      </w:r>
      <w:r w:rsidRPr="00553174">
        <w:rPr>
          <w:rFonts w:eastAsia="Times New Roman" w:cs="Times New Roman"/>
          <w:b/>
          <w:bCs/>
          <w:color w:val="006699"/>
          <w:sz w:val="20"/>
          <w:szCs w:val="20"/>
          <w:bdr w:val="none" w:sz="0" w:space="0" w:color="auto" w:frame="1"/>
        </w:rPr>
        <w:t>public</w:t>
      </w:r>
      <w:r w:rsidRPr="00553174">
        <w:rPr>
          <w:rFonts w:eastAsia="Times New Roman" w:cs="Times New Roman"/>
          <w:color w:val="000000"/>
          <w:sz w:val="20"/>
          <w:szCs w:val="20"/>
          <w:bdr w:val="none" w:sz="0" w:space="0" w:color="auto" w:frame="1"/>
        </w:rPr>
        <w:t> </w:t>
      </w:r>
      <w:r w:rsidRPr="00553174">
        <w:rPr>
          <w:rFonts w:eastAsia="Times New Roman" w:cs="Times New Roman"/>
          <w:b/>
          <w:bCs/>
          <w:color w:val="006699"/>
          <w:sz w:val="20"/>
          <w:szCs w:val="20"/>
          <w:bdr w:val="none" w:sz="0" w:space="0" w:color="auto" w:frame="1"/>
        </w:rPr>
        <w:t>static</w:t>
      </w:r>
      <w:r w:rsidRPr="00553174">
        <w:rPr>
          <w:rFonts w:eastAsia="Times New Roman" w:cs="Times New Roman"/>
          <w:color w:val="000000"/>
          <w:sz w:val="20"/>
          <w:szCs w:val="20"/>
          <w:bdr w:val="none" w:sz="0" w:space="0" w:color="auto" w:frame="1"/>
        </w:rPr>
        <w:t> </w:t>
      </w:r>
      <w:r w:rsidRPr="00553174">
        <w:rPr>
          <w:rFonts w:eastAsia="Times New Roman" w:cs="Times New Roman"/>
          <w:b/>
          <w:bCs/>
          <w:color w:val="006699"/>
          <w:sz w:val="20"/>
          <w:szCs w:val="20"/>
          <w:bdr w:val="none" w:sz="0" w:space="0" w:color="auto" w:frame="1"/>
        </w:rPr>
        <w:t>void</w:t>
      </w:r>
      <w:r w:rsidRPr="00553174">
        <w:rPr>
          <w:rFonts w:eastAsia="Times New Roman" w:cs="Times New Roman"/>
          <w:color w:val="000000"/>
          <w:sz w:val="20"/>
          <w:szCs w:val="20"/>
          <w:bdr w:val="none" w:sz="0" w:space="0" w:color="auto" w:frame="1"/>
        </w:rPr>
        <w:t> main(String args[]) </w:t>
      </w:r>
      <w:r w:rsidRPr="00553174">
        <w:rPr>
          <w:rFonts w:eastAsia="Times New Roman" w:cs="Times New Roman"/>
          <w:b/>
          <w:bCs/>
          <w:color w:val="006699"/>
          <w:sz w:val="20"/>
          <w:szCs w:val="20"/>
          <w:bdr w:val="none" w:sz="0" w:space="0" w:color="auto" w:frame="1"/>
        </w:rPr>
        <w:t>throws</w:t>
      </w:r>
      <w:r w:rsidRPr="00553174">
        <w:rPr>
          <w:rFonts w:eastAsia="Times New Roman" w:cs="Times New Roman"/>
          <w:color w:val="000000"/>
          <w:sz w:val="20"/>
          <w:szCs w:val="20"/>
          <w:bdr w:val="none" w:sz="0" w:space="0" w:color="auto" w:frame="1"/>
        </w:rPr>
        <w:t> NumberFormatException, IOException    {  </w:t>
      </w:r>
    </w:p>
    <w:p w:rsidR="00D455EC" w:rsidRPr="00553174" w:rsidRDefault="00D455EC" w:rsidP="00D455EC">
      <w:pPr>
        <w:numPr>
          <w:ilvl w:val="0"/>
          <w:numId w:val="89"/>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w:t>
      </w:r>
      <w:r w:rsidRPr="00553174">
        <w:rPr>
          <w:rFonts w:eastAsia="Times New Roman" w:cs="Times New Roman"/>
          <w:b/>
          <w:bCs/>
          <w:color w:val="006699"/>
          <w:sz w:val="20"/>
          <w:szCs w:val="20"/>
          <w:bdr w:val="none" w:sz="0" w:space="0" w:color="auto" w:frame="1"/>
        </w:rPr>
        <w:t>do</w:t>
      </w:r>
      <w:r w:rsidRPr="00553174">
        <w:rPr>
          <w:rFonts w:eastAsia="Times New Roman" w:cs="Times New Roman"/>
          <w:color w:val="000000"/>
          <w:sz w:val="20"/>
          <w:szCs w:val="20"/>
          <w:bdr w:val="none" w:sz="0" w:space="0" w:color="auto" w:frame="1"/>
        </w:rPr>
        <w:t>{        </w:t>
      </w:r>
    </w:p>
    <w:p w:rsidR="00D455EC" w:rsidRPr="00553174" w:rsidRDefault="00D455EC" w:rsidP="00D455EC">
      <w:pPr>
        <w:numPr>
          <w:ilvl w:val="0"/>
          <w:numId w:val="89"/>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System.out.print(</w:t>
      </w:r>
      <w:r w:rsidRPr="00553174">
        <w:rPr>
          <w:rFonts w:eastAsia="Times New Roman" w:cs="Times New Roman"/>
          <w:color w:val="0000FF"/>
          <w:sz w:val="20"/>
          <w:szCs w:val="20"/>
          <w:bdr w:val="none" w:sz="0" w:space="0" w:color="auto" w:frame="1"/>
        </w:rPr>
        <w:t>"========= Food Menu ============ \n"</w:t>
      </w:r>
      <w:r w:rsidRPr="00553174">
        <w:rPr>
          <w:rFonts w:eastAsia="Times New Roman" w:cs="Times New Roman"/>
          <w:color w:val="000000"/>
          <w:sz w:val="20"/>
          <w:szCs w:val="20"/>
          <w:bdr w:val="none" w:sz="0" w:space="0" w:color="auto" w:frame="1"/>
        </w:rPr>
        <w:t>);  </w:t>
      </w:r>
    </w:p>
    <w:p w:rsidR="00D455EC" w:rsidRPr="00553174" w:rsidRDefault="00D455EC" w:rsidP="00D455EC">
      <w:pPr>
        <w:numPr>
          <w:ilvl w:val="0"/>
          <w:numId w:val="89"/>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w:t>
      </w:r>
      <w:proofErr w:type="gramStart"/>
      <w:r w:rsidRPr="00553174">
        <w:rPr>
          <w:rFonts w:eastAsia="Times New Roman" w:cs="Times New Roman"/>
          <w:color w:val="000000"/>
          <w:sz w:val="20"/>
          <w:szCs w:val="20"/>
          <w:bdr w:val="none" w:sz="0" w:space="0" w:color="auto" w:frame="1"/>
        </w:rPr>
        <w:t>System.out.print(</w:t>
      </w:r>
      <w:proofErr w:type="gramEnd"/>
      <w:r w:rsidRPr="00553174">
        <w:rPr>
          <w:rFonts w:eastAsia="Times New Roman" w:cs="Times New Roman"/>
          <w:color w:val="0000FF"/>
          <w:sz w:val="20"/>
          <w:szCs w:val="20"/>
          <w:bdr w:val="none" w:sz="0" w:space="0" w:color="auto" w:frame="1"/>
        </w:rPr>
        <w:t>"            1. Vegetarian Food.   \n"</w:t>
      </w:r>
      <w:r w:rsidRPr="00553174">
        <w:rPr>
          <w:rFonts w:eastAsia="Times New Roman" w:cs="Times New Roman"/>
          <w:color w:val="000000"/>
          <w:sz w:val="20"/>
          <w:szCs w:val="20"/>
          <w:bdr w:val="none" w:sz="0" w:space="0" w:color="auto" w:frame="1"/>
        </w:rPr>
        <w:t>);  </w:t>
      </w:r>
    </w:p>
    <w:p w:rsidR="00D455EC" w:rsidRPr="00553174" w:rsidRDefault="00D455EC" w:rsidP="00D455EC">
      <w:pPr>
        <w:numPr>
          <w:ilvl w:val="0"/>
          <w:numId w:val="89"/>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w:t>
      </w:r>
      <w:proofErr w:type="gramStart"/>
      <w:r w:rsidRPr="00553174">
        <w:rPr>
          <w:rFonts w:eastAsia="Times New Roman" w:cs="Times New Roman"/>
          <w:color w:val="000000"/>
          <w:sz w:val="20"/>
          <w:szCs w:val="20"/>
          <w:bdr w:val="none" w:sz="0" w:space="0" w:color="auto" w:frame="1"/>
        </w:rPr>
        <w:t>System.out.print(</w:t>
      </w:r>
      <w:proofErr w:type="gramEnd"/>
      <w:r w:rsidRPr="00553174">
        <w:rPr>
          <w:rFonts w:eastAsia="Times New Roman" w:cs="Times New Roman"/>
          <w:color w:val="0000FF"/>
          <w:sz w:val="20"/>
          <w:szCs w:val="20"/>
          <w:bdr w:val="none" w:sz="0" w:space="0" w:color="auto" w:frame="1"/>
        </w:rPr>
        <w:t>"            2. Non-Vegetarian Food.\n"</w:t>
      </w:r>
      <w:r w:rsidRPr="00553174">
        <w:rPr>
          <w:rFonts w:eastAsia="Times New Roman" w:cs="Times New Roman"/>
          <w:color w:val="000000"/>
          <w:sz w:val="20"/>
          <w:szCs w:val="20"/>
          <w:bdr w:val="none" w:sz="0" w:space="0" w:color="auto" w:frame="1"/>
        </w:rPr>
        <w:t>);  </w:t>
      </w:r>
    </w:p>
    <w:p w:rsidR="00D455EC" w:rsidRPr="00553174" w:rsidRDefault="00D455EC" w:rsidP="00D455EC">
      <w:pPr>
        <w:numPr>
          <w:ilvl w:val="0"/>
          <w:numId w:val="89"/>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w:t>
      </w:r>
      <w:proofErr w:type="gramStart"/>
      <w:r w:rsidRPr="00553174">
        <w:rPr>
          <w:rFonts w:eastAsia="Times New Roman" w:cs="Times New Roman"/>
          <w:color w:val="000000"/>
          <w:sz w:val="20"/>
          <w:szCs w:val="20"/>
          <w:bdr w:val="none" w:sz="0" w:space="0" w:color="auto" w:frame="1"/>
        </w:rPr>
        <w:t>System.out.print(</w:t>
      </w:r>
      <w:proofErr w:type="gramEnd"/>
      <w:r w:rsidRPr="00553174">
        <w:rPr>
          <w:rFonts w:eastAsia="Times New Roman" w:cs="Times New Roman"/>
          <w:color w:val="0000FF"/>
          <w:sz w:val="20"/>
          <w:szCs w:val="20"/>
          <w:bdr w:val="none" w:sz="0" w:space="0" w:color="auto" w:frame="1"/>
        </w:rPr>
        <w:t>"            3. Chineese Food.         \n"</w:t>
      </w:r>
      <w:r w:rsidRPr="00553174">
        <w:rPr>
          <w:rFonts w:eastAsia="Times New Roman" w:cs="Times New Roman"/>
          <w:color w:val="000000"/>
          <w:sz w:val="20"/>
          <w:szCs w:val="20"/>
          <w:bdr w:val="none" w:sz="0" w:space="0" w:color="auto" w:frame="1"/>
        </w:rPr>
        <w:t>);  </w:t>
      </w:r>
    </w:p>
    <w:p w:rsidR="00D455EC" w:rsidRPr="00553174" w:rsidRDefault="00D455EC" w:rsidP="00D455EC">
      <w:pPr>
        <w:numPr>
          <w:ilvl w:val="0"/>
          <w:numId w:val="89"/>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w:t>
      </w:r>
      <w:proofErr w:type="gramStart"/>
      <w:r w:rsidRPr="00553174">
        <w:rPr>
          <w:rFonts w:eastAsia="Times New Roman" w:cs="Times New Roman"/>
          <w:color w:val="000000"/>
          <w:sz w:val="20"/>
          <w:szCs w:val="20"/>
          <w:bdr w:val="none" w:sz="0" w:space="0" w:color="auto" w:frame="1"/>
        </w:rPr>
        <w:t>System.out.print(</w:t>
      </w:r>
      <w:proofErr w:type="gramEnd"/>
      <w:r w:rsidRPr="00553174">
        <w:rPr>
          <w:rFonts w:eastAsia="Times New Roman" w:cs="Times New Roman"/>
          <w:color w:val="0000FF"/>
          <w:sz w:val="20"/>
          <w:szCs w:val="20"/>
          <w:bdr w:val="none" w:sz="0" w:space="0" w:color="auto" w:frame="1"/>
        </w:rPr>
        <w:t>"            4. Exit                        \n"</w:t>
      </w:r>
      <w:r w:rsidRPr="00553174">
        <w:rPr>
          <w:rFonts w:eastAsia="Times New Roman" w:cs="Times New Roman"/>
          <w:color w:val="000000"/>
          <w:sz w:val="20"/>
          <w:szCs w:val="20"/>
          <w:bdr w:val="none" w:sz="0" w:space="0" w:color="auto" w:frame="1"/>
        </w:rPr>
        <w:t>);  </w:t>
      </w:r>
    </w:p>
    <w:p w:rsidR="00D455EC" w:rsidRPr="00553174" w:rsidRDefault="00D455EC" w:rsidP="00D455EC">
      <w:pPr>
        <w:numPr>
          <w:ilvl w:val="0"/>
          <w:numId w:val="89"/>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System.out.print(</w:t>
      </w:r>
      <w:r w:rsidRPr="00553174">
        <w:rPr>
          <w:rFonts w:eastAsia="Times New Roman" w:cs="Times New Roman"/>
          <w:color w:val="0000FF"/>
          <w:sz w:val="20"/>
          <w:szCs w:val="20"/>
          <w:bdr w:val="none" w:sz="0" w:space="0" w:color="auto" w:frame="1"/>
        </w:rPr>
        <w:t>"Enter your choice: "</w:t>
      </w:r>
      <w:r w:rsidRPr="00553174">
        <w:rPr>
          <w:rFonts w:eastAsia="Times New Roman" w:cs="Times New Roman"/>
          <w:color w:val="000000"/>
          <w:sz w:val="20"/>
          <w:szCs w:val="20"/>
          <w:bdr w:val="none" w:sz="0" w:space="0" w:color="auto" w:frame="1"/>
        </w:rPr>
        <w:t>);  </w:t>
      </w:r>
    </w:p>
    <w:p w:rsidR="00D455EC" w:rsidRPr="00553174" w:rsidRDefault="00D455EC" w:rsidP="00D455EC">
      <w:pPr>
        <w:numPr>
          <w:ilvl w:val="0"/>
          <w:numId w:val="89"/>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BufferedReader br=</w:t>
      </w:r>
      <w:r w:rsidRPr="00553174">
        <w:rPr>
          <w:rFonts w:eastAsia="Times New Roman" w:cs="Times New Roman"/>
          <w:b/>
          <w:bCs/>
          <w:color w:val="006699"/>
          <w:sz w:val="20"/>
          <w:szCs w:val="20"/>
          <w:bdr w:val="none" w:sz="0" w:space="0" w:color="auto" w:frame="1"/>
        </w:rPr>
        <w:t>new</w:t>
      </w:r>
      <w:r w:rsidRPr="00553174">
        <w:rPr>
          <w:rFonts w:eastAsia="Times New Roman" w:cs="Times New Roman"/>
          <w:color w:val="000000"/>
          <w:sz w:val="20"/>
          <w:szCs w:val="20"/>
          <w:bdr w:val="none" w:sz="0" w:space="0" w:color="auto" w:frame="1"/>
        </w:rPr>
        <w:t> BufferedReader(</w:t>
      </w:r>
      <w:r w:rsidRPr="00553174">
        <w:rPr>
          <w:rFonts w:eastAsia="Times New Roman" w:cs="Times New Roman"/>
          <w:b/>
          <w:bCs/>
          <w:color w:val="006699"/>
          <w:sz w:val="20"/>
          <w:szCs w:val="20"/>
          <w:bdr w:val="none" w:sz="0" w:space="0" w:color="auto" w:frame="1"/>
        </w:rPr>
        <w:t>new</w:t>
      </w:r>
      <w:r w:rsidRPr="00553174">
        <w:rPr>
          <w:rFonts w:eastAsia="Times New Roman" w:cs="Times New Roman"/>
          <w:color w:val="000000"/>
          <w:sz w:val="20"/>
          <w:szCs w:val="20"/>
          <w:bdr w:val="none" w:sz="0" w:space="0" w:color="auto" w:frame="1"/>
        </w:rPr>
        <w:t> InputStreamReader(System.in));   </w:t>
      </w:r>
    </w:p>
    <w:p w:rsidR="00D455EC" w:rsidRPr="00553174" w:rsidRDefault="00D455EC" w:rsidP="00D455EC">
      <w:pPr>
        <w:numPr>
          <w:ilvl w:val="0"/>
          <w:numId w:val="89"/>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choice=Integer.parseInt(br.readLine());  </w:t>
      </w:r>
    </w:p>
    <w:p w:rsidR="00D455EC" w:rsidRPr="00553174" w:rsidRDefault="00D455EC" w:rsidP="00D455EC">
      <w:pPr>
        <w:numPr>
          <w:ilvl w:val="0"/>
          <w:numId w:val="89"/>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w:t>
      </w:r>
      <w:r w:rsidRPr="00553174">
        <w:rPr>
          <w:rFonts w:eastAsia="Times New Roman" w:cs="Times New Roman"/>
          <w:b/>
          <w:bCs/>
          <w:color w:val="006699"/>
          <w:sz w:val="20"/>
          <w:szCs w:val="20"/>
          <w:bdr w:val="none" w:sz="0" w:space="0" w:color="auto" w:frame="1"/>
        </w:rPr>
        <w:t>switch</w:t>
      </w:r>
      <w:r w:rsidRPr="00553174">
        <w:rPr>
          <w:rFonts w:eastAsia="Times New Roman" w:cs="Times New Roman"/>
          <w:color w:val="000000"/>
          <w:sz w:val="20"/>
          <w:szCs w:val="20"/>
          <w:bdr w:val="none" w:sz="0" w:space="0" w:color="auto" w:frame="1"/>
        </w:rPr>
        <w:t> (choice) {  </w:t>
      </w:r>
    </w:p>
    <w:p w:rsidR="00D455EC" w:rsidRPr="00553174" w:rsidRDefault="00D455EC" w:rsidP="00D455EC">
      <w:pPr>
        <w:numPr>
          <w:ilvl w:val="0"/>
          <w:numId w:val="89"/>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lastRenderedPageBreak/>
        <w:t>        </w:t>
      </w:r>
      <w:r w:rsidRPr="00553174">
        <w:rPr>
          <w:rFonts w:eastAsia="Times New Roman" w:cs="Times New Roman"/>
          <w:b/>
          <w:bCs/>
          <w:color w:val="006699"/>
          <w:sz w:val="20"/>
          <w:szCs w:val="20"/>
          <w:bdr w:val="none" w:sz="0" w:space="0" w:color="auto" w:frame="1"/>
        </w:rPr>
        <w:t>case</w:t>
      </w:r>
      <w:r w:rsidRPr="00553174">
        <w:rPr>
          <w:rFonts w:eastAsia="Times New Roman" w:cs="Times New Roman"/>
          <w:color w:val="000000"/>
          <w:sz w:val="20"/>
          <w:szCs w:val="20"/>
          <w:bdr w:val="none" w:sz="0" w:space="0" w:color="auto" w:frame="1"/>
        </w:rPr>
        <w:t> </w:t>
      </w:r>
      <w:r w:rsidRPr="00553174">
        <w:rPr>
          <w:rFonts w:eastAsia="Times New Roman" w:cs="Times New Roman"/>
          <w:color w:val="C00000"/>
          <w:sz w:val="20"/>
          <w:szCs w:val="20"/>
          <w:bdr w:val="none" w:sz="0" w:space="0" w:color="auto" w:frame="1"/>
        </w:rPr>
        <w:t>1</w:t>
      </w:r>
      <w:r w:rsidRPr="00553174">
        <w:rPr>
          <w:rFonts w:eastAsia="Times New Roman" w:cs="Times New Roman"/>
          <w:color w:val="000000"/>
          <w:sz w:val="20"/>
          <w:szCs w:val="20"/>
          <w:bdr w:val="none" w:sz="0" w:space="0" w:color="auto" w:frame="1"/>
        </w:rPr>
        <w:t>:{   </w:t>
      </w:r>
    </w:p>
    <w:p w:rsidR="00D455EC" w:rsidRPr="00553174" w:rsidRDefault="00D455EC" w:rsidP="00D455EC">
      <w:pPr>
        <w:numPr>
          <w:ilvl w:val="0"/>
          <w:numId w:val="89"/>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VegFood vf=</w:t>
      </w:r>
      <w:r w:rsidRPr="00553174">
        <w:rPr>
          <w:rFonts w:eastAsia="Times New Roman" w:cs="Times New Roman"/>
          <w:b/>
          <w:bCs/>
          <w:color w:val="006699"/>
          <w:sz w:val="20"/>
          <w:szCs w:val="20"/>
          <w:bdr w:val="none" w:sz="0" w:space="0" w:color="auto" w:frame="1"/>
        </w:rPr>
        <w:t>new</w:t>
      </w:r>
      <w:r w:rsidRPr="00553174">
        <w:rPr>
          <w:rFonts w:eastAsia="Times New Roman" w:cs="Times New Roman"/>
          <w:color w:val="000000"/>
          <w:sz w:val="20"/>
          <w:szCs w:val="20"/>
          <w:bdr w:val="none" w:sz="0" w:space="0" w:color="auto" w:frame="1"/>
        </w:rPr>
        <w:t> VegFood();  </w:t>
      </w:r>
    </w:p>
    <w:p w:rsidR="00D455EC" w:rsidRPr="00553174" w:rsidRDefault="00D455EC" w:rsidP="00D455EC">
      <w:pPr>
        <w:numPr>
          <w:ilvl w:val="0"/>
          <w:numId w:val="89"/>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System.out.println(vf.prepareFood());  </w:t>
      </w:r>
    </w:p>
    <w:p w:rsidR="00D455EC" w:rsidRPr="00553174" w:rsidRDefault="00D455EC" w:rsidP="00D455EC">
      <w:pPr>
        <w:numPr>
          <w:ilvl w:val="0"/>
          <w:numId w:val="89"/>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System.out.println( vf.foodPrice());  </w:t>
      </w:r>
    </w:p>
    <w:p w:rsidR="00D455EC" w:rsidRPr="00553174" w:rsidRDefault="00D455EC" w:rsidP="00D455EC">
      <w:pPr>
        <w:numPr>
          <w:ilvl w:val="0"/>
          <w:numId w:val="89"/>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  </w:t>
      </w:r>
    </w:p>
    <w:p w:rsidR="00D455EC" w:rsidRPr="00553174" w:rsidRDefault="00D455EC" w:rsidP="00D455EC">
      <w:pPr>
        <w:numPr>
          <w:ilvl w:val="0"/>
          <w:numId w:val="89"/>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w:t>
      </w:r>
      <w:r w:rsidRPr="00553174">
        <w:rPr>
          <w:rFonts w:eastAsia="Times New Roman" w:cs="Times New Roman"/>
          <w:b/>
          <w:bCs/>
          <w:color w:val="006699"/>
          <w:sz w:val="20"/>
          <w:szCs w:val="20"/>
          <w:bdr w:val="none" w:sz="0" w:space="0" w:color="auto" w:frame="1"/>
        </w:rPr>
        <w:t>break</w:t>
      </w:r>
      <w:r w:rsidRPr="00553174">
        <w:rPr>
          <w:rFonts w:eastAsia="Times New Roman" w:cs="Times New Roman"/>
          <w:color w:val="000000"/>
          <w:sz w:val="20"/>
          <w:szCs w:val="20"/>
          <w:bdr w:val="none" w:sz="0" w:space="0" w:color="auto" w:frame="1"/>
        </w:rPr>
        <w:t>;  </w:t>
      </w:r>
    </w:p>
    <w:p w:rsidR="00D455EC" w:rsidRPr="00553174" w:rsidRDefault="00D455EC" w:rsidP="00D455EC">
      <w:pPr>
        <w:numPr>
          <w:ilvl w:val="0"/>
          <w:numId w:val="89"/>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w:t>
      </w:r>
    </w:p>
    <w:p w:rsidR="00D455EC" w:rsidRPr="00553174" w:rsidRDefault="00D455EC" w:rsidP="00D455EC">
      <w:pPr>
        <w:numPr>
          <w:ilvl w:val="0"/>
          <w:numId w:val="89"/>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w:t>
      </w:r>
      <w:r w:rsidRPr="00553174">
        <w:rPr>
          <w:rFonts w:eastAsia="Times New Roman" w:cs="Times New Roman"/>
          <w:b/>
          <w:bCs/>
          <w:color w:val="006699"/>
          <w:sz w:val="20"/>
          <w:szCs w:val="20"/>
          <w:bdr w:val="none" w:sz="0" w:space="0" w:color="auto" w:frame="1"/>
        </w:rPr>
        <w:t>case</w:t>
      </w:r>
      <w:r w:rsidRPr="00553174">
        <w:rPr>
          <w:rFonts w:eastAsia="Times New Roman" w:cs="Times New Roman"/>
          <w:color w:val="000000"/>
          <w:sz w:val="20"/>
          <w:szCs w:val="20"/>
          <w:bdr w:val="none" w:sz="0" w:space="0" w:color="auto" w:frame="1"/>
        </w:rPr>
        <w:t> </w:t>
      </w:r>
      <w:r w:rsidRPr="00553174">
        <w:rPr>
          <w:rFonts w:eastAsia="Times New Roman" w:cs="Times New Roman"/>
          <w:color w:val="C00000"/>
          <w:sz w:val="20"/>
          <w:szCs w:val="20"/>
          <w:bdr w:val="none" w:sz="0" w:space="0" w:color="auto" w:frame="1"/>
        </w:rPr>
        <w:t>2</w:t>
      </w:r>
      <w:r w:rsidRPr="00553174">
        <w:rPr>
          <w:rFonts w:eastAsia="Times New Roman" w:cs="Times New Roman"/>
          <w:color w:val="000000"/>
          <w:sz w:val="20"/>
          <w:szCs w:val="20"/>
          <w:bdr w:val="none" w:sz="0" w:space="0" w:color="auto" w:frame="1"/>
        </w:rPr>
        <w:t>:{  </w:t>
      </w:r>
    </w:p>
    <w:p w:rsidR="00D455EC" w:rsidRPr="00553174" w:rsidRDefault="00D455EC" w:rsidP="00D455EC">
      <w:pPr>
        <w:numPr>
          <w:ilvl w:val="0"/>
          <w:numId w:val="89"/>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Food f1=</w:t>
      </w:r>
      <w:r w:rsidRPr="00553174">
        <w:rPr>
          <w:rFonts w:eastAsia="Times New Roman" w:cs="Times New Roman"/>
          <w:b/>
          <w:bCs/>
          <w:color w:val="006699"/>
          <w:sz w:val="20"/>
          <w:szCs w:val="20"/>
          <w:bdr w:val="none" w:sz="0" w:space="0" w:color="auto" w:frame="1"/>
        </w:rPr>
        <w:t>new</w:t>
      </w:r>
      <w:r w:rsidRPr="00553174">
        <w:rPr>
          <w:rFonts w:eastAsia="Times New Roman" w:cs="Times New Roman"/>
          <w:color w:val="000000"/>
          <w:sz w:val="20"/>
          <w:szCs w:val="20"/>
          <w:bdr w:val="none" w:sz="0" w:space="0" w:color="auto" w:frame="1"/>
        </w:rPr>
        <w:t> NonVegFood((Food) </w:t>
      </w:r>
      <w:r w:rsidRPr="00553174">
        <w:rPr>
          <w:rFonts w:eastAsia="Times New Roman" w:cs="Times New Roman"/>
          <w:b/>
          <w:bCs/>
          <w:color w:val="006699"/>
          <w:sz w:val="20"/>
          <w:szCs w:val="20"/>
          <w:bdr w:val="none" w:sz="0" w:space="0" w:color="auto" w:frame="1"/>
        </w:rPr>
        <w:t>new</w:t>
      </w:r>
      <w:r w:rsidRPr="00553174">
        <w:rPr>
          <w:rFonts w:eastAsia="Times New Roman" w:cs="Times New Roman"/>
          <w:color w:val="000000"/>
          <w:sz w:val="20"/>
          <w:szCs w:val="20"/>
          <w:bdr w:val="none" w:sz="0" w:space="0" w:color="auto" w:frame="1"/>
        </w:rPr>
        <w:t> VegFood());  </w:t>
      </w:r>
    </w:p>
    <w:p w:rsidR="00D455EC" w:rsidRPr="00553174" w:rsidRDefault="00D455EC" w:rsidP="00D455EC">
      <w:pPr>
        <w:numPr>
          <w:ilvl w:val="0"/>
          <w:numId w:val="89"/>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System.out.println(f1.prepareFood());  </w:t>
      </w:r>
    </w:p>
    <w:p w:rsidR="00D455EC" w:rsidRPr="00553174" w:rsidRDefault="00D455EC" w:rsidP="00D455EC">
      <w:pPr>
        <w:numPr>
          <w:ilvl w:val="0"/>
          <w:numId w:val="89"/>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System.out.println( f1.foodPrice());  </w:t>
      </w:r>
    </w:p>
    <w:p w:rsidR="00D455EC" w:rsidRPr="00553174" w:rsidRDefault="00D455EC" w:rsidP="00D455EC">
      <w:pPr>
        <w:numPr>
          <w:ilvl w:val="0"/>
          <w:numId w:val="89"/>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  </w:t>
      </w:r>
    </w:p>
    <w:p w:rsidR="00D455EC" w:rsidRPr="00553174" w:rsidRDefault="00D455EC" w:rsidP="00D455EC">
      <w:pPr>
        <w:numPr>
          <w:ilvl w:val="0"/>
          <w:numId w:val="89"/>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w:t>
      </w:r>
      <w:r w:rsidRPr="00553174">
        <w:rPr>
          <w:rFonts w:eastAsia="Times New Roman" w:cs="Times New Roman"/>
          <w:b/>
          <w:bCs/>
          <w:color w:val="006699"/>
          <w:sz w:val="20"/>
          <w:szCs w:val="20"/>
          <w:bdr w:val="none" w:sz="0" w:space="0" w:color="auto" w:frame="1"/>
        </w:rPr>
        <w:t>break</w:t>
      </w:r>
      <w:r w:rsidRPr="00553174">
        <w:rPr>
          <w:rFonts w:eastAsia="Times New Roman" w:cs="Times New Roman"/>
          <w:color w:val="000000"/>
          <w:sz w:val="20"/>
          <w:szCs w:val="20"/>
          <w:bdr w:val="none" w:sz="0" w:space="0" w:color="auto" w:frame="1"/>
        </w:rPr>
        <w:t>;    </w:t>
      </w:r>
    </w:p>
    <w:p w:rsidR="00D455EC" w:rsidRPr="00553174" w:rsidRDefault="00D455EC" w:rsidP="00D455EC">
      <w:pPr>
        <w:numPr>
          <w:ilvl w:val="0"/>
          <w:numId w:val="89"/>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w:t>
      </w:r>
      <w:r w:rsidRPr="00553174">
        <w:rPr>
          <w:rFonts w:eastAsia="Times New Roman" w:cs="Times New Roman"/>
          <w:b/>
          <w:bCs/>
          <w:color w:val="006699"/>
          <w:sz w:val="20"/>
          <w:szCs w:val="20"/>
          <w:bdr w:val="none" w:sz="0" w:space="0" w:color="auto" w:frame="1"/>
        </w:rPr>
        <w:t>case</w:t>
      </w:r>
      <w:r w:rsidRPr="00553174">
        <w:rPr>
          <w:rFonts w:eastAsia="Times New Roman" w:cs="Times New Roman"/>
          <w:color w:val="000000"/>
          <w:sz w:val="20"/>
          <w:szCs w:val="20"/>
          <w:bdr w:val="none" w:sz="0" w:space="0" w:color="auto" w:frame="1"/>
        </w:rPr>
        <w:t> </w:t>
      </w:r>
      <w:r w:rsidRPr="00553174">
        <w:rPr>
          <w:rFonts w:eastAsia="Times New Roman" w:cs="Times New Roman"/>
          <w:color w:val="C00000"/>
          <w:sz w:val="20"/>
          <w:szCs w:val="20"/>
          <w:bdr w:val="none" w:sz="0" w:space="0" w:color="auto" w:frame="1"/>
        </w:rPr>
        <w:t>3</w:t>
      </w:r>
      <w:r w:rsidRPr="00553174">
        <w:rPr>
          <w:rFonts w:eastAsia="Times New Roman" w:cs="Times New Roman"/>
          <w:color w:val="000000"/>
          <w:sz w:val="20"/>
          <w:szCs w:val="20"/>
          <w:bdr w:val="none" w:sz="0" w:space="0" w:color="auto" w:frame="1"/>
        </w:rPr>
        <w:t>:{  </w:t>
      </w:r>
    </w:p>
    <w:p w:rsidR="00D455EC" w:rsidRPr="00553174" w:rsidRDefault="00D455EC" w:rsidP="00D455EC">
      <w:pPr>
        <w:numPr>
          <w:ilvl w:val="0"/>
          <w:numId w:val="89"/>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Food f2=</w:t>
      </w:r>
      <w:r w:rsidRPr="00553174">
        <w:rPr>
          <w:rFonts w:eastAsia="Times New Roman" w:cs="Times New Roman"/>
          <w:b/>
          <w:bCs/>
          <w:color w:val="006699"/>
          <w:sz w:val="20"/>
          <w:szCs w:val="20"/>
          <w:bdr w:val="none" w:sz="0" w:space="0" w:color="auto" w:frame="1"/>
        </w:rPr>
        <w:t>new</w:t>
      </w:r>
      <w:r w:rsidRPr="00553174">
        <w:rPr>
          <w:rFonts w:eastAsia="Times New Roman" w:cs="Times New Roman"/>
          <w:color w:val="000000"/>
          <w:sz w:val="20"/>
          <w:szCs w:val="20"/>
          <w:bdr w:val="none" w:sz="0" w:space="0" w:color="auto" w:frame="1"/>
        </w:rPr>
        <w:t> ChineeseFood((Food) </w:t>
      </w:r>
      <w:r w:rsidRPr="00553174">
        <w:rPr>
          <w:rFonts w:eastAsia="Times New Roman" w:cs="Times New Roman"/>
          <w:b/>
          <w:bCs/>
          <w:color w:val="006699"/>
          <w:sz w:val="20"/>
          <w:szCs w:val="20"/>
          <w:bdr w:val="none" w:sz="0" w:space="0" w:color="auto" w:frame="1"/>
        </w:rPr>
        <w:t>new</w:t>
      </w:r>
      <w:r w:rsidRPr="00553174">
        <w:rPr>
          <w:rFonts w:eastAsia="Times New Roman" w:cs="Times New Roman"/>
          <w:color w:val="000000"/>
          <w:sz w:val="20"/>
          <w:szCs w:val="20"/>
          <w:bdr w:val="none" w:sz="0" w:space="0" w:color="auto" w:frame="1"/>
        </w:rPr>
        <w:t> VegFood());  </w:t>
      </w:r>
    </w:p>
    <w:p w:rsidR="00D455EC" w:rsidRPr="00553174" w:rsidRDefault="00D455EC" w:rsidP="00D455EC">
      <w:pPr>
        <w:numPr>
          <w:ilvl w:val="0"/>
          <w:numId w:val="89"/>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System.out.println(f2.prepareFood());  </w:t>
      </w:r>
    </w:p>
    <w:p w:rsidR="00D455EC" w:rsidRPr="00553174" w:rsidRDefault="00D455EC" w:rsidP="00D455EC">
      <w:pPr>
        <w:numPr>
          <w:ilvl w:val="0"/>
          <w:numId w:val="89"/>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System.out.println( f2.foodPrice());  </w:t>
      </w:r>
    </w:p>
    <w:p w:rsidR="00D455EC" w:rsidRPr="00553174" w:rsidRDefault="00D455EC" w:rsidP="00D455EC">
      <w:pPr>
        <w:numPr>
          <w:ilvl w:val="0"/>
          <w:numId w:val="89"/>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  </w:t>
      </w:r>
    </w:p>
    <w:p w:rsidR="00D455EC" w:rsidRPr="00553174" w:rsidRDefault="00D455EC" w:rsidP="00D455EC">
      <w:pPr>
        <w:numPr>
          <w:ilvl w:val="0"/>
          <w:numId w:val="89"/>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w:t>
      </w:r>
      <w:r w:rsidRPr="00553174">
        <w:rPr>
          <w:rFonts w:eastAsia="Times New Roman" w:cs="Times New Roman"/>
          <w:b/>
          <w:bCs/>
          <w:color w:val="006699"/>
          <w:sz w:val="20"/>
          <w:szCs w:val="20"/>
          <w:bdr w:val="none" w:sz="0" w:space="0" w:color="auto" w:frame="1"/>
        </w:rPr>
        <w:t>break</w:t>
      </w:r>
      <w:r w:rsidRPr="00553174">
        <w:rPr>
          <w:rFonts w:eastAsia="Times New Roman" w:cs="Times New Roman"/>
          <w:color w:val="000000"/>
          <w:sz w:val="20"/>
          <w:szCs w:val="20"/>
          <w:bdr w:val="none" w:sz="0" w:space="0" w:color="auto" w:frame="1"/>
        </w:rPr>
        <w:t>;    </w:t>
      </w:r>
    </w:p>
    <w:p w:rsidR="00D455EC" w:rsidRPr="00553174" w:rsidRDefault="00D455EC" w:rsidP="00D455EC">
      <w:pPr>
        <w:numPr>
          <w:ilvl w:val="0"/>
          <w:numId w:val="89"/>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w:t>
      </w:r>
    </w:p>
    <w:p w:rsidR="00D455EC" w:rsidRPr="00553174" w:rsidRDefault="00D455EC" w:rsidP="00D455EC">
      <w:pPr>
        <w:numPr>
          <w:ilvl w:val="0"/>
          <w:numId w:val="89"/>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w:t>
      </w:r>
      <w:r w:rsidRPr="00553174">
        <w:rPr>
          <w:rFonts w:eastAsia="Times New Roman" w:cs="Times New Roman"/>
          <w:b/>
          <w:bCs/>
          <w:color w:val="006699"/>
          <w:sz w:val="20"/>
          <w:szCs w:val="20"/>
          <w:bdr w:val="none" w:sz="0" w:space="0" w:color="auto" w:frame="1"/>
        </w:rPr>
        <w:t>default</w:t>
      </w:r>
      <w:r w:rsidRPr="00553174">
        <w:rPr>
          <w:rFonts w:eastAsia="Times New Roman" w:cs="Times New Roman"/>
          <w:color w:val="000000"/>
          <w:sz w:val="20"/>
          <w:szCs w:val="20"/>
          <w:bdr w:val="none" w:sz="0" w:space="0" w:color="auto" w:frame="1"/>
        </w:rPr>
        <w:t>:{    </w:t>
      </w:r>
    </w:p>
    <w:p w:rsidR="00D455EC" w:rsidRPr="00553174" w:rsidRDefault="00D455EC" w:rsidP="00D455EC">
      <w:pPr>
        <w:numPr>
          <w:ilvl w:val="0"/>
          <w:numId w:val="89"/>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System.out.println(</w:t>
      </w:r>
      <w:r w:rsidRPr="00553174">
        <w:rPr>
          <w:rFonts w:eastAsia="Times New Roman" w:cs="Times New Roman"/>
          <w:color w:val="0000FF"/>
          <w:sz w:val="20"/>
          <w:szCs w:val="20"/>
          <w:bdr w:val="none" w:sz="0" w:space="0" w:color="auto" w:frame="1"/>
        </w:rPr>
        <w:t>"Other than these no food available"</w:t>
      </w:r>
      <w:r w:rsidRPr="00553174">
        <w:rPr>
          <w:rFonts w:eastAsia="Times New Roman" w:cs="Times New Roman"/>
          <w:color w:val="000000"/>
          <w:sz w:val="20"/>
          <w:szCs w:val="20"/>
          <w:bdr w:val="none" w:sz="0" w:space="0" w:color="auto" w:frame="1"/>
        </w:rPr>
        <w:t>);  </w:t>
      </w:r>
    </w:p>
    <w:p w:rsidR="00D455EC" w:rsidRPr="00553174" w:rsidRDefault="00D455EC" w:rsidP="00D455EC">
      <w:pPr>
        <w:numPr>
          <w:ilvl w:val="0"/>
          <w:numId w:val="89"/>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         </w:t>
      </w:r>
    </w:p>
    <w:p w:rsidR="00D455EC" w:rsidRPr="00553174" w:rsidRDefault="00D455EC" w:rsidP="00D455EC">
      <w:pPr>
        <w:numPr>
          <w:ilvl w:val="0"/>
          <w:numId w:val="89"/>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w:t>
      </w:r>
      <w:r w:rsidRPr="00553174">
        <w:rPr>
          <w:rFonts w:eastAsia="Times New Roman" w:cs="Times New Roman"/>
          <w:b/>
          <w:bCs/>
          <w:color w:val="006699"/>
          <w:sz w:val="20"/>
          <w:szCs w:val="20"/>
          <w:bdr w:val="none" w:sz="0" w:space="0" w:color="auto" w:frame="1"/>
        </w:rPr>
        <w:t>return</w:t>
      </w:r>
      <w:r w:rsidRPr="00553174">
        <w:rPr>
          <w:rFonts w:eastAsia="Times New Roman" w:cs="Times New Roman"/>
          <w:color w:val="000000"/>
          <w:sz w:val="20"/>
          <w:szCs w:val="20"/>
          <w:bdr w:val="none" w:sz="0" w:space="0" w:color="auto" w:frame="1"/>
        </w:rPr>
        <w:t>;  </w:t>
      </w:r>
    </w:p>
    <w:p w:rsidR="00D455EC" w:rsidRPr="00553174" w:rsidRDefault="00D455EC" w:rsidP="00D455EC">
      <w:pPr>
        <w:numPr>
          <w:ilvl w:val="0"/>
          <w:numId w:val="89"/>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w:t>
      </w:r>
      <w:r w:rsidRPr="00553174">
        <w:rPr>
          <w:rFonts w:eastAsia="Times New Roman" w:cs="Times New Roman"/>
          <w:color w:val="008200"/>
          <w:sz w:val="20"/>
          <w:szCs w:val="20"/>
          <w:bdr w:val="none" w:sz="0" w:space="0" w:color="auto" w:frame="1"/>
        </w:rPr>
        <w:t>//end of switch</w:t>
      </w:r>
      <w:r w:rsidRPr="00553174">
        <w:rPr>
          <w:rFonts w:eastAsia="Times New Roman" w:cs="Times New Roman"/>
          <w:color w:val="000000"/>
          <w:sz w:val="20"/>
          <w:szCs w:val="20"/>
          <w:bdr w:val="none" w:sz="0" w:space="0" w:color="auto" w:frame="1"/>
        </w:rPr>
        <w:t>  </w:t>
      </w:r>
    </w:p>
    <w:p w:rsidR="00D455EC" w:rsidRPr="00553174" w:rsidRDefault="00D455EC" w:rsidP="00D455EC">
      <w:pPr>
        <w:numPr>
          <w:ilvl w:val="0"/>
          <w:numId w:val="89"/>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w:t>
      </w:r>
    </w:p>
    <w:p w:rsidR="00D455EC" w:rsidRPr="00553174" w:rsidRDefault="00D455EC" w:rsidP="00D455EC">
      <w:pPr>
        <w:numPr>
          <w:ilvl w:val="0"/>
          <w:numId w:val="89"/>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w:t>
      </w:r>
      <w:r w:rsidRPr="00553174">
        <w:rPr>
          <w:rFonts w:eastAsia="Times New Roman" w:cs="Times New Roman"/>
          <w:b/>
          <w:bCs/>
          <w:color w:val="006699"/>
          <w:sz w:val="20"/>
          <w:szCs w:val="20"/>
          <w:bdr w:val="none" w:sz="0" w:space="0" w:color="auto" w:frame="1"/>
        </w:rPr>
        <w:t>while</w:t>
      </w:r>
      <w:r w:rsidRPr="00553174">
        <w:rPr>
          <w:rFonts w:eastAsia="Times New Roman" w:cs="Times New Roman"/>
          <w:color w:val="000000"/>
          <w:sz w:val="20"/>
          <w:szCs w:val="20"/>
          <w:bdr w:val="none" w:sz="0" w:space="0" w:color="auto" w:frame="1"/>
        </w:rPr>
        <w:t>(choice!=</w:t>
      </w:r>
      <w:r w:rsidRPr="00553174">
        <w:rPr>
          <w:rFonts w:eastAsia="Times New Roman" w:cs="Times New Roman"/>
          <w:color w:val="C00000"/>
          <w:sz w:val="20"/>
          <w:szCs w:val="20"/>
          <w:bdr w:val="none" w:sz="0" w:space="0" w:color="auto" w:frame="1"/>
        </w:rPr>
        <w:t>4</w:t>
      </w:r>
      <w:r w:rsidRPr="00553174">
        <w:rPr>
          <w:rFonts w:eastAsia="Times New Roman" w:cs="Times New Roman"/>
          <w:color w:val="000000"/>
          <w:sz w:val="20"/>
          <w:szCs w:val="20"/>
          <w:bdr w:val="none" w:sz="0" w:space="0" w:color="auto" w:frame="1"/>
        </w:rPr>
        <w:t>);  </w:t>
      </w:r>
    </w:p>
    <w:p w:rsidR="00D455EC" w:rsidRPr="00553174" w:rsidRDefault="00D455EC" w:rsidP="00D455EC">
      <w:pPr>
        <w:numPr>
          <w:ilvl w:val="0"/>
          <w:numId w:val="89"/>
        </w:numPr>
        <w:shd w:val="clear" w:color="auto" w:fill="FFFFFF"/>
        <w:spacing w:after="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  </w:t>
      </w:r>
    </w:p>
    <w:p w:rsidR="00D455EC" w:rsidRPr="00553174" w:rsidRDefault="00D455EC" w:rsidP="00D455EC">
      <w:pPr>
        <w:numPr>
          <w:ilvl w:val="0"/>
          <w:numId w:val="89"/>
        </w:numPr>
        <w:shd w:val="clear" w:color="auto" w:fill="FFFFFF"/>
        <w:spacing w:after="120" w:line="345" w:lineRule="atLeast"/>
        <w:ind w:left="0"/>
        <w:jc w:val="both"/>
        <w:rPr>
          <w:rFonts w:eastAsia="Times New Roman" w:cs="Times New Roman"/>
          <w:color w:val="000000"/>
          <w:sz w:val="20"/>
          <w:szCs w:val="20"/>
        </w:rPr>
      </w:pPr>
      <w:r w:rsidRPr="00553174">
        <w:rPr>
          <w:rFonts w:eastAsia="Times New Roman" w:cs="Times New Roman"/>
          <w:color w:val="000000"/>
          <w:sz w:val="20"/>
          <w:szCs w:val="20"/>
          <w:bdr w:val="none" w:sz="0" w:space="0" w:color="auto" w:frame="1"/>
        </w:rPr>
        <w:t>}  </w:t>
      </w:r>
    </w:p>
    <w:p w:rsidR="005F4FDB" w:rsidRPr="00553174" w:rsidRDefault="005F4FDB" w:rsidP="005F4FDB">
      <w:pPr>
        <w:pStyle w:val="Heading1"/>
        <w:shd w:val="clear" w:color="auto" w:fill="FFFFFF"/>
        <w:spacing w:before="75" w:line="312" w:lineRule="atLeast"/>
        <w:jc w:val="both"/>
        <w:rPr>
          <w:rFonts w:asciiTheme="minorHAnsi" w:hAnsiTheme="minorHAnsi" w:cs="Helvetica"/>
          <w:color w:val="610B38"/>
          <w:sz w:val="20"/>
          <w:szCs w:val="20"/>
        </w:rPr>
      </w:pPr>
      <w:r w:rsidRPr="00553174">
        <w:rPr>
          <w:rFonts w:asciiTheme="minorHAnsi" w:hAnsiTheme="minorHAnsi" w:cs="Helvetica"/>
          <w:b/>
          <w:bCs/>
          <w:color w:val="610B38"/>
          <w:sz w:val="20"/>
          <w:szCs w:val="20"/>
        </w:rPr>
        <w:t>Composite Pattern</w:t>
      </w:r>
    </w:p>
    <w:p w:rsidR="00FF6D2D" w:rsidRPr="00553174" w:rsidRDefault="005F4FDB" w:rsidP="007204CF">
      <w:pPr>
        <w:shd w:val="clear" w:color="auto" w:fill="FFFFFF"/>
        <w:spacing w:after="0" w:line="345" w:lineRule="atLeast"/>
        <w:jc w:val="both"/>
        <w:rPr>
          <w:b/>
          <w:bCs/>
          <w:color w:val="000000"/>
          <w:sz w:val="20"/>
          <w:szCs w:val="20"/>
          <w:shd w:val="clear" w:color="auto" w:fill="FFFFFF"/>
        </w:rPr>
      </w:pPr>
      <w:r w:rsidRPr="00553174">
        <w:rPr>
          <w:color w:val="000000"/>
          <w:sz w:val="20"/>
          <w:szCs w:val="20"/>
          <w:shd w:val="clear" w:color="auto" w:fill="FFFFFF"/>
        </w:rPr>
        <w:t>A Composite Pattern says that just </w:t>
      </w:r>
      <w:r w:rsidRPr="00553174">
        <w:rPr>
          <w:b/>
          <w:bCs/>
          <w:color w:val="000000"/>
          <w:sz w:val="20"/>
          <w:szCs w:val="20"/>
          <w:shd w:val="clear" w:color="auto" w:fill="FFFFFF"/>
        </w:rPr>
        <w:t>"allow clients to operate in generic manner on objects that may or may not represent a hierarchy of objects".</w:t>
      </w:r>
    </w:p>
    <w:p w:rsidR="005F4FDB" w:rsidRPr="00553174" w:rsidRDefault="005F4FDB" w:rsidP="007204CF">
      <w:pPr>
        <w:shd w:val="clear" w:color="auto" w:fill="FFFFFF"/>
        <w:spacing w:after="0" w:line="345" w:lineRule="atLeast"/>
        <w:jc w:val="both"/>
        <w:rPr>
          <w:b/>
          <w:bCs/>
          <w:color w:val="000000"/>
          <w:sz w:val="20"/>
          <w:szCs w:val="20"/>
          <w:shd w:val="clear" w:color="auto" w:fill="FFFFFF"/>
        </w:rPr>
      </w:pPr>
    </w:p>
    <w:p w:rsidR="005F4FDB" w:rsidRPr="00553174" w:rsidRDefault="005F4FDB" w:rsidP="007204CF">
      <w:pPr>
        <w:shd w:val="clear" w:color="auto" w:fill="FFFFFF"/>
        <w:spacing w:after="0" w:line="345" w:lineRule="atLeast"/>
        <w:jc w:val="both"/>
        <w:rPr>
          <w:b/>
          <w:bCs/>
          <w:color w:val="000000"/>
          <w:sz w:val="20"/>
          <w:szCs w:val="20"/>
          <w:shd w:val="clear" w:color="auto" w:fill="FFFFFF"/>
        </w:rPr>
      </w:pPr>
    </w:p>
    <w:p w:rsidR="005F4FDB" w:rsidRPr="00553174" w:rsidRDefault="005F4FDB" w:rsidP="007204CF">
      <w:pPr>
        <w:shd w:val="clear" w:color="auto" w:fill="FFFFFF"/>
        <w:spacing w:after="0" w:line="345" w:lineRule="atLeast"/>
        <w:jc w:val="both"/>
        <w:rPr>
          <w:rFonts w:cs="Arial"/>
          <w:color w:val="000000"/>
          <w:sz w:val="20"/>
          <w:szCs w:val="20"/>
          <w:shd w:val="clear" w:color="auto" w:fill="FFFFFF"/>
        </w:rPr>
      </w:pPr>
      <w:r w:rsidRPr="00553174">
        <w:rPr>
          <w:rFonts w:cs="Arial"/>
          <w:color w:val="000000"/>
          <w:sz w:val="20"/>
          <w:szCs w:val="20"/>
          <w:shd w:val="clear" w:color="auto" w:fill="FFFFFF"/>
        </w:rPr>
        <w:t>The </w:t>
      </w:r>
      <w:r w:rsidRPr="00553174">
        <w:rPr>
          <w:rFonts w:cs="Arial"/>
          <w:b/>
          <w:bCs/>
          <w:color w:val="3D85C6"/>
          <w:sz w:val="20"/>
          <w:szCs w:val="20"/>
          <w:shd w:val="clear" w:color="auto" w:fill="FFFFFF"/>
        </w:rPr>
        <w:t>composite design pattern</w:t>
      </w:r>
      <w:r w:rsidRPr="00553174">
        <w:rPr>
          <w:rFonts w:cs="Arial"/>
          <w:color w:val="548DD4"/>
          <w:sz w:val="20"/>
          <w:szCs w:val="20"/>
          <w:shd w:val="clear" w:color="auto" w:fill="FFFFFF"/>
        </w:rPr>
        <w:t> </w:t>
      </w:r>
      <w:r w:rsidRPr="00553174">
        <w:rPr>
          <w:rFonts w:cs="Arial"/>
          <w:color w:val="000000"/>
          <w:sz w:val="20"/>
          <w:szCs w:val="20"/>
          <w:shd w:val="clear" w:color="auto" w:fill="FFFFFF"/>
        </w:rPr>
        <w:t xml:space="preserve">allows you to set up a tree structure and ask each element in the tree structure to perform a task. A typical tree structure would be a company organization chart, where the CEO is at the top and </w:t>
      </w:r>
      <w:r w:rsidRPr="00553174">
        <w:rPr>
          <w:rFonts w:cs="Arial"/>
          <w:color w:val="000000"/>
          <w:sz w:val="20"/>
          <w:szCs w:val="20"/>
          <w:shd w:val="clear" w:color="auto" w:fill="FFFFFF"/>
        </w:rPr>
        <w:lastRenderedPageBreak/>
        <w:t>other employees at the bottom. After the tree structure is established you can then ask each element, or employee, to perform a common operation. </w:t>
      </w:r>
    </w:p>
    <w:p w:rsidR="005F4FDB" w:rsidRPr="00553174" w:rsidRDefault="005F4FDB" w:rsidP="007204CF">
      <w:pPr>
        <w:shd w:val="clear" w:color="auto" w:fill="FFFFFF"/>
        <w:spacing w:after="0" w:line="345" w:lineRule="atLeast"/>
        <w:jc w:val="both"/>
        <w:rPr>
          <w:rFonts w:cs="Arial"/>
          <w:color w:val="000000"/>
          <w:sz w:val="20"/>
          <w:szCs w:val="20"/>
          <w:shd w:val="clear" w:color="auto" w:fill="FFFFFF"/>
        </w:rPr>
      </w:pPr>
    </w:p>
    <w:p w:rsidR="005F4FDB" w:rsidRPr="00553174" w:rsidRDefault="005F4FDB" w:rsidP="005F4FDB">
      <w:pPr>
        <w:shd w:val="clear" w:color="auto" w:fill="FFFFFF"/>
        <w:spacing w:before="100" w:beforeAutospacing="1" w:after="100" w:afterAutospacing="1" w:line="240" w:lineRule="auto"/>
        <w:jc w:val="both"/>
        <w:outlineLvl w:val="3"/>
        <w:rPr>
          <w:rFonts w:eastAsia="Times New Roman" w:cs="Helvetica"/>
          <w:color w:val="610B4B"/>
          <w:sz w:val="20"/>
          <w:szCs w:val="20"/>
        </w:rPr>
      </w:pPr>
      <w:r w:rsidRPr="00553174">
        <w:rPr>
          <w:rFonts w:eastAsia="Times New Roman" w:cs="Helvetica"/>
          <w:color w:val="610B4B"/>
          <w:sz w:val="20"/>
          <w:szCs w:val="20"/>
        </w:rPr>
        <w:t>Advantage of Composite Design Pattern</w:t>
      </w:r>
    </w:p>
    <w:p w:rsidR="005F4FDB" w:rsidRPr="00553174" w:rsidRDefault="005F4FDB" w:rsidP="005F4FDB">
      <w:pPr>
        <w:numPr>
          <w:ilvl w:val="0"/>
          <w:numId w:val="90"/>
        </w:numPr>
        <w:shd w:val="clear" w:color="auto" w:fill="FFFFFF"/>
        <w:spacing w:before="60" w:after="100" w:afterAutospacing="1" w:line="345" w:lineRule="atLeast"/>
        <w:jc w:val="both"/>
        <w:rPr>
          <w:rFonts w:eastAsia="Times New Roman" w:cs="Times New Roman"/>
          <w:color w:val="000000"/>
          <w:sz w:val="20"/>
          <w:szCs w:val="20"/>
        </w:rPr>
      </w:pPr>
      <w:r w:rsidRPr="00553174">
        <w:rPr>
          <w:rFonts w:eastAsia="Times New Roman" w:cs="Times New Roman"/>
          <w:color w:val="000000"/>
          <w:sz w:val="20"/>
          <w:szCs w:val="20"/>
        </w:rPr>
        <w:t>It defines class hierarchies that contain primitive and complex objects.</w:t>
      </w:r>
    </w:p>
    <w:p w:rsidR="005F4FDB" w:rsidRPr="00553174" w:rsidRDefault="005F4FDB" w:rsidP="005F4FDB">
      <w:pPr>
        <w:numPr>
          <w:ilvl w:val="0"/>
          <w:numId w:val="90"/>
        </w:numPr>
        <w:shd w:val="clear" w:color="auto" w:fill="FFFFFF"/>
        <w:spacing w:before="60" w:after="100" w:afterAutospacing="1" w:line="345" w:lineRule="atLeast"/>
        <w:jc w:val="both"/>
        <w:rPr>
          <w:rFonts w:eastAsia="Times New Roman" w:cs="Times New Roman"/>
          <w:color w:val="000000"/>
          <w:sz w:val="20"/>
          <w:szCs w:val="20"/>
        </w:rPr>
      </w:pPr>
      <w:r w:rsidRPr="00553174">
        <w:rPr>
          <w:rFonts w:eastAsia="Times New Roman" w:cs="Times New Roman"/>
          <w:color w:val="000000"/>
          <w:sz w:val="20"/>
          <w:szCs w:val="20"/>
        </w:rPr>
        <w:t>It makes easier to you to add new kinds of components.</w:t>
      </w:r>
    </w:p>
    <w:p w:rsidR="005F4FDB" w:rsidRPr="00553174" w:rsidRDefault="005F4FDB" w:rsidP="005F4FDB">
      <w:pPr>
        <w:numPr>
          <w:ilvl w:val="0"/>
          <w:numId w:val="90"/>
        </w:numPr>
        <w:shd w:val="clear" w:color="auto" w:fill="FFFFFF"/>
        <w:spacing w:before="60" w:after="100" w:afterAutospacing="1" w:line="345" w:lineRule="atLeast"/>
        <w:jc w:val="both"/>
        <w:rPr>
          <w:rFonts w:eastAsia="Times New Roman" w:cs="Times New Roman"/>
          <w:color w:val="000000"/>
          <w:sz w:val="20"/>
          <w:szCs w:val="20"/>
        </w:rPr>
      </w:pPr>
      <w:r w:rsidRPr="00553174">
        <w:rPr>
          <w:rFonts w:eastAsia="Times New Roman" w:cs="Times New Roman"/>
          <w:color w:val="000000"/>
          <w:sz w:val="20"/>
          <w:szCs w:val="20"/>
        </w:rPr>
        <w:t>It provides flexibility of structure with manageable class or interface.</w:t>
      </w:r>
    </w:p>
    <w:p w:rsidR="005F4FDB" w:rsidRPr="00553174" w:rsidRDefault="005F4FDB" w:rsidP="005F4FDB">
      <w:pPr>
        <w:pStyle w:val="Heading4"/>
        <w:shd w:val="clear" w:color="auto" w:fill="FFFFFF"/>
        <w:jc w:val="both"/>
        <w:rPr>
          <w:rFonts w:asciiTheme="minorHAnsi" w:hAnsiTheme="minorHAnsi" w:cs="Helvetica"/>
          <w:b w:val="0"/>
          <w:bCs w:val="0"/>
          <w:color w:val="610B4B"/>
          <w:sz w:val="20"/>
          <w:szCs w:val="20"/>
        </w:rPr>
      </w:pPr>
      <w:r w:rsidRPr="00553174">
        <w:rPr>
          <w:rFonts w:asciiTheme="minorHAnsi" w:hAnsiTheme="minorHAnsi" w:cs="Helvetica"/>
          <w:b w:val="0"/>
          <w:bCs w:val="0"/>
          <w:color w:val="610B4B"/>
          <w:sz w:val="20"/>
          <w:szCs w:val="20"/>
        </w:rPr>
        <w:t>Usage of Composite Pattern</w:t>
      </w:r>
    </w:p>
    <w:p w:rsidR="005F4FDB" w:rsidRPr="00553174" w:rsidRDefault="005F4FDB" w:rsidP="005F4FDB">
      <w:pPr>
        <w:pStyle w:val="NormalWeb"/>
        <w:shd w:val="clear" w:color="auto" w:fill="FFFFFF"/>
        <w:jc w:val="both"/>
        <w:rPr>
          <w:rFonts w:asciiTheme="minorHAnsi" w:hAnsiTheme="minorHAnsi"/>
          <w:color w:val="000000"/>
          <w:sz w:val="20"/>
          <w:szCs w:val="20"/>
        </w:rPr>
      </w:pPr>
      <w:r w:rsidRPr="00553174">
        <w:rPr>
          <w:rFonts w:asciiTheme="minorHAnsi" w:hAnsiTheme="minorHAnsi"/>
          <w:color w:val="000000"/>
          <w:sz w:val="20"/>
          <w:szCs w:val="20"/>
        </w:rPr>
        <w:t>It is used:</w:t>
      </w:r>
    </w:p>
    <w:p w:rsidR="005F4FDB" w:rsidRPr="00553174" w:rsidRDefault="005F4FDB" w:rsidP="005F4FDB">
      <w:pPr>
        <w:numPr>
          <w:ilvl w:val="0"/>
          <w:numId w:val="91"/>
        </w:numPr>
        <w:shd w:val="clear" w:color="auto" w:fill="FFFFFF"/>
        <w:spacing w:before="60" w:after="100" w:afterAutospacing="1" w:line="345" w:lineRule="atLeast"/>
        <w:jc w:val="both"/>
        <w:rPr>
          <w:color w:val="000000"/>
          <w:sz w:val="20"/>
          <w:szCs w:val="20"/>
        </w:rPr>
      </w:pPr>
      <w:r w:rsidRPr="00553174">
        <w:rPr>
          <w:color w:val="000000"/>
          <w:sz w:val="20"/>
          <w:szCs w:val="20"/>
        </w:rPr>
        <w:t>When you want to represent a full or partial hierarchy of objects.</w:t>
      </w:r>
    </w:p>
    <w:p w:rsidR="005F4FDB" w:rsidRPr="00553174" w:rsidRDefault="005F4FDB" w:rsidP="005F4FDB">
      <w:pPr>
        <w:numPr>
          <w:ilvl w:val="0"/>
          <w:numId w:val="91"/>
        </w:numPr>
        <w:shd w:val="clear" w:color="auto" w:fill="FFFFFF"/>
        <w:spacing w:before="60" w:after="100" w:afterAutospacing="1" w:line="345" w:lineRule="atLeast"/>
        <w:jc w:val="both"/>
        <w:rPr>
          <w:color w:val="000000"/>
          <w:sz w:val="20"/>
          <w:szCs w:val="20"/>
        </w:rPr>
      </w:pPr>
      <w:r w:rsidRPr="00553174">
        <w:rPr>
          <w:color w:val="000000"/>
          <w:sz w:val="20"/>
          <w:szCs w:val="20"/>
        </w:rPr>
        <w:t>When the responsibilities are needed to be added dynamically to the individual objects without affecting other objects. Where the responsibility of object may vary from time to time.</w:t>
      </w:r>
    </w:p>
    <w:p w:rsidR="005F4FDB" w:rsidRPr="00553174" w:rsidRDefault="00C05106" w:rsidP="005F4FDB">
      <w:pPr>
        <w:spacing w:after="0" w:line="240" w:lineRule="auto"/>
        <w:rPr>
          <w:sz w:val="20"/>
          <w:szCs w:val="20"/>
        </w:rPr>
      </w:pPr>
      <w:r w:rsidRPr="00553174">
        <w:rPr>
          <w:sz w:val="20"/>
          <w:szCs w:val="20"/>
        </w:rPr>
        <w:pict>
          <v:rect id="_x0000_i1035" style="width:0;height:.75pt" o:hrstd="t" o:hrnoshade="t" o:hr="t" fillcolor="#d4d4d4" stroked="f"/>
        </w:pict>
      </w:r>
    </w:p>
    <w:p w:rsidR="005F4FDB" w:rsidRPr="00553174" w:rsidRDefault="005F4FDB" w:rsidP="005F4FDB">
      <w:pPr>
        <w:pStyle w:val="Heading4"/>
        <w:shd w:val="clear" w:color="auto" w:fill="FFFFFF"/>
        <w:jc w:val="both"/>
        <w:rPr>
          <w:rFonts w:asciiTheme="minorHAnsi" w:hAnsiTheme="minorHAnsi" w:cs="Helvetica"/>
          <w:b w:val="0"/>
          <w:bCs w:val="0"/>
          <w:color w:val="610B4B"/>
          <w:sz w:val="20"/>
          <w:szCs w:val="20"/>
        </w:rPr>
      </w:pPr>
      <w:r w:rsidRPr="00553174">
        <w:rPr>
          <w:rFonts w:asciiTheme="minorHAnsi" w:hAnsiTheme="minorHAnsi" w:cs="Helvetica"/>
          <w:b w:val="0"/>
          <w:bCs w:val="0"/>
          <w:color w:val="610B4B"/>
          <w:sz w:val="20"/>
          <w:szCs w:val="20"/>
        </w:rPr>
        <w:t>UML for Composite Pattern</w:t>
      </w:r>
    </w:p>
    <w:p w:rsidR="005F4FDB" w:rsidRPr="00553174" w:rsidRDefault="005F4FDB" w:rsidP="005F4FDB">
      <w:pPr>
        <w:rPr>
          <w:rFonts w:cs="Times New Roman"/>
          <w:sz w:val="20"/>
          <w:szCs w:val="20"/>
        </w:rPr>
      </w:pPr>
      <w:r w:rsidRPr="00553174">
        <w:rPr>
          <w:noProof/>
          <w:sz w:val="20"/>
          <w:szCs w:val="20"/>
        </w:rPr>
        <w:lastRenderedPageBreak/>
        <w:drawing>
          <wp:inline distT="0" distB="0" distL="0" distR="0">
            <wp:extent cx="6391275" cy="4876800"/>
            <wp:effectExtent l="0" t="0" r="9525" b="0"/>
            <wp:docPr id="11" name="Picture 11" descr="Composite Pattern UM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mposite Pattern UML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91275" cy="4876800"/>
                    </a:xfrm>
                    <a:prstGeom prst="rect">
                      <a:avLst/>
                    </a:prstGeom>
                    <a:noFill/>
                    <a:ln>
                      <a:noFill/>
                    </a:ln>
                  </pic:spPr>
                </pic:pic>
              </a:graphicData>
            </a:graphic>
          </wp:inline>
        </w:drawing>
      </w:r>
    </w:p>
    <w:p w:rsidR="005F4FDB" w:rsidRPr="00553174" w:rsidRDefault="005F4FDB" w:rsidP="005F4FDB">
      <w:pPr>
        <w:pStyle w:val="Heading4"/>
        <w:shd w:val="clear" w:color="auto" w:fill="FFFFFF"/>
        <w:jc w:val="both"/>
        <w:rPr>
          <w:rFonts w:asciiTheme="minorHAnsi" w:hAnsiTheme="minorHAnsi" w:cs="Helvetica"/>
          <w:b w:val="0"/>
          <w:bCs w:val="0"/>
          <w:color w:val="610B4B"/>
          <w:sz w:val="20"/>
          <w:szCs w:val="20"/>
        </w:rPr>
      </w:pPr>
      <w:r w:rsidRPr="00553174">
        <w:rPr>
          <w:rFonts w:asciiTheme="minorHAnsi" w:hAnsiTheme="minorHAnsi" w:cs="Helvetica"/>
          <w:b w:val="0"/>
          <w:bCs w:val="0"/>
          <w:color w:val="610B4B"/>
          <w:sz w:val="20"/>
          <w:szCs w:val="20"/>
        </w:rPr>
        <w:t>Elements used in Composite Pattern:</w:t>
      </w:r>
    </w:p>
    <w:p w:rsidR="005F4FDB" w:rsidRPr="00553174" w:rsidRDefault="005F4FDB" w:rsidP="005F4FDB">
      <w:pPr>
        <w:pStyle w:val="NormalWeb"/>
        <w:shd w:val="clear" w:color="auto" w:fill="FFFFFF"/>
        <w:jc w:val="both"/>
        <w:rPr>
          <w:rFonts w:asciiTheme="minorHAnsi" w:hAnsiTheme="minorHAnsi"/>
          <w:color w:val="000000"/>
          <w:sz w:val="20"/>
          <w:szCs w:val="20"/>
        </w:rPr>
      </w:pPr>
      <w:r w:rsidRPr="00553174">
        <w:rPr>
          <w:rFonts w:asciiTheme="minorHAnsi" w:hAnsiTheme="minorHAnsi"/>
          <w:color w:val="000000"/>
          <w:sz w:val="20"/>
          <w:szCs w:val="20"/>
        </w:rPr>
        <w:t>Let's see the 4 elements of composte pattern.</w:t>
      </w:r>
    </w:p>
    <w:p w:rsidR="005F4FDB" w:rsidRPr="00553174" w:rsidRDefault="005F4FDB" w:rsidP="005F4FDB">
      <w:pPr>
        <w:pStyle w:val="Heading5"/>
        <w:shd w:val="clear" w:color="auto" w:fill="FFFFFF"/>
        <w:jc w:val="both"/>
        <w:rPr>
          <w:rFonts w:asciiTheme="minorHAnsi" w:hAnsiTheme="minorHAnsi"/>
          <w:color w:val="000000"/>
          <w:sz w:val="20"/>
          <w:szCs w:val="20"/>
        </w:rPr>
      </w:pPr>
      <w:r w:rsidRPr="00553174">
        <w:rPr>
          <w:rFonts w:asciiTheme="minorHAnsi" w:hAnsiTheme="minorHAnsi"/>
          <w:color w:val="000000"/>
          <w:sz w:val="20"/>
          <w:szCs w:val="20"/>
        </w:rPr>
        <w:t>1) Component</w:t>
      </w:r>
    </w:p>
    <w:p w:rsidR="005F4FDB" w:rsidRPr="00553174" w:rsidRDefault="005F4FDB" w:rsidP="005F4FDB">
      <w:pPr>
        <w:numPr>
          <w:ilvl w:val="0"/>
          <w:numId w:val="92"/>
        </w:numPr>
        <w:shd w:val="clear" w:color="auto" w:fill="FFFFFF"/>
        <w:spacing w:before="60" w:after="100" w:afterAutospacing="1" w:line="345" w:lineRule="atLeast"/>
        <w:jc w:val="both"/>
        <w:rPr>
          <w:color w:val="000000"/>
          <w:sz w:val="20"/>
          <w:szCs w:val="20"/>
        </w:rPr>
      </w:pPr>
      <w:r w:rsidRPr="00553174">
        <w:rPr>
          <w:color w:val="000000"/>
          <w:sz w:val="20"/>
          <w:szCs w:val="20"/>
        </w:rPr>
        <w:t>Declares interface for objects in composition.</w:t>
      </w:r>
    </w:p>
    <w:p w:rsidR="005F4FDB" w:rsidRPr="00553174" w:rsidRDefault="005F4FDB" w:rsidP="005F4FDB">
      <w:pPr>
        <w:numPr>
          <w:ilvl w:val="0"/>
          <w:numId w:val="92"/>
        </w:numPr>
        <w:shd w:val="clear" w:color="auto" w:fill="FFFFFF"/>
        <w:spacing w:before="60" w:after="100" w:afterAutospacing="1" w:line="345" w:lineRule="atLeast"/>
        <w:jc w:val="both"/>
        <w:rPr>
          <w:color w:val="000000"/>
          <w:sz w:val="20"/>
          <w:szCs w:val="20"/>
        </w:rPr>
      </w:pPr>
      <w:r w:rsidRPr="00553174">
        <w:rPr>
          <w:color w:val="000000"/>
          <w:sz w:val="20"/>
          <w:szCs w:val="20"/>
        </w:rPr>
        <w:t>Implements default behavior for the interface common to all classes as appropriate.</w:t>
      </w:r>
    </w:p>
    <w:p w:rsidR="005F4FDB" w:rsidRPr="00553174" w:rsidRDefault="005F4FDB" w:rsidP="005F4FDB">
      <w:pPr>
        <w:numPr>
          <w:ilvl w:val="0"/>
          <w:numId w:val="92"/>
        </w:numPr>
        <w:shd w:val="clear" w:color="auto" w:fill="FFFFFF"/>
        <w:spacing w:before="60" w:after="100" w:afterAutospacing="1" w:line="345" w:lineRule="atLeast"/>
        <w:jc w:val="both"/>
        <w:rPr>
          <w:color w:val="000000"/>
          <w:sz w:val="20"/>
          <w:szCs w:val="20"/>
        </w:rPr>
      </w:pPr>
      <w:r w:rsidRPr="00553174">
        <w:rPr>
          <w:color w:val="000000"/>
          <w:sz w:val="20"/>
          <w:szCs w:val="20"/>
        </w:rPr>
        <w:t>Declares an interface for accessing and managing its child components.</w:t>
      </w:r>
    </w:p>
    <w:p w:rsidR="005F4FDB" w:rsidRPr="00553174" w:rsidRDefault="005F4FDB" w:rsidP="005F4FDB">
      <w:pPr>
        <w:pStyle w:val="Heading5"/>
        <w:shd w:val="clear" w:color="auto" w:fill="FFFFFF"/>
        <w:jc w:val="both"/>
        <w:rPr>
          <w:rFonts w:asciiTheme="minorHAnsi" w:hAnsiTheme="minorHAnsi"/>
          <w:color w:val="000000"/>
          <w:sz w:val="20"/>
          <w:szCs w:val="20"/>
        </w:rPr>
      </w:pPr>
      <w:r w:rsidRPr="00553174">
        <w:rPr>
          <w:rFonts w:asciiTheme="minorHAnsi" w:hAnsiTheme="minorHAnsi"/>
          <w:color w:val="000000"/>
          <w:sz w:val="20"/>
          <w:szCs w:val="20"/>
        </w:rPr>
        <w:t>2) Leaf</w:t>
      </w:r>
    </w:p>
    <w:p w:rsidR="005F4FDB" w:rsidRPr="00553174" w:rsidRDefault="005F4FDB" w:rsidP="005F4FDB">
      <w:pPr>
        <w:numPr>
          <w:ilvl w:val="0"/>
          <w:numId w:val="93"/>
        </w:numPr>
        <w:shd w:val="clear" w:color="auto" w:fill="FFFFFF"/>
        <w:spacing w:before="60" w:after="100" w:afterAutospacing="1" w:line="345" w:lineRule="atLeast"/>
        <w:jc w:val="both"/>
        <w:rPr>
          <w:color w:val="000000"/>
          <w:sz w:val="20"/>
          <w:szCs w:val="20"/>
        </w:rPr>
      </w:pPr>
      <w:r w:rsidRPr="00553174">
        <w:rPr>
          <w:color w:val="000000"/>
          <w:sz w:val="20"/>
          <w:szCs w:val="20"/>
        </w:rPr>
        <w:t>Represents leaf objects in composition. A leaf has no children.</w:t>
      </w:r>
    </w:p>
    <w:p w:rsidR="005F4FDB" w:rsidRPr="00553174" w:rsidRDefault="005F4FDB" w:rsidP="005F4FDB">
      <w:pPr>
        <w:numPr>
          <w:ilvl w:val="0"/>
          <w:numId w:val="93"/>
        </w:numPr>
        <w:shd w:val="clear" w:color="auto" w:fill="FFFFFF"/>
        <w:spacing w:before="60" w:after="100" w:afterAutospacing="1" w:line="345" w:lineRule="atLeast"/>
        <w:jc w:val="both"/>
        <w:rPr>
          <w:color w:val="000000"/>
          <w:sz w:val="20"/>
          <w:szCs w:val="20"/>
        </w:rPr>
      </w:pPr>
      <w:r w:rsidRPr="00553174">
        <w:rPr>
          <w:color w:val="000000"/>
          <w:sz w:val="20"/>
          <w:szCs w:val="20"/>
        </w:rPr>
        <w:t>Defines behavior for primitive objects in the composition.</w:t>
      </w:r>
    </w:p>
    <w:p w:rsidR="005F4FDB" w:rsidRPr="00553174" w:rsidRDefault="005F4FDB" w:rsidP="005F4FDB">
      <w:pPr>
        <w:pStyle w:val="Heading5"/>
        <w:shd w:val="clear" w:color="auto" w:fill="FFFFFF"/>
        <w:jc w:val="both"/>
        <w:rPr>
          <w:rFonts w:asciiTheme="minorHAnsi" w:hAnsiTheme="minorHAnsi"/>
          <w:color w:val="000000"/>
          <w:sz w:val="20"/>
          <w:szCs w:val="20"/>
        </w:rPr>
      </w:pPr>
      <w:r w:rsidRPr="00553174">
        <w:rPr>
          <w:rFonts w:asciiTheme="minorHAnsi" w:hAnsiTheme="minorHAnsi"/>
          <w:color w:val="000000"/>
          <w:sz w:val="20"/>
          <w:szCs w:val="20"/>
        </w:rPr>
        <w:t>3) Composite</w:t>
      </w:r>
    </w:p>
    <w:p w:rsidR="005F4FDB" w:rsidRPr="00553174" w:rsidRDefault="005F4FDB" w:rsidP="005F4FDB">
      <w:pPr>
        <w:numPr>
          <w:ilvl w:val="0"/>
          <w:numId w:val="94"/>
        </w:numPr>
        <w:shd w:val="clear" w:color="auto" w:fill="FFFFFF"/>
        <w:spacing w:before="60" w:after="100" w:afterAutospacing="1" w:line="345" w:lineRule="atLeast"/>
        <w:jc w:val="both"/>
        <w:rPr>
          <w:color w:val="000000"/>
          <w:sz w:val="20"/>
          <w:szCs w:val="20"/>
        </w:rPr>
      </w:pPr>
      <w:r w:rsidRPr="00553174">
        <w:rPr>
          <w:color w:val="000000"/>
          <w:sz w:val="20"/>
          <w:szCs w:val="20"/>
        </w:rPr>
        <w:t>Defines behavior for components having children.</w:t>
      </w:r>
    </w:p>
    <w:p w:rsidR="005F4FDB" w:rsidRPr="00553174" w:rsidRDefault="005F4FDB" w:rsidP="005F4FDB">
      <w:pPr>
        <w:numPr>
          <w:ilvl w:val="0"/>
          <w:numId w:val="94"/>
        </w:numPr>
        <w:shd w:val="clear" w:color="auto" w:fill="FFFFFF"/>
        <w:spacing w:before="60" w:after="100" w:afterAutospacing="1" w:line="345" w:lineRule="atLeast"/>
        <w:jc w:val="both"/>
        <w:rPr>
          <w:color w:val="000000"/>
          <w:sz w:val="20"/>
          <w:szCs w:val="20"/>
        </w:rPr>
      </w:pPr>
      <w:r w:rsidRPr="00553174">
        <w:rPr>
          <w:color w:val="000000"/>
          <w:sz w:val="20"/>
          <w:szCs w:val="20"/>
        </w:rPr>
        <w:lastRenderedPageBreak/>
        <w:t>Stores child component.</w:t>
      </w:r>
    </w:p>
    <w:p w:rsidR="005F4FDB" w:rsidRPr="00553174" w:rsidRDefault="005F4FDB" w:rsidP="005F4FDB">
      <w:pPr>
        <w:numPr>
          <w:ilvl w:val="0"/>
          <w:numId w:val="94"/>
        </w:numPr>
        <w:shd w:val="clear" w:color="auto" w:fill="FFFFFF"/>
        <w:spacing w:before="60" w:after="100" w:afterAutospacing="1" w:line="345" w:lineRule="atLeast"/>
        <w:jc w:val="both"/>
        <w:rPr>
          <w:color w:val="000000"/>
          <w:sz w:val="20"/>
          <w:szCs w:val="20"/>
        </w:rPr>
      </w:pPr>
      <w:r w:rsidRPr="00553174">
        <w:rPr>
          <w:color w:val="000000"/>
          <w:sz w:val="20"/>
          <w:szCs w:val="20"/>
        </w:rPr>
        <w:t>Implements child related operations in the component interface.</w:t>
      </w:r>
    </w:p>
    <w:p w:rsidR="005F4FDB" w:rsidRPr="00553174" w:rsidRDefault="005F4FDB" w:rsidP="005F4FDB">
      <w:pPr>
        <w:pStyle w:val="Heading5"/>
        <w:shd w:val="clear" w:color="auto" w:fill="FFFFFF"/>
        <w:jc w:val="both"/>
        <w:rPr>
          <w:rFonts w:asciiTheme="minorHAnsi" w:hAnsiTheme="minorHAnsi"/>
          <w:color w:val="000000"/>
          <w:sz w:val="20"/>
          <w:szCs w:val="20"/>
        </w:rPr>
      </w:pPr>
      <w:r w:rsidRPr="00553174">
        <w:rPr>
          <w:rFonts w:asciiTheme="minorHAnsi" w:hAnsiTheme="minorHAnsi"/>
          <w:color w:val="000000"/>
          <w:sz w:val="20"/>
          <w:szCs w:val="20"/>
        </w:rPr>
        <w:t>4) Client</w:t>
      </w:r>
    </w:p>
    <w:p w:rsidR="005F4FDB" w:rsidRPr="00553174" w:rsidRDefault="005F4FDB" w:rsidP="005F4FDB">
      <w:pPr>
        <w:numPr>
          <w:ilvl w:val="0"/>
          <w:numId w:val="95"/>
        </w:numPr>
        <w:shd w:val="clear" w:color="auto" w:fill="FFFFFF"/>
        <w:spacing w:before="60" w:after="100" w:afterAutospacing="1" w:line="345" w:lineRule="atLeast"/>
        <w:jc w:val="both"/>
        <w:rPr>
          <w:color w:val="000000"/>
          <w:sz w:val="20"/>
          <w:szCs w:val="20"/>
        </w:rPr>
      </w:pPr>
      <w:r w:rsidRPr="00553174">
        <w:rPr>
          <w:color w:val="000000"/>
          <w:sz w:val="20"/>
          <w:szCs w:val="20"/>
        </w:rPr>
        <w:t>Manipulates objects in the composition through the component interface.</w:t>
      </w:r>
    </w:p>
    <w:p w:rsidR="005F4FDB" w:rsidRPr="00553174" w:rsidRDefault="00C05106" w:rsidP="005F4FDB">
      <w:pPr>
        <w:spacing w:after="0" w:line="240" w:lineRule="auto"/>
        <w:rPr>
          <w:sz w:val="20"/>
          <w:szCs w:val="20"/>
        </w:rPr>
      </w:pPr>
      <w:r w:rsidRPr="00553174">
        <w:rPr>
          <w:sz w:val="20"/>
          <w:szCs w:val="20"/>
        </w:rPr>
        <w:pict>
          <v:rect id="_x0000_i1036" style="width:0;height:.75pt" o:hrstd="t" o:hrnoshade="t" o:hr="t" fillcolor="#d4d4d4" stroked="f"/>
        </w:pict>
      </w:r>
    </w:p>
    <w:p w:rsidR="005F4FDB" w:rsidRPr="00553174" w:rsidRDefault="005F4FDB" w:rsidP="005F4FDB">
      <w:pPr>
        <w:pStyle w:val="NormalWeb"/>
        <w:shd w:val="clear" w:color="auto" w:fill="FFFFFF"/>
        <w:jc w:val="both"/>
        <w:rPr>
          <w:rFonts w:asciiTheme="minorHAnsi" w:hAnsiTheme="minorHAnsi"/>
          <w:color w:val="000000"/>
          <w:sz w:val="20"/>
          <w:szCs w:val="20"/>
        </w:rPr>
      </w:pPr>
      <w:r w:rsidRPr="00553174">
        <w:rPr>
          <w:rFonts w:asciiTheme="minorHAnsi" w:hAnsiTheme="minorHAnsi"/>
          <w:b/>
          <w:bCs/>
          <w:color w:val="000000"/>
          <w:sz w:val="20"/>
          <w:szCs w:val="20"/>
        </w:rPr>
        <w:t>Note</w:t>
      </w:r>
      <w:proofErr w:type="gramStart"/>
      <w:r w:rsidRPr="00553174">
        <w:rPr>
          <w:rFonts w:asciiTheme="minorHAnsi" w:hAnsiTheme="minorHAnsi"/>
          <w:b/>
          <w:bCs/>
          <w:color w:val="000000"/>
          <w:sz w:val="20"/>
          <w:szCs w:val="20"/>
        </w:rPr>
        <w:t>:</w:t>
      </w:r>
      <w:r w:rsidRPr="00553174">
        <w:rPr>
          <w:rFonts w:asciiTheme="minorHAnsi" w:hAnsiTheme="minorHAnsi"/>
          <w:color w:val="000000"/>
          <w:sz w:val="20"/>
          <w:szCs w:val="20"/>
        </w:rPr>
        <w:t>The</w:t>
      </w:r>
      <w:proofErr w:type="gramEnd"/>
      <w:r w:rsidRPr="00553174">
        <w:rPr>
          <w:rFonts w:asciiTheme="minorHAnsi" w:hAnsiTheme="minorHAnsi"/>
          <w:color w:val="000000"/>
          <w:sz w:val="20"/>
          <w:szCs w:val="20"/>
        </w:rPr>
        <w:t xml:space="preserve"> work flow of above general UML is as follows.</w:t>
      </w:r>
    </w:p>
    <w:p w:rsidR="005F4FDB" w:rsidRPr="00553174" w:rsidRDefault="005F4FDB" w:rsidP="005F4FDB">
      <w:pPr>
        <w:pStyle w:val="NormalWeb"/>
        <w:shd w:val="clear" w:color="auto" w:fill="FFFFFF"/>
        <w:jc w:val="both"/>
        <w:rPr>
          <w:rFonts w:asciiTheme="minorHAnsi" w:hAnsiTheme="minorHAnsi"/>
          <w:color w:val="000000"/>
          <w:sz w:val="20"/>
          <w:szCs w:val="20"/>
        </w:rPr>
      </w:pPr>
      <w:r w:rsidRPr="00553174">
        <w:rPr>
          <w:rFonts w:asciiTheme="minorHAnsi" w:hAnsiTheme="minorHAnsi"/>
          <w:color w:val="000000"/>
          <w:sz w:val="20"/>
          <w:szCs w:val="20"/>
        </w:rPr>
        <w:t>Client uses the component class interface to interact with objects in the composition structure. If recipient is the leaf then request will be handled directly. If recipient is a composite, then it usually forwards the request to its child for performing the additional operations.</w:t>
      </w:r>
    </w:p>
    <w:p w:rsidR="005F4FDB" w:rsidRPr="00553174" w:rsidRDefault="00C05106" w:rsidP="005F4FDB">
      <w:pPr>
        <w:rPr>
          <w:sz w:val="20"/>
          <w:szCs w:val="20"/>
        </w:rPr>
      </w:pPr>
      <w:r w:rsidRPr="00553174">
        <w:rPr>
          <w:sz w:val="20"/>
          <w:szCs w:val="20"/>
        </w:rPr>
        <w:pict>
          <v:rect id="_x0000_i1037" style="width:0;height:.75pt" o:hrstd="t" o:hrnoshade="t" o:hr="t" fillcolor="#d4d4d4" stroked="f"/>
        </w:pict>
      </w:r>
    </w:p>
    <w:p w:rsidR="005F4FDB" w:rsidRPr="00553174" w:rsidRDefault="005F4FDB" w:rsidP="005F4FDB">
      <w:pPr>
        <w:pStyle w:val="Heading3"/>
        <w:shd w:val="clear" w:color="auto" w:fill="FFFFFF"/>
        <w:spacing w:line="312" w:lineRule="atLeast"/>
        <w:jc w:val="both"/>
        <w:rPr>
          <w:rFonts w:asciiTheme="minorHAnsi" w:hAnsiTheme="minorHAnsi" w:cs="Helvetica"/>
          <w:color w:val="610B38"/>
          <w:sz w:val="20"/>
          <w:szCs w:val="20"/>
        </w:rPr>
      </w:pPr>
      <w:r w:rsidRPr="00553174">
        <w:rPr>
          <w:rFonts w:asciiTheme="minorHAnsi" w:hAnsiTheme="minorHAnsi" w:cs="Helvetica"/>
          <w:b/>
          <w:bCs/>
          <w:color w:val="610B38"/>
          <w:sz w:val="20"/>
          <w:szCs w:val="20"/>
        </w:rPr>
        <w:t>Example of Composite Pattern</w:t>
      </w:r>
    </w:p>
    <w:p w:rsidR="005F4FDB" w:rsidRPr="00553174" w:rsidRDefault="005F4FDB" w:rsidP="005F4FDB">
      <w:pPr>
        <w:pStyle w:val="NormalWeb"/>
        <w:shd w:val="clear" w:color="auto" w:fill="FFFFFF"/>
        <w:jc w:val="both"/>
        <w:rPr>
          <w:rFonts w:asciiTheme="minorHAnsi" w:hAnsiTheme="minorHAnsi"/>
          <w:color w:val="000000"/>
          <w:sz w:val="20"/>
          <w:szCs w:val="20"/>
        </w:rPr>
      </w:pPr>
      <w:r w:rsidRPr="00553174">
        <w:rPr>
          <w:rFonts w:asciiTheme="minorHAnsi" w:hAnsiTheme="minorHAnsi"/>
          <w:color w:val="000000"/>
          <w:sz w:val="20"/>
          <w:szCs w:val="20"/>
        </w:rPr>
        <w:t>We can easily understand the example of composite design pattern by the UML diagram given below:</w:t>
      </w:r>
    </w:p>
    <w:p w:rsidR="005F4FDB" w:rsidRPr="00553174" w:rsidRDefault="005F4FDB" w:rsidP="005F4FDB">
      <w:pPr>
        <w:rPr>
          <w:sz w:val="20"/>
          <w:szCs w:val="20"/>
        </w:rPr>
      </w:pPr>
      <w:r w:rsidRPr="00553174">
        <w:rPr>
          <w:noProof/>
          <w:sz w:val="20"/>
          <w:szCs w:val="20"/>
        </w:rPr>
        <w:lastRenderedPageBreak/>
        <w:drawing>
          <wp:inline distT="0" distB="0" distL="0" distR="0">
            <wp:extent cx="7048500" cy="6229350"/>
            <wp:effectExtent l="0" t="0" r="0" b="0"/>
            <wp:docPr id="10" name="Picture 10" descr="Composite Pattern UM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mposite Pattern UML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048500" cy="6229350"/>
                    </a:xfrm>
                    <a:prstGeom prst="rect">
                      <a:avLst/>
                    </a:prstGeom>
                    <a:noFill/>
                    <a:ln>
                      <a:noFill/>
                    </a:ln>
                  </pic:spPr>
                </pic:pic>
              </a:graphicData>
            </a:graphic>
          </wp:inline>
        </w:drawing>
      </w:r>
    </w:p>
    <w:p w:rsidR="005F4FDB" w:rsidRPr="00553174" w:rsidRDefault="005F4FDB" w:rsidP="005F4FDB">
      <w:pPr>
        <w:pStyle w:val="Heading4"/>
        <w:shd w:val="clear" w:color="auto" w:fill="FFFFFF"/>
        <w:jc w:val="both"/>
        <w:rPr>
          <w:rFonts w:asciiTheme="minorHAnsi" w:hAnsiTheme="minorHAnsi" w:cs="Helvetica"/>
          <w:b w:val="0"/>
          <w:bCs w:val="0"/>
          <w:color w:val="610B4B"/>
          <w:sz w:val="20"/>
          <w:szCs w:val="20"/>
        </w:rPr>
      </w:pPr>
      <w:r w:rsidRPr="00553174">
        <w:rPr>
          <w:rFonts w:asciiTheme="minorHAnsi" w:hAnsiTheme="minorHAnsi" w:cs="Helvetica"/>
          <w:b w:val="0"/>
          <w:bCs w:val="0"/>
          <w:color w:val="610B4B"/>
          <w:sz w:val="20"/>
          <w:szCs w:val="20"/>
        </w:rPr>
        <w:t>Implementation of above UML:</w:t>
      </w:r>
    </w:p>
    <w:p w:rsidR="005F4FDB" w:rsidRPr="00553174" w:rsidRDefault="005F4FDB" w:rsidP="005F4FDB">
      <w:pPr>
        <w:pStyle w:val="Heading4"/>
        <w:shd w:val="clear" w:color="auto" w:fill="FFFFFF"/>
        <w:jc w:val="both"/>
        <w:rPr>
          <w:rFonts w:asciiTheme="minorHAnsi" w:hAnsiTheme="minorHAnsi" w:cs="Helvetica"/>
          <w:b w:val="0"/>
          <w:bCs w:val="0"/>
          <w:color w:val="610B4B"/>
          <w:sz w:val="20"/>
          <w:szCs w:val="20"/>
        </w:rPr>
      </w:pPr>
      <w:r w:rsidRPr="00553174">
        <w:rPr>
          <w:rFonts w:asciiTheme="minorHAnsi" w:hAnsiTheme="minorHAnsi" w:cs="Helvetica"/>
          <w:b w:val="0"/>
          <w:bCs w:val="0"/>
          <w:color w:val="610B4B"/>
          <w:sz w:val="20"/>
          <w:szCs w:val="20"/>
        </w:rPr>
        <w:t>Step 1</w:t>
      </w:r>
    </w:p>
    <w:p w:rsidR="005F4FDB" w:rsidRPr="00553174" w:rsidRDefault="005F4FDB" w:rsidP="005F4FDB">
      <w:pPr>
        <w:pStyle w:val="NormalWeb"/>
        <w:shd w:val="clear" w:color="auto" w:fill="FFFFFF"/>
        <w:jc w:val="both"/>
        <w:rPr>
          <w:rFonts w:asciiTheme="minorHAnsi" w:hAnsiTheme="minorHAnsi"/>
          <w:color w:val="000000"/>
          <w:sz w:val="20"/>
          <w:szCs w:val="20"/>
        </w:rPr>
      </w:pPr>
      <w:r w:rsidRPr="00553174">
        <w:rPr>
          <w:rFonts w:asciiTheme="minorHAnsi" w:hAnsiTheme="minorHAnsi"/>
          <w:color w:val="000000"/>
          <w:sz w:val="20"/>
          <w:szCs w:val="20"/>
        </w:rPr>
        <w:t>Create an </w:t>
      </w:r>
      <w:r w:rsidRPr="00553174">
        <w:rPr>
          <w:rFonts w:asciiTheme="minorHAnsi" w:hAnsiTheme="minorHAnsi"/>
          <w:b/>
          <w:bCs/>
          <w:color w:val="000000"/>
          <w:sz w:val="20"/>
          <w:szCs w:val="20"/>
        </w:rPr>
        <w:t>Employee</w:t>
      </w:r>
      <w:r w:rsidRPr="00553174">
        <w:rPr>
          <w:rFonts w:asciiTheme="minorHAnsi" w:hAnsiTheme="minorHAnsi"/>
          <w:color w:val="000000"/>
          <w:sz w:val="20"/>
          <w:szCs w:val="20"/>
        </w:rPr>
        <w:t> interface that will be treated as a </w:t>
      </w:r>
      <w:r w:rsidRPr="00553174">
        <w:rPr>
          <w:rFonts w:asciiTheme="minorHAnsi" w:hAnsiTheme="minorHAnsi"/>
          <w:b/>
          <w:bCs/>
          <w:color w:val="000000"/>
          <w:sz w:val="20"/>
          <w:szCs w:val="20"/>
        </w:rPr>
        <w:t>component.</w:t>
      </w:r>
    </w:p>
    <w:p w:rsidR="005F4FDB" w:rsidRPr="00553174" w:rsidRDefault="005F4FDB" w:rsidP="005F4FDB">
      <w:pPr>
        <w:numPr>
          <w:ilvl w:val="0"/>
          <w:numId w:val="96"/>
        </w:numPr>
        <w:shd w:val="clear" w:color="auto" w:fill="FFFFFF"/>
        <w:spacing w:after="0" w:line="345" w:lineRule="atLeast"/>
        <w:ind w:left="0"/>
        <w:jc w:val="both"/>
        <w:rPr>
          <w:color w:val="000000"/>
          <w:sz w:val="20"/>
          <w:szCs w:val="20"/>
        </w:rPr>
      </w:pPr>
      <w:r w:rsidRPr="00553174">
        <w:rPr>
          <w:rStyle w:val="comment"/>
          <w:color w:val="008200"/>
          <w:sz w:val="20"/>
          <w:szCs w:val="20"/>
          <w:bdr w:val="none" w:sz="0" w:space="0" w:color="auto" w:frame="1"/>
        </w:rPr>
        <w:t>// this is the Employee interface i.e. Component.</w:t>
      </w:r>
      <w:r w:rsidRPr="00553174">
        <w:rPr>
          <w:color w:val="000000"/>
          <w:sz w:val="20"/>
          <w:szCs w:val="20"/>
          <w:bdr w:val="none" w:sz="0" w:space="0" w:color="auto" w:frame="1"/>
        </w:rPr>
        <w:t>  </w:t>
      </w:r>
    </w:p>
    <w:p w:rsidR="005F4FDB" w:rsidRPr="00553174" w:rsidRDefault="005F4FDB" w:rsidP="005F4FDB">
      <w:pPr>
        <w:numPr>
          <w:ilvl w:val="0"/>
          <w:numId w:val="96"/>
        </w:numPr>
        <w:shd w:val="clear" w:color="auto" w:fill="FFFFFF"/>
        <w:spacing w:after="0" w:line="345" w:lineRule="atLeast"/>
        <w:ind w:left="0"/>
        <w:jc w:val="both"/>
        <w:rPr>
          <w:color w:val="000000"/>
          <w:sz w:val="20"/>
          <w:szCs w:val="20"/>
        </w:rPr>
      </w:pP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interface</w:t>
      </w:r>
      <w:r w:rsidRPr="00553174">
        <w:rPr>
          <w:color w:val="000000"/>
          <w:sz w:val="20"/>
          <w:szCs w:val="20"/>
          <w:bdr w:val="none" w:sz="0" w:space="0" w:color="auto" w:frame="1"/>
        </w:rPr>
        <w:t> Employee {  </w:t>
      </w:r>
    </w:p>
    <w:p w:rsidR="005F4FDB" w:rsidRPr="00553174" w:rsidRDefault="005F4FDB" w:rsidP="005F4FDB">
      <w:pPr>
        <w:numPr>
          <w:ilvl w:val="0"/>
          <w:numId w:val="9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int</w:t>
      </w:r>
      <w:r w:rsidRPr="00553174">
        <w:rPr>
          <w:color w:val="000000"/>
          <w:sz w:val="20"/>
          <w:szCs w:val="20"/>
          <w:bdr w:val="none" w:sz="0" w:space="0" w:color="auto" w:frame="1"/>
        </w:rPr>
        <w:t> getId();  </w:t>
      </w:r>
    </w:p>
    <w:p w:rsidR="005F4FDB" w:rsidRPr="00553174" w:rsidRDefault="005F4FDB" w:rsidP="005F4FDB">
      <w:pPr>
        <w:numPr>
          <w:ilvl w:val="0"/>
          <w:numId w:val="9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lastRenderedPageBreak/>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String getName();  </w:t>
      </w:r>
    </w:p>
    <w:p w:rsidR="005F4FDB" w:rsidRPr="00553174" w:rsidRDefault="005F4FDB" w:rsidP="005F4FDB">
      <w:pPr>
        <w:numPr>
          <w:ilvl w:val="0"/>
          <w:numId w:val="9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double</w:t>
      </w:r>
      <w:r w:rsidRPr="00553174">
        <w:rPr>
          <w:color w:val="000000"/>
          <w:sz w:val="20"/>
          <w:szCs w:val="20"/>
          <w:bdr w:val="none" w:sz="0" w:space="0" w:color="auto" w:frame="1"/>
        </w:rPr>
        <w:t> getSalary();  </w:t>
      </w:r>
    </w:p>
    <w:p w:rsidR="005F4FDB" w:rsidRPr="00553174" w:rsidRDefault="005F4FDB" w:rsidP="005F4FDB">
      <w:pPr>
        <w:numPr>
          <w:ilvl w:val="0"/>
          <w:numId w:val="9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void</w:t>
      </w:r>
      <w:r w:rsidRPr="00553174">
        <w:rPr>
          <w:color w:val="000000"/>
          <w:sz w:val="20"/>
          <w:szCs w:val="20"/>
          <w:bdr w:val="none" w:sz="0" w:space="0" w:color="auto" w:frame="1"/>
        </w:rPr>
        <w:t> print();  </w:t>
      </w:r>
    </w:p>
    <w:p w:rsidR="005F4FDB" w:rsidRPr="00553174" w:rsidRDefault="005F4FDB" w:rsidP="005F4FDB">
      <w:pPr>
        <w:numPr>
          <w:ilvl w:val="0"/>
          <w:numId w:val="9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void</w:t>
      </w:r>
      <w:r w:rsidRPr="00553174">
        <w:rPr>
          <w:color w:val="000000"/>
          <w:sz w:val="20"/>
          <w:szCs w:val="20"/>
          <w:bdr w:val="none" w:sz="0" w:space="0" w:color="auto" w:frame="1"/>
        </w:rPr>
        <w:t> add(Employee employee);  </w:t>
      </w:r>
    </w:p>
    <w:p w:rsidR="005F4FDB" w:rsidRPr="00553174" w:rsidRDefault="005F4FDB" w:rsidP="005F4FDB">
      <w:pPr>
        <w:numPr>
          <w:ilvl w:val="0"/>
          <w:numId w:val="9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void</w:t>
      </w:r>
      <w:r w:rsidRPr="00553174">
        <w:rPr>
          <w:color w:val="000000"/>
          <w:sz w:val="20"/>
          <w:szCs w:val="20"/>
          <w:bdr w:val="none" w:sz="0" w:space="0" w:color="auto" w:frame="1"/>
        </w:rPr>
        <w:t> remove(Employee employee);  </w:t>
      </w:r>
    </w:p>
    <w:p w:rsidR="005F4FDB" w:rsidRPr="00553174" w:rsidRDefault="005F4FDB" w:rsidP="005F4FDB">
      <w:pPr>
        <w:numPr>
          <w:ilvl w:val="0"/>
          <w:numId w:val="9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Employee getChild(</w:t>
      </w:r>
      <w:r w:rsidRPr="00553174">
        <w:rPr>
          <w:rStyle w:val="keyword"/>
          <w:b/>
          <w:bCs/>
          <w:color w:val="006699"/>
          <w:sz w:val="20"/>
          <w:szCs w:val="20"/>
          <w:bdr w:val="none" w:sz="0" w:space="0" w:color="auto" w:frame="1"/>
        </w:rPr>
        <w:t>int</w:t>
      </w:r>
      <w:r w:rsidRPr="00553174">
        <w:rPr>
          <w:color w:val="000000"/>
          <w:sz w:val="20"/>
          <w:szCs w:val="20"/>
          <w:bdr w:val="none" w:sz="0" w:space="0" w:color="auto" w:frame="1"/>
        </w:rPr>
        <w:t> i);  </w:t>
      </w:r>
    </w:p>
    <w:p w:rsidR="005F4FDB" w:rsidRPr="00553174" w:rsidRDefault="005F4FDB" w:rsidP="005F4FDB">
      <w:pPr>
        <w:numPr>
          <w:ilvl w:val="0"/>
          <w:numId w:val="9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w:t>
      </w:r>
      <w:r w:rsidRPr="00553174">
        <w:rPr>
          <w:rStyle w:val="comment"/>
          <w:color w:val="008200"/>
          <w:sz w:val="20"/>
          <w:szCs w:val="20"/>
          <w:bdr w:val="none" w:sz="0" w:space="0" w:color="auto" w:frame="1"/>
        </w:rPr>
        <w:t>// End of the Employee interface.</w:t>
      </w:r>
      <w:r w:rsidRPr="00553174">
        <w:rPr>
          <w:color w:val="000000"/>
          <w:sz w:val="20"/>
          <w:szCs w:val="20"/>
          <w:bdr w:val="none" w:sz="0" w:space="0" w:color="auto" w:frame="1"/>
        </w:rPr>
        <w:t>  </w:t>
      </w:r>
    </w:p>
    <w:p w:rsidR="005F4FDB" w:rsidRPr="00553174" w:rsidRDefault="005F4FDB" w:rsidP="005F4FDB">
      <w:pPr>
        <w:pStyle w:val="Heading4"/>
        <w:shd w:val="clear" w:color="auto" w:fill="FFFFFF"/>
        <w:jc w:val="both"/>
        <w:rPr>
          <w:rFonts w:asciiTheme="minorHAnsi" w:hAnsiTheme="minorHAnsi" w:cs="Helvetica"/>
          <w:b w:val="0"/>
          <w:bCs w:val="0"/>
          <w:color w:val="610B4B"/>
          <w:sz w:val="20"/>
          <w:szCs w:val="20"/>
        </w:rPr>
      </w:pPr>
      <w:r w:rsidRPr="00553174">
        <w:rPr>
          <w:rFonts w:asciiTheme="minorHAnsi" w:hAnsiTheme="minorHAnsi" w:cs="Helvetica"/>
          <w:b w:val="0"/>
          <w:bCs w:val="0"/>
          <w:color w:val="610B4B"/>
          <w:sz w:val="20"/>
          <w:szCs w:val="20"/>
        </w:rPr>
        <w:t>Step 2</w:t>
      </w:r>
    </w:p>
    <w:p w:rsidR="005F4FDB" w:rsidRPr="00553174" w:rsidRDefault="005F4FDB" w:rsidP="005F4FDB">
      <w:pPr>
        <w:pStyle w:val="NormalWeb"/>
        <w:shd w:val="clear" w:color="auto" w:fill="FFFFFF"/>
        <w:jc w:val="both"/>
        <w:rPr>
          <w:rFonts w:asciiTheme="minorHAnsi" w:hAnsiTheme="minorHAnsi"/>
          <w:color w:val="000000"/>
          <w:sz w:val="20"/>
          <w:szCs w:val="20"/>
        </w:rPr>
      </w:pPr>
      <w:r w:rsidRPr="00553174">
        <w:rPr>
          <w:rFonts w:asciiTheme="minorHAnsi" w:hAnsiTheme="minorHAnsi"/>
          <w:color w:val="000000"/>
          <w:sz w:val="20"/>
          <w:szCs w:val="20"/>
        </w:rPr>
        <w:t>Create a </w:t>
      </w:r>
      <w:r w:rsidRPr="00553174">
        <w:rPr>
          <w:rFonts w:asciiTheme="minorHAnsi" w:hAnsiTheme="minorHAnsi"/>
          <w:b/>
          <w:bCs/>
          <w:color w:val="000000"/>
          <w:sz w:val="20"/>
          <w:szCs w:val="20"/>
        </w:rPr>
        <w:t>BankManager</w:t>
      </w:r>
      <w:r w:rsidRPr="00553174">
        <w:rPr>
          <w:rFonts w:asciiTheme="minorHAnsi" w:hAnsiTheme="minorHAnsi"/>
          <w:color w:val="000000"/>
          <w:sz w:val="20"/>
          <w:szCs w:val="20"/>
        </w:rPr>
        <w:t> class that will be treated as a </w:t>
      </w:r>
      <w:r w:rsidRPr="00553174">
        <w:rPr>
          <w:rFonts w:asciiTheme="minorHAnsi" w:hAnsiTheme="minorHAnsi"/>
          <w:b/>
          <w:bCs/>
          <w:color w:val="000000"/>
          <w:sz w:val="20"/>
          <w:szCs w:val="20"/>
        </w:rPr>
        <w:t>Composite</w:t>
      </w:r>
      <w:r w:rsidRPr="00553174">
        <w:rPr>
          <w:rFonts w:asciiTheme="minorHAnsi" w:hAnsiTheme="minorHAnsi"/>
          <w:color w:val="000000"/>
          <w:sz w:val="20"/>
          <w:szCs w:val="20"/>
        </w:rPr>
        <w:t> and implements Employee interface.</w:t>
      </w:r>
    </w:p>
    <w:p w:rsidR="005F4FDB" w:rsidRPr="00553174" w:rsidRDefault="005F4FDB" w:rsidP="005F4FDB">
      <w:pPr>
        <w:shd w:val="clear" w:color="auto" w:fill="FFFFFF"/>
        <w:jc w:val="both"/>
        <w:rPr>
          <w:i/>
          <w:iCs/>
          <w:color w:val="000000"/>
          <w:sz w:val="20"/>
          <w:szCs w:val="20"/>
        </w:rPr>
      </w:pPr>
      <w:r w:rsidRPr="00553174">
        <w:rPr>
          <w:i/>
          <w:iCs/>
          <w:color w:val="000000"/>
          <w:sz w:val="20"/>
          <w:szCs w:val="20"/>
        </w:rPr>
        <w:t>File: BankManager.java</w:t>
      </w:r>
    </w:p>
    <w:p w:rsidR="005F4FDB" w:rsidRPr="00553174" w:rsidRDefault="005F4FDB" w:rsidP="005F4FDB">
      <w:pPr>
        <w:numPr>
          <w:ilvl w:val="0"/>
          <w:numId w:val="97"/>
        </w:numPr>
        <w:shd w:val="clear" w:color="auto" w:fill="FFFFFF"/>
        <w:spacing w:after="0" w:line="345" w:lineRule="atLeast"/>
        <w:ind w:left="0"/>
        <w:jc w:val="both"/>
        <w:rPr>
          <w:color w:val="000000"/>
          <w:sz w:val="20"/>
          <w:szCs w:val="20"/>
        </w:rPr>
      </w:pPr>
      <w:r w:rsidRPr="00553174">
        <w:rPr>
          <w:rStyle w:val="comment"/>
          <w:color w:val="008200"/>
          <w:sz w:val="20"/>
          <w:szCs w:val="20"/>
          <w:bdr w:val="none" w:sz="0" w:space="0" w:color="auto" w:frame="1"/>
        </w:rPr>
        <w:t>// this is the BankManager class i.e. Composite.</w:t>
      </w:r>
      <w:r w:rsidRPr="00553174">
        <w:rPr>
          <w:color w:val="000000"/>
          <w:sz w:val="20"/>
          <w:szCs w:val="20"/>
          <w:bdr w:val="none" w:sz="0" w:space="0" w:color="auto" w:frame="1"/>
        </w:rPr>
        <w:t>  </w:t>
      </w:r>
    </w:p>
    <w:p w:rsidR="005F4FDB" w:rsidRPr="00553174" w:rsidRDefault="005F4FDB" w:rsidP="005F4FDB">
      <w:pPr>
        <w:numPr>
          <w:ilvl w:val="0"/>
          <w:numId w:val="97"/>
        </w:numPr>
        <w:shd w:val="clear" w:color="auto" w:fill="FFFFFF"/>
        <w:spacing w:after="0" w:line="345" w:lineRule="atLeast"/>
        <w:ind w:left="0"/>
        <w:jc w:val="both"/>
        <w:rPr>
          <w:color w:val="000000"/>
          <w:sz w:val="20"/>
          <w:szCs w:val="20"/>
        </w:rPr>
      </w:pPr>
      <w:r w:rsidRPr="00553174">
        <w:rPr>
          <w:rStyle w:val="keyword"/>
          <w:b/>
          <w:bCs/>
          <w:color w:val="006699"/>
          <w:sz w:val="20"/>
          <w:szCs w:val="20"/>
          <w:bdr w:val="none" w:sz="0" w:space="0" w:color="auto" w:frame="1"/>
        </w:rPr>
        <w:t>import</w:t>
      </w:r>
      <w:r w:rsidRPr="00553174">
        <w:rPr>
          <w:color w:val="000000"/>
          <w:sz w:val="20"/>
          <w:szCs w:val="20"/>
          <w:bdr w:val="none" w:sz="0" w:space="0" w:color="auto" w:frame="1"/>
        </w:rPr>
        <w:t> java.util.ArrayList;  </w:t>
      </w:r>
    </w:p>
    <w:p w:rsidR="005F4FDB" w:rsidRPr="00553174" w:rsidRDefault="005F4FDB" w:rsidP="005F4FDB">
      <w:pPr>
        <w:numPr>
          <w:ilvl w:val="0"/>
          <w:numId w:val="97"/>
        </w:numPr>
        <w:shd w:val="clear" w:color="auto" w:fill="FFFFFF"/>
        <w:spacing w:after="0" w:line="345" w:lineRule="atLeast"/>
        <w:ind w:left="0"/>
        <w:jc w:val="both"/>
        <w:rPr>
          <w:color w:val="000000"/>
          <w:sz w:val="20"/>
          <w:szCs w:val="20"/>
        </w:rPr>
      </w:pPr>
      <w:r w:rsidRPr="00553174">
        <w:rPr>
          <w:rStyle w:val="keyword"/>
          <w:b/>
          <w:bCs/>
          <w:color w:val="006699"/>
          <w:sz w:val="20"/>
          <w:szCs w:val="20"/>
          <w:bdr w:val="none" w:sz="0" w:space="0" w:color="auto" w:frame="1"/>
        </w:rPr>
        <w:t>import</w:t>
      </w:r>
      <w:r w:rsidRPr="00553174">
        <w:rPr>
          <w:color w:val="000000"/>
          <w:sz w:val="20"/>
          <w:szCs w:val="20"/>
          <w:bdr w:val="none" w:sz="0" w:space="0" w:color="auto" w:frame="1"/>
        </w:rPr>
        <w:t> java.util.Iterator;  </w:t>
      </w:r>
    </w:p>
    <w:p w:rsidR="005F4FDB" w:rsidRPr="00553174" w:rsidRDefault="005F4FDB" w:rsidP="005F4FDB">
      <w:pPr>
        <w:numPr>
          <w:ilvl w:val="0"/>
          <w:numId w:val="97"/>
        </w:numPr>
        <w:shd w:val="clear" w:color="auto" w:fill="FFFFFF"/>
        <w:spacing w:after="0" w:line="345" w:lineRule="atLeast"/>
        <w:ind w:left="0"/>
        <w:jc w:val="both"/>
        <w:rPr>
          <w:color w:val="000000"/>
          <w:sz w:val="20"/>
          <w:szCs w:val="20"/>
        </w:rPr>
      </w:pPr>
      <w:r w:rsidRPr="00553174">
        <w:rPr>
          <w:rStyle w:val="keyword"/>
          <w:b/>
          <w:bCs/>
          <w:color w:val="006699"/>
          <w:sz w:val="20"/>
          <w:szCs w:val="20"/>
          <w:bdr w:val="none" w:sz="0" w:space="0" w:color="auto" w:frame="1"/>
        </w:rPr>
        <w:t>import</w:t>
      </w:r>
      <w:r w:rsidRPr="00553174">
        <w:rPr>
          <w:color w:val="000000"/>
          <w:sz w:val="20"/>
          <w:szCs w:val="20"/>
          <w:bdr w:val="none" w:sz="0" w:space="0" w:color="auto" w:frame="1"/>
        </w:rPr>
        <w:t> java.util.List;  </w:t>
      </w:r>
    </w:p>
    <w:p w:rsidR="005F4FDB" w:rsidRPr="00553174" w:rsidRDefault="005F4FDB" w:rsidP="005F4FDB">
      <w:pPr>
        <w:numPr>
          <w:ilvl w:val="0"/>
          <w:numId w:val="97"/>
        </w:numPr>
        <w:shd w:val="clear" w:color="auto" w:fill="FFFFFF"/>
        <w:spacing w:after="0" w:line="345" w:lineRule="atLeast"/>
        <w:ind w:left="0"/>
        <w:jc w:val="both"/>
        <w:rPr>
          <w:color w:val="000000"/>
          <w:sz w:val="20"/>
          <w:szCs w:val="20"/>
        </w:rPr>
      </w:pP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class</w:t>
      </w:r>
      <w:r w:rsidRPr="00553174">
        <w:rPr>
          <w:color w:val="000000"/>
          <w:sz w:val="20"/>
          <w:szCs w:val="20"/>
          <w:bdr w:val="none" w:sz="0" w:space="0" w:color="auto" w:frame="1"/>
        </w:rPr>
        <w:t> BankManager </w:t>
      </w:r>
      <w:r w:rsidRPr="00553174">
        <w:rPr>
          <w:rStyle w:val="keyword"/>
          <w:b/>
          <w:bCs/>
          <w:color w:val="006699"/>
          <w:sz w:val="20"/>
          <w:szCs w:val="20"/>
          <w:bdr w:val="none" w:sz="0" w:space="0" w:color="auto" w:frame="1"/>
        </w:rPr>
        <w:t>implements</w:t>
      </w:r>
      <w:r w:rsidRPr="00553174">
        <w:rPr>
          <w:color w:val="000000"/>
          <w:sz w:val="20"/>
          <w:szCs w:val="20"/>
          <w:bdr w:val="none" w:sz="0" w:space="0" w:color="auto" w:frame="1"/>
        </w:rPr>
        <w:t> Employee {  </w:t>
      </w:r>
    </w:p>
    <w:p w:rsidR="005F4FDB" w:rsidRPr="00553174" w:rsidRDefault="005F4FDB" w:rsidP="005F4FDB">
      <w:pPr>
        <w:numPr>
          <w:ilvl w:val="0"/>
          <w:numId w:val="9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private</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int</w:t>
      </w:r>
      <w:r w:rsidRPr="00553174">
        <w:rPr>
          <w:color w:val="000000"/>
          <w:sz w:val="20"/>
          <w:szCs w:val="20"/>
          <w:bdr w:val="none" w:sz="0" w:space="0" w:color="auto" w:frame="1"/>
        </w:rPr>
        <w:t> id;  </w:t>
      </w:r>
    </w:p>
    <w:p w:rsidR="005F4FDB" w:rsidRPr="00553174" w:rsidRDefault="005F4FDB" w:rsidP="005F4FDB">
      <w:pPr>
        <w:numPr>
          <w:ilvl w:val="0"/>
          <w:numId w:val="9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private</w:t>
      </w:r>
      <w:r w:rsidRPr="00553174">
        <w:rPr>
          <w:color w:val="000000"/>
          <w:sz w:val="20"/>
          <w:szCs w:val="20"/>
          <w:bdr w:val="none" w:sz="0" w:space="0" w:color="auto" w:frame="1"/>
        </w:rPr>
        <w:t> String name;  </w:t>
      </w:r>
    </w:p>
    <w:p w:rsidR="005F4FDB" w:rsidRPr="00553174" w:rsidRDefault="005F4FDB" w:rsidP="005F4FDB">
      <w:pPr>
        <w:numPr>
          <w:ilvl w:val="0"/>
          <w:numId w:val="9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private</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double</w:t>
      </w:r>
      <w:r w:rsidRPr="00553174">
        <w:rPr>
          <w:color w:val="000000"/>
          <w:sz w:val="20"/>
          <w:szCs w:val="20"/>
          <w:bdr w:val="none" w:sz="0" w:space="0" w:color="auto" w:frame="1"/>
        </w:rPr>
        <w:t> salary;  </w:t>
      </w:r>
    </w:p>
    <w:p w:rsidR="005F4FDB" w:rsidRPr="00553174" w:rsidRDefault="005F4FDB" w:rsidP="005F4FDB">
      <w:pPr>
        <w:numPr>
          <w:ilvl w:val="0"/>
          <w:numId w:val="9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5F4FDB" w:rsidRPr="00553174" w:rsidRDefault="005F4FDB" w:rsidP="005F4FDB">
      <w:pPr>
        <w:numPr>
          <w:ilvl w:val="0"/>
          <w:numId w:val="9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BankManager(</w:t>
      </w:r>
      <w:r w:rsidRPr="00553174">
        <w:rPr>
          <w:rStyle w:val="keyword"/>
          <w:b/>
          <w:bCs/>
          <w:color w:val="006699"/>
          <w:sz w:val="20"/>
          <w:szCs w:val="20"/>
          <w:bdr w:val="none" w:sz="0" w:space="0" w:color="auto" w:frame="1"/>
        </w:rPr>
        <w:t>int</w:t>
      </w:r>
      <w:r w:rsidRPr="00553174">
        <w:rPr>
          <w:color w:val="000000"/>
          <w:sz w:val="20"/>
          <w:szCs w:val="20"/>
          <w:bdr w:val="none" w:sz="0" w:space="0" w:color="auto" w:frame="1"/>
        </w:rPr>
        <w:t> id,String name,</w:t>
      </w:r>
      <w:r w:rsidRPr="00553174">
        <w:rPr>
          <w:rStyle w:val="keyword"/>
          <w:b/>
          <w:bCs/>
          <w:color w:val="006699"/>
          <w:sz w:val="20"/>
          <w:szCs w:val="20"/>
          <w:bdr w:val="none" w:sz="0" w:space="0" w:color="auto" w:frame="1"/>
        </w:rPr>
        <w:t>double</w:t>
      </w:r>
      <w:r w:rsidRPr="00553174">
        <w:rPr>
          <w:color w:val="000000"/>
          <w:sz w:val="20"/>
          <w:szCs w:val="20"/>
          <w:bdr w:val="none" w:sz="0" w:space="0" w:color="auto" w:frame="1"/>
        </w:rPr>
        <w:t> salary) {  </w:t>
      </w:r>
    </w:p>
    <w:p w:rsidR="005F4FDB" w:rsidRPr="00553174" w:rsidRDefault="005F4FDB" w:rsidP="005F4FDB">
      <w:pPr>
        <w:numPr>
          <w:ilvl w:val="0"/>
          <w:numId w:val="9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this</w:t>
      </w:r>
      <w:r w:rsidRPr="00553174">
        <w:rPr>
          <w:color w:val="000000"/>
          <w:sz w:val="20"/>
          <w:szCs w:val="20"/>
          <w:bdr w:val="none" w:sz="0" w:space="0" w:color="auto" w:frame="1"/>
        </w:rPr>
        <w:t>.id=id;      </w:t>
      </w:r>
    </w:p>
    <w:p w:rsidR="005F4FDB" w:rsidRPr="00553174" w:rsidRDefault="005F4FDB" w:rsidP="005F4FDB">
      <w:pPr>
        <w:numPr>
          <w:ilvl w:val="0"/>
          <w:numId w:val="9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this</w:t>
      </w:r>
      <w:r w:rsidRPr="00553174">
        <w:rPr>
          <w:color w:val="000000"/>
          <w:sz w:val="20"/>
          <w:szCs w:val="20"/>
          <w:bdr w:val="none" w:sz="0" w:space="0" w:color="auto" w:frame="1"/>
        </w:rPr>
        <w:t>.name = name;  </w:t>
      </w:r>
    </w:p>
    <w:p w:rsidR="005F4FDB" w:rsidRPr="00553174" w:rsidRDefault="005F4FDB" w:rsidP="005F4FDB">
      <w:pPr>
        <w:numPr>
          <w:ilvl w:val="0"/>
          <w:numId w:val="9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this</w:t>
      </w:r>
      <w:r w:rsidRPr="00553174">
        <w:rPr>
          <w:color w:val="000000"/>
          <w:sz w:val="20"/>
          <w:szCs w:val="20"/>
          <w:bdr w:val="none" w:sz="0" w:space="0" w:color="auto" w:frame="1"/>
        </w:rPr>
        <w:t>.salary = salary;  </w:t>
      </w:r>
    </w:p>
    <w:p w:rsidR="005F4FDB" w:rsidRPr="00553174" w:rsidRDefault="005F4FDB" w:rsidP="005F4FDB">
      <w:pPr>
        <w:numPr>
          <w:ilvl w:val="0"/>
          <w:numId w:val="9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5F4FDB" w:rsidRPr="00553174" w:rsidRDefault="005F4FDB" w:rsidP="005F4FDB">
      <w:pPr>
        <w:numPr>
          <w:ilvl w:val="0"/>
          <w:numId w:val="9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List&lt;Employee&gt; employees = </w:t>
      </w:r>
      <w:r w:rsidRPr="00553174">
        <w:rPr>
          <w:rStyle w:val="keyword"/>
          <w:b/>
          <w:bCs/>
          <w:color w:val="006699"/>
          <w:sz w:val="20"/>
          <w:szCs w:val="20"/>
          <w:bdr w:val="none" w:sz="0" w:space="0" w:color="auto" w:frame="1"/>
        </w:rPr>
        <w:t>new</w:t>
      </w:r>
      <w:r w:rsidRPr="00553174">
        <w:rPr>
          <w:color w:val="000000"/>
          <w:sz w:val="20"/>
          <w:szCs w:val="20"/>
          <w:bdr w:val="none" w:sz="0" w:space="0" w:color="auto" w:frame="1"/>
        </w:rPr>
        <w:t> ArrayList&lt;Employee&gt;();  </w:t>
      </w:r>
    </w:p>
    <w:p w:rsidR="005F4FDB" w:rsidRPr="00553174" w:rsidRDefault="005F4FDB" w:rsidP="005F4FDB">
      <w:pPr>
        <w:numPr>
          <w:ilvl w:val="0"/>
          <w:numId w:val="9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annotation"/>
          <w:color w:val="646464"/>
          <w:sz w:val="20"/>
          <w:szCs w:val="20"/>
          <w:bdr w:val="none" w:sz="0" w:space="0" w:color="auto" w:frame="1"/>
        </w:rPr>
        <w:t>@Override</w:t>
      </w:r>
      <w:r w:rsidRPr="00553174">
        <w:rPr>
          <w:color w:val="000000"/>
          <w:sz w:val="20"/>
          <w:szCs w:val="20"/>
          <w:bdr w:val="none" w:sz="0" w:space="0" w:color="auto" w:frame="1"/>
        </w:rPr>
        <w:t>  </w:t>
      </w:r>
    </w:p>
    <w:p w:rsidR="005F4FDB" w:rsidRPr="00553174" w:rsidRDefault="005F4FDB" w:rsidP="005F4FDB">
      <w:pPr>
        <w:numPr>
          <w:ilvl w:val="0"/>
          <w:numId w:val="9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void</w:t>
      </w:r>
      <w:r w:rsidRPr="00553174">
        <w:rPr>
          <w:color w:val="000000"/>
          <w:sz w:val="20"/>
          <w:szCs w:val="20"/>
          <w:bdr w:val="none" w:sz="0" w:space="0" w:color="auto" w:frame="1"/>
        </w:rPr>
        <w:t> add(Employee employee) {  </w:t>
      </w:r>
    </w:p>
    <w:p w:rsidR="005F4FDB" w:rsidRPr="00553174" w:rsidRDefault="005F4FDB" w:rsidP="005F4FDB">
      <w:pPr>
        <w:numPr>
          <w:ilvl w:val="0"/>
          <w:numId w:val="9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employees.add(employee);  </w:t>
      </w:r>
    </w:p>
    <w:p w:rsidR="005F4FDB" w:rsidRPr="00553174" w:rsidRDefault="005F4FDB" w:rsidP="005F4FDB">
      <w:pPr>
        <w:numPr>
          <w:ilvl w:val="0"/>
          <w:numId w:val="9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5F4FDB" w:rsidRPr="00553174" w:rsidRDefault="005F4FDB" w:rsidP="005F4FDB">
      <w:pPr>
        <w:numPr>
          <w:ilvl w:val="0"/>
          <w:numId w:val="9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annotation"/>
          <w:color w:val="646464"/>
          <w:sz w:val="20"/>
          <w:szCs w:val="20"/>
          <w:bdr w:val="none" w:sz="0" w:space="0" w:color="auto" w:frame="1"/>
        </w:rPr>
        <w:t>@Override</w:t>
      </w:r>
      <w:r w:rsidRPr="00553174">
        <w:rPr>
          <w:color w:val="000000"/>
          <w:sz w:val="20"/>
          <w:szCs w:val="20"/>
          <w:bdr w:val="none" w:sz="0" w:space="0" w:color="auto" w:frame="1"/>
        </w:rPr>
        <w:t>  </w:t>
      </w:r>
    </w:p>
    <w:p w:rsidR="005F4FDB" w:rsidRPr="00553174" w:rsidRDefault="005F4FDB" w:rsidP="005F4FDB">
      <w:pPr>
        <w:numPr>
          <w:ilvl w:val="0"/>
          <w:numId w:val="9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Employee getChild(</w:t>
      </w:r>
      <w:r w:rsidRPr="00553174">
        <w:rPr>
          <w:rStyle w:val="keyword"/>
          <w:b/>
          <w:bCs/>
          <w:color w:val="006699"/>
          <w:sz w:val="20"/>
          <w:szCs w:val="20"/>
          <w:bdr w:val="none" w:sz="0" w:space="0" w:color="auto" w:frame="1"/>
        </w:rPr>
        <w:t>int</w:t>
      </w:r>
      <w:r w:rsidRPr="00553174">
        <w:rPr>
          <w:color w:val="000000"/>
          <w:sz w:val="20"/>
          <w:szCs w:val="20"/>
          <w:bdr w:val="none" w:sz="0" w:space="0" w:color="auto" w:frame="1"/>
        </w:rPr>
        <w:t> i) {  </w:t>
      </w:r>
    </w:p>
    <w:p w:rsidR="005F4FDB" w:rsidRPr="00553174" w:rsidRDefault="005F4FDB" w:rsidP="005F4FDB">
      <w:pPr>
        <w:numPr>
          <w:ilvl w:val="0"/>
          <w:numId w:val="9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return</w:t>
      </w:r>
      <w:r w:rsidRPr="00553174">
        <w:rPr>
          <w:color w:val="000000"/>
          <w:sz w:val="20"/>
          <w:szCs w:val="20"/>
          <w:bdr w:val="none" w:sz="0" w:space="0" w:color="auto" w:frame="1"/>
        </w:rPr>
        <w:t> employees.get(i);  </w:t>
      </w:r>
    </w:p>
    <w:p w:rsidR="005F4FDB" w:rsidRPr="00553174" w:rsidRDefault="005F4FDB" w:rsidP="005F4FDB">
      <w:pPr>
        <w:numPr>
          <w:ilvl w:val="0"/>
          <w:numId w:val="9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5F4FDB" w:rsidRPr="00553174" w:rsidRDefault="005F4FDB" w:rsidP="005F4FDB">
      <w:pPr>
        <w:numPr>
          <w:ilvl w:val="0"/>
          <w:numId w:val="9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annotation"/>
          <w:color w:val="646464"/>
          <w:sz w:val="20"/>
          <w:szCs w:val="20"/>
          <w:bdr w:val="none" w:sz="0" w:space="0" w:color="auto" w:frame="1"/>
        </w:rPr>
        <w:t>@Override</w:t>
      </w:r>
      <w:r w:rsidRPr="00553174">
        <w:rPr>
          <w:color w:val="000000"/>
          <w:sz w:val="20"/>
          <w:szCs w:val="20"/>
          <w:bdr w:val="none" w:sz="0" w:space="0" w:color="auto" w:frame="1"/>
        </w:rPr>
        <w:t>  </w:t>
      </w:r>
    </w:p>
    <w:p w:rsidR="005F4FDB" w:rsidRPr="00553174" w:rsidRDefault="005F4FDB" w:rsidP="005F4FDB">
      <w:pPr>
        <w:numPr>
          <w:ilvl w:val="0"/>
          <w:numId w:val="9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void</w:t>
      </w:r>
      <w:r w:rsidRPr="00553174">
        <w:rPr>
          <w:color w:val="000000"/>
          <w:sz w:val="20"/>
          <w:szCs w:val="20"/>
          <w:bdr w:val="none" w:sz="0" w:space="0" w:color="auto" w:frame="1"/>
        </w:rPr>
        <w:t> remove(Employee employee) {  </w:t>
      </w:r>
    </w:p>
    <w:p w:rsidR="005F4FDB" w:rsidRPr="00553174" w:rsidRDefault="005F4FDB" w:rsidP="005F4FDB">
      <w:pPr>
        <w:numPr>
          <w:ilvl w:val="0"/>
          <w:numId w:val="9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lastRenderedPageBreak/>
        <w:t>      employees.remove(employee);  </w:t>
      </w:r>
    </w:p>
    <w:p w:rsidR="005F4FDB" w:rsidRPr="00553174" w:rsidRDefault="005F4FDB" w:rsidP="005F4FDB">
      <w:pPr>
        <w:numPr>
          <w:ilvl w:val="0"/>
          <w:numId w:val="9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5F4FDB" w:rsidRPr="00553174" w:rsidRDefault="005F4FDB" w:rsidP="005F4FDB">
      <w:pPr>
        <w:numPr>
          <w:ilvl w:val="0"/>
          <w:numId w:val="9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annotation"/>
          <w:color w:val="646464"/>
          <w:sz w:val="20"/>
          <w:szCs w:val="20"/>
          <w:bdr w:val="none" w:sz="0" w:space="0" w:color="auto" w:frame="1"/>
        </w:rPr>
        <w:t>@Override</w:t>
      </w:r>
      <w:r w:rsidRPr="00553174">
        <w:rPr>
          <w:color w:val="000000"/>
          <w:sz w:val="20"/>
          <w:szCs w:val="20"/>
          <w:bdr w:val="none" w:sz="0" w:space="0" w:color="auto" w:frame="1"/>
        </w:rPr>
        <w:t>  </w:t>
      </w:r>
    </w:p>
    <w:p w:rsidR="005F4FDB" w:rsidRPr="00553174" w:rsidRDefault="005F4FDB" w:rsidP="005F4FDB">
      <w:pPr>
        <w:numPr>
          <w:ilvl w:val="0"/>
          <w:numId w:val="9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int</w:t>
      </w:r>
      <w:r w:rsidRPr="00553174">
        <w:rPr>
          <w:color w:val="000000"/>
          <w:sz w:val="20"/>
          <w:szCs w:val="20"/>
          <w:bdr w:val="none" w:sz="0" w:space="0" w:color="auto" w:frame="1"/>
        </w:rPr>
        <w:t> getId()  {  </w:t>
      </w:r>
    </w:p>
    <w:p w:rsidR="005F4FDB" w:rsidRPr="00553174" w:rsidRDefault="005F4FDB" w:rsidP="005F4FDB">
      <w:pPr>
        <w:numPr>
          <w:ilvl w:val="0"/>
          <w:numId w:val="9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return</w:t>
      </w:r>
      <w:r w:rsidRPr="00553174">
        <w:rPr>
          <w:color w:val="000000"/>
          <w:sz w:val="20"/>
          <w:szCs w:val="20"/>
          <w:bdr w:val="none" w:sz="0" w:space="0" w:color="auto" w:frame="1"/>
        </w:rPr>
        <w:t> id;  </w:t>
      </w:r>
    </w:p>
    <w:p w:rsidR="005F4FDB" w:rsidRPr="00553174" w:rsidRDefault="005F4FDB" w:rsidP="005F4FDB">
      <w:pPr>
        <w:numPr>
          <w:ilvl w:val="0"/>
          <w:numId w:val="9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5F4FDB" w:rsidRPr="00553174" w:rsidRDefault="005F4FDB" w:rsidP="005F4FDB">
      <w:pPr>
        <w:numPr>
          <w:ilvl w:val="0"/>
          <w:numId w:val="9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annotation"/>
          <w:color w:val="646464"/>
          <w:sz w:val="20"/>
          <w:szCs w:val="20"/>
          <w:bdr w:val="none" w:sz="0" w:space="0" w:color="auto" w:frame="1"/>
        </w:rPr>
        <w:t>@Override</w:t>
      </w:r>
      <w:r w:rsidRPr="00553174">
        <w:rPr>
          <w:color w:val="000000"/>
          <w:sz w:val="20"/>
          <w:szCs w:val="20"/>
          <w:bdr w:val="none" w:sz="0" w:space="0" w:color="auto" w:frame="1"/>
        </w:rPr>
        <w:t>  </w:t>
      </w:r>
    </w:p>
    <w:p w:rsidR="005F4FDB" w:rsidRPr="00553174" w:rsidRDefault="005F4FDB" w:rsidP="005F4FDB">
      <w:pPr>
        <w:numPr>
          <w:ilvl w:val="0"/>
          <w:numId w:val="9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String getName() {  </w:t>
      </w:r>
    </w:p>
    <w:p w:rsidR="005F4FDB" w:rsidRPr="00553174" w:rsidRDefault="005F4FDB" w:rsidP="005F4FDB">
      <w:pPr>
        <w:numPr>
          <w:ilvl w:val="0"/>
          <w:numId w:val="9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return</w:t>
      </w:r>
      <w:r w:rsidRPr="00553174">
        <w:rPr>
          <w:color w:val="000000"/>
          <w:sz w:val="20"/>
          <w:szCs w:val="20"/>
          <w:bdr w:val="none" w:sz="0" w:space="0" w:color="auto" w:frame="1"/>
        </w:rPr>
        <w:t> name;  </w:t>
      </w:r>
    </w:p>
    <w:p w:rsidR="005F4FDB" w:rsidRPr="00553174" w:rsidRDefault="005F4FDB" w:rsidP="005F4FDB">
      <w:pPr>
        <w:numPr>
          <w:ilvl w:val="0"/>
          <w:numId w:val="9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5F4FDB" w:rsidRPr="00553174" w:rsidRDefault="005F4FDB" w:rsidP="005F4FDB">
      <w:pPr>
        <w:numPr>
          <w:ilvl w:val="0"/>
          <w:numId w:val="9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annotation"/>
          <w:color w:val="646464"/>
          <w:sz w:val="20"/>
          <w:szCs w:val="20"/>
          <w:bdr w:val="none" w:sz="0" w:space="0" w:color="auto" w:frame="1"/>
        </w:rPr>
        <w:t>@Override</w:t>
      </w:r>
      <w:r w:rsidRPr="00553174">
        <w:rPr>
          <w:color w:val="000000"/>
          <w:sz w:val="20"/>
          <w:szCs w:val="20"/>
          <w:bdr w:val="none" w:sz="0" w:space="0" w:color="auto" w:frame="1"/>
        </w:rPr>
        <w:t>  </w:t>
      </w:r>
    </w:p>
    <w:p w:rsidR="005F4FDB" w:rsidRPr="00553174" w:rsidRDefault="005F4FDB" w:rsidP="005F4FDB">
      <w:pPr>
        <w:numPr>
          <w:ilvl w:val="0"/>
          <w:numId w:val="9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double</w:t>
      </w:r>
      <w:r w:rsidRPr="00553174">
        <w:rPr>
          <w:color w:val="000000"/>
          <w:sz w:val="20"/>
          <w:szCs w:val="20"/>
          <w:bdr w:val="none" w:sz="0" w:space="0" w:color="auto" w:frame="1"/>
        </w:rPr>
        <w:t> getSalary() {  </w:t>
      </w:r>
    </w:p>
    <w:p w:rsidR="005F4FDB" w:rsidRPr="00553174" w:rsidRDefault="005F4FDB" w:rsidP="005F4FDB">
      <w:pPr>
        <w:numPr>
          <w:ilvl w:val="0"/>
          <w:numId w:val="9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return</w:t>
      </w:r>
      <w:r w:rsidRPr="00553174">
        <w:rPr>
          <w:color w:val="000000"/>
          <w:sz w:val="20"/>
          <w:szCs w:val="20"/>
          <w:bdr w:val="none" w:sz="0" w:space="0" w:color="auto" w:frame="1"/>
        </w:rPr>
        <w:t> salary;  </w:t>
      </w:r>
    </w:p>
    <w:p w:rsidR="005F4FDB" w:rsidRPr="00553174" w:rsidRDefault="005F4FDB" w:rsidP="005F4FDB">
      <w:pPr>
        <w:numPr>
          <w:ilvl w:val="0"/>
          <w:numId w:val="9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5F4FDB" w:rsidRPr="00553174" w:rsidRDefault="005F4FDB" w:rsidP="005F4FDB">
      <w:pPr>
        <w:numPr>
          <w:ilvl w:val="0"/>
          <w:numId w:val="9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annotation"/>
          <w:color w:val="646464"/>
          <w:sz w:val="20"/>
          <w:szCs w:val="20"/>
          <w:bdr w:val="none" w:sz="0" w:space="0" w:color="auto" w:frame="1"/>
        </w:rPr>
        <w:t>@Override</w:t>
      </w:r>
      <w:r w:rsidRPr="00553174">
        <w:rPr>
          <w:color w:val="000000"/>
          <w:sz w:val="20"/>
          <w:szCs w:val="20"/>
          <w:bdr w:val="none" w:sz="0" w:space="0" w:color="auto" w:frame="1"/>
        </w:rPr>
        <w:t>  </w:t>
      </w:r>
    </w:p>
    <w:p w:rsidR="005F4FDB" w:rsidRPr="00553174" w:rsidRDefault="005F4FDB" w:rsidP="005F4FDB">
      <w:pPr>
        <w:numPr>
          <w:ilvl w:val="0"/>
          <w:numId w:val="9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void</w:t>
      </w:r>
      <w:r w:rsidRPr="00553174">
        <w:rPr>
          <w:color w:val="000000"/>
          <w:sz w:val="20"/>
          <w:szCs w:val="20"/>
          <w:bdr w:val="none" w:sz="0" w:space="0" w:color="auto" w:frame="1"/>
        </w:rPr>
        <w:t> print() {  </w:t>
      </w:r>
    </w:p>
    <w:p w:rsidR="005F4FDB" w:rsidRPr="00553174" w:rsidRDefault="005F4FDB" w:rsidP="005F4FDB">
      <w:pPr>
        <w:numPr>
          <w:ilvl w:val="0"/>
          <w:numId w:val="9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System.out.println(</w:t>
      </w:r>
      <w:r w:rsidRPr="00553174">
        <w:rPr>
          <w:rStyle w:val="string"/>
          <w:color w:val="0000FF"/>
          <w:sz w:val="20"/>
          <w:szCs w:val="20"/>
          <w:bdr w:val="none" w:sz="0" w:space="0" w:color="auto" w:frame="1"/>
        </w:rPr>
        <w:t>"=========================="</w:t>
      </w:r>
      <w:r w:rsidRPr="00553174">
        <w:rPr>
          <w:color w:val="000000"/>
          <w:sz w:val="20"/>
          <w:szCs w:val="20"/>
          <w:bdr w:val="none" w:sz="0" w:space="0" w:color="auto" w:frame="1"/>
        </w:rPr>
        <w:t>);  </w:t>
      </w:r>
    </w:p>
    <w:p w:rsidR="005F4FDB" w:rsidRPr="00553174" w:rsidRDefault="005F4FDB" w:rsidP="005F4FDB">
      <w:pPr>
        <w:numPr>
          <w:ilvl w:val="0"/>
          <w:numId w:val="9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System.out.println(</w:t>
      </w:r>
      <w:r w:rsidRPr="00553174">
        <w:rPr>
          <w:rStyle w:val="string"/>
          <w:color w:val="0000FF"/>
          <w:sz w:val="20"/>
          <w:szCs w:val="20"/>
          <w:bdr w:val="none" w:sz="0" w:space="0" w:color="auto" w:frame="1"/>
        </w:rPr>
        <w:t>"Id ="</w:t>
      </w:r>
      <w:r w:rsidRPr="00553174">
        <w:rPr>
          <w:color w:val="000000"/>
          <w:sz w:val="20"/>
          <w:szCs w:val="20"/>
          <w:bdr w:val="none" w:sz="0" w:space="0" w:color="auto" w:frame="1"/>
        </w:rPr>
        <w:t>+getId());  </w:t>
      </w:r>
    </w:p>
    <w:p w:rsidR="005F4FDB" w:rsidRPr="00553174" w:rsidRDefault="005F4FDB" w:rsidP="005F4FDB">
      <w:pPr>
        <w:numPr>
          <w:ilvl w:val="0"/>
          <w:numId w:val="9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System.out.println(</w:t>
      </w:r>
      <w:r w:rsidRPr="00553174">
        <w:rPr>
          <w:rStyle w:val="string"/>
          <w:color w:val="0000FF"/>
          <w:sz w:val="20"/>
          <w:szCs w:val="20"/>
          <w:bdr w:val="none" w:sz="0" w:space="0" w:color="auto" w:frame="1"/>
        </w:rPr>
        <w:t>"Name ="</w:t>
      </w:r>
      <w:r w:rsidRPr="00553174">
        <w:rPr>
          <w:color w:val="000000"/>
          <w:sz w:val="20"/>
          <w:szCs w:val="20"/>
          <w:bdr w:val="none" w:sz="0" w:space="0" w:color="auto" w:frame="1"/>
        </w:rPr>
        <w:t>+getName());  </w:t>
      </w:r>
    </w:p>
    <w:p w:rsidR="005F4FDB" w:rsidRPr="00553174" w:rsidRDefault="005F4FDB" w:rsidP="005F4FDB">
      <w:pPr>
        <w:numPr>
          <w:ilvl w:val="0"/>
          <w:numId w:val="9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System.out.println(</w:t>
      </w:r>
      <w:r w:rsidRPr="00553174">
        <w:rPr>
          <w:rStyle w:val="string"/>
          <w:color w:val="0000FF"/>
          <w:sz w:val="20"/>
          <w:szCs w:val="20"/>
          <w:bdr w:val="none" w:sz="0" w:space="0" w:color="auto" w:frame="1"/>
        </w:rPr>
        <w:t>"Salary ="</w:t>
      </w:r>
      <w:r w:rsidRPr="00553174">
        <w:rPr>
          <w:color w:val="000000"/>
          <w:sz w:val="20"/>
          <w:szCs w:val="20"/>
          <w:bdr w:val="none" w:sz="0" w:space="0" w:color="auto" w:frame="1"/>
        </w:rPr>
        <w:t>+getSalary());  </w:t>
      </w:r>
    </w:p>
    <w:p w:rsidR="005F4FDB" w:rsidRPr="00553174" w:rsidRDefault="005F4FDB" w:rsidP="005F4FDB">
      <w:pPr>
        <w:numPr>
          <w:ilvl w:val="0"/>
          <w:numId w:val="9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System.out.println(</w:t>
      </w:r>
      <w:r w:rsidRPr="00553174">
        <w:rPr>
          <w:rStyle w:val="string"/>
          <w:color w:val="0000FF"/>
          <w:sz w:val="20"/>
          <w:szCs w:val="20"/>
          <w:bdr w:val="none" w:sz="0" w:space="0" w:color="auto" w:frame="1"/>
        </w:rPr>
        <w:t>"=========================="</w:t>
      </w:r>
      <w:r w:rsidRPr="00553174">
        <w:rPr>
          <w:color w:val="000000"/>
          <w:sz w:val="20"/>
          <w:szCs w:val="20"/>
          <w:bdr w:val="none" w:sz="0" w:space="0" w:color="auto" w:frame="1"/>
        </w:rPr>
        <w:t>);  </w:t>
      </w:r>
    </w:p>
    <w:p w:rsidR="005F4FDB" w:rsidRPr="00553174" w:rsidRDefault="005F4FDB" w:rsidP="005F4FDB">
      <w:pPr>
        <w:numPr>
          <w:ilvl w:val="0"/>
          <w:numId w:val="9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5F4FDB" w:rsidRPr="00553174" w:rsidRDefault="005F4FDB" w:rsidP="005F4FDB">
      <w:pPr>
        <w:numPr>
          <w:ilvl w:val="0"/>
          <w:numId w:val="9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Iterator&lt;Employee&gt; it = employees.iterator();  </w:t>
      </w:r>
    </w:p>
    <w:p w:rsidR="005F4FDB" w:rsidRPr="00553174" w:rsidRDefault="005F4FDB" w:rsidP="005F4FDB">
      <w:pPr>
        <w:numPr>
          <w:ilvl w:val="0"/>
          <w:numId w:val="9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5F4FDB" w:rsidRPr="00553174" w:rsidRDefault="005F4FDB" w:rsidP="005F4FDB">
      <w:pPr>
        <w:numPr>
          <w:ilvl w:val="0"/>
          <w:numId w:val="9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while</w:t>
      </w:r>
      <w:r w:rsidRPr="00553174">
        <w:rPr>
          <w:color w:val="000000"/>
          <w:sz w:val="20"/>
          <w:szCs w:val="20"/>
          <w:bdr w:val="none" w:sz="0" w:space="0" w:color="auto" w:frame="1"/>
        </w:rPr>
        <w:t>(it.hasNext())  {  </w:t>
      </w:r>
    </w:p>
    <w:p w:rsidR="005F4FDB" w:rsidRPr="00553174" w:rsidRDefault="005F4FDB" w:rsidP="005F4FDB">
      <w:pPr>
        <w:numPr>
          <w:ilvl w:val="0"/>
          <w:numId w:val="9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Employee employee = it.next();  </w:t>
      </w:r>
    </w:p>
    <w:p w:rsidR="005F4FDB" w:rsidRPr="00553174" w:rsidRDefault="005F4FDB" w:rsidP="005F4FDB">
      <w:pPr>
        <w:numPr>
          <w:ilvl w:val="0"/>
          <w:numId w:val="9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employee.print();  </w:t>
      </w:r>
    </w:p>
    <w:p w:rsidR="005F4FDB" w:rsidRPr="00553174" w:rsidRDefault="005F4FDB" w:rsidP="005F4FDB">
      <w:pPr>
        <w:numPr>
          <w:ilvl w:val="0"/>
          <w:numId w:val="9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5F4FDB" w:rsidRPr="00553174" w:rsidRDefault="005F4FDB" w:rsidP="005F4FDB">
      <w:pPr>
        <w:numPr>
          <w:ilvl w:val="0"/>
          <w:numId w:val="9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5F4FDB" w:rsidRPr="00553174" w:rsidRDefault="005F4FDB" w:rsidP="005F4FDB">
      <w:pPr>
        <w:numPr>
          <w:ilvl w:val="0"/>
          <w:numId w:val="97"/>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w:t>
      </w:r>
      <w:r w:rsidRPr="00553174">
        <w:rPr>
          <w:rStyle w:val="comment"/>
          <w:color w:val="008200"/>
          <w:sz w:val="20"/>
          <w:szCs w:val="20"/>
          <w:bdr w:val="none" w:sz="0" w:space="0" w:color="auto" w:frame="1"/>
        </w:rPr>
        <w:t>// End of the BankManager class.</w:t>
      </w:r>
      <w:r w:rsidRPr="00553174">
        <w:rPr>
          <w:color w:val="000000"/>
          <w:sz w:val="20"/>
          <w:szCs w:val="20"/>
          <w:bdr w:val="none" w:sz="0" w:space="0" w:color="auto" w:frame="1"/>
        </w:rPr>
        <w:t>  </w:t>
      </w:r>
    </w:p>
    <w:p w:rsidR="005F4FDB" w:rsidRPr="00553174" w:rsidRDefault="005F4FDB" w:rsidP="005F4FDB">
      <w:pPr>
        <w:pStyle w:val="Heading4"/>
        <w:shd w:val="clear" w:color="auto" w:fill="FFFFFF"/>
        <w:jc w:val="both"/>
        <w:rPr>
          <w:rFonts w:asciiTheme="minorHAnsi" w:hAnsiTheme="minorHAnsi" w:cs="Helvetica"/>
          <w:b w:val="0"/>
          <w:bCs w:val="0"/>
          <w:color w:val="610B4B"/>
          <w:sz w:val="20"/>
          <w:szCs w:val="20"/>
        </w:rPr>
      </w:pPr>
      <w:r w:rsidRPr="00553174">
        <w:rPr>
          <w:rFonts w:asciiTheme="minorHAnsi" w:hAnsiTheme="minorHAnsi" w:cs="Helvetica"/>
          <w:b w:val="0"/>
          <w:bCs w:val="0"/>
          <w:color w:val="610B4B"/>
          <w:sz w:val="20"/>
          <w:szCs w:val="20"/>
        </w:rPr>
        <w:t>Step 3</w:t>
      </w:r>
    </w:p>
    <w:p w:rsidR="005F4FDB" w:rsidRPr="00553174" w:rsidRDefault="005F4FDB" w:rsidP="005F4FDB">
      <w:pPr>
        <w:pStyle w:val="NormalWeb"/>
        <w:shd w:val="clear" w:color="auto" w:fill="FFFFFF"/>
        <w:jc w:val="both"/>
        <w:rPr>
          <w:rFonts w:asciiTheme="minorHAnsi" w:hAnsiTheme="minorHAnsi"/>
          <w:color w:val="000000"/>
          <w:sz w:val="20"/>
          <w:szCs w:val="20"/>
        </w:rPr>
      </w:pPr>
      <w:r w:rsidRPr="00553174">
        <w:rPr>
          <w:rFonts w:asciiTheme="minorHAnsi" w:hAnsiTheme="minorHAnsi"/>
          <w:color w:val="000000"/>
          <w:sz w:val="20"/>
          <w:szCs w:val="20"/>
        </w:rPr>
        <w:t>Create a </w:t>
      </w:r>
      <w:r w:rsidRPr="00553174">
        <w:rPr>
          <w:rFonts w:asciiTheme="minorHAnsi" w:hAnsiTheme="minorHAnsi"/>
          <w:b/>
          <w:bCs/>
          <w:color w:val="000000"/>
          <w:sz w:val="20"/>
          <w:szCs w:val="20"/>
        </w:rPr>
        <w:t>Cashier</w:t>
      </w:r>
      <w:r w:rsidRPr="00553174">
        <w:rPr>
          <w:rFonts w:asciiTheme="minorHAnsi" w:hAnsiTheme="minorHAnsi"/>
          <w:color w:val="000000"/>
          <w:sz w:val="20"/>
          <w:szCs w:val="20"/>
        </w:rPr>
        <w:t> class that will be treated as a </w:t>
      </w:r>
      <w:r w:rsidRPr="00553174">
        <w:rPr>
          <w:rFonts w:asciiTheme="minorHAnsi" w:hAnsiTheme="minorHAnsi"/>
          <w:b/>
          <w:bCs/>
          <w:color w:val="000000"/>
          <w:sz w:val="20"/>
          <w:szCs w:val="20"/>
        </w:rPr>
        <w:t>leaf</w:t>
      </w:r>
      <w:r w:rsidRPr="00553174">
        <w:rPr>
          <w:rFonts w:asciiTheme="minorHAnsi" w:hAnsiTheme="minorHAnsi"/>
          <w:color w:val="000000"/>
          <w:sz w:val="20"/>
          <w:szCs w:val="20"/>
        </w:rPr>
        <w:t> and it will implement to the Employee interface.</w:t>
      </w:r>
    </w:p>
    <w:p w:rsidR="005F4FDB" w:rsidRPr="00553174" w:rsidRDefault="005F4FDB" w:rsidP="005F4FDB">
      <w:pPr>
        <w:shd w:val="clear" w:color="auto" w:fill="FFFFFF"/>
        <w:jc w:val="both"/>
        <w:rPr>
          <w:i/>
          <w:iCs/>
          <w:color w:val="000000"/>
          <w:sz w:val="20"/>
          <w:szCs w:val="20"/>
        </w:rPr>
      </w:pPr>
      <w:r w:rsidRPr="00553174">
        <w:rPr>
          <w:i/>
          <w:iCs/>
          <w:color w:val="000000"/>
          <w:sz w:val="20"/>
          <w:szCs w:val="20"/>
        </w:rPr>
        <w:t>File: Cashier.java</w:t>
      </w:r>
    </w:p>
    <w:p w:rsidR="005F4FDB" w:rsidRPr="00553174" w:rsidRDefault="005F4FDB" w:rsidP="005F4FDB">
      <w:pPr>
        <w:numPr>
          <w:ilvl w:val="0"/>
          <w:numId w:val="98"/>
        </w:numPr>
        <w:shd w:val="clear" w:color="auto" w:fill="FFFFFF"/>
        <w:spacing w:after="0" w:line="345" w:lineRule="atLeast"/>
        <w:ind w:left="0"/>
        <w:jc w:val="both"/>
        <w:rPr>
          <w:color w:val="000000"/>
          <w:sz w:val="20"/>
          <w:szCs w:val="20"/>
        </w:rPr>
      </w:pP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class</w:t>
      </w:r>
      <w:r w:rsidRPr="00553174">
        <w:rPr>
          <w:color w:val="000000"/>
          <w:sz w:val="20"/>
          <w:szCs w:val="20"/>
          <w:bdr w:val="none" w:sz="0" w:space="0" w:color="auto" w:frame="1"/>
        </w:rPr>
        <w:t> Cashier </w:t>
      </w:r>
      <w:r w:rsidRPr="00553174">
        <w:rPr>
          <w:rStyle w:val="keyword"/>
          <w:b/>
          <w:bCs/>
          <w:color w:val="006699"/>
          <w:sz w:val="20"/>
          <w:szCs w:val="20"/>
          <w:bdr w:val="none" w:sz="0" w:space="0" w:color="auto" w:frame="1"/>
        </w:rPr>
        <w:t>implements</w:t>
      </w:r>
      <w:r w:rsidRPr="00553174">
        <w:rPr>
          <w:color w:val="000000"/>
          <w:sz w:val="20"/>
          <w:szCs w:val="20"/>
          <w:bdr w:val="none" w:sz="0" w:space="0" w:color="auto" w:frame="1"/>
        </w:rPr>
        <w:t> Employee{  </w:t>
      </w:r>
    </w:p>
    <w:p w:rsidR="005F4FDB" w:rsidRPr="00553174" w:rsidRDefault="005F4FDB" w:rsidP="005F4FDB">
      <w:pPr>
        <w:numPr>
          <w:ilvl w:val="0"/>
          <w:numId w:val="98"/>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comment"/>
          <w:color w:val="008200"/>
          <w:sz w:val="20"/>
          <w:szCs w:val="20"/>
          <w:bdr w:val="none" w:sz="0" w:space="0" w:color="auto" w:frame="1"/>
        </w:rPr>
        <w:t>/*</w:t>
      </w:r>
      <w:r w:rsidRPr="00553174">
        <w:rPr>
          <w:color w:val="000000"/>
          <w:sz w:val="20"/>
          <w:szCs w:val="20"/>
          <w:bdr w:val="none" w:sz="0" w:space="0" w:color="auto" w:frame="1"/>
        </w:rPr>
        <w:t> </w:t>
      </w:r>
    </w:p>
    <w:p w:rsidR="005F4FDB" w:rsidRPr="00553174" w:rsidRDefault="005F4FDB" w:rsidP="005F4FDB">
      <w:pPr>
        <w:numPr>
          <w:ilvl w:val="0"/>
          <w:numId w:val="98"/>
        </w:numPr>
        <w:shd w:val="clear" w:color="auto" w:fill="FFFFFF"/>
        <w:spacing w:after="0" w:line="345" w:lineRule="atLeast"/>
        <w:ind w:left="0"/>
        <w:jc w:val="both"/>
        <w:rPr>
          <w:color w:val="000000"/>
          <w:sz w:val="20"/>
          <w:szCs w:val="20"/>
        </w:rPr>
      </w:pPr>
      <w:r w:rsidRPr="00553174">
        <w:rPr>
          <w:rStyle w:val="comment"/>
          <w:color w:val="008200"/>
          <w:sz w:val="20"/>
          <w:szCs w:val="20"/>
          <w:bdr w:val="none" w:sz="0" w:space="0" w:color="auto" w:frame="1"/>
        </w:rPr>
        <w:lastRenderedPageBreak/>
        <w:t>         In this class,there are many methods which are not applicable to cashier because</w:t>
      </w:r>
      <w:r w:rsidRPr="00553174">
        <w:rPr>
          <w:color w:val="000000"/>
          <w:sz w:val="20"/>
          <w:szCs w:val="20"/>
          <w:bdr w:val="none" w:sz="0" w:space="0" w:color="auto" w:frame="1"/>
        </w:rPr>
        <w:t> </w:t>
      </w:r>
    </w:p>
    <w:p w:rsidR="005F4FDB" w:rsidRPr="00553174" w:rsidRDefault="005F4FDB" w:rsidP="005F4FDB">
      <w:pPr>
        <w:numPr>
          <w:ilvl w:val="0"/>
          <w:numId w:val="98"/>
        </w:numPr>
        <w:shd w:val="clear" w:color="auto" w:fill="FFFFFF"/>
        <w:spacing w:after="0" w:line="345" w:lineRule="atLeast"/>
        <w:ind w:left="0"/>
        <w:jc w:val="both"/>
        <w:rPr>
          <w:color w:val="000000"/>
          <w:sz w:val="20"/>
          <w:szCs w:val="20"/>
        </w:rPr>
      </w:pPr>
      <w:r w:rsidRPr="00553174">
        <w:rPr>
          <w:rStyle w:val="comment"/>
          <w:color w:val="008200"/>
          <w:sz w:val="20"/>
          <w:szCs w:val="20"/>
          <w:bdr w:val="none" w:sz="0" w:space="0" w:color="auto" w:frame="1"/>
        </w:rPr>
        <w:t>         </w:t>
      </w:r>
      <w:proofErr w:type="gramStart"/>
      <w:r w:rsidRPr="00553174">
        <w:rPr>
          <w:rStyle w:val="comment"/>
          <w:color w:val="008200"/>
          <w:sz w:val="20"/>
          <w:szCs w:val="20"/>
          <w:bdr w:val="none" w:sz="0" w:space="0" w:color="auto" w:frame="1"/>
        </w:rPr>
        <w:t>it</w:t>
      </w:r>
      <w:proofErr w:type="gramEnd"/>
      <w:r w:rsidRPr="00553174">
        <w:rPr>
          <w:rStyle w:val="comment"/>
          <w:color w:val="008200"/>
          <w:sz w:val="20"/>
          <w:szCs w:val="20"/>
          <w:bdr w:val="none" w:sz="0" w:space="0" w:color="auto" w:frame="1"/>
        </w:rPr>
        <w:t> is a leaf node.</w:t>
      </w:r>
      <w:r w:rsidRPr="00553174">
        <w:rPr>
          <w:color w:val="000000"/>
          <w:sz w:val="20"/>
          <w:szCs w:val="20"/>
          <w:bdr w:val="none" w:sz="0" w:space="0" w:color="auto" w:frame="1"/>
        </w:rPr>
        <w:t> </w:t>
      </w:r>
    </w:p>
    <w:p w:rsidR="005F4FDB" w:rsidRPr="00553174" w:rsidRDefault="005F4FDB" w:rsidP="005F4FDB">
      <w:pPr>
        <w:numPr>
          <w:ilvl w:val="0"/>
          <w:numId w:val="98"/>
        </w:numPr>
        <w:shd w:val="clear" w:color="auto" w:fill="FFFFFF"/>
        <w:spacing w:after="0" w:line="345" w:lineRule="atLeast"/>
        <w:ind w:left="0"/>
        <w:jc w:val="both"/>
        <w:rPr>
          <w:color w:val="000000"/>
          <w:sz w:val="20"/>
          <w:szCs w:val="20"/>
        </w:rPr>
      </w:pPr>
      <w:r w:rsidRPr="00553174">
        <w:rPr>
          <w:rStyle w:val="comment"/>
          <w:color w:val="008200"/>
          <w:sz w:val="20"/>
          <w:szCs w:val="20"/>
          <w:bdr w:val="none" w:sz="0" w:space="0" w:color="auto" w:frame="1"/>
        </w:rPr>
        <w:t>     */</w:t>
      </w:r>
      <w:r w:rsidRPr="00553174">
        <w:rPr>
          <w:color w:val="000000"/>
          <w:sz w:val="20"/>
          <w:szCs w:val="20"/>
          <w:bdr w:val="none" w:sz="0" w:space="0" w:color="auto" w:frame="1"/>
        </w:rPr>
        <w:t>  </w:t>
      </w:r>
    </w:p>
    <w:p w:rsidR="005F4FDB" w:rsidRPr="00553174" w:rsidRDefault="005F4FDB" w:rsidP="005F4FDB">
      <w:pPr>
        <w:numPr>
          <w:ilvl w:val="0"/>
          <w:numId w:val="98"/>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private</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int</w:t>
      </w:r>
      <w:r w:rsidRPr="00553174">
        <w:rPr>
          <w:color w:val="000000"/>
          <w:sz w:val="20"/>
          <w:szCs w:val="20"/>
          <w:bdr w:val="none" w:sz="0" w:space="0" w:color="auto" w:frame="1"/>
        </w:rPr>
        <w:t> id;  </w:t>
      </w:r>
    </w:p>
    <w:p w:rsidR="005F4FDB" w:rsidRPr="00553174" w:rsidRDefault="005F4FDB" w:rsidP="005F4FDB">
      <w:pPr>
        <w:numPr>
          <w:ilvl w:val="0"/>
          <w:numId w:val="98"/>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private</w:t>
      </w:r>
      <w:r w:rsidRPr="00553174">
        <w:rPr>
          <w:color w:val="000000"/>
          <w:sz w:val="20"/>
          <w:szCs w:val="20"/>
          <w:bdr w:val="none" w:sz="0" w:space="0" w:color="auto" w:frame="1"/>
        </w:rPr>
        <w:t> String name;  </w:t>
      </w:r>
    </w:p>
    <w:p w:rsidR="005F4FDB" w:rsidRPr="00553174" w:rsidRDefault="005F4FDB" w:rsidP="005F4FDB">
      <w:pPr>
        <w:numPr>
          <w:ilvl w:val="0"/>
          <w:numId w:val="98"/>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private</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double</w:t>
      </w:r>
      <w:r w:rsidRPr="00553174">
        <w:rPr>
          <w:color w:val="000000"/>
          <w:sz w:val="20"/>
          <w:szCs w:val="20"/>
          <w:bdr w:val="none" w:sz="0" w:space="0" w:color="auto" w:frame="1"/>
        </w:rPr>
        <w:t> salary;  </w:t>
      </w:r>
    </w:p>
    <w:p w:rsidR="005F4FDB" w:rsidRPr="00553174" w:rsidRDefault="005F4FDB" w:rsidP="005F4FDB">
      <w:pPr>
        <w:numPr>
          <w:ilvl w:val="0"/>
          <w:numId w:val="98"/>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Cashier(</w:t>
      </w:r>
      <w:r w:rsidRPr="00553174">
        <w:rPr>
          <w:rStyle w:val="keyword"/>
          <w:b/>
          <w:bCs/>
          <w:color w:val="006699"/>
          <w:sz w:val="20"/>
          <w:szCs w:val="20"/>
          <w:bdr w:val="none" w:sz="0" w:space="0" w:color="auto" w:frame="1"/>
        </w:rPr>
        <w:t>int</w:t>
      </w:r>
      <w:r w:rsidRPr="00553174">
        <w:rPr>
          <w:color w:val="000000"/>
          <w:sz w:val="20"/>
          <w:szCs w:val="20"/>
          <w:bdr w:val="none" w:sz="0" w:space="0" w:color="auto" w:frame="1"/>
        </w:rPr>
        <w:t> id,String name,</w:t>
      </w:r>
      <w:r w:rsidRPr="00553174">
        <w:rPr>
          <w:rStyle w:val="keyword"/>
          <w:b/>
          <w:bCs/>
          <w:color w:val="006699"/>
          <w:sz w:val="20"/>
          <w:szCs w:val="20"/>
          <w:bdr w:val="none" w:sz="0" w:space="0" w:color="auto" w:frame="1"/>
        </w:rPr>
        <w:t>double</w:t>
      </w:r>
      <w:r w:rsidRPr="00553174">
        <w:rPr>
          <w:color w:val="000000"/>
          <w:sz w:val="20"/>
          <w:szCs w:val="20"/>
          <w:bdr w:val="none" w:sz="0" w:space="0" w:color="auto" w:frame="1"/>
        </w:rPr>
        <w:t> salary)  {  </w:t>
      </w:r>
    </w:p>
    <w:p w:rsidR="005F4FDB" w:rsidRPr="00553174" w:rsidRDefault="005F4FDB" w:rsidP="005F4FDB">
      <w:pPr>
        <w:numPr>
          <w:ilvl w:val="0"/>
          <w:numId w:val="98"/>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this</w:t>
      </w:r>
      <w:r w:rsidRPr="00553174">
        <w:rPr>
          <w:color w:val="000000"/>
          <w:sz w:val="20"/>
          <w:szCs w:val="20"/>
          <w:bdr w:val="none" w:sz="0" w:space="0" w:color="auto" w:frame="1"/>
        </w:rPr>
        <w:t>.id=id;  </w:t>
      </w:r>
    </w:p>
    <w:p w:rsidR="005F4FDB" w:rsidRPr="00553174" w:rsidRDefault="005F4FDB" w:rsidP="005F4FDB">
      <w:pPr>
        <w:numPr>
          <w:ilvl w:val="0"/>
          <w:numId w:val="98"/>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this</w:t>
      </w:r>
      <w:r w:rsidRPr="00553174">
        <w:rPr>
          <w:color w:val="000000"/>
          <w:sz w:val="20"/>
          <w:szCs w:val="20"/>
          <w:bdr w:val="none" w:sz="0" w:space="0" w:color="auto" w:frame="1"/>
        </w:rPr>
        <w:t>.name = name;  </w:t>
      </w:r>
    </w:p>
    <w:p w:rsidR="005F4FDB" w:rsidRPr="00553174" w:rsidRDefault="005F4FDB" w:rsidP="005F4FDB">
      <w:pPr>
        <w:numPr>
          <w:ilvl w:val="0"/>
          <w:numId w:val="98"/>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this</w:t>
      </w:r>
      <w:r w:rsidRPr="00553174">
        <w:rPr>
          <w:color w:val="000000"/>
          <w:sz w:val="20"/>
          <w:szCs w:val="20"/>
          <w:bdr w:val="none" w:sz="0" w:space="0" w:color="auto" w:frame="1"/>
        </w:rPr>
        <w:t>.salary = salary;  </w:t>
      </w:r>
    </w:p>
    <w:p w:rsidR="005F4FDB" w:rsidRPr="00553174" w:rsidRDefault="005F4FDB" w:rsidP="005F4FDB">
      <w:pPr>
        <w:numPr>
          <w:ilvl w:val="0"/>
          <w:numId w:val="98"/>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5F4FDB" w:rsidRPr="00553174" w:rsidRDefault="005F4FDB" w:rsidP="005F4FDB">
      <w:pPr>
        <w:numPr>
          <w:ilvl w:val="0"/>
          <w:numId w:val="98"/>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annotation"/>
          <w:color w:val="646464"/>
          <w:sz w:val="20"/>
          <w:szCs w:val="20"/>
          <w:bdr w:val="none" w:sz="0" w:space="0" w:color="auto" w:frame="1"/>
        </w:rPr>
        <w:t>@Override</w:t>
      </w:r>
      <w:r w:rsidRPr="00553174">
        <w:rPr>
          <w:color w:val="000000"/>
          <w:sz w:val="20"/>
          <w:szCs w:val="20"/>
          <w:bdr w:val="none" w:sz="0" w:space="0" w:color="auto" w:frame="1"/>
        </w:rPr>
        <w:t>  </w:t>
      </w:r>
    </w:p>
    <w:p w:rsidR="005F4FDB" w:rsidRPr="00553174" w:rsidRDefault="005F4FDB" w:rsidP="005F4FDB">
      <w:pPr>
        <w:numPr>
          <w:ilvl w:val="0"/>
          <w:numId w:val="98"/>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void</w:t>
      </w:r>
      <w:r w:rsidRPr="00553174">
        <w:rPr>
          <w:color w:val="000000"/>
          <w:sz w:val="20"/>
          <w:szCs w:val="20"/>
          <w:bdr w:val="none" w:sz="0" w:space="0" w:color="auto" w:frame="1"/>
        </w:rPr>
        <w:t> add(Employee employee) {  </w:t>
      </w:r>
    </w:p>
    <w:p w:rsidR="005F4FDB" w:rsidRPr="00553174" w:rsidRDefault="005F4FDB" w:rsidP="005F4FDB">
      <w:pPr>
        <w:numPr>
          <w:ilvl w:val="0"/>
          <w:numId w:val="98"/>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comment"/>
          <w:color w:val="008200"/>
          <w:sz w:val="20"/>
          <w:szCs w:val="20"/>
          <w:bdr w:val="none" w:sz="0" w:space="0" w:color="auto" w:frame="1"/>
        </w:rPr>
        <w:t>//this is leaf node so this method is not applicable to this class.</w:t>
      </w:r>
      <w:r w:rsidRPr="00553174">
        <w:rPr>
          <w:color w:val="000000"/>
          <w:sz w:val="20"/>
          <w:szCs w:val="20"/>
          <w:bdr w:val="none" w:sz="0" w:space="0" w:color="auto" w:frame="1"/>
        </w:rPr>
        <w:t>  </w:t>
      </w:r>
    </w:p>
    <w:p w:rsidR="005F4FDB" w:rsidRPr="00553174" w:rsidRDefault="005F4FDB" w:rsidP="005F4FDB">
      <w:pPr>
        <w:numPr>
          <w:ilvl w:val="0"/>
          <w:numId w:val="98"/>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5F4FDB" w:rsidRPr="00553174" w:rsidRDefault="005F4FDB" w:rsidP="005F4FDB">
      <w:pPr>
        <w:numPr>
          <w:ilvl w:val="0"/>
          <w:numId w:val="98"/>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annotation"/>
          <w:color w:val="646464"/>
          <w:sz w:val="20"/>
          <w:szCs w:val="20"/>
          <w:bdr w:val="none" w:sz="0" w:space="0" w:color="auto" w:frame="1"/>
        </w:rPr>
        <w:t>@Override</w:t>
      </w:r>
      <w:r w:rsidRPr="00553174">
        <w:rPr>
          <w:color w:val="000000"/>
          <w:sz w:val="20"/>
          <w:szCs w:val="20"/>
          <w:bdr w:val="none" w:sz="0" w:space="0" w:color="auto" w:frame="1"/>
        </w:rPr>
        <w:t>  </w:t>
      </w:r>
    </w:p>
    <w:p w:rsidR="005F4FDB" w:rsidRPr="00553174" w:rsidRDefault="005F4FDB" w:rsidP="005F4FDB">
      <w:pPr>
        <w:numPr>
          <w:ilvl w:val="0"/>
          <w:numId w:val="98"/>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Employee getChild(</w:t>
      </w:r>
      <w:r w:rsidRPr="00553174">
        <w:rPr>
          <w:rStyle w:val="keyword"/>
          <w:b/>
          <w:bCs/>
          <w:color w:val="006699"/>
          <w:sz w:val="20"/>
          <w:szCs w:val="20"/>
          <w:bdr w:val="none" w:sz="0" w:space="0" w:color="auto" w:frame="1"/>
        </w:rPr>
        <w:t>int</w:t>
      </w:r>
      <w:r w:rsidRPr="00553174">
        <w:rPr>
          <w:color w:val="000000"/>
          <w:sz w:val="20"/>
          <w:szCs w:val="20"/>
          <w:bdr w:val="none" w:sz="0" w:space="0" w:color="auto" w:frame="1"/>
        </w:rPr>
        <w:t> i) {  </w:t>
      </w:r>
    </w:p>
    <w:p w:rsidR="005F4FDB" w:rsidRPr="00553174" w:rsidRDefault="005F4FDB" w:rsidP="005F4FDB">
      <w:pPr>
        <w:numPr>
          <w:ilvl w:val="0"/>
          <w:numId w:val="98"/>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comment"/>
          <w:color w:val="008200"/>
          <w:sz w:val="20"/>
          <w:szCs w:val="20"/>
          <w:bdr w:val="none" w:sz="0" w:space="0" w:color="auto" w:frame="1"/>
        </w:rPr>
        <w:t>//this is leaf node so this method is not applicable to this class.</w:t>
      </w:r>
      <w:r w:rsidRPr="00553174">
        <w:rPr>
          <w:color w:val="000000"/>
          <w:sz w:val="20"/>
          <w:szCs w:val="20"/>
          <w:bdr w:val="none" w:sz="0" w:space="0" w:color="auto" w:frame="1"/>
        </w:rPr>
        <w:t>  </w:t>
      </w:r>
    </w:p>
    <w:p w:rsidR="005F4FDB" w:rsidRPr="00553174" w:rsidRDefault="005F4FDB" w:rsidP="005F4FDB">
      <w:pPr>
        <w:numPr>
          <w:ilvl w:val="0"/>
          <w:numId w:val="98"/>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return</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null</w:t>
      </w:r>
      <w:r w:rsidRPr="00553174">
        <w:rPr>
          <w:color w:val="000000"/>
          <w:sz w:val="20"/>
          <w:szCs w:val="20"/>
          <w:bdr w:val="none" w:sz="0" w:space="0" w:color="auto" w:frame="1"/>
        </w:rPr>
        <w:t>;  </w:t>
      </w:r>
    </w:p>
    <w:p w:rsidR="005F4FDB" w:rsidRPr="00553174" w:rsidRDefault="005F4FDB" w:rsidP="005F4FDB">
      <w:pPr>
        <w:numPr>
          <w:ilvl w:val="0"/>
          <w:numId w:val="98"/>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5F4FDB" w:rsidRPr="00553174" w:rsidRDefault="005F4FDB" w:rsidP="005F4FDB">
      <w:pPr>
        <w:numPr>
          <w:ilvl w:val="0"/>
          <w:numId w:val="98"/>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annotation"/>
          <w:color w:val="646464"/>
          <w:sz w:val="20"/>
          <w:szCs w:val="20"/>
          <w:bdr w:val="none" w:sz="0" w:space="0" w:color="auto" w:frame="1"/>
        </w:rPr>
        <w:t>@Override</w:t>
      </w:r>
      <w:r w:rsidRPr="00553174">
        <w:rPr>
          <w:color w:val="000000"/>
          <w:sz w:val="20"/>
          <w:szCs w:val="20"/>
          <w:bdr w:val="none" w:sz="0" w:space="0" w:color="auto" w:frame="1"/>
        </w:rPr>
        <w:t>  </w:t>
      </w:r>
    </w:p>
    <w:p w:rsidR="005F4FDB" w:rsidRPr="00553174" w:rsidRDefault="005F4FDB" w:rsidP="005F4FDB">
      <w:pPr>
        <w:numPr>
          <w:ilvl w:val="0"/>
          <w:numId w:val="98"/>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int</w:t>
      </w:r>
      <w:r w:rsidRPr="00553174">
        <w:rPr>
          <w:color w:val="000000"/>
          <w:sz w:val="20"/>
          <w:szCs w:val="20"/>
          <w:bdr w:val="none" w:sz="0" w:space="0" w:color="auto" w:frame="1"/>
        </w:rPr>
        <w:t> getId() {  </w:t>
      </w:r>
    </w:p>
    <w:p w:rsidR="005F4FDB" w:rsidRPr="00553174" w:rsidRDefault="005F4FDB" w:rsidP="005F4FDB">
      <w:pPr>
        <w:numPr>
          <w:ilvl w:val="0"/>
          <w:numId w:val="98"/>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comment"/>
          <w:color w:val="008200"/>
          <w:sz w:val="20"/>
          <w:szCs w:val="20"/>
          <w:bdr w:val="none" w:sz="0" w:space="0" w:color="auto" w:frame="1"/>
        </w:rPr>
        <w:t>// TODO Auto-generated method stub</w:t>
      </w:r>
      <w:r w:rsidRPr="00553174">
        <w:rPr>
          <w:color w:val="000000"/>
          <w:sz w:val="20"/>
          <w:szCs w:val="20"/>
          <w:bdr w:val="none" w:sz="0" w:space="0" w:color="auto" w:frame="1"/>
        </w:rPr>
        <w:t>  </w:t>
      </w:r>
    </w:p>
    <w:p w:rsidR="005F4FDB" w:rsidRPr="00553174" w:rsidRDefault="005F4FDB" w:rsidP="005F4FDB">
      <w:pPr>
        <w:numPr>
          <w:ilvl w:val="0"/>
          <w:numId w:val="98"/>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return</w:t>
      </w:r>
      <w:r w:rsidRPr="00553174">
        <w:rPr>
          <w:color w:val="000000"/>
          <w:sz w:val="20"/>
          <w:szCs w:val="20"/>
          <w:bdr w:val="none" w:sz="0" w:space="0" w:color="auto" w:frame="1"/>
        </w:rPr>
        <w:t> id;  </w:t>
      </w:r>
    </w:p>
    <w:p w:rsidR="005F4FDB" w:rsidRPr="00553174" w:rsidRDefault="005F4FDB" w:rsidP="005F4FDB">
      <w:pPr>
        <w:numPr>
          <w:ilvl w:val="0"/>
          <w:numId w:val="98"/>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5F4FDB" w:rsidRPr="00553174" w:rsidRDefault="005F4FDB" w:rsidP="005F4FDB">
      <w:pPr>
        <w:numPr>
          <w:ilvl w:val="0"/>
          <w:numId w:val="98"/>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annotation"/>
          <w:color w:val="646464"/>
          <w:sz w:val="20"/>
          <w:szCs w:val="20"/>
          <w:bdr w:val="none" w:sz="0" w:space="0" w:color="auto" w:frame="1"/>
        </w:rPr>
        <w:t>@Override</w:t>
      </w:r>
      <w:r w:rsidRPr="00553174">
        <w:rPr>
          <w:color w:val="000000"/>
          <w:sz w:val="20"/>
          <w:szCs w:val="20"/>
          <w:bdr w:val="none" w:sz="0" w:space="0" w:color="auto" w:frame="1"/>
        </w:rPr>
        <w:t>  </w:t>
      </w:r>
    </w:p>
    <w:p w:rsidR="005F4FDB" w:rsidRPr="00553174" w:rsidRDefault="005F4FDB" w:rsidP="005F4FDB">
      <w:pPr>
        <w:numPr>
          <w:ilvl w:val="0"/>
          <w:numId w:val="98"/>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String getName() {  </w:t>
      </w:r>
    </w:p>
    <w:p w:rsidR="005F4FDB" w:rsidRPr="00553174" w:rsidRDefault="005F4FDB" w:rsidP="005F4FDB">
      <w:pPr>
        <w:numPr>
          <w:ilvl w:val="0"/>
          <w:numId w:val="98"/>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return</w:t>
      </w:r>
      <w:r w:rsidRPr="00553174">
        <w:rPr>
          <w:color w:val="000000"/>
          <w:sz w:val="20"/>
          <w:szCs w:val="20"/>
          <w:bdr w:val="none" w:sz="0" w:space="0" w:color="auto" w:frame="1"/>
        </w:rPr>
        <w:t> name;  </w:t>
      </w:r>
    </w:p>
    <w:p w:rsidR="005F4FDB" w:rsidRPr="00553174" w:rsidRDefault="005F4FDB" w:rsidP="005F4FDB">
      <w:pPr>
        <w:numPr>
          <w:ilvl w:val="0"/>
          <w:numId w:val="98"/>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5F4FDB" w:rsidRPr="00553174" w:rsidRDefault="005F4FDB" w:rsidP="005F4FDB">
      <w:pPr>
        <w:numPr>
          <w:ilvl w:val="0"/>
          <w:numId w:val="98"/>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annotation"/>
          <w:color w:val="646464"/>
          <w:sz w:val="20"/>
          <w:szCs w:val="20"/>
          <w:bdr w:val="none" w:sz="0" w:space="0" w:color="auto" w:frame="1"/>
        </w:rPr>
        <w:t>@Override</w:t>
      </w:r>
      <w:r w:rsidRPr="00553174">
        <w:rPr>
          <w:color w:val="000000"/>
          <w:sz w:val="20"/>
          <w:szCs w:val="20"/>
          <w:bdr w:val="none" w:sz="0" w:space="0" w:color="auto" w:frame="1"/>
        </w:rPr>
        <w:t>  </w:t>
      </w:r>
    </w:p>
    <w:p w:rsidR="005F4FDB" w:rsidRPr="00553174" w:rsidRDefault="005F4FDB" w:rsidP="005F4FDB">
      <w:pPr>
        <w:numPr>
          <w:ilvl w:val="0"/>
          <w:numId w:val="98"/>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double</w:t>
      </w:r>
      <w:r w:rsidRPr="00553174">
        <w:rPr>
          <w:color w:val="000000"/>
          <w:sz w:val="20"/>
          <w:szCs w:val="20"/>
          <w:bdr w:val="none" w:sz="0" w:space="0" w:color="auto" w:frame="1"/>
        </w:rPr>
        <w:t> getSalary() {  </w:t>
      </w:r>
    </w:p>
    <w:p w:rsidR="005F4FDB" w:rsidRPr="00553174" w:rsidRDefault="005F4FDB" w:rsidP="005F4FDB">
      <w:pPr>
        <w:numPr>
          <w:ilvl w:val="0"/>
          <w:numId w:val="98"/>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return</w:t>
      </w:r>
      <w:r w:rsidRPr="00553174">
        <w:rPr>
          <w:color w:val="000000"/>
          <w:sz w:val="20"/>
          <w:szCs w:val="20"/>
          <w:bdr w:val="none" w:sz="0" w:space="0" w:color="auto" w:frame="1"/>
        </w:rPr>
        <w:t> salary;  </w:t>
      </w:r>
    </w:p>
    <w:p w:rsidR="005F4FDB" w:rsidRPr="00553174" w:rsidRDefault="005F4FDB" w:rsidP="005F4FDB">
      <w:pPr>
        <w:numPr>
          <w:ilvl w:val="0"/>
          <w:numId w:val="98"/>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5F4FDB" w:rsidRPr="00553174" w:rsidRDefault="005F4FDB" w:rsidP="005F4FDB">
      <w:pPr>
        <w:numPr>
          <w:ilvl w:val="0"/>
          <w:numId w:val="98"/>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annotation"/>
          <w:color w:val="646464"/>
          <w:sz w:val="20"/>
          <w:szCs w:val="20"/>
          <w:bdr w:val="none" w:sz="0" w:space="0" w:color="auto" w:frame="1"/>
        </w:rPr>
        <w:t>@Override</w:t>
      </w:r>
      <w:r w:rsidRPr="00553174">
        <w:rPr>
          <w:color w:val="000000"/>
          <w:sz w:val="20"/>
          <w:szCs w:val="20"/>
          <w:bdr w:val="none" w:sz="0" w:space="0" w:color="auto" w:frame="1"/>
        </w:rPr>
        <w:t>  </w:t>
      </w:r>
    </w:p>
    <w:p w:rsidR="005F4FDB" w:rsidRPr="00553174" w:rsidRDefault="005F4FDB" w:rsidP="005F4FDB">
      <w:pPr>
        <w:numPr>
          <w:ilvl w:val="0"/>
          <w:numId w:val="98"/>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void</w:t>
      </w:r>
      <w:r w:rsidRPr="00553174">
        <w:rPr>
          <w:color w:val="000000"/>
          <w:sz w:val="20"/>
          <w:szCs w:val="20"/>
          <w:bdr w:val="none" w:sz="0" w:space="0" w:color="auto" w:frame="1"/>
        </w:rPr>
        <w:t> print() {  </w:t>
      </w:r>
    </w:p>
    <w:p w:rsidR="005F4FDB" w:rsidRPr="00553174" w:rsidRDefault="005F4FDB" w:rsidP="005F4FDB">
      <w:pPr>
        <w:numPr>
          <w:ilvl w:val="0"/>
          <w:numId w:val="98"/>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System.out.println(</w:t>
      </w:r>
      <w:r w:rsidRPr="00553174">
        <w:rPr>
          <w:rStyle w:val="string"/>
          <w:color w:val="0000FF"/>
          <w:sz w:val="20"/>
          <w:szCs w:val="20"/>
          <w:bdr w:val="none" w:sz="0" w:space="0" w:color="auto" w:frame="1"/>
        </w:rPr>
        <w:t>"=========================="</w:t>
      </w:r>
      <w:r w:rsidRPr="00553174">
        <w:rPr>
          <w:color w:val="000000"/>
          <w:sz w:val="20"/>
          <w:szCs w:val="20"/>
          <w:bdr w:val="none" w:sz="0" w:space="0" w:color="auto" w:frame="1"/>
        </w:rPr>
        <w:t>);  </w:t>
      </w:r>
    </w:p>
    <w:p w:rsidR="005F4FDB" w:rsidRPr="00553174" w:rsidRDefault="005F4FDB" w:rsidP="005F4FDB">
      <w:pPr>
        <w:numPr>
          <w:ilvl w:val="0"/>
          <w:numId w:val="98"/>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System.out.println(</w:t>
      </w:r>
      <w:r w:rsidRPr="00553174">
        <w:rPr>
          <w:rStyle w:val="string"/>
          <w:color w:val="0000FF"/>
          <w:sz w:val="20"/>
          <w:szCs w:val="20"/>
          <w:bdr w:val="none" w:sz="0" w:space="0" w:color="auto" w:frame="1"/>
        </w:rPr>
        <w:t>"Id ="</w:t>
      </w:r>
      <w:r w:rsidRPr="00553174">
        <w:rPr>
          <w:color w:val="000000"/>
          <w:sz w:val="20"/>
          <w:szCs w:val="20"/>
          <w:bdr w:val="none" w:sz="0" w:space="0" w:color="auto" w:frame="1"/>
        </w:rPr>
        <w:t>+getId());  </w:t>
      </w:r>
    </w:p>
    <w:p w:rsidR="005F4FDB" w:rsidRPr="00553174" w:rsidRDefault="005F4FDB" w:rsidP="005F4FDB">
      <w:pPr>
        <w:numPr>
          <w:ilvl w:val="0"/>
          <w:numId w:val="98"/>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lastRenderedPageBreak/>
        <w:t>            System.out.println(</w:t>
      </w:r>
      <w:r w:rsidRPr="00553174">
        <w:rPr>
          <w:rStyle w:val="string"/>
          <w:color w:val="0000FF"/>
          <w:sz w:val="20"/>
          <w:szCs w:val="20"/>
          <w:bdr w:val="none" w:sz="0" w:space="0" w:color="auto" w:frame="1"/>
        </w:rPr>
        <w:t>"Name ="</w:t>
      </w:r>
      <w:r w:rsidRPr="00553174">
        <w:rPr>
          <w:color w:val="000000"/>
          <w:sz w:val="20"/>
          <w:szCs w:val="20"/>
          <w:bdr w:val="none" w:sz="0" w:space="0" w:color="auto" w:frame="1"/>
        </w:rPr>
        <w:t>+getName());  </w:t>
      </w:r>
    </w:p>
    <w:p w:rsidR="005F4FDB" w:rsidRPr="00553174" w:rsidRDefault="005F4FDB" w:rsidP="005F4FDB">
      <w:pPr>
        <w:numPr>
          <w:ilvl w:val="0"/>
          <w:numId w:val="98"/>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System.out.println(</w:t>
      </w:r>
      <w:r w:rsidRPr="00553174">
        <w:rPr>
          <w:rStyle w:val="string"/>
          <w:color w:val="0000FF"/>
          <w:sz w:val="20"/>
          <w:szCs w:val="20"/>
          <w:bdr w:val="none" w:sz="0" w:space="0" w:color="auto" w:frame="1"/>
        </w:rPr>
        <w:t>"Salary ="</w:t>
      </w:r>
      <w:r w:rsidRPr="00553174">
        <w:rPr>
          <w:color w:val="000000"/>
          <w:sz w:val="20"/>
          <w:szCs w:val="20"/>
          <w:bdr w:val="none" w:sz="0" w:space="0" w:color="auto" w:frame="1"/>
        </w:rPr>
        <w:t>+getSalary());  </w:t>
      </w:r>
    </w:p>
    <w:p w:rsidR="005F4FDB" w:rsidRPr="00553174" w:rsidRDefault="005F4FDB" w:rsidP="005F4FDB">
      <w:pPr>
        <w:numPr>
          <w:ilvl w:val="0"/>
          <w:numId w:val="98"/>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System.out.println(</w:t>
      </w:r>
      <w:r w:rsidRPr="00553174">
        <w:rPr>
          <w:rStyle w:val="string"/>
          <w:color w:val="0000FF"/>
          <w:sz w:val="20"/>
          <w:szCs w:val="20"/>
          <w:bdr w:val="none" w:sz="0" w:space="0" w:color="auto" w:frame="1"/>
        </w:rPr>
        <w:t>"=========================="</w:t>
      </w:r>
      <w:r w:rsidRPr="00553174">
        <w:rPr>
          <w:color w:val="000000"/>
          <w:sz w:val="20"/>
          <w:szCs w:val="20"/>
          <w:bdr w:val="none" w:sz="0" w:space="0" w:color="auto" w:frame="1"/>
        </w:rPr>
        <w:t>);  </w:t>
      </w:r>
    </w:p>
    <w:p w:rsidR="005F4FDB" w:rsidRPr="00553174" w:rsidRDefault="005F4FDB" w:rsidP="005F4FDB">
      <w:pPr>
        <w:numPr>
          <w:ilvl w:val="0"/>
          <w:numId w:val="98"/>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5F4FDB" w:rsidRPr="00553174" w:rsidRDefault="005F4FDB" w:rsidP="005F4FDB">
      <w:pPr>
        <w:numPr>
          <w:ilvl w:val="0"/>
          <w:numId w:val="98"/>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annotation"/>
          <w:color w:val="646464"/>
          <w:sz w:val="20"/>
          <w:szCs w:val="20"/>
          <w:bdr w:val="none" w:sz="0" w:space="0" w:color="auto" w:frame="1"/>
        </w:rPr>
        <w:t>@Override</w:t>
      </w:r>
      <w:r w:rsidRPr="00553174">
        <w:rPr>
          <w:color w:val="000000"/>
          <w:sz w:val="20"/>
          <w:szCs w:val="20"/>
          <w:bdr w:val="none" w:sz="0" w:space="0" w:color="auto" w:frame="1"/>
        </w:rPr>
        <w:t>  </w:t>
      </w:r>
    </w:p>
    <w:p w:rsidR="005F4FDB" w:rsidRPr="00553174" w:rsidRDefault="005F4FDB" w:rsidP="005F4FDB">
      <w:pPr>
        <w:numPr>
          <w:ilvl w:val="0"/>
          <w:numId w:val="98"/>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void</w:t>
      </w:r>
      <w:r w:rsidRPr="00553174">
        <w:rPr>
          <w:color w:val="000000"/>
          <w:sz w:val="20"/>
          <w:szCs w:val="20"/>
          <w:bdr w:val="none" w:sz="0" w:space="0" w:color="auto" w:frame="1"/>
        </w:rPr>
        <w:t> remove(Employee employee) {  </w:t>
      </w:r>
    </w:p>
    <w:p w:rsidR="005F4FDB" w:rsidRPr="00553174" w:rsidRDefault="005F4FDB" w:rsidP="005F4FDB">
      <w:pPr>
        <w:numPr>
          <w:ilvl w:val="0"/>
          <w:numId w:val="98"/>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comment"/>
          <w:color w:val="008200"/>
          <w:sz w:val="20"/>
          <w:szCs w:val="20"/>
          <w:bdr w:val="none" w:sz="0" w:space="0" w:color="auto" w:frame="1"/>
        </w:rPr>
        <w:t>//this is leaf node so this method is not applicable to this class.</w:t>
      </w:r>
      <w:r w:rsidRPr="00553174">
        <w:rPr>
          <w:color w:val="000000"/>
          <w:sz w:val="20"/>
          <w:szCs w:val="20"/>
          <w:bdr w:val="none" w:sz="0" w:space="0" w:color="auto" w:frame="1"/>
        </w:rPr>
        <w:t>  </w:t>
      </w:r>
    </w:p>
    <w:p w:rsidR="005F4FDB" w:rsidRPr="00553174" w:rsidRDefault="005F4FDB" w:rsidP="005F4FDB">
      <w:pPr>
        <w:numPr>
          <w:ilvl w:val="0"/>
          <w:numId w:val="98"/>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5F4FDB" w:rsidRPr="00553174" w:rsidRDefault="005F4FDB" w:rsidP="005F4FDB">
      <w:pPr>
        <w:numPr>
          <w:ilvl w:val="0"/>
          <w:numId w:val="98"/>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5F4FDB" w:rsidRPr="00553174" w:rsidRDefault="005F4FDB" w:rsidP="005F4FDB">
      <w:pPr>
        <w:pStyle w:val="Heading4"/>
        <w:shd w:val="clear" w:color="auto" w:fill="FFFFFF"/>
        <w:jc w:val="both"/>
        <w:rPr>
          <w:rFonts w:asciiTheme="minorHAnsi" w:hAnsiTheme="minorHAnsi" w:cs="Helvetica"/>
          <w:b w:val="0"/>
          <w:bCs w:val="0"/>
          <w:color w:val="610B4B"/>
          <w:sz w:val="20"/>
          <w:szCs w:val="20"/>
        </w:rPr>
      </w:pPr>
      <w:r w:rsidRPr="00553174">
        <w:rPr>
          <w:rFonts w:asciiTheme="minorHAnsi" w:hAnsiTheme="minorHAnsi" w:cs="Helvetica"/>
          <w:b w:val="0"/>
          <w:bCs w:val="0"/>
          <w:color w:val="610B4B"/>
          <w:sz w:val="20"/>
          <w:szCs w:val="20"/>
        </w:rPr>
        <w:t>Step 4</w:t>
      </w:r>
    </w:p>
    <w:p w:rsidR="005F4FDB" w:rsidRPr="00553174" w:rsidRDefault="005F4FDB" w:rsidP="005F4FDB">
      <w:pPr>
        <w:pStyle w:val="NormalWeb"/>
        <w:shd w:val="clear" w:color="auto" w:fill="FFFFFF"/>
        <w:jc w:val="both"/>
        <w:rPr>
          <w:rFonts w:asciiTheme="minorHAnsi" w:hAnsiTheme="minorHAnsi"/>
          <w:color w:val="000000"/>
          <w:sz w:val="20"/>
          <w:szCs w:val="20"/>
        </w:rPr>
      </w:pPr>
      <w:r w:rsidRPr="00553174">
        <w:rPr>
          <w:rFonts w:asciiTheme="minorHAnsi" w:hAnsiTheme="minorHAnsi"/>
          <w:color w:val="000000"/>
          <w:sz w:val="20"/>
          <w:szCs w:val="20"/>
        </w:rPr>
        <w:t xml:space="preserve">Create </w:t>
      </w:r>
      <w:proofErr w:type="gramStart"/>
      <w:r w:rsidRPr="00553174">
        <w:rPr>
          <w:rFonts w:asciiTheme="minorHAnsi" w:hAnsiTheme="minorHAnsi"/>
          <w:color w:val="000000"/>
          <w:sz w:val="20"/>
          <w:szCs w:val="20"/>
        </w:rPr>
        <w:t>a</w:t>
      </w:r>
      <w:proofErr w:type="gramEnd"/>
      <w:r w:rsidRPr="00553174">
        <w:rPr>
          <w:rFonts w:asciiTheme="minorHAnsi" w:hAnsiTheme="minorHAnsi"/>
          <w:color w:val="000000"/>
          <w:sz w:val="20"/>
          <w:szCs w:val="20"/>
        </w:rPr>
        <w:t> </w:t>
      </w:r>
      <w:r w:rsidRPr="00553174">
        <w:rPr>
          <w:rFonts w:asciiTheme="minorHAnsi" w:hAnsiTheme="minorHAnsi"/>
          <w:b/>
          <w:bCs/>
          <w:color w:val="000000"/>
          <w:sz w:val="20"/>
          <w:szCs w:val="20"/>
        </w:rPr>
        <w:t>Accountant</w:t>
      </w:r>
      <w:r w:rsidRPr="00553174">
        <w:rPr>
          <w:rFonts w:asciiTheme="minorHAnsi" w:hAnsiTheme="minorHAnsi"/>
          <w:color w:val="000000"/>
          <w:sz w:val="20"/>
          <w:szCs w:val="20"/>
        </w:rPr>
        <w:t> class that will also be treated as a </w:t>
      </w:r>
      <w:r w:rsidRPr="00553174">
        <w:rPr>
          <w:rFonts w:asciiTheme="minorHAnsi" w:hAnsiTheme="minorHAnsi"/>
          <w:b/>
          <w:bCs/>
          <w:color w:val="000000"/>
          <w:sz w:val="20"/>
          <w:szCs w:val="20"/>
        </w:rPr>
        <w:t>leaf</w:t>
      </w:r>
      <w:r w:rsidRPr="00553174">
        <w:rPr>
          <w:rFonts w:asciiTheme="minorHAnsi" w:hAnsiTheme="minorHAnsi"/>
          <w:color w:val="000000"/>
          <w:sz w:val="20"/>
          <w:szCs w:val="20"/>
        </w:rPr>
        <w:t> and it will implement to the Employee interface.</w:t>
      </w:r>
    </w:p>
    <w:p w:rsidR="005F4FDB" w:rsidRPr="00553174" w:rsidRDefault="005F4FDB" w:rsidP="005F4FDB">
      <w:pPr>
        <w:shd w:val="clear" w:color="auto" w:fill="FFFFFF"/>
        <w:jc w:val="both"/>
        <w:rPr>
          <w:i/>
          <w:iCs/>
          <w:color w:val="000000"/>
          <w:sz w:val="20"/>
          <w:szCs w:val="20"/>
        </w:rPr>
      </w:pPr>
      <w:r w:rsidRPr="00553174">
        <w:rPr>
          <w:i/>
          <w:iCs/>
          <w:color w:val="000000"/>
          <w:sz w:val="20"/>
          <w:szCs w:val="20"/>
        </w:rPr>
        <w:t>File: Accountant.java</w:t>
      </w:r>
    </w:p>
    <w:p w:rsidR="005F4FDB" w:rsidRPr="00553174" w:rsidRDefault="005F4FDB" w:rsidP="005F4FDB">
      <w:pPr>
        <w:numPr>
          <w:ilvl w:val="0"/>
          <w:numId w:val="99"/>
        </w:numPr>
        <w:shd w:val="clear" w:color="auto" w:fill="FFFFFF"/>
        <w:spacing w:after="0" w:line="345" w:lineRule="atLeast"/>
        <w:ind w:left="0"/>
        <w:jc w:val="both"/>
        <w:rPr>
          <w:color w:val="000000"/>
          <w:sz w:val="20"/>
          <w:szCs w:val="20"/>
        </w:rPr>
      </w:pP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class</w:t>
      </w:r>
      <w:r w:rsidRPr="00553174">
        <w:rPr>
          <w:color w:val="000000"/>
          <w:sz w:val="20"/>
          <w:szCs w:val="20"/>
          <w:bdr w:val="none" w:sz="0" w:space="0" w:color="auto" w:frame="1"/>
        </w:rPr>
        <w:t> Accountant </w:t>
      </w:r>
      <w:r w:rsidRPr="00553174">
        <w:rPr>
          <w:rStyle w:val="keyword"/>
          <w:b/>
          <w:bCs/>
          <w:color w:val="006699"/>
          <w:sz w:val="20"/>
          <w:szCs w:val="20"/>
          <w:bdr w:val="none" w:sz="0" w:space="0" w:color="auto" w:frame="1"/>
        </w:rPr>
        <w:t>implements</w:t>
      </w:r>
      <w:r w:rsidRPr="00553174">
        <w:rPr>
          <w:color w:val="000000"/>
          <w:sz w:val="20"/>
          <w:szCs w:val="20"/>
          <w:bdr w:val="none" w:sz="0" w:space="0" w:color="auto" w:frame="1"/>
        </w:rPr>
        <w:t> Employee{  </w:t>
      </w:r>
    </w:p>
    <w:p w:rsidR="005F4FDB" w:rsidRPr="00553174" w:rsidRDefault="005F4FDB" w:rsidP="005F4FDB">
      <w:pPr>
        <w:numPr>
          <w:ilvl w:val="0"/>
          <w:numId w:val="99"/>
        </w:numPr>
        <w:shd w:val="clear" w:color="auto" w:fill="FFFFFF"/>
        <w:spacing w:after="0" w:line="345" w:lineRule="atLeast"/>
        <w:ind w:left="0"/>
        <w:jc w:val="both"/>
        <w:rPr>
          <w:color w:val="000000"/>
          <w:sz w:val="20"/>
          <w:szCs w:val="20"/>
        </w:rPr>
      </w:pPr>
      <w:r w:rsidRPr="00553174">
        <w:rPr>
          <w:rStyle w:val="comment"/>
          <w:color w:val="008200"/>
          <w:sz w:val="20"/>
          <w:szCs w:val="20"/>
          <w:bdr w:val="none" w:sz="0" w:space="0" w:color="auto" w:frame="1"/>
        </w:rPr>
        <w:t>/*</w:t>
      </w:r>
      <w:r w:rsidRPr="00553174">
        <w:rPr>
          <w:color w:val="000000"/>
          <w:sz w:val="20"/>
          <w:szCs w:val="20"/>
          <w:bdr w:val="none" w:sz="0" w:space="0" w:color="auto" w:frame="1"/>
        </w:rPr>
        <w:t> </w:t>
      </w:r>
    </w:p>
    <w:p w:rsidR="005F4FDB" w:rsidRPr="00553174" w:rsidRDefault="005F4FDB" w:rsidP="005F4FDB">
      <w:pPr>
        <w:numPr>
          <w:ilvl w:val="0"/>
          <w:numId w:val="99"/>
        </w:numPr>
        <w:shd w:val="clear" w:color="auto" w:fill="FFFFFF"/>
        <w:spacing w:after="0" w:line="345" w:lineRule="atLeast"/>
        <w:ind w:left="0"/>
        <w:jc w:val="both"/>
        <w:rPr>
          <w:color w:val="000000"/>
          <w:sz w:val="20"/>
          <w:szCs w:val="20"/>
        </w:rPr>
      </w:pPr>
      <w:r w:rsidRPr="00553174">
        <w:rPr>
          <w:rStyle w:val="comment"/>
          <w:color w:val="008200"/>
          <w:sz w:val="20"/>
          <w:szCs w:val="20"/>
          <w:bdr w:val="none" w:sz="0" w:space="0" w:color="auto" w:frame="1"/>
        </w:rPr>
        <w:t>    In this class,there are many methods which are not applicable to cashier because</w:t>
      </w:r>
      <w:r w:rsidRPr="00553174">
        <w:rPr>
          <w:color w:val="000000"/>
          <w:sz w:val="20"/>
          <w:szCs w:val="20"/>
          <w:bdr w:val="none" w:sz="0" w:space="0" w:color="auto" w:frame="1"/>
        </w:rPr>
        <w:t> </w:t>
      </w:r>
    </w:p>
    <w:p w:rsidR="005F4FDB" w:rsidRPr="00553174" w:rsidRDefault="005F4FDB" w:rsidP="005F4FDB">
      <w:pPr>
        <w:numPr>
          <w:ilvl w:val="0"/>
          <w:numId w:val="99"/>
        </w:numPr>
        <w:shd w:val="clear" w:color="auto" w:fill="FFFFFF"/>
        <w:spacing w:after="0" w:line="345" w:lineRule="atLeast"/>
        <w:ind w:left="0"/>
        <w:jc w:val="both"/>
        <w:rPr>
          <w:color w:val="000000"/>
          <w:sz w:val="20"/>
          <w:szCs w:val="20"/>
        </w:rPr>
      </w:pPr>
      <w:r w:rsidRPr="00553174">
        <w:rPr>
          <w:rStyle w:val="comment"/>
          <w:color w:val="008200"/>
          <w:sz w:val="20"/>
          <w:szCs w:val="20"/>
          <w:bdr w:val="none" w:sz="0" w:space="0" w:color="auto" w:frame="1"/>
        </w:rPr>
        <w:t>    </w:t>
      </w:r>
      <w:proofErr w:type="gramStart"/>
      <w:r w:rsidRPr="00553174">
        <w:rPr>
          <w:rStyle w:val="comment"/>
          <w:color w:val="008200"/>
          <w:sz w:val="20"/>
          <w:szCs w:val="20"/>
          <w:bdr w:val="none" w:sz="0" w:space="0" w:color="auto" w:frame="1"/>
        </w:rPr>
        <w:t>it</w:t>
      </w:r>
      <w:proofErr w:type="gramEnd"/>
      <w:r w:rsidRPr="00553174">
        <w:rPr>
          <w:rStyle w:val="comment"/>
          <w:color w:val="008200"/>
          <w:sz w:val="20"/>
          <w:szCs w:val="20"/>
          <w:bdr w:val="none" w:sz="0" w:space="0" w:color="auto" w:frame="1"/>
        </w:rPr>
        <w:t> is a leaf node.</w:t>
      </w:r>
      <w:r w:rsidRPr="00553174">
        <w:rPr>
          <w:color w:val="000000"/>
          <w:sz w:val="20"/>
          <w:szCs w:val="20"/>
          <w:bdr w:val="none" w:sz="0" w:space="0" w:color="auto" w:frame="1"/>
        </w:rPr>
        <w:t> </w:t>
      </w:r>
    </w:p>
    <w:p w:rsidR="005F4FDB" w:rsidRPr="00553174" w:rsidRDefault="005F4FDB" w:rsidP="005F4FDB">
      <w:pPr>
        <w:numPr>
          <w:ilvl w:val="0"/>
          <w:numId w:val="99"/>
        </w:numPr>
        <w:shd w:val="clear" w:color="auto" w:fill="FFFFFF"/>
        <w:spacing w:after="0" w:line="345" w:lineRule="atLeast"/>
        <w:ind w:left="0"/>
        <w:jc w:val="both"/>
        <w:rPr>
          <w:color w:val="000000"/>
          <w:sz w:val="20"/>
          <w:szCs w:val="20"/>
        </w:rPr>
      </w:pPr>
      <w:r w:rsidRPr="00553174">
        <w:rPr>
          <w:rStyle w:val="comment"/>
          <w:color w:val="008200"/>
          <w:sz w:val="20"/>
          <w:szCs w:val="20"/>
          <w:bdr w:val="none" w:sz="0" w:space="0" w:color="auto" w:frame="1"/>
        </w:rPr>
        <w:t>*/</w:t>
      </w:r>
      <w:r w:rsidRPr="00553174">
        <w:rPr>
          <w:color w:val="000000"/>
          <w:sz w:val="20"/>
          <w:szCs w:val="20"/>
          <w:bdr w:val="none" w:sz="0" w:space="0" w:color="auto" w:frame="1"/>
        </w:rPr>
        <w:t>  </w:t>
      </w:r>
    </w:p>
    <w:p w:rsidR="005F4FDB" w:rsidRPr="00553174" w:rsidRDefault="005F4FDB" w:rsidP="005F4FDB">
      <w:pPr>
        <w:numPr>
          <w:ilvl w:val="0"/>
          <w:numId w:val="99"/>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private</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int</w:t>
      </w:r>
      <w:r w:rsidRPr="00553174">
        <w:rPr>
          <w:color w:val="000000"/>
          <w:sz w:val="20"/>
          <w:szCs w:val="20"/>
          <w:bdr w:val="none" w:sz="0" w:space="0" w:color="auto" w:frame="1"/>
        </w:rPr>
        <w:t> id;  </w:t>
      </w:r>
    </w:p>
    <w:p w:rsidR="005F4FDB" w:rsidRPr="00553174" w:rsidRDefault="005F4FDB" w:rsidP="005F4FDB">
      <w:pPr>
        <w:numPr>
          <w:ilvl w:val="0"/>
          <w:numId w:val="99"/>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private</w:t>
      </w:r>
      <w:r w:rsidRPr="00553174">
        <w:rPr>
          <w:color w:val="000000"/>
          <w:sz w:val="20"/>
          <w:szCs w:val="20"/>
          <w:bdr w:val="none" w:sz="0" w:space="0" w:color="auto" w:frame="1"/>
        </w:rPr>
        <w:t> String name;  </w:t>
      </w:r>
    </w:p>
    <w:p w:rsidR="005F4FDB" w:rsidRPr="00553174" w:rsidRDefault="005F4FDB" w:rsidP="005F4FDB">
      <w:pPr>
        <w:numPr>
          <w:ilvl w:val="0"/>
          <w:numId w:val="99"/>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private</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double</w:t>
      </w:r>
      <w:r w:rsidRPr="00553174">
        <w:rPr>
          <w:color w:val="000000"/>
          <w:sz w:val="20"/>
          <w:szCs w:val="20"/>
          <w:bdr w:val="none" w:sz="0" w:space="0" w:color="auto" w:frame="1"/>
        </w:rPr>
        <w:t> salary;  </w:t>
      </w:r>
    </w:p>
    <w:p w:rsidR="005F4FDB" w:rsidRPr="00553174" w:rsidRDefault="005F4FDB" w:rsidP="005F4FDB">
      <w:pPr>
        <w:numPr>
          <w:ilvl w:val="0"/>
          <w:numId w:val="99"/>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Accountant(</w:t>
      </w:r>
      <w:r w:rsidRPr="00553174">
        <w:rPr>
          <w:rStyle w:val="keyword"/>
          <w:b/>
          <w:bCs/>
          <w:color w:val="006699"/>
          <w:sz w:val="20"/>
          <w:szCs w:val="20"/>
          <w:bdr w:val="none" w:sz="0" w:space="0" w:color="auto" w:frame="1"/>
        </w:rPr>
        <w:t>int</w:t>
      </w:r>
      <w:r w:rsidRPr="00553174">
        <w:rPr>
          <w:color w:val="000000"/>
          <w:sz w:val="20"/>
          <w:szCs w:val="20"/>
          <w:bdr w:val="none" w:sz="0" w:space="0" w:color="auto" w:frame="1"/>
        </w:rPr>
        <w:t> id,String name,</w:t>
      </w:r>
      <w:r w:rsidRPr="00553174">
        <w:rPr>
          <w:rStyle w:val="keyword"/>
          <w:b/>
          <w:bCs/>
          <w:color w:val="006699"/>
          <w:sz w:val="20"/>
          <w:szCs w:val="20"/>
          <w:bdr w:val="none" w:sz="0" w:space="0" w:color="auto" w:frame="1"/>
        </w:rPr>
        <w:t>double</w:t>
      </w:r>
      <w:r w:rsidRPr="00553174">
        <w:rPr>
          <w:color w:val="000000"/>
          <w:sz w:val="20"/>
          <w:szCs w:val="20"/>
          <w:bdr w:val="none" w:sz="0" w:space="0" w:color="auto" w:frame="1"/>
        </w:rPr>
        <w:t> salary)  {  </w:t>
      </w:r>
    </w:p>
    <w:p w:rsidR="005F4FDB" w:rsidRPr="00553174" w:rsidRDefault="005F4FDB" w:rsidP="005F4FDB">
      <w:pPr>
        <w:numPr>
          <w:ilvl w:val="0"/>
          <w:numId w:val="99"/>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this</w:t>
      </w:r>
      <w:r w:rsidRPr="00553174">
        <w:rPr>
          <w:color w:val="000000"/>
          <w:sz w:val="20"/>
          <w:szCs w:val="20"/>
          <w:bdr w:val="none" w:sz="0" w:space="0" w:color="auto" w:frame="1"/>
        </w:rPr>
        <w:t>.id=id;  </w:t>
      </w:r>
    </w:p>
    <w:p w:rsidR="005F4FDB" w:rsidRPr="00553174" w:rsidRDefault="005F4FDB" w:rsidP="005F4FDB">
      <w:pPr>
        <w:numPr>
          <w:ilvl w:val="0"/>
          <w:numId w:val="99"/>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this</w:t>
      </w:r>
      <w:r w:rsidRPr="00553174">
        <w:rPr>
          <w:color w:val="000000"/>
          <w:sz w:val="20"/>
          <w:szCs w:val="20"/>
          <w:bdr w:val="none" w:sz="0" w:space="0" w:color="auto" w:frame="1"/>
        </w:rPr>
        <w:t>.name = name;  </w:t>
      </w:r>
    </w:p>
    <w:p w:rsidR="005F4FDB" w:rsidRPr="00553174" w:rsidRDefault="005F4FDB" w:rsidP="005F4FDB">
      <w:pPr>
        <w:numPr>
          <w:ilvl w:val="0"/>
          <w:numId w:val="99"/>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this</w:t>
      </w:r>
      <w:r w:rsidRPr="00553174">
        <w:rPr>
          <w:color w:val="000000"/>
          <w:sz w:val="20"/>
          <w:szCs w:val="20"/>
          <w:bdr w:val="none" w:sz="0" w:space="0" w:color="auto" w:frame="1"/>
        </w:rPr>
        <w:t>.salary = salary;  </w:t>
      </w:r>
    </w:p>
    <w:p w:rsidR="005F4FDB" w:rsidRPr="00553174" w:rsidRDefault="005F4FDB" w:rsidP="005F4FDB">
      <w:pPr>
        <w:numPr>
          <w:ilvl w:val="0"/>
          <w:numId w:val="99"/>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5F4FDB" w:rsidRPr="00553174" w:rsidRDefault="005F4FDB" w:rsidP="005F4FDB">
      <w:pPr>
        <w:numPr>
          <w:ilvl w:val="0"/>
          <w:numId w:val="99"/>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annotation"/>
          <w:color w:val="646464"/>
          <w:sz w:val="20"/>
          <w:szCs w:val="20"/>
          <w:bdr w:val="none" w:sz="0" w:space="0" w:color="auto" w:frame="1"/>
        </w:rPr>
        <w:t>@Override</w:t>
      </w:r>
      <w:r w:rsidRPr="00553174">
        <w:rPr>
          <w:color w:val="000000"/>
          <w:sz w:val="20"/>
          <w:szCs w:val="20"/>
          <w:bdr w:val="none" w:sz="0" w:space="0" w:color="auto" w:frame="1"/>
        </w:rPr>
        <w:t>  </w:t>
      </w:r>
    </w:p>
    <w:p w:rsidR="005F4FDB" w:rsidRPr="00553174" w:rsidRDefault="005F4FDB" w:rsidP="005F4FDB">
      <w:pPr>
        <w:numPr>
          <w:ilvl w:val="0"/>
          <w:numId w:val="99"/>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void</w:t>
      </w:r>
      <w:r w:rsidRPr="00553174">
        <w:rPr>
          <w:color w:val="000000"/>
          <w:sz w:val="20"/>
          <w:szCs w:val="20"/>
          <w:bdr w:val="none" w:sz="0" w:space="0" w:color="auto" w:frame="1"/>
        </w:rPr>
        <w:t> add(Employee employee) {  </w:t>
      </w:r>
    </w:p>
    <w:p w:rsidR="005F4FDB" w:rsidRPr="00553174" w:rsidRDefault="005F4FDB" w:rsidP="005F4FDB">
      <w:pPr>
        <w:numPr>
          <w:ilvl w:val="0"/>
          <w:numId w:val="99"/>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comment"/>
          <w:color w:val="008200"/>
          <w:sz w:val="20"/>
          <w:szCs w:val="20"/>
          <w:bdr w:val="none" w:sz="0" w:space="0" w:color="auto" w:frame="1"/>
        </w:rPr>
        <w:t>//this is leaf node so this method is not applicable to this class.</w:t>
      </w:r>
      <w:r w:rsidRPr="00553174">
        <w:rPr>
          <w:color w:val="000000"/>
          <w:sz w:val="20"/>
          <w:szCs w:val="20"/>
          <w:bdr w:val="none" w:sz="0" w:space="0" w:color="auto" w:frame="1"/>
        </w:rPr>
        <w:t>  </w:t>
      </w:r>
    </w:p>
    <w:p w:rsidR="005F4FDB" w:rsidRPr="00553174" w:rsidRDefault="005F4FDB" w:rsidP="005F4FDB">
      <w:pPr>
        <w:numPr>
          <w:ilvl w:val="0"/>
          <w:numId w:val="99"/>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5F4FDB" w:rsidRPr="00553174" w:rsidRDefault="005F4FDB" w:rsidP="005F4FDB">
      <w:pPr>
        <w:numPr>
          <w:ilvl w:val="0"/>
          <w:numId w:val="99"/>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annotation"/>
          <w:color w:val="646464"/>
          <w:sz w:val="20"/>
          <w:szCs w:val="20"/>
          <w:bdr w:val="none" w:sz="0" w:space="0" w:color="auto" w:frame="1"/>
        </w:rPr>
        <w:t>@Override</w:t>
      </w:r>
      <w:r w:rsidRPr="00553174">
        <w:rPr>
          <w:color w:val="000000"/>
          <w:sz w:val="20"/>
          <w:szCs w:val="20"/>
          <w:bdr w:val="none" w:sz="0" w:space="0" w:color="auto" w:frame="1"/>
        </w:rPr>
        <w:t>  </w:t>
      </w:r>
    </w:p>
    <w:p w:rsidR="005F4FDB" w:rsidRPr="00553174" w:rsidRDefault="005F4FDB" w:rsidP="005F4FDB">
      <w:pPr>
        <w:numPr>
          <w:ilvl w:val="0"/>
          <w:numId w:val="99"/>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Employee getChild(</w:t>
      </w:r>
      <w:r w:rsidRPr="00553174">
        <w:rPr>
          <w:rStyle w:val="keyword"/>
          <w:b/>
          <w:bCs/>
          <w:color w:val="006699"/>
          <w:sz w:val="20"/>
          <w:szCs w:val="20"/>
          <w:bdr w:val="none" w:sz="0" w:space="0" w:color="auto" w:frame="1"/>
        </w:rPr>
        <w:t>int</w:t>
      </w:r>
      <w:r w:rsidRPr="00553174">
        <w:rPr>
          <w:color w:val="000000"/>
          <w:sz w:val="20"/>
          <w:szCs w:val="20"/>
          <w:bdr w:val="none" w:sz="0" w:space="0" w:color="auto" w:frame="1"/>
        </w:rPr>
        <w:t> i) {  </w:t>
      </w:r>
    </w:p>
    <w:p w:rsidR="005F4FDB" w:rsidRPr="00553174" w:rsidRDefault="005F4FDB" w:rsidP="005F4FDB">
      <w:pPr>
        <w:numPr>
          <w:ilvl w:val="0"/>
          <w:numId w:val="99"/>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comment"/>
          <w:color w:val="008200"/>
          <w:sz w:val="20"/>
          <w:szCs w:val="20"/>
          <w:bdr w:val="none" w:sz="0" w:space="0" w:color="auto" w:frame="1"/>
        </w:rPr>
        <w:t>//this is leaf node so this method is not applicable to this class.</w:t>
      </w:r>
      <w:r w:rsidRPr="00553174">
        <w:rPr>
          <w:color w:val="000000"/>
          <w:sz w:val="20"/>
          <w:szCs w:val="20"/>
          <w:bdr w:val="none" w:sz="0" w:space="0" w:color="auto" w:frame="1"/>
        </w:rPr>
        <w:t>  </w:t>
      </w:r>
    </w:p>
    <w:p w:rsidR="005F4FDB" w:rsidRPr="00553174" w:rsidRDefault="005F4FDB" w:rsidP="005F4FDB">
      <w:pPr>
        <w:numPr>
          <w:ilvl w:val="0"/>
          <w:numId w:val="99"/>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return</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null</w:t>
      </w:r>
      <w:r w:rsidRPr="00553174">
        <w:rPr>
          <w:color w:val="000000"/>
          <w:sz w:val="20"/>
          <w:szCs w:val="20"/>
          <w:bdr w:val="none" w:sz="0" w:space="0" w:color="auto" w:frame="1"/>
        </w:rPr>
        <w:t>;  </w:t>
      </w:r>
    </w:p>
    <w:p w:rsidR="005F4FDB" w:rsidRPr="00553174" w:rsidRDefault="005F4FDB" w:rsidP="005F4FDB">
      <w:pPr>
        <w:numPr>
          <w:ilvl w:val="0"/>
          <w:numId w:val="99"/>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5F4FDB" w:rsidRPr="00553174" w:rsidRDefault="005F4FDB" w:rsidP="005F4FDB">
      <w:pPr>
        <w:numPr>
          <w:ilvl w:val="0"/>
          <w:numId w:val="99"/>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annotation"/>
          <w:color w:val="646464"/>
          <w:sz w:val="20"/>
          <w:szCs w:val="20"/>
          <w:bdr w:val="none" w:sz="0" w:space="0" w:color="auto" w:frame="1"/>
        </w:rPr>
        <w:t>@Override</w:t>
      </w:r>
      <w:r w:rsidRPr="00553174">
        <w:rPr>
          <w:color w:val="000000"/>
          <w:sz w:val="20"/>
          <w:szCs w:val="20"/>
          <w:bdr w:val="none" w:sz="0" w:space="0" w:color="auto" w:frame="1"/>
        </w:rPr>
        <w:t>  </w:t>
      </w:r>
    </w:p>
    <w:p w:rsidR="005F4FDB" w:rsidRPr="00553174" w:rsidRDefault="005F4FDB" w:rsidP="005F4FDB">
      <w:pPr>
        <w:numPr>
          <w:ilvl w:val="0"/>
          <w:numId w:val="99"/>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lastRenderedPageBreak/>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int</w:t>
      </w:r>
      <w:r w:rsidRPr="00553174">
        <w:rPr>
          <w:color w:val="000000"/>
          <w:sz w:val="20"/>
          <w:szCs w:val="20"/>
          <w:bdr w:val="none" w:sz="0" w:space="0" w:color="auto" w:frame="1"/>
        </w:rPr>
        <w:t> getId() {  </w:t>
      </w:r>
    </w:p>
    <w:p w:rsidR="005F4FDB" w:rsidRPr="00553174" w:rsidRDefault="005F4FDB" w:rsidP="005F4FDB">
      <w:pPr>
        <w:numPr>
          <w:ilvl w:val="0"/>
          <w:numId w:val="99"/>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comment"/>
          <w:color w:val="008200"/>
          <w:sz w:val="20"/>
          <w:szCs w:val="20"/>
          <w:bdr w:val="none" w:sz="0" w:space="0" w:color="auto" w:frame="1"/>
        </w:rPr>
        <w:t>// TODO Auto-generated method stub</w:t>
      </w:r>
      <w:r w:rsidRPr="00553174">
        <w:rPr>
          <w:color w:val="000000"/>
          <w:sz w:val="20"/>
          <w:szCs w:val="20"/>
          <w:bdr w:val="none" w:sz="0" w:space="0" w:color="auto" w:frame="1"/>
        </w:rPr>
        <w:t>  </w:t>
      </w:r>
    </w:p>
    <w:p w:rsidR="005F4FDB" w:rsidRPr="00553174" w:rsidRDefault="005F4FDB" w:rsidP="005F4FDB">
      <w:pPr>
        <w:numPr>
          <w:ilvl w:val="0"/>
          <w:numId w:val="99"/>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return</w:t>
      </w:r>
      <w:r w:rsidRPr="00553174">
        <w:rPr>
          <w:color w:val="000000"/>
          <w:sz w:val="20"/>
          <w:szCs w:val="20"/>
          <w:bdr w:val="none" w:sz="0" w:space="0" w:color="auto" w:frame="1"/>
        </w:rPr>
        <w:t> id;  </w:t>
      </w:r>
    </w:p>
    <w:p w:rsidR="005F4FDB" w:rsidRPr="00553174" w:rsidRDefault="005F4FDB" w:rsidP="005F4FDB">
      <w:pPr>
        <w:numPr>
          <w:ilvl w:val="0"/>
          <w:numId w:val="99"/>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5F4FDB" w:rsidRPr="00553174" w:rsidRDefault="005F4FDB" w:rsidP="005F4FDB">
      <w:pPr>
        <w:numPr>
          <w:ilvl w:val="0"/>
          <w:numId w:val="99"/>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annotation"/>
          <w:color w:val="646464"/>
          <w:sz w:val="20"/>
          <w:szCs w:val="20"/>
          <w:bdr w:val="none" w:sz="0" w:space="0" w:color="auto" w:frame="1"/>
        </w:rPr>
        <w:t>@Override</w:t>
      </w:r>
      <w:r w:rsidRPr="00553174">
        <w:rPr>
          <w:color w:val="000000"/>
          <w:sz w:val="20"/>
          <w:szCs w:val="20"/>
          <w:bdr w:val="none" w:sz="0" w:space="0" w:color="auto" w:frame="1"/>
        </w:rPr>
        <w:t>  </w:t>
      </w:r>
    </w:p>
    <w:p w:rsidR="005F4FDB" w:rsidRPr="00553174" w:rsidRDefault="005F4FDB" w:rsidP="005F4FDB">
      <w:pPr>
        <w:numPr>
          <w:ilvl w:val="0"/>
          <w:numId w:val="99"/>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String getName() {  </w:t>
      </w:r>
    </w:p>
    <w:p w:rsidR="005F4FDB" w:rsidRPr="00553174" w:rsidRDefault="005F4FDB" w:rsidP="005F4FDB">
      <w:pPr>
        <w:numPr>
          <w:ilvl w:val="0"/>
          <w:numId w:val="99"/>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return</w:t>
      </w:r>
      <w:r w:rsidRPr="00553174">
        <w:rPr>
          <w:color w:val="000000"/>
          <w:sz w:val="20"/>
          <w:szCs w:val="20"/>
          <w:bdr w:val="none" w:sz="0" w:space="0" w:color="auto" w:frame="1"/>
        </w:rPr>
        <w:t> name;  </w:t>
      </w:r>
    </w:p>
    <w:p w:rsidR="005F4FDB" w:rsidRPr="00553174" w:rsidRDefault="005F4FDB" w:rsidP="005F4FDB">
      <w:pPr>
        <w:numPr>
          <w:ilvl w:val="0"/>
          <w:numId w:val="99"/>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5F4FDB" w:rsidRPr="00553174" w:rsidRDefault="005F4FDB" w:rsidP="005F4FDB">
      <w:pPr>
        <w:numPr>
          <w:ilvl w:val="0"/>
          <w:numId w:val="99"/>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annotation"/>
          <w:color w:val="646464"/>
          <w:sz w:val="20"/>
          <w:szCs w:val="20"/>
          <w:bdr w:val="none" w:sz="0" w:space="0" w:color="auto" w:frame="1"/>
        </w:rPr>
        <w:t>@Override</w:t>
      </w:r>
      <w:r w:rsidRPr="00553174">
        <w:rPr>
          <w:color w:val="000000"/>
          <w:sz w:val="20"/>
          <w:szCs w:val="20"/>
          <w:bdr w:val="none" w:sz="0" w:space="0" w:color="auto" w:frame="1"/>
        </w:rPr>
        <w:t>  </w:t>
      </w:r>
    </w:p>
    <w:p w:rsidR="005F4FDB" w:rsidRPr="00553174" w:rsidRDefault="005F4FDB" w:rsidP="005F4FDB">
      <w:pPr>
        <w:numPr>
          <w:ilvl w:val="0"/>
          <w:numId w:val="99"/>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double</w:t>
      </w:r>
      <w:r w:rsidRPr="00553174">
        <w:rPr>
          <w:color w:val="000000"/>
          <w:sz w:val="20"/>
          <w:szCs w:val="20"/>
          <w:bdr w:val="none" w:sz="0" w:space="0" w:color="auto" w:frame="1"/>
        </w:rPr>
        <w:t> getSalary() {  </w:t>
      </w:r>
    </w:p>
    <w:p w:rsidR="005F4FDB" w:rsidRPr="00553174" w:rsidRDefault="005F4FDB" w:rsidP="005F4FDB">
      <w:pPr>
        <w:numPr>
          <w:ilvl w:val="0"/>
          <w:numId w:val="99"/>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return</w:t>
      </w:r>
      <w:r w:rsidRPr="00553174">
        <w:rPr>
          <w:color w:val="000000"/>
          <w:sz w:val="20"/>
          <w:szCs w:val="20"/>
          <w:bdr w:val="none" w:sz="0" w:space="0" w:color="auto" w:frame="1"/>
        </w:rPr>
        <w:t> salary;  </w:t>
      </w:r>
    </w:p>
    <w:p w:rsidR="005F4FDB" w:rsidRPr="00553174" w:rsidRDefault="005F4FDB" w:rsidP="005F4FDB">
      <w:pPr>
        <w:numPr>
          <w:ilvl w:val="0"/>
          <w:numId w:val="99"/>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5F4FDB" w:rsidRPr="00553174" w:rsidRDefault="005F4FDB" w:rsidP="005F4FDB">
      <w:pPr>
        <w:numPr>
          <w:ilvl w:val="0"/>
          <w:numId w:val="99"/>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annotation"/>
          <w:color w:val="646464"/>
          <w:sz w:val="20"/>
          <w:szCs w:val="20"/>
          <w:bdr w:val="none" w:sz="0" w:space="0" w:color="auto" w:frame="1"/>
        </w:rPr>
        <w:t>@Override</w:t>
      </w:r>
      <w:r w:rsidRPr="00553174">
        <w:rPr>
          <w:color w:val="000000"/>
          <w:sz w:val="20"/>
          <w:szCs w:val="20"/>
          <w:bdr w:val="none" w:sz="0" w:space="0" w:color="auto" w:frame="1"/>
        </w:rPr>
        <w:t>  </w:t>
      </w:r>
    </w:p>
    <w:p w:rsidR="005F4FDB" w:rsidRPr="00553174" w:rsidRDefault="005F4FDB" w:rsidP="005F4FDB">
      <w:pPr>
        <w:numPr>
          <w:ilvl w:val="0"/>
          <w:numId w:val="99"/>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void</w:t>
      </w:r>
      <w:r w:rsidRPr="00553174">
        <w:rPr>
          <w:color w:val="000000"/>
          <w:sz w:val="20"/>
          <w:szCs w:val="20"/>
          <w:bdr w:val="none" w:sz="0" w:space="0" w:color="auto" w:frame="1"/>
        </w:rPr>
        <w:t> print() {  </w:t>
      </w:r>
    </w:p>
    <w:p w:rsidR="005F4FDB" w:rsidRPr="00553174" w:rsidRDefault="005F4FDB" w:rsidP="005F4FDB">
      <w:pPr>
        <w:numPr>
          <w:ilvl w:val="0"/>
          <w:numId w:val="99"/>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System.out.println(</w:t>
      </w:r>
      <w:r w:rsidRPr="00553174">
        <w:rPr>
          <w:rStyle w:val="string"/>
          <w:color w:val="0000FF"/>
          <w:sz w:val="20"/>
          <w:szCs w:val="20"/>
          <w:bdr w:val="none" w:sz="0" w:space="0" w:color="auto" w:frame="1"/>
        </w:rPr>
        <w:t>"========================="</w:t>
      </w:r>
      <w:r w:rsidRPr="00553174">
        <w:rPr>
          <w:color w:val="000000"/>
          <w:sz w:val="20"/>
          <w:szCs w:val="20"/>
          <w:bdr w:val="none" w:sz="0" w:space="0" w:color="auto" w:frame="1"/>
        </w:rPr>
        <w:t>);  </w:t>
      </w:r>
    </w:p>
    <w:p w:rsidR="005F4FDB" w:rsidRPr="00553174" w:rsidRDefault="005F4FDB" w:rsidP="005F4FDB">
      <w:pPr>
        <w:numPr>
          <w:ilvl w:val="0"/>
          <w:numId w:val="99"/>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System.out.println(</w:t>
      </w:r>
      <w:r w:rsidRPr="00553174">
        <w:rPr>
          <w:rStyle w:val="string"/>
          <w:color w:val="0000FF"/>
          <w:sz w:val="20"/>
          <w:szCs w:val="20"/>
          <w:bdr w:val="none" w:sz="0" w:space="0" w:color="auto" w:frame="1"/>
        </w:rPr>
        <w:t>"Id ="</w:t>
      </w:r>
      <w:r w:rsidRPr="00553174">
        <w:rPr>
          <w:color w:val="000000"/>
          <w:sz w:val="20"/>
          <w:szCs w:val="20"/>
          <w:bdr w:val="none" w:sz="0" w:space="0" w:color="auto" w:frame="1"/>
        </w:rPr>
        <w:t>+getId());  </w:t>
      </w:r>
    </w:p>
    <w:p w:rsidR="005F4FDB" w:rsidRPr="00553174" w:rsidRDefault="005F4FDB" w:rsidP="005F4FDB">
      <w:pPr>
        <w:numPr>
          <w:ilvl w:val="0"/>
          <w:numId w:val="99"/>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System.out.println(</w:t>
      </w:r>
      <w:r w:rsidRPr="00553174">
        <w:rPr>
          <w:rStyle w:val="string"/>
          <w:color w:val="0000FF"/>
          <w:sz w:val="20"/>
          <w:szCs w:val="20"/>
          <w:bdr w:val="none" w:sz="0" w:space="0" w:color="auto" w:frame="1"/>
        </w:rPr>
        <w:t>"Name ="</w:t>
      </w:r>
      <w:r w:rsidRPr="00553174">
        <w:rPr>
          <w:color w:val="000000"/>
          <w:sz w:val="20"/>
          <w:szCs w:val="20"/>
          <w:bdr w:val="none" w:sz="0" w:space="0" w:color="auto" w:frame="1"/>
        </w:rPr>
        <w:t>+getName());  </w:t>
      </w:r>
    </w:p>
    <w:p w:rsidR="005F4FDB" w:rsidRPr="00553174" w:rsidRDefault="005F4FDB" w:rsidP="005F4FDB">
      <w:pPr>
        <w:numPr>
          <w:ilvl w:val="0"/>
          <w:numId w:val="99"/>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System.out.println(</w:t>
      </w:r>
      <w:r w:rsidRPr="00553174">
        <w:rPr>
          <w:rStyle w:val="string"/>
          <w:color w:val="0000FF"/>
          <w:sz w:val="20"/>
          <w:szCs w:val="20"/>
          <w:bdr w:val="none" w:sz="0" w:space="0" w:color="auto" w:frame="1"/>
        </w:rPr>
        <w:t>"Salary ="</w:t>
      </w:r>
      <w:r w:rsidRPr="00553174">
        <w:rPr>
          <w:color w:val="000000"/>
          <w:sz w:val="20"/>
          <w:szCs w:val="20"/>
          <w:bdr w:val="none" w:sz="0" w:space="0" w:color="auto" w:frame="1"/>
        </w:rPr>
        <w:t>+getSalary());  </w:t>
      </w:r>
    </w:p>
    <w:p w:rsidR="005F4FDB" w:rsidRPr="00553174" w:rsidRDefault="005F4FDB" w:rsidP="005F4FDB">
      <w:pPr>
        <w:numPr>
          <w:ilvl w:val="0"/>
          <w:numId w:val="99"/>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System.out.println(</w:t>
      </w:r>
      <w:r w:rsidRPr="00553174">
        <w:rPr>
          <w:rStyle w:val="string"/>
          <w:color w:val="0000FF"/>
          <w:sz w:val="20"/>
          <w:szCs w:val="20"/>
          <w:bdr w:val="none" w:sz="0" w:space="0" w:color="auto" w:frame="1"/>
        </w:rPr>
        <w:t>"========================="</w:t>
      </w:r>
      <w:r w:rsidRPr="00553174">
        <w:rPr>
          <w:color w:val="000000"/>
          <w:sz w:val="20"/>
          <w:szCs w:val="20"/>
          <w:bdr w:val="none" w:sz="0" w:space="0" w:color="auto" w:frame="1"/>
        </w:rPr>
        <w:t>);  </w:t>
      </w:r>
    </w:p>
    <w:p w:rsidR="005F4FDB" w:rsidRPr="00553174" w:rsidRDefault="005F4FDB" w:rsidP="005F4FDB">
      <w:pPr>
        <w:numPr>
          <w:ilvl w:val="0"/>
          <w:numId w:val="99"/>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5F4FDB" w:rsidRPr="00553174" w:rsidRDefault="005F4FDB" w:rsidP="005F4FDB">
      <w:pPr>
        <w:numPr>
          <w:ilvl w:val="0"/>
          <w:numId w:val="99"/>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annotation"/>
          <w:color w:val="646464"/>
          <w:sz w:val="20"/>
          <w:szCs w:val="20"/>
          <w:bdr w:val="none" w:sz="0" w:space="0" w:color="auto" w:frame="1"/>
        </w:rPr>
        <w:t>@Override</w:t>
      </w:r>
      <w:r w:rsidRPr="00553174">
        <w:rPr>
          <w:color w:val="000000"/>
          <w:sz w:val="20"/>
          <w:szCs w:val="20"/>
          <w:bdr w:val="none" w:sz="0" w:space="0" w:color="auto" w:frame="1"/>
        </w:rPr>
        <w:t>  </w:t>
      </w:r>
    </w:p>
    <w:p w:rsidR="005F4FDB" w:rsidRPr="00553174" w:rsidRDefault="005F4FDB" w:rsidP="005F4FDB">
      <w:pPr>
        <w:numPr>
          <w:ilvl w:val="0"/>
          <w:numId w:val="99"/>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void</w:t>
      </w:r>
      <w:r w:rsidRPr="00553174">
        <w:rPr>
          <w:color w:val="000000"/>
          <w:sz w:val="20"/>
          <w:szCs w:val="20"/>
          <w:bdr w:val="none" w:sz="0" w:space="0" w:color="auto" w:frame="1"/>
        </w:rPr>
        <w:t> remove(Employee employee) {  </w:t>
      </w:r>
    </w:p>
    <w:p w:rsidR="005F4FDB" w:rsidRPr="00553174" w:rsidRDefault="005F4FDB" w:rsidP="005F4FDB">
      <w:pPr>
        <w:numPr>
          <w:ilvl w:val="0"/>
          <w:numId w:val="99"/>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comment"/>
          <w:color w:val="008200"/>
          <w:sz w:val="20"/>
          <w:szCs w:val="20"/>
          <w:bdr w:val="none" w:sz="0" w:space="0" w:color="auto" w:frame="1"/>
        </w:rPr>
        <w:t>//this is leaf node so this method is not applicable to this class.</w:t>
      </w:r>
      <w:r w:rsidRPr="00553174">
        <w:rPr>
          <w:color w:val="000000"/>
          <w:sz w:val="20"/>
          <w:szCs w:val="20"/>
          <w:bdr w:val="none" w:sz="0" w:space="0" w:color="auto" w:frame="1"/>
        </w:rPr>
        <w:t>  </w:t>
      </w:r>
    </w:p>
    <w:p w:rsidR="005F4FDB" w:rsidRPr="00553174" w:rsidRDefault="005F4FDB" w:rsidP="005F4FDB">
      <w:pPr>
        <w:numPr>
          <w:ilvl w:val="0"/>
          <w:numId w:val="99"/>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5F4FDB" w:rsidRPr="00553174" w:rsidRDefault="005F4FDB" w:rsidP="005F4FDB">
      <w:pPr>
        <w:numPr>
          <w:ilvl w:val="0"/>
          <w:numId w:val="99"/>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5F4FDB" w:rsidRPr="00553174" w:rsidRDefault="005F4FDB" w:rsidP="005F4FDB">
      <w:pPr>
        <w:pStyle w:val="Heading4"/>
        <w:shd w:val="clear" w:color="auto" w:fill="FFFFFF"/>
        <w:jc w:val="both"/>
        <w:rPr>
          <w:rFonts w:asciiTheme="minorHAnsi" w:hAnsiTheme="minorHAnsi" w:cs="Helvetica"/>
          <w:b w:val="0"/>
          <w:bCs w:val="0"/>
          <w:color w:val="610B4B"/>
          <w:sz w:val="20"/>
          <w:szCs w:val="20"/>
        </w:rPr>
      </w:pPr>
      <w:r w:rsidRPr="00553174">
        <w:rPr>
          <w:rFonts w:asciiTheme="minorHAnsi" w:hAnsiTheme="minorHAnsi" w:cs="Helvetica"/>
          <w:b w:val="0"/>
          <w:bCs w:val="0"/>
          <w:color w:val="610B4B"/>
          <w:sz w:val="20"/>
          <w:szCs w:val="20"/>
        </w:rPr>
        <w:t>Step 5</w:t>
      </w:r>
    </w:p>
    <w:p w:rsidR="005F4FDB" w:rsidRPr="00553174" w:rsidRDefault="005F4FDB" w:rsidP="005F4FDB">
      <w:pPr>
        <w:pStyle w:val="NormalWeb"/>
        <w:shd w:val="clear" w:color="auto" w:fill="FFFFFF"/>
        <w:jc w:val="both"/>
        <w:rPr>
          <w:rFonts w:asciiTheme="minorHAnsi" w:hAnsiTheme="minorHAnsi"/>
          <w:color w:val="000000"/>
          <w:sz w:val="20"/>
          <w:szCs w:val="20"/>
        </w:rPr>
      </w:pPr>
      <w:r w:rsidRPr="00553174">
        <w:rPr>
          <w:rFonts w:asciiTheme="minorHAnsi" w:hAnsiTheme="minorHAnsi"/>
          <w:color w:val="000000"/>
          <w:sz w:val="20"/>
          <w:szCs w:val="20"/>
        </w:rPr>
        <w:t>Create a </w:t>
      </w:r>
      <w:r w:rsidRPr="00553174">
        <w:rPr>
          <w:rFonts w:asciiTheme="minorHAnsi" w:hAnsiTheme="minorHAnsi"/>
          <w:b/>
          <w:bCs/>
          <w:color w:val="000000"/>
          <w:sz w:val="20"/>
          <w:szCs w:val="20"/>
        </w:rPr>
        <w:t>CompositePatternDemo</w:t>
      </w:r>
      <w:r w:rsidRPr="00553174">
        <w:rPr>
          <w:rFonts w:asciiTheme="minorHAnsi" w:hAnsiTheme="minorHAnsi"/>
          <w:color w:val="000000"/>
          <w:sz w:val="20"/>
          <w:szCs w:val="20"/>
        </w:rPr>
        <w:t> class that will also be treated as a </w:t>
      </w:r>
      <w:r w:rsidRPr="00553174">
        <w:rPr>
          <w:rFonts w:asciiTheme="minorHAnsi" w:hAnsiTheme="minorHAnsi"/>
          <w:b/>
          <w:bCs/>
          <w:color w:val="000000"/>
          <w:sz w:val="20"/>
          <w:szCs w:val="20"/>
        </w:rPr>
        <w:t>Client</w:t>
      </w:r>
      <w:r w:rsidRPr="00553174">
        <w:rPr>
          <w:rFonts w:asciiTheme="minorHAnsi" w:hAnsiTheme="minorHAnsi"/>
          <w:color w:val="000000"/>
          <w:sz w:val="20"/>
          <w:szCs w:val="20"/>
        </w:rPr>
        <w:t> and ii will use the Employee interface.</w:t>
      </w:r>
    </w:p>
    <w:p w:rsidR="005F4FDB" w:rsidRPr="00553174" w:rsidRDefault="005F4FDB" w:rsidP="005F4FDB">
      <w:pPr>
        <w:shd w:val="clear" w:color="auto" w:fill="FFFFFF"/>
        <w:jc w:val="both"/>
        <w:rPr>
          <w:i/>
          <w:iCs/>
          <w:color w:val="000000"/>
          <w:sz w:val="20"/>
          <w:szCs w:val="20"/>
        </w:rPr>
      </w:pPr>
      <w:r w:rsidRPr="00553174">
        <w:rPr>
          <w:i/>
          <w:iCs/>
          <w:color w:val="000000"/>
          <w:sz w:val="20"/>
          <w:szCs w:val="20"/>
        </w:rPr>
        <w:t>File: CompositePatternDemo.java</w:t>
      </w:r>
    </w:p>
    <w:p w:rsidR="005F4FDB" w:rsidRPr="00553174" w:rsidRDefault="005F4FDB" w:rsidP="005F4FDB">
      <w:pPr>
        <w:numPr>
          <w:ilvl w:val="0"/>
          <w:numId w:val="100"/>
        </w:numPr>
        <w:shd w:val="clear" w:color="auto" w:fill="FFFFFF"/>
        <w:spacing w:after="0" w:line="345" w:lineRule="atLeast"/>
        <w:ind w:left="0"/>
        <w:jc w:val="both"/>
        <w:rPr>
          <w:color w:val="000000"/>
          <w:sz w:val="20"/>
          <w:szCs w:val="20"/>
        </w:rPr>
      </w:pP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class</w:t>
      </w:r>
      <w:r w:rsidRPr="00553174">
        <w:rPr>
          <w:color w:val="000000"/>
          <w:sz w:val="20"/>
          <w:szCs w:val="20"/>
          <w:bdr w:val="none" w:sz="0" w:space="0" w:color="auto" w:frame="1"/>
        </w:rPr>
        <w:t> CompositePatternDemo {  </w:t>
      </w:r>
    </w:p>
    <w:p w:rsidR="005F4FDB" w:rsidRPr="00553174" w:rsidRDefault="005F4FDB" w:rsidP="005F4FDB">
      <w:pPr>
        <w:numPr>
          <w:ilvl w:val="0"/>
          <w:numId w:val="100"/>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static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void</w:t>
      </w:r>
      <w:r w:rsidRPr="00553174">
        <w:rPr>
          <w:color w:val="000000"/>
          <w:sz w:val="20"/>
          <w:szCs w:val="20"/>
          <w:bdr w:val="none" w:sz="0" w:space="0" w:color="auto" w:frame="1"/>
        </w:rPr>
        <w:t> main(String args[]){  </w:t>
      </w:r>
    </w:p>
    <w:p w:rsidR="005F4FDB" w:rsidRPr="00553174" w:rsidRDefault="005F4FDB" w:rsidP="005F4FDB">
      <w:pPr>
        <w:numPr>
          <w:ilvl w:val="0"/>
          <w:numId w:val="100"/>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Employee emp1=</w:t>
      </w:r>
      <w:r w:rsidRPr="00553174">
        <w:rPr>
          <w:rStyle w:val="keyword"/>
          <w:b/>
          <w:bCs/>
          <w:color w:val="006699"/>
          <w:sz w:val="20"/>
          <w:szCs w:val="20"/>
          <w:bdr w:val="none" w:sz="0" w:space="0" w:color="auto" w:frame="1"/>
        </w:rPr>
        <w:t>new</w:t>
      </w:r>
      <w:r w:rsidRPr="00553174">
        <w:rPr>
          <w:color w:val="000000"/>
          <w:sz w:val="20"/>
          <w:szCs w:val="20"/>
          <w:bdr w:val="none" w:sz="0" w:space="0" w:color="auto" w:frame="1"/>
        </w:rPr>
        <w:t> Cashier(</w:t>
      </w:r>
      <w:r w:rsidRPr="00553174">
        <w:rPr>
          <w:rStyle w:val="number"/>
          <w:color w:val="C00000"/>
          <w:sz w:val="20"/>
          <w:szCs w:val="20"/>
          <w:bdr w:val="none" w:sz="0" w:space="0" w:color="auto" w:frame="1"/>
        </w:rPr>
        <w:t>101</w:t>
      </w:r>
      <w:r w:rsidRPr="00553174">
        <w:rPr>
          <w:color w:val="000000"/>
          <w:sz w:val="20"/>
          <w:szCs w:val="20"/>
          <w:bdr w:val="none" w:sz="0" w:space="0" w:color="auto" w:frame="1"/>
        </w:rPr>
        <w:t>,</w:t>
      </w:r>
      <w:r w:rsidRPr="00553174">
        <w:rPr>
          <w:rStyle w:val="string"/>
          <w:color w:val="0000FF"/>
          <w:sz w:val="20"/>
          <w:szCs w:val="20"/>
          <w:bdr w:val="none" w:sz="0" w:space="0" w:color="auto" w:frame="1"/>
        </w:rPr>
        <w:t>"Sohan Kumar"</w:t>
      </w:r>
      <w:r w:rsidRPr="00553174">
        <w:rPr>
          <w:color w:val="000000"/>
          <w:sz w:val="20"/>
          <w:szCs w:val="20"/>
          <w:bdr w:val="none" w:sz="0" w:space="0" w:color="auto" w:frame="1"/>
        </w:rPr>
        <w:t>, </w:t>
      </w:r>
      <w:r w:rsidRPr="00553174">
        <w:rPr>
          <w:rStyle w:val="number"/>
          <w:color w:val="C00000"/>
          <w:sz w:val="20"/>
          <w:szCs w:val="20"/>
          <w:bdr w:val="none" w:sz="0" w:space="0" w:color="auto" w:frame="1"/>
        </w:rPr>
        <w:t>20000.0</w:t>
      </w:r>
      <w:r w:rsidRPr="00553174">
        <w:rPr>
          <w:color w:val="000000"/>
          <w:sz w:val="20"/>
          <w:szCs w:val="20"/>
          <w:bdr w:val="none" w:sz="0" w:space="0" w:color="auto" w:frame="1"/>
        </w:rPr>
        <w:t>);  </w:t>
      </w:r>
    </w:p>
    <w:p w:rsidR="005F4FDB" w:rsidRPr="00553174" w:rsidRDefault="005F4FDB" w:rsidP="005F4FDB">
      <w:pPr>
        <w:numPr>
          <w:ilvl w:val="0"/>
          <w:numId w:val="100"/>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Employee emp2=</w:t>
      </w:r>
      <w:r w:rsidRPr="00553174">
        <w:rPr>
          <w:rStyle w:val="keyword"/>
          <w:b/>
          <w:bCs/>
          <w:color w:val="006699"/>
          <w:sz w:val="20"/>
          <w:szCs w:val="20"/>
          <w:bdr w:val="none" w:sz="0" w:space="0" w:color="auto" w:frame="1"/>
        </w:rPr>
        <w:t>new</w:t>
      </w:r>
      <w:r w:rsidRPr="00553174">
        <w:rPr>
          <w:color w:val="000000"/>
          <w:sz w:val="20"/>
          <w:szCs w:val="20"/>
          <w:bdr w:val="none" w:sz="0" w:space="0" w:color="auto" w:frame="1"/>
        </w:rPr>
        <w:t> Cashier(</w:t>
      </w:r>
      <w:r w:rsidRPr="00553174">
        <w:rPr>
          <w:rStyle w:val="number"/>
          <w:color w:val="C00000"/>
          <w:sz w:val="20"/>
          <w:szCs w:val="20"/>
          <w:bdr w:val="none" w:sz="0" w:space="0" w:color="auto" w:frame="1"/>
        </w:rPr>
        <w:t>102</w:t>
      </w:r>
      <w:r w:rsidRPr="00553174">
        <w:rPr>
          <w:color w:val="000000"/>
          <w:sz w:val="20"/>
          <w:szCs w:val="20"/>
          <w:bdr w:val="none" w:sz="0" w:space="0" w:color="auto" w:frame="1"/>
        </w:rPr>
        <w:t>,</w:t>
      </w:r>
      <w:r w:rsidRPr="00553174">
        <w:rPr>
          <w:rStyle w:val="string"/>
          <w:color w:val="0000FF"/>
          <w:sz w:val="20"/>
          <w:szCs w:val="20"/>
          <w:bdr w:val="none" w:sz="0" w:space="0" w:color="auto" w:frame="1"/>
        </w:rPr>
        <w:t>"Mohan Kumar"</w:t>
      </w:r>
      <w:r w:rsidRPr="00553174">
        <w:rPr>
          <w:color w:val="000000"/>
          <w:sz w:val="20"/>
          <w:szCs w:val="20"/>
          <w:bdr w:val="none" w:sz="0" w:space="0" w:color="auto" w:frame="1"/>
        </w:rPr>
        <w:t>, </w:t>
      </w:r>
      <w:r w:rsidRPr="00553174">
        <w:rPr>
          <w:rStyle w:val="number"/>
          <w:color w:val="C00000"/>
          <w:sz w:val="20"/>
          <w:szCs w:val="20"/>
          <w:bdr w:val="none" w:sz="0" w:space="0" w:color="auto" w:frame="1"/>
        </w:rPr>
        <w:t>25000.0</w:t>
      </w:r>
      <w:r w:rsidRPr="00553174">
        <w:rPr>
          <w:color w:val="000000"/>
          <w:sz w:val="20"/>
          <w:szCs w:val="20"/>
          <w:bdr w:val="none" w:sz="0" w:space="0" w:color="auto" w:frame="1"/>
        </w:rPr>
        <w:t>);  </w:t>
      </w:r>
    </w:p>
    <w:p w:rsidR="005F4FDB" w:rsidRPr="00553174" w:rsidRDefault="005F4FDB" w:rsidP="005F4FDB">
      <w:pPr>
        <w:numPr>
          <w:ilvl w:val="0"/>
          <w:numId w:val="100"/>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Employee emp3=</w:t>
      </w:r>
      <w:r w:rsidRPr="00553174">
        <w:rPr>
          <w:rStyle w:val="keyword"/>
          <w:b/>
          <w:bCs/>
          <w:color w:val="006699"/>
          <w:sz w:val="20"/>
          <w:szCs w:val="20"/>
          <w:bdr w:val="none" w:sz="0" w:space="0" w:color="auto" w:frame="1"/>
        </w:rPr>
        <w:t>new</w:t>
      </w:r>
      <w:r w:rsidRPr="00553174">
        <w:rPr>
          <w:color w:val="000000"/>
          <w:sz w:val="20"/>
          <w:szCs w:val="20"/>
          <w:bdr w:val="none" w:sz="0" w:space="0" w:color="auto" w:frame="1"/>
        </w:rPr>
        <w:t> Accountant(</w:t>
      </w:r>
      <w:r w:rsidRPr="00553174">
        <w:rPr>
          <w:rStyle w:val="number"/>
          <w:color w:val="C00000"/>
          <w:sz w:val="20"/>
          <w:szCs w:val="20"/>
          <w:bdr w:val="none" w:sz="0" w:space="0" w:color="auto" w:frame="1"/>
        </w:rPr>
        <w:t>103</w:t>
      </w:r>
      <w:r w:rsidRPr="00553174">
        <w:rPr>
          <w:color w:val="000000"/>
          <w:sz w:val="20"/>
          <w:szCs w:val="20"/>
          <w:bdr w:val="none" w:sz="0" w:space="0" w:color="auto" w:frame="1"/>
        </w:rPr>
        <w:t>,</w:t>
      </w:r>
      <w:r w:rsidRPr="00553174">
        <w:rPr>
          <w:rStyle w:val="string"/>
          <w:color w:val="0000FF"/>
          <w:sz w:val="20"/>
          <w:szCs w:val="20"/>
          <w:bdr w:val="none" w:sz="0" w:space="0" w:color="auto" w:frame="1"/>
        </w:rPr>
        <w:t>"Seema Mahiwal"</w:t>
      </w:r>
      <w:r w:rsidRPr="00553174">
        <w:rPr>
          <w:color w:val="000000"/>
          <w:sz w:val="20"/>
          <w:szCs w:val="20"/>
          <w:bdr w:val="none" w:sz="0" w:space="0" w:color="auto" w:frame="1"/>
        </w:rPr>
        <w:t>, </w:t>
      </w:r>
      <w:r w:rsidRPr="00553174">
        <w:rPr>
          <w:rStyle w:val="number"/>
          <w:color w:val="C00000"/>
          <w:sz w:val="20"/>
          <w:szCs w:val="20"/>
          <w:bdr w:val="none" w:sz="0" w:space="0" w:color="auto" w:frame="1"/>
        </w:rPr>
        <w:t>30000.0</w:t>
      </w:r>
      <w:r w:rsidRPr="00553174">
        <w:rPr>
          <w:color w:val="000000"/>
          <w:sz w:val="20"/>
          <w:szCs w:val="20"/>
          <w:bdr w:val="none" w:sz="0" w:space="0" w:color="auto" w:frame="1"/>
        </w:rPr>
        <w:t>);   </w:t>
      </w:r>
    </w:p>
    <w:p w:rsidR="005F4FDB" w:rsidRPr="00553174" w:rsidRDefault="005F4FDB" w:rsidP="005F4FDB">
      <w:pPr>
        <w:numPr>
          <w:ilvl w:val="0"/>
          <w:numId w:val="100"/>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Employee manager1=</w:t>
      </w:r>
      <w:r w:rsidRPr="00553174">
        <w:rPr>
          <w:rStyle w:val="keyword"/>
          <w:b/>
          <w:bCs/>
          <w:color w:val="006699"/>
          <w:sz w:val="20"/>
          <w:szCs w:val="20"/>
          <w:bdr w:val="none" w:sz="0" w:space="0" w:color="auto" w:frame="1"/>
        </w:rPr>
        <w:t>new</w:t>
      </w:r>
      <w:r w:rsidRPr="00553174">
        <w:rPr>
          <w:color w:val="000000"/>
          <w:sz w:val="20"/>
          <w:szCs w:val="20"/>
          <w:bdr w:val="none" w:sz="0" w:space="0" w:color="auto" w:frame="1"/>
        </w:rPr>
        <w:t> BankManager(</w:t>
      </w:r>
      <w:r w:rsidRPr="00553174">
        <w:rPr>
          <w:rStyle w:val="number"/>
          <w:color w:val="C00000"/>
          <w:sz w:val="20"/>
          <w:szCs w:val="20"/>
          <w:bdr w:val="none" w:sz="0" w:space="0" w:color="auto" w:frame="1"/>
        </w:rPr>
        <w:t>100</w:t>
      </w:r>
      <w:r w:rsidRPr="00553174">
        <w:rPr>
          <w:color w:val="000000"/>
          <w:sz w:val="20"/>
          <w:szCs w:val="20"/>
          <w:bdr w:val="none" w:sz="0" w:space="0" w:color="auto" w:frame="1"/>
        </w:rPr>
        <w:t>,</w:t>
      </w:r>
      <w:r w:rsidRPr="00553174">
        <w:rPr>
          <w:rStyle w:val="string"/>
          <w:color w:val="0000FF"/>
          <w:sz w:val="20"/>
          <w:szCs w:val="20"/>
          <w:bdr w:val="none" w:sz="0" w:space="0" w:color="auto" w:frame="1"/>
        </w:rPr>
        <w:t>"Ashwani Rajput"</w:t>
      </w:r>
      <w:r w:rsidRPr="00553174">
        <w:rPr>
          <w:color w:val="000000"/>
          <w:sz w:val="20"/>
          <w:szCs w:val="20"/>
          <w:bdr w:val="none" w:sz="0" w:space="0" w:color="auto" w:frame="1"/>
        </w:rPr>
        <w:t>,</w:t>
      </w:r>
      <w:r w:rsidRPr="00553174">
        <w:rPr>
          <w:rStyle w:val="number"/>
          <w:color w:val="C00000"/>
          <w:sz w:val="20"/>
          <w:szCs w:val="20"/>
          <w:bdr w:val="none" w:sz="0" w:space="0" w:color="auto" w:frame="1"/>
        </w:rPr>
        <w:t>100000.0</w:t>
      </w:r>
      <w:r w:rsidRPr="00553174">
        <w:rPr>
          <w:color w:val="000000"/>
          <w:sz w:val="20"/>
          <w:szCs w:val="20"/>
          <w:bdr w:val="none" w:sz="0" w:space="0" w:color="auto" w:frame="1"/>
        </w:rPr>
        <w:t>);  </w:t>
      </w:r>
    </w:p>
    <w:p w:rsidR="005F4FDB" w:rsidRPr="00553174" w:rsidRDefault="005F4FDB" w:rsidP="005F4FDB">
      <w:pPr>
        <w:numPr>
          <w:ilvl w:val="0"/>
          <w:numId w:val="100"/>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5F4FDB" w:rsidRPr="00553174" w:rsidRDefault="005F4FDB" w:rsidP="005F4FDB">
      <w:pPr>
        <w:numPr>
          <w:ilvl w:val="0"/>
          <w:numId w:val="100"/>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lastRenderedPageBreak/>
        <w:t>          manager1.add(emp1);  </w:t>
      </w:r>
    </w:p>
    <w:p w:rsidR="005F4FDB" w:rsidRPr="00553174" w:rsidRDefault="005F4FDB" w:rsidP="005F4FDB">
      <w:pPr>
        <w:numPr>
          <w:ilvl w:val="0"/>
          <w:numId w:val="100"/>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manager1.add(emp2);  </w:t>
      </w:r>
    </w:p>
    <w:p w:rsidR="005F4FDB" w:rsidRPr="00553174" w:rsidRDefault="005F4FDB" w:rsidP="005F4FDB">
      <w:pPr>
        <w:numPr>
          <w:ilvl w:val="0"/>
          <w:numId w:val="100"/>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manager1.add(emp3);  </w:t>
      </w:r>
    </w:p>
    <w:p w:rsidR="005F4FDB" w:rsidRPr="00553174" w:rsidRDefault="005F4FDB" w:rsidP="005F4FDB">
      <w:pPr>
        <w:numPr>
          <w:ilvl w:val="0"/>
          <w:numId w:val="100"/>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manager1.print();  </w:t>
      </w:r>
    </w:p>
    <w:p w:rsidR="005F4FDB" w:rsidRPr="00553174" w:rsidRDefault="005F4FDB" w:rsidP="005F4FDB">
      <w:pPr>
        <w:numPr>
          <w:ilvl w:val="0"/>
          <w:numId w:val="100"/>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5F4FDB" w:rsidRPr="00553174" w:rsidRDefault="005F4FDB" w:rsidP="005F4FDB">
      <w:pPr>
        <w:numPr>
          <w:ilvl w:val="0"/>
          <w:numId w:val="100"/>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5F4FDB" w:rsidRPr="00553174" w:rsidRDefault="00C05106" w:rsidP="005F4FDB">
      <w:pPr>
        <w:spacing w:line="240" w:lineRule="auto"/>
        <w:rPr>
          <w:sz w:val="20"/>
          <w:szCs w:val="20"/>
        </w:rPr>
      </w:pPr>
      <w:r w:rsidRPr="00553174">
        <w:rPr>
          <w:sz w:val="20"/>
          <w:szCs w:val="20"/>
        </w:rPr>
        <w:pict>
          <v:rect id="_x0000_i1038" style="width:0;height:.75pt" o:hrstd="t" o:hrnoshade="t" o:hr="t" fillcolor="#d4d4d4" stroked="f"/>
        </w:pict>
      </w:r>
    </w:p>
    <w:p w:rsidR="005F4FDB" w:rsidRPr="00553174" w:rsidRDefault="00C05106" w:rsidP="005F4FDB">
      <w:pPr>
        <w:shd w:val="clear" w:color="auto" w:fill="FFFFFF"/>
        <w:jc w:val="both"/>
        <w:rPr>
          <w:color w:val="000000"/>
          <w:sz w:val="20"/>
          <w:szCs w:val="20"/>
        </w:rPr>
      </w:pPr>
      <w:hyperlink r:id="rId28" w:history="1">
        <w:proofErr w:type="gramStart"/>
        <w:r w:rsidR="005F4FDB" w:rsidRPr="00553174">
          <w:rPr>
            <w:rStyle w:val="Hyperlink"/>
            <w:rFonts w:cs="Tahoma"/>
            <w:color w:val="FF0000"/>
            <w:sz w:val="20"/>
            <w:szCs w:val="20"/>
          </w:rPr>
          <w:t>download</w:t>
        </w:r>
        <w:proofErr w:type="gramEnd"/>
        <w:r w:rsidR="005F4FDB" w:rsidRPr="00553174">
          <w:rPr>
            <w:rStyle w:val="Hyperlink"/>
            <w:rFonts w:cs="Tahoma"/>
            <w:color w:val="FF0000"/>
            <w:sz w:val="20"/>
            <w:szCs w:val="20"/>
          </w:rPr>
          <w:t xml:space="preserve"> this composite pattern Example</w:t>
        </w:r>
      </w:hyperlink>
    </w:p>
    <w:p w:rsidR="005F4FDB" w:rsidRPr="00553174" w:rsidRDefault="005F4FDB" w:rsidP="005F4FDB">
      <w:pPr>
        <w:pStyle w:val="Heading4"/>
        <w:shd w:val="clear" w:color="auto" w:fill="FFFFFF"/>
        <w:jc w:val="both"/>
        <w:rPr>
          <w:rFonts w:asciiTheme="minorHAnsi" w:hAnsiTheme="minorHAnsi" w:cs="Helvetica"/>
          <w:b w:val="0"/>
          <w:bCs w:val="0"/>
          <w:color w:val="610B4B"/>
          <w:sz w:val="20"/>
          <w:szCs w:val="20"/>
        </w:rPr>
      </w:pPr>
      <w:r w:rsidRPr="00553174">
        <w:rPr>
          <w:rFonts w:asciiTheme="minorHAnsi" w:hAnsiTheme="minorHAnsi" w:cs="Helvetica"/>
          <w:b w:val="0"/>
          <w:bCs w:val="0"/>
          <w:color w:val="610B4B"/>
          <w:sz w:val="20"/>
          <w:szCs w:val="20"/>
        </w:rPr>
        <w:t>Output</w:t>
      </w:r>
    </w:p>
    <w:p w:rsidR="005F4FDB" w:rsidRPr="00553174" w:rsidRDefault="005F4FDB" w:rsidP="005F4FDB">
      <w:pPr>
        <w:numPr>
          <w:ilvl w:val="0"/>
          <w:numId w:val="101"/>
        </w:numPr>
        <w:shd w:val="clear" w:color="auto" w:fill="FFFFFF"/>
        <w:spacing w:after="0" w:line="345" w:lineRule="atLeast"/>
        <w:ind w:left="0"/>
        <w:jc w:val="both"/>
        <w:rPr>
          <w:rFonts w:cs="Times New Roman"/>
          <w:color w:val="000000"/>
          <w:sz w:val="20"/>
          <w:szCs w:val="20"/>
        </w:rPr>
      </w:pPr>
      <w:r w:rsidRPr="00553174">
        <w:rPr>
          <w:color w:val="000000"/>
          <w:sz w:val="20"/>
          <w:szCs w:val="20"/>
          <w:bdr w:val="none" w:sz="0" w:space="0" w:color="auto" w:frame="1"/>
        </w:rPr>
        <w:t>==========================  </w:t>
      </w:r>
    </w:p>
    <w:p w:rsidR="005F4FDB" w:rsidRPr="00553174" w:rsidRDefault="005F4FDB" w:rsidP="005F4FDB">
      <w:pPr>
        <w:numPr>
          <w:ilvl w:val="0"/>
          <w:numId w:val="101"/>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Id =</w:t>
      </w:r>
      <w:r w:rsidRPr="00553174">
        <w:rPr>
          <w:rStyle w:val="number"/>
          <w:color w:val="C00000"/>
          <w:sz w:val="20"/>
          <w:szCs w:val="20"/>
          <w:bdr w:val="none" w:sz="0" w:space="0" w:color="auto" w:frame="1"/>
        </w:rPr>
        <w:t>100</w:t>
      </w:r>
      <w:r w:rsidRPr="00553174">
        <w:rPr>
          <w:color w:val="000000"/>
          <w:sz w:val="20"/>
          <w:szCs w:val="20"/>
          <w:bdr w:val="none" w:sz="0" w:space="0" w:color="auto" w:frame="1"/>
        </w:rPr>
        <w:t>  </w:t>
      </w:r>
    </w:p>
    <w:p w:rsidR="005F4FDB" w:rsidRPr="00553174" w:rsidRDefault="005F4FDB" w:rsidP="005F4FDB">
      <w:pPr>
        <w:numPr>
          <w:ilvl w:val="0"/>
          <w:numId w:val="101"/>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Name =Ashwani Rajput  </w:t>
      </w:r>
    </w:p>
    <w:p w:rsidR="005F4FDB" w:rsidRPr="00553174" w:rsidRDefault="005F4FDB" w:rsidP="005F4FDB">
      <w:pPr>
        <w:numPr>
          <w:ilvl w:val="0"/>
          <w:numId w:val="101"/>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Salary =</w:t>
      </w:r>
      <w:r w:rsidRPr="00553174">
        <w:rPr>
          <w:rStyle w:val="number"/>
          <w:color w:val="C00000"/>
          <w:sz w:val="20"/>
          <w:szCs w:val="20"/>
          <w:bdr w:val="none" w:sz="0" w:space="0" w:color="auto" w:frame="1"/>
        </w:rPr>
        <w:t>100000.0</w:t>
      </w:r>
      <w:r w:rsidRPr="00553174">
        <w:rPr>
          <w:color w:val="000000"/>
          <w:sz w:val="20"/>
          <w:szCs w:val="20"/>
          <w:bdr w:val="none" w:sz="0" w:space="0" w:color="auto" w:frame="1"/>
        </w:rPr>
        <w:t>  </w:t>
      </w:r>
    </w:p>
    <w:p w:rsidR="005F4FDB" w:rsidRPr="00553174" w:rsidRDefault="005F4FDB" w:rsidP="005F4FDB">
      <w:pPr>
        <w:numPr>
          <w:ilvl w:val="0"/>
          <w:numId w:val="101"/>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5F4FDB" w:rsidRPr="00553174" w:rsidRDefault="005F4FDB" w:rsidP="005F4FDB">
      <w:pPr>
        <w:numPr>
          <w:ilvl w:val="0"/>
          <w:numId w:val="101"/>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5F4FDB" w:rsidRPr="00553174" w:rsidRDefault="005F4FDB" w:rsidP="005F4FDB">
      <w:pPr>
        <w:numPr>
          <w:ilvl w:val="0"/>
          <w:numId w:val="101"/>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Id =</w:t>
      </w:r>
      <w:r w:rsidRPr="00553174">
        <w:rPr>
          <w:rStyle w:val="number"/>
          <w:color w:val="C00000"/>
          <w:sz w:val="20"/>
          <w:szCs w:val="20"/>
          <w:bdr w:val="none" w:sz="0" w:space="0" w:color="auto" w:frame="1"/>
        </w:rPr>
        <w:t>101</w:t>
      </w:r>
      <w:r w:rsidRPr="00553174">
        <w:rPr>
          <w:color w:val="000000"/>
          <w:sz w:val="20"/>
          <w:szCs w:val="20"/>
          <w:bdr w:val="none" w:sz="0" w:space="0" w:color="auto" w:frame="1"/>
        </w:rPr>
        <w:t>  </w:t>
      </w:r>
    </w:p>
    <w:p w:rsidR="005F4FDB" w:rsidRPr="00553174" w:rsidRDefault="005F4FDB" w:rsidP="005F4FDB">
      <w:pPr>
        <w:numPr>
          <w:ilvl w:val="0"/>
          <w:numId w:val="101"/>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Name =Sohan Kumar  </w:t>
      </w:r>
    </w:p>
    <w:p w:rsidR="005F4FDB" w:rsidRPr="00553174" w:rsidRDefault="005F4FDB" w:rsidP="005F4FDB">
      <w:pPr>
        <w:numPr>
          <w:ilvl w:val="0"/>
          <w:numId w:val="101"/>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Salary =</w:t>
      </w:r>
      <w:r w:rsidRPr="00553174">
        <w:rPr>
          <w:rStyle w:val="number"/>
          <w:color w:val="C00000"/>
          <w:sz w:val="20"/>
          <w:szCs w:val="20"/>
          <w:bdr w:val="none" w:sz="0" w:space="0" w:color="auto" w:frame="1"/>
        </w:rPr>
        <w:t>20000.0</w:t>
      </w:r>
      <w:r w:rsidRPr="00553174">
        <w:rPr>
          <w:color w:val="000000"/>
          <w:sz w:val="20"/>
          <w:szCs w:val="20"/>
          <w:bdr w:val="none" w:sz="0" w:space="0" w:color="auto" w:frame="1"/>
        </w:rPr>
        <w:t>  </w:t>
      </w:r>
    </w:p>
    <w:p w:rsidR="005F4FDB" w:rsidRPr="00553174" w:rsidRDefault="005F4FDB" w:rsidP="005F4FDB">
      <w:pPr>
        <w:numPr>
          <w:ilvl w:val="0"/>
          <w:numId w:val="101"/>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5F4FDB" w:rsidRPr="00553174" w:rsidRDefault="005F4FDB" w:rsidP="005F4FDB">
      <w:pPr>
        <w:numPr>
          <w:ilvl w:val="0"/>
          <w:numId w:val="101"/>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5F4FDB" w:rsidRPr="00553174" w:rsidRDefault="005F4FDB" w:rsidP="005F4FDB">
      <w:pPr>
        <w:numPr>
          <w:ilvl w:val="0"/>
          <w:numId w:val="101"/>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Id =</w:t>
      </w:r>
      <w:r w:rsidRPr="00553174">
        <w:rPr>
          <w:rStyle w:val="number"/>
          <w:color w:val="C00000"/>
          <w:sz w:val="20"/>
          <w:szCs w:val="20"/>
          <w:bdr w:val="none" w:sz="0" w:space="0" w:color="auto" w:frame="1"/>
        </w:rPr>
        <w:t>102</w:t>
      </w:r>
      <w:r w:rsidRPr="00553174">
        <w:rPr>
          <w:color w:val="000000"/>
          <w:sz w:val="20"/>
          <w:szCs w:val="20"/>
          <w:bdr w:val="none" w:sz="0" w:space="0" w:color="auto" w:frame="1"/>
        </w:rPr>
        <w:t>  </w:t>
      </w:r>
    </w:p>
    <w:p w:rsidR="005F4FDB" w:rsidRPr="00553174" w:rsidRDefault="005F4FDB" w:rsidP="005F4FDB">
      <w:pPr>
        <w:numPr>
          <w:ilvl w:val="0"/>
          <w:numId w:val="101"/>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Name =Mohan Kumar  </w:t>
      </w:r>
    </w:p>
    <w:p w:rsidR="005F4FDB" w:rsidRPr="00553174" w:rsidRDefault="005F4FDB" w:rsidP="005F4FDB">
      <w:pPr>
        <w:numPr>
          <w:ilvl w:val="0"/>
          <w:numId w:val="101"/>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Salary =</w:t>
      </w:r>
      <w:r w:rsidRPr="00553174">
        <w:rPr>
          <w:rStyle w:val="number"/>
          <w:color w:val="C00000"/>
          <w:sz w:val="20"/>
          <w:szCs w:val="20"/>
          <w:bdr w:val="none" w:sz="0" w:space="0" w:color="auto" w:frame="1"/>
        </w:rPr>
        <w:t>25000.0</w:t>
      </w:r>
      <w:r w:rsidRPr="00553174">
        <w:rPr>
          <w:color w:val="000000"/>
          <w:sz w:val="20"/>
          <w:szCs w:val="20"/>
          <w:bdr w:val="none" w:sz="0" w:space="0" w:color="auto" w:frame="1"/>
        </w:rPr>
        <w:t>  </w:t>
      </w:r>
    </w:p>
    <w:p w:rsidR="005F4FDB" w:rsidRPr="00553174" w:rsidRDefault="005F4FDB" w:rsidP="005F4FDB">
      <w:pPr>
        <w:numPr>
          <w:ilvl w:val="0"/>
          <w:numId w:val="101"/>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5F4FDB" w:rsidRPr="00553174" w:rsidRDefault="005F4FDB" w:rsidP="005F4FDB">
      <w:pPr>
        <w:numPr>
          <w:ilvl w:val="0"/>
          <w:numId w:val="101"/>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5F4FDB" w:rsidRPr="00553174" w:rsidRDefault="005F4FDB" w:rsidP="005F4FDB">
      <w:pPr>
        <w:numPr>
          <w:ilvl w:val="0"/>
          <w:numId w:val="101"/>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Id =</w:t>
      </w:r>
      <w:r w:rsidRPr="00553174">
        <w:rPr>
          <w:rStyle w:val="number"/>
          <w:color w:val="C00000"/>
          <w:sz w:val="20"/>
          <w:szCs w:val="20"/>
          <w:bdr w:val="none" w:sz="0" w:space="0" w:color="auto" w:frame="1"/>
        </w:rPr>
        <w:t>103</w:t>
      </w:r>
      <w:r w:rsidRPr="00553174">
        <w:rPr>
          <w:color w:val="000000"/>
          <w:sz w:val="20"/>
          <w:szCs w:val="20"/>
          <w:bdr w:val="none" w:sz="0" w:space="0" w:color="auto" w:frame="1"/>
        </w:rPr>
        <w:t>  </w:t>
      </w:r>
    </w:p>
    <w:p w:rsidR="005F4FDB" w:rsidRPr="00553174" w:rsidRDefault="005F4FDB" w:rsidP="005F4FDB">
      <w:pPr>
        <w:numPr>
          <w:ilvl w:val="0"/>
          <w:numId w:val="101"/>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Name =Seema Mahiwal  </w:t>
      </w:r>
    </w:p>
    <w:p w:rsidR="005F4FDB" w:rsidRPr="00553174" w:rsidRDefault="005F4FDB" w:rsidP="005F4FDB">
      <w:pPr>
        <w:numPr>
          <w:ilvl w:val="0"/>
          <w:numId w:val="101"/>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Salary =</w:t>
      </w:r>
      <w:r w:rsidRPr="00553174">
        <w:rPr>
          <w:rStyle w:val="number"/>
          <w:color w:val="C00000"/>
          <w:sz w:val="20"/>
          <w:szCs w:val="20"/>
          <w:bdr w:val="none" w:sz="0" w:space="0" w:color="auto" w:frame="1"/>
        </w:rPr>
        <w:t>30000.0</w:t>
      </w:r>
      <w:r w:rsidRPr="00553174">
        <w:rPr>
          <w:color w:val="000000"/>
          <w:sz w:val="20"/>
          <w:szCs w:val="20"/>
          <w:bdr w:val="none" w:sz="0" w:space="0" w:color="auto" w:frame="1"/>
        </w:rPr>
        <w:t>  </w:t>
      </w:r>
    </w:p>
    <w:p w:rsidR="005F4FDB" w:rsidRPr="00553174" w:rsidRDefault="005F4FDB" w:rsidP="005F4FDB">
      <w:pPr>
        <w:numPr>
          <w:ilvl w:val="0"/>
          <w:numId w:val="101"/>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5F4FDB" w:rsidRPr="00553174" w:rsidRDefault="005F4FDB" w:rsidP="007204CF">
      <w:pPr>
        <w:shd w:val="clear" w:color="auto" w:fill="FFFFFF"/>
        <w:spacing w:after="0" w:line="345" w:lineRule="atLeast"/>
        <w:jc w:val="both"/>
        <w:rPr>
          <w:b/>
          <w:color w:val="000000"/>
          <w:sz w:val="20"/>
          <w:szCs w:val="20"/>
        </w:rPr>
      </w:pPr>
    </w:p>
    <w:p w:rsidR="005F4FDB" w:rsidRPr="00553174" w:rsidRDefault="005F4FDB" w:rsidP="005F4FDB">
      <w:pPr>
        <w:rPr>
          <w:sz w:val="20"/>
          <w:szCs w:val="20"/>
        </w:rPr>
      </w:pPr>
      <w:r w:rsidRPr="00553174">
        <w:rPr>
          <w:rFonts w:cs="Arial"/>
          <w:color w:val="000000"/>
          <w:sz w:val="20"/>
          <w:szCs w:val="20"/>
          <w:shd w:val="clear" w:color="auto" w:fill="FFFFFF"/>
        </w:rPr>
        <w:t>The composite pattern classifies each element in the tree as a composite or a leaf. A composite means that there can be other elements below it, whereas a leaf cannot have any elements below it. Therefore the leaf must be at the very bottom of the tree. The concept is shown in the diagram below:                             </w:t>
      </w:r>
      <w:r w:rsidRPr="00553174">
        <w:rPr>
          <w:rFonts w:cs="Arial"/>
          <w:color w:val="000000"/>
          <w:sz w:val="20"/>
          <w:szCs w:val="20"/>
          <w:shd w:val="clear" w:color="auto" w:fill="FFFFFF"/>
        </w:rPr>
        <w:br/>
        <w:t>                                                                                                                                                      </w:t>
      </w:r>
      <w:r w:rsidRPr="00553174">
        <w:rPr>
          <w:rFonts w:cs="Arial"/>
          <w:color w:val="000000"/>
          <w:sz w:val="20"/>
          <w:szCs w:val="20"/>
          <w:shd w:val="clear" w:color="auto" w:fill="FFFFFF"/>
        </w:rPr>
        <w:br/>
      </w:r>
    </w:p>
    <w:p w:rsidR="005F4FDB" w:rsidRPr="00553174" w:rsidRDefault="005F4FDB" w:rsidP="005F4FDB">
      <w:pPr>
        <w:shd w:val="clear" w:color="auto" w:fill="FFFFFF"/>
        <w:rPr>
          <w:rFonts w:cs="Arial"/>
          <w:color w:val="000000"/>
          <w:sz w:val="20"/>
          <w:szCs w:val="20"/>
        </w:rPr>
      </w:pPr>
      <w:r w:rsidRPr="00553174">
        <w:rPr>
          <w:rFonts w:cs="Arial"/>
          <w:noProof/>
          <w:color w:val="0000FF"/>
          <w:sz w:val="20"/>
          <w:szCs w:val="20"/>
        </w:rPr>
        <w:lastRenderedPageBreak/>
        <w:drawing>
          <wp:inline distT="0" distB="0" distL="0" distR="0">
            <wp:extent cx="3705225" cy="3629025"/>
            <wp:effectExtent l="0" t="0" r="9525" b="9525"/>
            <wp:docPr id="14" name="Picture 14" descr="http://www.dotnetlead.com/_/rsrc/1296431265809/design-patterns/composite/composite8.PN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dotnetlead.com/_/rsrc/1296431265809/design-patterns/composite/composite8.PN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05225" cy="3629025"/>
                    </a:xfrm>
                    <a:prstGeom prst="rect">
                      <a:avLst/>
                    </a:prstGeom>
                    <a:noFill/>
                    <a:ln>
                      <a:noFill/>
                    </a:ln>
                  </pic:spPr>
                </pic:pic>
              </a:graphicData>
            </a:graphic>
          </wp:inline>
        </w:drawing>
      </w:r>
    </w:p>
    <w:p w:rsidR="005F4FDB" w:rsidRPr="00553174" w:rsidRDefault="005F4FDB" w:rsidP="005F4FDB">
      <w:pPr>
        <w:pStyle w:val="NormalWeb"/>
        <w:shd w:val="clear" w:color="auto" w:fill="FFFFFF"/>
        <w:rPr>
          <w:rFonts w:asciiTheme="minorHAnsi" w:hAnsiTheme="minorHAnsi"/>
          <w:color w:val="000000"/>
          <w:sz w:val="20"/>
          <w:szCs w:val="20"/>
        </w:rPr>
      </w:pPr>
      <w:r w:rsidRPr="00553174">
        <w:rPr>
          <w:rFonts w:asciiTheme="minorHAnsi" w:hAnsiTheme="minorHAnsi" w:cs="Arial"/>
          <w:color w:val="000000"/>
          <w:sz w:val="20"/>
          <w:szCs w:val="20"/>
        </w:rPr>
        <w:t>Let's take a look at the </w:t>
      </w:r>
      <w:hyperlink r:id="rId31" w:tgtFrame="_blank" w:history="1">
        <w:r w:rsidRPr="00553174">
          <w:rPr>
            <w:rStyle w:val="Hyperlink"/>
            <w:rFonts w:asciiTheme="minorHAnsi" w:eastAsiaTheme="majorEastAsia" w:hAnsiTheme="minorHAnsi" w:cs="Arial"/>
            <w:sz w:val="20"/>
            <w:szCs w:val="20"/>
          </w:rPr>
          <w:t>UML </w:t>
        </w:r>
      </w:hyperlink>
      <w:r w:rsidRPr="00553174">
        <w:rPr>
          <w:rFonts w:asciiTheme="minorHAnsi" w:hAnsiTheme="minorHAnsi" w:cs="Arial"/>
          <w:color w:val="000000"/>
          <w:sz w:val="20"/>
          <w:szCs w:val="20"/>
        </w:rPr>
        <w:t>of the composite pattern first, then we will see an example. Below is the </w:t>
      </w:r>
      <w:hyperlink r:id="rId32" w:tgtFrame="_blank" w:history="1">
        <w:r w:rsidRPr="00553174">
          <w:rPr>
            <w:rStyle w:val="Hyperlink"/>
            <w:rFonts w:asciiTheme="minorHAnsi" w:eastAsiaTheme="majorEastAsia" w:hAnsiTheme="minorHAnsi" w:cs="Arial"/>
            <w:sz w:val="20"/>
            <w:szCs w:val="20"/>
          </w:rPr>
          <w:t>UML</w:t>
        </w:r>
      </w:hyperlink>
      <w:r w:rsidRPr="00553174">
        <w:rPr>
          <w:rFonts w:asciiTheme="minorHAnsi" w:hAnsiTheme="minorHAnsi" w:cs="Arial"/>
          <w:color w:val="000000"/>
          <w:sz w:val="20"/>
          <w:szCs w:val="20"/>
        </w:rPr>
        <w:t> of the Composite Design Pattern, where you see the distinction between a composite element and the leaf:</w:t>
      </w:r>
    </w:p>
    <w:p w:rsidR="005F4FDB" w:rsidRPr="00553174" w:rsidRDefault="005F4FDB" w:rsidP="005F4FDB">
      <w:pPr>
        <w:pStyle w:val="NormalWeb"/>
        <w:shd w:val="clear" w:color="auto" w:fill="FFFFFF"/>
        <w:rPr>
          <w:rFonts w:asciiTheme="minorHAnsi" w:hAnsiTheme="minorHAnsi"/>
          <w:color w:val="000000"/>
          <w:sz w:val="20"/>
          <w:szCs w:val="20"/>
        </w:rPr>
      </w:pPr>
    </w:p>
    <w:p w:rsidR="005F4FDB" w:rsidRPr="00553174" w:rsidRDefault="005F4FDB" w:rsidP="005F4FDB">
      <w:pPr>
        <w:shd w:val="clear" w:color="auto" w:fill="FFFFFF"/>
        <w:rPr>
          <w:rFonts w:cs="Arial"/>
          <w:color w:val="000000"/>
          <w:sz w:val="20"/>
          <w:szCs w:val="20"/>
        </w:rPr>
      </w:pPr>
      <w:r w:rsidRPr="00553174">
        <w:rPr>
          <w:rFonts w:cs="Arial"/>
          <w:noProof/>
          <w:color w:val="0000FF"/>
          <w:sz w:val="20"/>
          <w:szCs w:val="20"/>
        </w:rPr>
        <w:drawing>
          <wp:inline distT="0" distB="0" distL="0" distR="0">
            <wp:extent cx="4457700" cy="2276475"/>
            <wp:effectExtent l="0" t="0" r="0" b="9525"/>
            <wp:docPr id="13" name="Picture 13" descr="http://www.dotnetlead.com/_/rsrc/1300945388432/design-patterns/composite/composite1.pn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dotnetlead.com/_/rsrc/1300945388432/design-patterns/composite/composite1.pn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57700" cy="2276475"/>
                    </a:xfrm>
                    <a:prstGeom prst="rect">
                      <a:avLst/>
                    </a:prstGeom>
                    <a:noFill/>
                    <a:ln>
                      <a:noFill/>
                    </a:ln>
                  </pic:spPr>
                </pic:pic>
              </a:graphicData>
            </a:graphic>
          </wp:inline>
        </w:drawing>
      </w:r>
    </w:p>
    <w:p w:rsidR="005F4FDB" w:rsidRPr="00553174" w:rsidRDefault="005F4FDB" w:rsidP="005F4FDB">
      <w:pPr>
        <w:numPr>
          <w:ilvl w:val="0"/>
          <w:numId w:val="102"/>
        </w:numPr>
        <w:shd w:val="clear" w:color="auto" w:fill="FFFFFF"/>
        <w:spacing w:before="100" w:beforeAutospacing="1" w:after="100" w:afterAutospacing="1" w:line="240" w:lineRule="auto"/>
        <w:rPr>
          <w:rFonts w:cs="Times New Roman"/>
          <w:color w:val="000000"/>
          <w:sz w:val="20"/>
          <w:szCs w:val="20"/>
        </w:rPr>
      </w:pPr>
      <w:r w:rsidRPr="00553174">
        <w:rPr>
          <w:rFonts w:cs="Arial"/>
          <w:color w:val="000000"/>
          <w:sz w:val="20"/>
          <w:szCs w:val="20"/>
        </w:rPr>
        <w:t>The </w:t>
      </w:r>
      <w:r w:rsidRPr="00553174">
        <w:rPr>
          <w:rFonts w:cs="Arial"/>
          <w:i/>
          <w:iCs/>
          <w:color w:val="0B5394"/>
          <w:sz w:val="20"/>
          <w:szCs w:val="20"/>
        </w:rPr>
        <w:t>IComponent </w:t>
      </w:r>
      <w:r w:rsidRPr="00553174">
        <w:rPr>
          <w:rFonts w:cs="Arial"/>
          <w:color w:val="000000"/>
          <w:sz w:val="20"/>
          <w:szCs w:val="20"/>
        </w:rPr>
        <w:t>interface defines the methods that both the </w:t>
      </w:r>
      <w:r w:rsidRPr="00553174">
        <w:rPr>
          <w:rFonts w:cs="Arial"/>
          <w:i/>
          <w:iCs/>
          <w:color w:val="0B5394"/>
          <w:sz w:val="20"/>
          <w:szCs w:val="20"/>
        </w:rPr>
        <w:t>Composite </w:t>
      </w:r>
      <w:r w:rsidRPr="00553174">
        <w:rPr>
          <w:rFonts w:cs="Arial"/>
          <w:color w:val="000000"/>
          <w:sz w:val="20"/>
          <w:szCs w:val="20"/>
        </w:rPr>
        <w:t>class and the </w:t>
      </w:r>
      <w:r w:rsidRPr="00553174">
        <w:rPr>
          <w:rFonts w:cs="Arial"/>
          <w:i/>
          <w:iCs/>
          <w:color w:val="0B5394"/>
          <w:sz w:val="20"/>
          <w:szCs w:val="20"/>
        </w:rPr>
        <w:t>Leaf </w:t>
      </w:r>
      <w:r w:rsidRPr="00553174">
        <w:rPr>
          <w:rFonts w:cs="Arial"/>
          <w:color w:val="000000"/>
          <w:sz w:val="20"/>
          <w:szCs w:val="20"/>
        </w:rPr>
        <w:t>class must implement. The </w:t>
      </w:r>
      <w:r w:rsidRPr="00553174">
        <w:rPr>
          <w:rFonts w:cs="Arial"/>
          <w:i/>
          <w:iCs/>
          <w:color w:val="0B5394"/>
          <w:sz w:val="20"/>
          <w:szCs w:val="20"/>
        </w:rPr>
        <w:t>Operation </w:t>
      </w:r>
      <w:r w:rsidRPr="00553174">
        <w:rPr>
          <w:rFonts w:cs="Arial"/>
          <w:color w:val="000000"/>
          <w:sz w:val="20"/>
          <w:szCs w:val="20"/>
        </w:rPr>
        <w:t>method is the common method that all elements in the tree structure can perform. The </w:t>
      </w:r>
      <w:r w:rsidRPr="00553174">
        <w:rPr>
          <w:rFonts w:cs="Arial"/>
          <w:i/>
          <w:iCs/>
          <w:color w:val="0B5394"/>
          <w:sz w:val="20"/>
          <w:szCs w:val="20"/>
        </w:rPr>
        <w:t>IComponent</w:t>
      </w:r>
      <w:r w:rsidRPr="00553174">
        <w:rPr>
          <w:rFonts w:cs="Arial"/>
          <w:color w:val="0B5394"/>
          <w:sz w:val="20"/>
          <w:szCs w:val="20"/>
        </w:rPr>
        <w:t> </w:t>
      </w:r>
      <w:r w:rsidRPr="00553174">
        <w:rPr>
          <w:rFonts w:cs="Arial"/>
          <w:color w:val="000000"/>
          <w:sz w:val="20"/>
          <w:szCs w:val="20"/>
        </w:rPr>
        <w:t>simply represents an element in the tree.</w:t>
      </w:r>
    </w:p>
    <w:p w:rsidR="005F4FDB" w:rsidRPr="00553174" w:rsidRDefault="005F4FDB" w:rsidP="005F4FDB">
      <w:pPr>
        <w:numPr>
          <w:ilvl w:val="0"/>
          <w:numId w:val="103"/>
        </w:numPr>
        <w:shd w:val="clear" w:color="auto" w:fill="FFFFFF"/>
        <w:spacing w:before="100" w:beforeAutospacing="1" w:after="100" w:afterAutospacing="1" w:line="240" w:lineRule="auto"/>
        <w:rPr>
          <w:color w:val="000000"/>
          <w:sz w:val="20"/>
          <w:szCs w:val="20"/>
        </w:rPr>
      </w:pPr>
      <w:r w:rsidRPr="00553174">
        <w:rPr>
          <w:rFonts w:cs="Arial"/>
          <w:color w:val="000000"/>
          <w:sz w:val="20"/>
          <w:szCs w:val="20"/>
        </w:rPr>
        <w:t>The </w:t>
      </w:r>
      <w:r w:rsidRPr="00553174">
        <w:rPr>
          <w:rFonts w:cs="Arial"/>
          <w:i/>
          <w:iCs/>
          <w:color w:val="0B5394"/>
          <w:sz w:val="20"/>
          <w:szCs w:val="20"/>
        </w:rPr>
        <w:t>Leaf </w:t>
      </w:r>
      <w:r w:rsidRPr="00553174">
        <w:rPr>
          <w:rFonts w:cs="Arial"/>
          <w:color w:val="000000"/>
          <w:sz w:val="20"/>
          <w:szCs w:val="20"/>
        </w:rPr>
        <w:t>class are elements that cannot have any elements below it, and it only has </w:t>
      </w:r>
      <w:r w:rsidRPr="00553174">
        <w:rPr>
          <w:rFonts w:cs="Arial"/>
          <w:i/>
          <w:iCs/>
          <w:color w:val="0B5394"/>
          <w:sz w:val="20"/>
          <w:szCs w:val="20"/>
        </w:rPr>
        <w:t>Operation </w:t>
      </w:r>
      <w:r w:rsidRPr="00553174">
        <w:rPr>
          <w:rFonts w:cs="Arial"/>
          <w:color w:val="000000"/>
          <w:sz w:val="20"/>
          <w:szCs w:val="20"/>
        </w:rPr>
        <w:t>method to perform the task for the element.</w:t>
      </w:r>
    </w:p>
    <w:p w:rsidR="005F4FDB" w:rsidRPr="00553174" w:rsidRDefault="005F4FDB" w:rsidP="005F4FDB">
      <w:pPr>
        <w:numPr>
          <w:ilvl w:val="0"/>
          <w:numId w:val="104"/>
        </w:numPr>
        <w:shd w:val="clear" w:color="auto" w:fill="FFFFFF"/>
        <w:spacing w:before="100" w:beforeAutospacing="1" w:after="100" w:afterAutospacing="1" w:line="240" w:lineRule="auto"/>
        <w:rPr>
          <w:color w:val="000000"/>
          <w:sz w:val="20"/>
          <w:szCs w:val="20"/>
        </w:rPr>
      </w:pPr>
      <w:r w:rsidRPr="00553174">
        <w:rPr>
          <w:rFonts w:cs="Arial"/>
          <w:color w:val="000000"/>
          <w:sz w:val="20"/>
          <w:szCs w:val="20"/>
        </w:rPr>
        <w:lastRenderedPageBreak/>
        <w:t>The </w:t>
      </w:r>
      <w:r w:rsidRPr="00553174">
        <w:rPr>
          <w:rFonts w:cs="Arial"/>
          <w:i/>
          <w:iCs/>
          <w:color w:val="0B5394"/>
          <w:sz w:val="20"/>
          <w:szCs w:val="20"/>
        </w:rPr>
        <w:t>Composite </w:t>
      </w:r>
      <w:r w:rsidRPr="00553174">
        <w:rPr>
          <w:rFonts w:cs="Arial"/>
          <w:color w:val="000000"/>
          <w:sz w:val="20"/>
          <w:szCs w:val="20"/>
        </w:rPr>
        <w:t>class are elements that can have 0 or more elements below it. The methods that it supports are as follows:</w:t>
      </w:r>
    </w:p>
    <w:p w:rsidR="005F4FDB" w:rsidRPr="00553174" w:rsidRDefault="005F4FDB" w:rsidP="005F4FDB">
      <w:pPr>
        <w:numPr>
          <w:ilvl w:val="1"/>
          <w:numId w:val="105"/>
        </w:numPr>
        <w:shd w:val="clear" w:color="auto" w:fill="FFFFFF"/>
        <w:spacing w:before="100" w:beforeAutospacing="1" w:after="100" w:afterAutospacing="1" w:line="240" w:lineRule="auto"/>
        <w:rPr>
          <w:color w:val="000000"/>
          <w:sz w:val="20"/>
          <w:szCs w:val="20"/>
        </w:rPr>
      </w:pPr>
      <w:r w:rsidRPr="00553174">
        <w:rPr>
          <w:rFonts w:cs="Arial"/>
          <w:color w:val="000000"/>
          <w:sz w:val="20"/>
          <w:szCs w:val="20"/>
        </w:rPr>
        <w:t>The </w:t>
      </w:r>
      <w:r w:rsidRPr="00553174">
        <w:rPr>
          <w:rFonts w:cs="Arial"/>
          <w:i/>
          <w:iCs/>
          <w:color w:val="0B5394"/>
          <w:sz w:val="20"/>
          <w:szCs w:val="20"/>
        </w:rPr>
        <w:t>AddComponent </w:t>
      </w:r>
      <w:r w:rsidRPr="00553174">
        <w:rPr>
          <w:rFonts w:cs="Arial"/>
          <w:color w:val="000000"/>
          <w:sz w:val="20"/>
          <w:szCs w:val="20"/>
        </w:rPr>
        <w:t>method adds an element below it</w:t>
      </w:r>
    </w:p>
    <w:p w:rsidR="005F4FDB" w:rsidRPr="00553174" w:rsidRDefault="005F4FDB" w:rsidP="005F4FDB">
      <w:pPr>
        <w:numPr>
          <w:ilvl w:val="1"/>
          <w:numId w:val="106"/>
        </w:numPr>
        <w:shd w:val="clear" w:color="auto" w:fill="FFFFFF"/>
        <w:spacing w:before="100" w:beforeAutospacing="1" w:after="100" w:afterAutospacing="1" w:line="240" w:lineRule="auto"/>
        <w:rPr>
          <w:color w:val="000000"/>
          <w:sz w:val="20"/>
          <w:szCs w:val="20"/>
        </w:rPr>
      </w:pPr>
      <w:r w:rsidRPr="00553174">
        <w:rPr>
          <w:rFonts w:cs="Arial"/>
          <w:color w:val="000000"/>
          <w:sz w:val="20"/>
          <w:szCs w:val="20"/>
        </w:rPr>
        <w:t>The </w:t>
      </w:r>
      <w:r w:rsidRPr="00553174">
        <w:rPr>
          <w:rFonts w:cs="Arial"/>
          <w:i/>
          <w:iCs/>
          <w:color w:val="0B5394"/>
          <w:sz w:val="20"/>
          <w:szCs w:val="20"/>
        </w:rPr>
        <w:t>GetChild </w:t>
      </w:r>
      <w:r w:rsidRPr="00553174">
        <w:rPr>
          <w:rFonts w:cs="Arial"/>
          <w:color w:val="000000"/>
          <w:sz w:val="20"/>
          <w:szCs w:val="20"/>
        </w:rPr>
        <w:t>method gets all the elements below it</w:t>
      </w:r>
    </w:p>
    <w:p w:rsidR="005F4FDB" w:rsidRPr="00553174" w:rsidRDefault="005F4FDB" w:rsidP="005F4FDB">
      <w:pPr>
        <w:numPr>
          <w:ilvl w:val="1"/>
          <w:numId w:val="107"/>
        </w:numPr>
        <w:shd w:val="clear" w:color="auto" w:fill="FFFFFF"/>
        <w:spacing w:before="100" w:beforeAutospacing="1" w:after="100" w:afterAutospacing="1" w:line="240" w:lineRule="auto"/>
        <w:rPr>
          <w:color w:val="000000"/>
          <w:sz w:val="20"/>
          <w:szCs w:val="20"/>
        </w:rPr>
      </w:pPr>
      <w:r w:rsidRPr="00553174">
        <w:rPr>
          <w:rFonts w:cs="Arial"/>
          <w:color w:val="000000"/>
          <w:sz w:val="20"/>
          <w:szCs w:val="20"/>
        </w:rPr>
        <w:t>The </w:t>
      </w:r>
      <w:r w:rsidRPr="00553174">
        <w:rPr>
          <w:rFonts w:cs="Arial"/>
          <w:i/>
          <w:iCs/>
          <w:color w:val="0B5394"/>
          <w:sz w:val="20"/>
          <w:szCs w:val="20"/>
        </w:rPr>
        <w:t>Operation </w:t>
      </w:r>
      <w:r w:rsidRPr="00553174">
        <w:rPr>
          <w:rFonts w:cs="Arial"/>
          <w:color w:val="000000"/>
          <w:sz w:val="20"/>
          <w:szCs w:val="20"/>
        </w:rPr>
        <w:t>method performs the task for the element itself</w:t>
      </w:r>
    </w:p>
    <w:p w:rsidR="005F4FDB" w:rsidRPr="00553174" w:rsidRDefault="005F4FDB" w:rsidP="005F4FDB">
      <w:pPr>
        <w:numPr>
          <w:ilvl w:val="1"/>
          <w:numId w:val="108"/>
        </w:numPr>
        <w:shd w:val="clear" w:color="auto" w:fill="FFFFFF"/>
        <w:spacing w:before="100" w:beforeAutospacing="1" w:after="100" w:afterAutospacing="1" w:line="240" w:lineRule="auto"/>
        <w:rPr>
          <w:color w:val="000000"/>
          <w:sz w:val="20"/>
          <w:szCs w:val="20"/>
        </w:rPr>
      </w:pPr>
      <w:r w:rsidRPr="00553174">
        <w:rPr>
          <w:rFonts w:cs="Arial"/>
          <w:color w:val="000000"/>
          <w:sz w:val="20"/>
          <w:szCs w:val="20"/>
        </w:rPr>
        <w:t>The </w:t>
      </w:r>
      <w:r w:rsidRPr="00553174">
        <w:rPr>
          <w:rFonts w:cs="Arial"/>
          <w:i/>
          <w:iCs/>
          <w:color w:val="0B5394"/>
          <w:sz w:val="20"/>
          <w:szCs w:val="20"/>
        </w:rPr>
        <w:t>RemoveComponent </w:t>
      </w:r>
      <w:r w:rsidRPr="00553174">
        <w:rPr>
          <w:rFonts w:cs="Arial"/>
          <w:color w:val="000000"/>
          <w:sz w:val="20"/>
          <w:szCs w:val="20"/>
        </w:rPr>
        <w:t>method deletes an element below it</w:t>
      </w:r>
    </w:p>
    <w:p w:rsidR="005F4FDB" w:rsidRPr="00553174" w:rsidRDefault="005F4FDB" w:rsidP="005F4FDB">
      <w:pPr>
        <w:shd w:val="clear" w:color="auto" w:fill="FFFFFF"/>
        <w:rPr>
          <w:color w:val="000000"/>
          <w:sz w:val="20"/>
          <w:szCs w:val="20"/>
        </w:rPr>
      </w:pPr>
      <w:r w:rsidRPr="00553174">
        <w:rPr>
          <w:rFonts w:cs="Arial"/>
          <w:color w:val="000000"/>
          <w:sz w:val="20"/>
          <w:szCs w:val="20"/>
        </w:rPr>
        <w:br/>
      </w:r>
      <w:r w:rsidRPr="00553174">
        <w:rPr>
          <w:rFonts w:cs="Arial"/>
          <w:color w:val="000000"/>
          <w:sz w:val="20"/>
          <w:szCs w:val="20"/>
        </w:rPr>
        <w:br/>
        <w:t>Let's see an example. In a company we have supervisors and workers. The supervisors can manage other supervisors or workers under them. </w:t>
      </w:r>
      <w:r w:rsidRPr="00553174">
        <w:rPr>
          <w:rFonts w:cs="Arial"/>
          <w:color w:val="000000"/>
          <w:sz w:val="20"/>
          <w:szCs w:val="20"/>
        </w:rPr>
        <w:br/>
      </w:r>
      <w:r w:rsidRPr="00553174">
        <w:rPr>
          <w:rFonts w:cs="Arial"/>
          <w:color w:val="000000"/>
          <w:sz w:val="20"/>
          <w:szCs w:val="20"/>
        </w:rPr>
        <w:br/>
        <w:t>The supervisors will be the composites. </w:t>
      </w:r>
      <w:r w:rsidRPr="00553174">
        <w:rPr>
          <w:rFonts w:cs="Arial"/>
          <w:color w:val="000000"/>
          <w:sz w:val="20"/>
          <w:szCs w:val="20"/>
        </w:rPr>
        <w:br/>
      </w:r>
      <w:r w:rsidRPr="00553174">
        <w:rPr>
          <w:rFonts w:cs="Arial"/>
          <w:color w:val="000000"/>
          <w:sz w:val="20"/>
          <w:szCs w:val="20"/>
        </w:rPr>
        <w:br/>
        <w:t>The workers does not manage anyone and they will be the leaves. </w:t>
      </w:r>
      <w:r w:rsidRPr="00553174">
        <w:rPr>
          <w:rFonts w:cs="Arial"/>
          <w:color w:val="000000"/>
          <w:sz w:val="20"/>
          <w:szCs w:val="20"/>
        </w:rPr>
        <w:br/>
      </w:r>
      <w:r w:rsidRPr="00553174">
        <w:rPr>
          <w:rFonts w:cs="Arial"/>
          <w:color w:val="000000"/>
          <w:sz w:val="20"/>
          <w:szCs w:val="20"/>
        </w:rPr>
        <w:br/>
        <w:t>All the supervisors and workers are employees, and as an employee you can always show your happiness level in the company (this is the common operation of the elements). </w:t>
      </w:r>
      <w:r w:rsidRPr="00553174">
        <w:rPr>
          <w:rFonts w:cs="Arial"/>
          <w:color w:val="000000"/>
          <w:sz w:val="20"/>
          <w:szCs w:val="20"/>
        </w:rPr>
        <w:br/>
      </w:r>
      <w:r w:rsidRPr="00553174">
        <w:rPr>
          <w:rFonts w:cs="Arial"/>
          <w:color w:val="000000"/>
          <w:sz w:val="20"/>
          <w:szCs w:val="20"/>
        </w:rPr>
        <w:br/>
      </w:r>
      <w:r w:rsidRPr="00553174">
        <w:rPr>
          <w:rFonts w:cs="Arial"/>
          <w:color w:val="000000"/>
          <w:sz w:val="20"/>
          <w:szCs w:val="20"/>
        </w:rPr>
        <w:br/>
        <w:t>The </w:t>
      </w:r>
      <w:hyperlink r:id="rId35" w:tgtFrame="_blank" w:history="1">
        <w:r w:rsidRPr="00553174">
          <w:rPr>
            <w:rStyle w:val="Hyperlink"/>
            <w:rFonts w:cs="Arial"/>
            <w:sz w:val="20"/>
            <w:szCs w:val="20"/>
          </w:rPr>
          <w:t>UML</w:t>
        </w:r>
      </w:hyperlink>
      <w:r w:rsidRPr="00553174">
        <w:rPr>
          <w:rFonts w:cs="Arial"/>
          <w:color w:val="000000"/>
          <w:sz w:val="20"/>
          <w:szCs w:val="20"/>
        </w:rPr>
        <w:t> for this example is shown below:</w:t>
      </w:r>
    </w:p>
    <w:p w:rsidR="005F4FDB" w:rsidRPr="00553174" w:rsidRDefault="005F4FDB" w:rsidP="005F4FDB">
      <w:pPr>
        <w:pStyle w:val="NormalWeb"/>
        <w:shd w:val="clear" w:color="auto" w:fill="FFFFFF"/>
        <w:rPr>
          <w:rFonts w:asciiTheme="minorHAnsi" w:hAnsiTheme="minorHAnsi"/>
          <w:color w:val="000000"/>
          <w:sz w:val="20"/>
          <w:szCs w:val="20"/>
        </w:rPr>
      </w:pPr>
      <w:r w:rsidRPr="00553174">
        <w:rPr>
          <w:rFonts w:asciiTheme="minorHAnsi" w:hAnsiTheme="minorHAnsi" w:cs="Arial"/>
          <w:noProof/>
          <w:color w:val="0000FF"/>
          <w:sz w:val="20"/>
          <w:szCs w:val="20"/>
        </w:rPr>
        <w:drawing>
          <wp:inline distT="0" distB="0" distL="0" distR="0">
            <wp:extent cx="4314825" cy="2447925"/>
            <wp:effectExtent l="0" t="0" r="9525" b="9525"/>
            <wp:docPr id="12" name="Picture 12" descr="http://www.dotnetlead.com/_/rsrc/1300945565258/design-patterns/composite/composite2.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dotnetlead.com/_/rsrc/1300945565258/design-patterns/composite/composite2.pn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14825" cy="2447925"/>
                    </a:xfrm>
                    <a:prstGeom prst="rect">
                      <a:avLst/>
                    </a:prstGeom>
                    <a:noFill/>
                    <a:ln>
                      <a:noFill/>
                    </a:ln>
                  </pic:spPr>
                </pic:pic>
              </a:graphicData>
            </a:graphic>
          </wp:inline>
        </w:drawing>
      </w:r>
    </w:p>
    <w:p w:rsidR="005F4FDB" w:rsidRPr="00553174" w:rsidRDefault="005F4FDB" w:rsidP="005F4FDB">
      <w:pPr>
        <w:numPr>
          <w:ilvl w:val="0"/>
          <w:numId w:val="109"/>
        </w:numPr>
        <w:shd w:val="clear" w:color="auto" w:fill="FFFFFF"/>
        <w:spacing w:before="100" w:beforeAutospacing="1" w:after="100" w:afterAutospacing="1" w:line="240" w:lineRule="auto"/>
        <w:rPr>
          <w:color w:val="000000"/>
          <w:sz w:val="20"/>
          <w:szCs w:val="20"/>
        </w:rPr>
      </w:pPr>
      <w:r w:rsidRPr="00553174">
        <w:rPr>
          <w:rFonts w:cs="Arial"/>
          <w:color w:val="000000"/>
          <w:sz w:val="20"/>
          <w:szCs w:val="20"/>
        </w:rPr>
        <w:t>The </w:t>
      </w:r>
      <w:r w:rsidRPr="00553174">
        <w:rPr>
          <w:rFonts w:cs="Arial"/>
          <w:i/>
          <w:iCs/>
          <w:color w:val="0B5394"/>
          <w:sz w:val="20"/>
          <w:szCs w:val="20"/>
        </w:rPr>
        <w:t>IEmployee </w:t>
      </w:r>
      <w:r w:rsidRPr="00553174">
        <w:rPr>
          <w:rFonts w:cs="Arial"/>
          <w:color w:val="000000"/>
          <w:sz w:val="20"/>
          <w:szCs w:val="20"/>
        </w:rPr>
        <w:t>interface defines the operation that all employees must be able to perform, which is the </w:t>
      </w:r>
      <w:r w:rsidRPr="00553174">
        <w:rPr>
          <w:rFonts w:cs="Arial"/>
          <w:i/>
          <w:iCs/>
          <w:color w:val="0B5394"/>
          <w:sz w:val="20"/>
          <w:szCs w:val="20"/>
        </w:rPr>
        <w:t>ShowHappiness </w:t>
      </w:r>
      <w:r w:rsidRPr="00553174">
        <w:rPr>
          <w:rFonts w:cs="Arial"/>
          <w:color w:val="000000"/>
          <w:sz w:val="20"/>
          <w:szCs w:val="20"/>
        </w:rPr>
        <w:t>method.</w:t>
      </w:r>
    </w:p>
    <w:p w:rsidR="005F4FDB" w:rsidRPr="00553174" w:rsidRDefault="005F4FDB" w:rsidP="005F4FDB">
      <w:pPr>
        <w:numPr>
          <w:ilvl w:val="0"/>
          <w:numId w:val="110"/>
        </w:numPr>
        <w:shd w:val="clear" w:color="auto" w:fill="FFFFFF"/>
        <w:spacing w:before="100" w:beforeAutospacing="1" w:after="100" w:afterAutospacing="1" w:line="240" w:lineRule="auto"/>
        <w:rPr>
          <w:color w:val="000000"/>
          <w:sz w:val="20"/>
          <w:szCs w:val="20"/>
        </w:rPr>
      </w:pPr>
      <w:r w:rsidRPr="00553174">
        <w:rPr>
          <w:rFonts w:cs="Arial"/>
          <w:color w:val="000000"/>
          <w:sz w:val="20"/>
          <w:szCs w:val="20"/>
        </w:rPr>
        <w:t>The </w:t>
      </w:r>
      <w:r w:rsidRPr="00553174">
        <w:rPr>
          <w:rFonts w:cs="Arial"/>
          <w:i/>
          <w:iCs/>
          <w:color w:val="0B5394"/>
          <w:sz w:val="20"/>
          <w:szCs w:val="20"/>
        </w:rPr>
        <w:t>Worker </w:t>
      </w:r>
      <w:r w:rsidRPr="00553174">
        <w:rPr>
          <w:rFonts w:cs="Arial"/>
          <w:color w:val="000000"/>
          <w:sz w:val="20"/>
          <w:szCs w:val="20"/>
        </w:rPr>
        <w:t>class are the employees that does not manage anyone, and implements only the </w:t>
      </w:r>
      <w:r w:rsidRPr="00553174">
        <w:rPr>
          <w:rFonts w:cs="Arial"/>
          <w:i/>
          <w:iCs/>
          <w:color w:val="0B5394"/>
          <w:sz w:val="20"/>
          <w:szCs w:val="20"/>
        </w:rPr>
        <w:t>ShowHappiness </w:t>
      </w:r>
      <w:r w:rsidRPr="00553174">
        <w:rPr>
          <w:rFonts w:cs="Arial"/>
          <w:color w:val="000000"/>
          <w:sz w:val="20"/>
          <w:szCs w:val="20"/>
        </w:rPr>
        <w:t>method.</w:t>
      </w:r>
    </w:p>
    <w:p w:rsidR="005F4FDB" w:rsidRPr="00553174" w:rsidRDefault="005F4FDB" w:rsidP="005F4FDB">
      <w:pPr>
        <w:numPr>
          <w:ilvl w:val="0"/>
          <w:numId w:val="111"/>
        </w:numPr>
        <w:shd w:val="clear" w:color="auto" w:fill="FFFFFF"/>
        <w:spacing w:before="100" w:beforeAutospacing="1" w:after="100" w:afterAutospacing="1" w:line="240" w:lineRule="auto"/>
        <w:rPr>
          <w:color w:val="000000"/>
          <w:sz w:val="20"/>
          <w:szCs w:val="20"/>
        </w:rPr>
      </w:pPr>
      <w:r w:rsidRPr="00553174">
        <w:rPr>
          <w:rFonts w:cs="Arial"/>
          <w:color w:val="000000"/>
          <w:sz w:val="20"/>
          <w:szCs w:val="20"/>
        </w:rPr>
        <w:lastRenderedPageBreak/>
        <w:t>The </w:t>
      </w:r>
      <w:r w:rsidRPr="00553174">
        <w:rPr>
          <w:rFonts w:cs="Arial"/>
          <w:i/>
          <w:iCs/>
          <w:color w:val="0B5394"/>
          <w:sz w:val="20"/>
          <w:szCs w:val="20"/>
        </w:rPr>
        <w:t>Supervisor </w:t>
      </w:r>
      <w:r w:rsidRPr="00553174">
        <w:rPr>
          <w:rFonts w:cs="Arial"/>
          <w:color w:val="000000"/>
          <w:sz w:val="20"/>
          <w:szCs w:val="20"/>
        </w:rPr>
        <w:t>class are the employees that can manage other employees and have the following variables and methods:</w:t>
      </w:r>
    </w:p>
    <w:p w:rsidR="005F4FDB" w:rsidRPr="00553174" w:rsidRDefault="005F4FDB" w:rsidP="005F4FDB">
      <w:pPr>
        <w:numPr>
          <w:ilvl w:val="1"/>
          <w:numId w:val="112"/>
        </w:numPr>
        <w:shd w:val="clear" w:color="auto" w:fill="FFFFFF"/>
        <w:spacing w:before="100" w:beforeAutospacing="1" w:after="100" w:afterAutospacing="1" w:line="240" w:lineRule="auto"/>
        <w:rPr>
          <w:color w:val="000000"/>
          <w:sz w:val="20"/>
          <w:szCs w:val="20"/>
        </w:rPr>
      </w:pPr>
      <w:r w:rsidRPr="00553174">
        <w:rPr>
          <w:rFonts w:cs="Arial"/>
          <w:color w:val="000000"/>
          <w:sz w:val="20"/>
          <w:szCs w:val="20"/>
        </w:rPr>
        <w:t>The private variable </w:t>
      </w:r>
      <w:r w:rsidRPr="00553174">
        <w:rPr>
          <w:rFonts w:cs="Arial"/>
          <w:i/>
          <w:iCs/>
          <w:color w:val="0B5394"/>
          <w:sz w:val="20"/>
          <w:szCs w:val="20"/>
        </w:rPr>
        <w:t>subordinate</w:t>
      </w:r>
      <w:r w:rsidRPr="00553174">
        <w:rPr>
          <w:rFonts w:cs="Arial"/>
          <w:color w:val="0B5394"/>
          <w:sz w:val="20"/>
          <w:szCs w:val="20"/>
        </w:rPr>
        <w:t> </w:t>
      </w:r>
      <w:r w:rsidRPr="00553174">
        <w:rPr>
          <w:rFonts w:cs="Arial"/>
          <w:color w:val="000000"/>
          <w:sz w:val="20"/>
          <w:szCs w:val="20"/>
        </w:rPr>
        <w:t>are the list of employees that the supervisor manages. </w:t>
      </w:r>
    </w:p>
    <w:p w:rsidR="005F4FDB" w:rsidRPr="00553174" w:rsidRDefault="005F4FDB" w:rsidP="005F4FDB">
      <w:pPr>
        <w:numPr>
          <w:ilvl w:val="1"/>
          <w:numId w:val="113"/>
        </w:numPr>
        <w:shd w:val="clear" w:color="auto" w:fill="FFFFFF"/>
        <w:spacing w:before="100" w:beforeAutospacing="1" w:after="100" w:afterAutospacing="1" w:line="240" w:lineRule="auto"/>
        <w:rPr>
          <w:color w:val="000000"/>
          <w:sz w:val="20"/>
          <w:szCs w:val="20"/>
        </w:rPr>
      </w:pPr>
      <w:r w:rsidRPr="00553174">
        <w:rPr>
          <w:rFonts w:cs="Arial"/>
          <w:color w:val="000000"/>
          <w:sz w:val="20"/>
          <w:szCs w:val="20"/>
        </w:rPr>
        <w:t>The </w:t>
      </w:r>
      <w:r w:rsidRPr="00553174">
        <w:rPr>
          <w:rFonts w:cs="Arial"/>
          <w:i/>
          <w:iCs/>
          <w:color w:val="0B5394"/>
          <w:sz w:val="20"/>
          <w:szCs w:val="20"/>
        </w:rPr>
        <w:t>AddSubordinate </w:t>
      </w:r>
      <w:r w:rsidRPr="00553174">
        <w:rPr>
          <w:rFonts w:cs="Arial"/>
          <w:color w:val="000000"/>
          <w:sz w:val="20"/>
          <w:szCs w:val="20"/>
        </w:rPr>
        <w:t>method adds an employee under the supervisor</w:t>
      </w:r>
    </w:p>
    <w:p w:rsidR="005F4FDB" w:rsidRPr="00553174" w:rsidRDefault="005F4FDB" w:rsidP="005F4FDB">
      <w:pPr>
        <w:numPr>
          <w:ilvl w:val="1"/>
          <w:numId w:val="114"/>
        </w:numPr>
        <w:shd w:val="clear" w:color="auto" w:fill="FFFFFF"/>
        <w:spacing w:before="100" w:beforeAutospacing="1" w:after="100" w:afterAutospacing="1" w:line="240" w:lineRule="auto"/>
        <w:rPr>
          <w:color w:val="000000"/>
          <w:sz w:val="20"/>
          <w:szCs w:val="20"/>
        </w:rPr>
      </w:pPr>
      <w:r w:rsidRPr="00553174">
        <w:rPr>
          <w:rFonts w:cs="Arial"/>
          <w:color w:val="000000"/>
          <w:sz w:val="20"/>
          <w:szCs w:val="20"/>
        </w:rPr>
        <w:t>The </w:t>
      </w:r>
      <w:r w:rsidRPr="00553174">
        <w:rPr>
          <w:rFonts w:cs="Arial"/>
          <w:i/>
          <w:iCs/>
          <w:color w:val="0B5394"/>
          <w:sz w:val="20"/>
          <w:szCs w:val="20"/>
        </w:rPr>
        <w:t>ShowHappiness </w:t>
      </w:r>
      <w:r w:rsidRPr="00553174">
        <w:rPr>
          <w:rFonts w:cs="Arial"/>
          <w:color w:val="000000"/>
          <w:sz w:val="20"/>
          <w:szCs w:val="20"/>
        </w:rPr>
        <w:t>method shows the supervisor's happiness level.</w:t>
      </w:r>
    </w:p>
    <w:p w:rsidR="005F4FDB" w:rsidRPr="00553174" w:rsidRDefault="005F4FDB" w:rsidP="005F4FDB">
      <w:pPr>
        <w:pStyle w:val="NormalWeb"/>
        <w:shd w:val="clear" w:color="auto" w:fill="FFFFFF"/>
        <w:rPr>
          <w:rFonts w:asciiTheme="minorHAnsi" w:hAnsiTheme="minorHAnsi"/>
          <w:color w:val="000000"/>
          <w:sz w:val="20"/>
          <w:szCs w:val="20"/>
        </w:rPr>
      </w:pPr>
      <w:r w:rsidRPr="00553174">
        <w:rPr>
          <w:rFonts w:asciiTheme="minorHAnsi" w:hAnsiTheme="minorHAnsi" w:cs="Arial"/>
          <w:color w:val="000000"/>
          <w:sz w:val="20"/>
          <w:szCs w:val="20"/>
        </w:rPr>
        <w:t>When you call a supervisor's </w:t>
      </w:r>
      <w:r w:rsidRPr="00553174">
        <w:rPr>
          <w:rFonts w:asciiTheme="minorHAnsi" w:hAnsiTheme="minorHAnsi" w:cs="Arial"/>
          <w:i/>
          <w:iCs/>
          <w:color w:val="0B5394"/>
          <w:sz w:val="20"/>
          <w:szCs w:val="20"/>
        </w:rPr>
        <w:t>ShowHappiness </w:t>
      </w:r>
      <w:r w:rsidRPr="00553174">
        <w:rPr>
          <w:rFonts w:asciiTheme="minorHAnsi" w:hAnsiTheme="minorHAnsi" w:cs="Arial"/>
          <w:color w:val="000000"/>
          <w:sz w:val="20"/>
          <w:szCs w:val="20"/>
        </w:rPr>
        <w:t>method, it will show both the supervisor’s happiness and all of its subordinate’s happiness by calling each of the subordinate's </w:t>
      </w:r>
      <w:r w:rsidRPr="00553174">
        <w:rPr>
          <w:rFonts w:asciiTheme="minorHAnsi" w:hAnsiTheme="minorHAnsi" w:cs="Arial"/>
          <w:i/>
          <w:iCs/>
          <w:color w:val="0B5394"/>
          <w:sz w:val="20"/>
          <w:szCs w:val="20"/>
        </w:rPr>
        <w:t>ShowHappiness </w:t>
      </w:r>
      <w:r w:rsidRPr="00553174">
        <w:rPr>
          <w:rFonts w:asciiTheme="minorHAnsi" w:hAnsiTheme="minorHAnsi" w:cs="Arial"/>
          <w:color w:val="000000"/>
          <w:sz w:val="20"/>
          <w:szCs w:val="20"/>
        </w:rPr>
        <w:t>method.</w:t>
      </w:r>
    </w:p>
    <w:p w:rsidR="005F4FDB" w:rsidRPr="00553174" w:rsidRDefault="005F4FDB" w:rsidP="005F4FDB">
      <w:pPr>
        <w:pStyle w:val="NormalWeb"/>
        <w:shd w:val="clear" w:color="auto" w:fill="FFFFFF"/>
        <w:rPr>
          <w:rFonts w:asciiTheme="minorHAnsi" w:hAnsiTheme="minorHAnsi"/>
          <w:color w:val="000000"/>
          <w:sz w:val="20"/>
          <w:szCs w:val="20"/>
        </w:rPr>
      </w:pPr>
      <w:r w:rsidRPr="00553174">
        <w:rPr>
          <w:rFonts w:asciiTheme="minorHAnsi" w:hAnsiTheme="minorHAnsi" w:cs="Arial"/>
          <w:color w:val="000000"/>
          <w:sz w:val="20"/>
          <w:szCs w:val="20"/>
        </w:rPr>
        <w:t>The key to the composite design pattern is that it allows you to set up a structure with a common operation (such as the </w:t>
      </w:r>
      <w:r w:rsidRPr="00553174">
        <w:rPr>
          <w:rFonts w:asciiTheme="minorHAnsi" w:hAnsiTheme="minorHAnsi" w:cs="Arial"/>
          <w:i/>
          <w:iCs/>
          <w:color w:val="0B5394"/>
          <w:sz w:val="20"/>
          <w:szCs w:val="20"/>
        </w:rPr>
        <w:t>ShowHappiness </w:t>
      </w:r>
      <w:r w:rsidRPr="00553174">
        <w:rPr>
          <w:rFonts w:asciiTheme="minorHAnsi" w:hAnsiTheme="minorHAnsi" w:cs="Arial"/>
          <w:color w:val="000000"/>
          <w:sz w:val="20"/>
          <w:szCs w:val="20"/>
        </w:rPr>
        <w:t>method), and then you can have all the elements to perform the common operation. This is done by keeping a list of child elements that implements the common interface in the composite class, and then calling each child element's operations.</w:t>
      </w:r>
    </w:p>
    <w:tbl>
      <w:tblPr>
        <w:tblW w:w="17745" w:type="dxa"/>
        <w:tblCellSpacing w:w="0" w:type="dxa"/>
        <w:shd w:val="clear" w:color="auto" w:fill="FFFFFF"/>
        <w:tblCellMar>
          <w:top w:w="15" w:type="dxa"/>
          <w:left w:w="15" w:type="dxa"/>
          <w:bottom w:w="15" w:type="dxa"/>
          <w:right w:w="15" w:type="dxa"/>
        </w:tblCellMar>
        <w:tblLook w:val="04A0" w:firstRow="1" w:lastRow="0" w:firstColumn="1" w:lastColumn="0" w:noHBand="0" w:noVBand="1"/>
      </w:tblPr>
      <w:tblGrid>
        <w:gridCol w:w="17526"/>
        <w:gridCol w:w="219"/>
      </w:tblGrid>
      <w:tr w:rsidR="00376B84" w:rsidRPr="00553174" w:rsidTr="00376B84">
        <w:trPr>
          <w:tblCellSpacing w:w="0" w:type="dxa"/>
        </w:trPr>
        <w:tc>
          <w:tcPr>
            <w:tcW w:w="0" w:type="auto"/>
            <w:shd w:val="clear" w:color="auto" w:fill="FFFFFF"/>
            <w:tcMar>
              <w:top w:w="150" w:type="dxa"/>
              <w:left w:w="0" w:type="dxa"/>
              <w:bottom w:w="150" w:type="dxa"/>
              <w:right w:w="150" w:type="dxa"/>
            </w:tcMar>
            <w:hideMark/>
          </w:tcPr>
          <w:p w:rsidR="00376B84" w:rsidRPr="00553174" w:rsidRDefault="00164105" w:rsidP="00376B84">
            <w:pPr>
              <w:rPr>
                <w:color w:val="000000"/>
                <w:sz w:val="20"/>
                <w:szCs w:val="20"/>
              </w:rPr>
            </w:pPr>
            <w:r w:rsidRPr="00553174">
              <w:rPr>
                <w:rFonts w:cs="Arial"/>
                <w:b/>
                <w:color w:val="000000"/>
                <w:sz w:val="20"/>
                <w:szCs w:val="20"/>
              </w:rPr>
              <w:t>Adapter design pattern</w:t>
            </w:r>
            <w:r w:rsidR="00376B84" w:rsidRPr="00553174">
              <w:rPr>
                <w:rFonts w:cs="Arial"/>
                <w:color w:val="000000"/>
                <w:sz w:val="20"/>
                <w:szCs w:val="20"/>
              </w:rPr>
              <w:br/>
              <w:t>The </w:t>
            </w:r>
            <w:r w:rsidR="00376B84" w:rsidRPr="00553174">
              <w:rPr>
                <w:rFonts w:cs="Arial"/>
                <w:b/>
                <w:bCs/>
                <w:color w:val="3D85C6"/>
                <w:sz w:val="20"/>
                <w:szCs w:val="20"/>
              </w:rPr>
              <w:t>Adapter Design Pattern</w:t>
            </w:r>
            <w:r w:rsidR="00376B84" w:rsidRPr="00553174">
              <w:rPr>
                <w:rFonts w:cs="Arial"/>
                <w:color w:val="000000"/>
                <w:sz w:val="20"/>
                <w:szCs w:val="20"/>
              </w:rPr>
              <w:t> allows you to make an existing class work with other existing class libraries without changing the code of the existing class. </w:t>
            </w:r>
          </w:p>
        </w:tc>
        <w:tc>
          <w:tcPr>
            <w:tcW w:w="0" w:type="auto"/>
            <w:shd w:val="clear" w:color="auto" w:fill="FFFFFF"/>
            <w:tcMar>
              <w:top w:w="150" w:type="dxa"/>
              <w:left w:w="0" w:type="dxa"/>
              <w:bottom w:w="150" w:type="dxa"/>
              <w:right w:w="150" w:type="dxa"/>
            </w:tcMar>
            <w:hideMark/>
          </w:tcPr>
          <w:p w:rsidR="00376B84" w:rsidRPr="00553174" w:rsidRDefault="00376B84">
            <w:pPr>
              <w:rPr>
                <w:color w:val="000000"/>
                <w:sz w:val="20"/>
                <w:szCs w:val="20"/>
              </w:rPr>
            </w:pPr>
          </w:p>
        </w:tc>
      </w:tr>
    </w:tbl>
    <w:p w:rsidR="00376B84" w:rsidRPr="00553174" w:rsidRDefault="00376B84" w:rsidP="00376B84">
      <w:pPr>
        <w:shd w:val="clear" w:color="auto" w:fill="FFFFFF"/>
        <w:rPr>
          <w:color w:val="000000"/>
          <w:sz w:val="20"/>
          <w:szCs w:val="20"/>
        </w:rPr>
      </w:pPr>
      <w:r w:rsidRPr="00553174">
        <w:rPr>
          <w:rFonts w:cs="Arial"/>
          <w:color w:val="000000"/>
          <w:sz w:val="20"/>
          <w:szCs w:val="20"/>
        </w:rPr>
        <w:t xml:space="preserve">We often need to use the methods of an existing class to work with other existing libraries. The way to do this is by creating another class, named the </w:t>
      </w:r>
      <w:proofErr w:type="gramStart"/>
      <w:r w:rsidRPr="00553174">
        <w:rPr>
          <w:rFonts w:cs="Arial"/>
          <w:color w:val="000000"/>
          <w:sz w:val="20"/>
          <w:szCs w:val="20"/>
        </w:rPr>
        <w:t>Adapter, that</w:t>
      </w:r>
      <w:proofErr w:type="gramEnd"/>
      <w:r w:rsidRPr="00553174">
        <w:rPr>
          <w:rFonts w:cs="Arial"/>
          <w:color w:val="000000"/>
          <w:sz w:val="20"/>
          <w:szCs w:val="20"/>
        </w:rPr>
        <w:t xml:space="preserve"> inherits from the existing class while implementing the interface of the existing library. The end result is that the Adapter can call the method of the existing class (since the Adapter inherits from the existing class) and can work in the existing library (since the Adapter implements the interface of the existing library).</w:t>
      </w:r>
      <w:r w:rsidRPr="00553174">
        <w:rPr>
          <w:rFonts w:cs="Arial"/>
          <w:color w:val="000000"/>
          <w:sz w:val="20"/>
          <w:szCs w:val="20"/>
        </w:rPr>
        <w:br/>
        <w:t>                                                                                                                                                                      </w:t>
      </w:r>
      <w:r w:rsidRPr="00553174">
        <w:rPr>
          <w:rFonts w:cs="Arial"/>
          <w:color w:val="000000"/>
          <w:sz w:val="20"/>
          <w:szCs w:val="20"/>
        </w:rPr>
        <w:br/>
        <w:t>Below is the </w:t>
      </w:r>
      <w:hyperlink r:id="rId38" w:tgtFrame="_blank" w:history="1">
        <w:r w:rsidRPr="00553174">
          <w:rPr>
            <w:rStyle w:val="Hyperlink"/>
            <w:rFonts w:cs="Arial"/>
            <w:sz w:val="20"/>
            <w:szCs w:val="20"/>
          </w:rPr>
          <w:t>UML</w:t>
        </w:r>
      </w:hyperlink>
      <w:r w:rsidRPr="00553174">
        <w:rPr>
          <w:rFonts w:cs="Arial"/>
          <w:color w:val="000000"/>
          <w:sz w:val="20"/>
          <w:szCs w:val="20"/>
        </w:rPr>
        <w:t> of the Adapter Design Pattern:                                                                    </w:t>
      </w:r>
    </w:p>
    <w:p w:rsidR="00376B84" w:rsidRPr="00553174" w:rsidRDefault="00376B84" w:rsidP="00376B84">
      <w:pPr>
        <w:shd w:val="clear" w:color="auto" w:fill="FFFFFF"/>
        <w:rPr>
          <w:rFonts w:cs="Arial"/>
          <w:color w:val="000000"/>
          <w:sz w:val="20"/>
          <w:szCs w:val="20"/>
        </w:rPr>
      </w:pPr>
      <w:r w:rsidRPr="00553174">
        <w:rPr>
          <w:rFonts w:cs="Arial"/>
          <w:noProof/>
          <w:color w:val="0000FF"/>
          <w:sz w:val="20"/>
          <w:szCs w:val="20"/>
        </w:rPr>
        <w:drawing>
          <wp:inline distT="0" distB="0" distL="0" distR="0">
            <wp:extent cx="3629025" cy="2295525"/>
            <wp:effectExtent l="0" t="0" r="9525" b="9525"/>
            <wp:docPr id="16" name="Picture 16" descr="http://www.dotnetlead.com/_/rsrc/1300311347622/design-patterns/adapter/adapter1.pn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dotnetlead.com/_/rsrc/1300311347622/design-patterns/adapter/adapter1.png">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29025" cy="2295525"/>
                    </a:xfrm>
                    <a:prstGeom prst="rect">
                      <a:avLst/>
                    </a:prstGeom>
                    <a:noFill/>
                    <a:ln>
                      <a:noFill/>
                    </a:ln>
                  </pic:spPr>
                </pic:pic>
              </a:graphicData>
            </a:graphic>
          </wp:inline>
        </w:drawing>
      </w:r>
    </w:p>
    <w:p w:rsidR="00376B84" w:rsidRPr="00553174" w:rsidRDefault="00376B84" w:rsidP="00376B84">
      <w:pPr>
        <w:numPr>
          <w:ilvl w:val="0"/>
          <w:numId w:val="115"/>
        </w:numPr>
        <w:shd w:val="clear" w:color="auto" w:fill="FFFFFF"/>
        <w:spacing w:before="100" w:beforeAutospacing="1" w:after="100" w:afterAutospacing="1" w:line="240" w:lineRule="auto"/>
        <w:rPr>
          <w:rFonts w:cs="Times New Roman"/>
          <w:color w:val="000000"/>
          <w:sz w:val="20"/>
          <w:szCs w:val="20"/>
        </w:rPr>
      </w:pPr>
      <w:r w:rsidRPr="00553174">
        <w:rPr>
          <w:rFonts w:cs="Arial"/>
          <w:color w:val="000000"/>
          <w:sz w:val="20"/>
          <w:szCs w:val="20"/>
        </w:rPr>
        <w:t>The </w:t>
      </w:r>
      <w:r w:rsidRPr="00553174">
        <w:rPr>
          <w:rFonts w:cs="Arial"/>
          <w:i/>
          <w:iCs/>
          <w:color w:val="0B5394"/>
          <w:sz w:val="20"/>
          <w:szCs w:val="20"/>
        </w:rPr>
        <w:t>Adaptee</w:t>
      </w:r>
      <w:r w:rsidRPr="00553174">
        <w:rPr>
          <w:rFonts w:cs="Arial"/>
          <w:i/>
          <w:iCs/>
          <w:color w:val="000000"/>
          <w:sz w:val="20"/>
          <w:szCs w:val="20"/>
        </w:rPr>
        <w:t> </w:t>
      </w:r>
      <w:r w:rsidRPr="00553174">
        <w:rPr>
          <w:rFonts w:cs="Arial"/>
          <w:color w:val="000000"/>
          <w:sz w:val="20"/>
          <w:szCs w:val="20"/>
        </w:rPr>
        <w:t>is the existing class.</w:t>
      </w:r>
    </w:p>
    <w:p w:rsidR="00376B84" w:rsidRPr="00553174" w:rsidRDefault="00376B84" w:rsidP="00376B84">
      <w:pPr>
        <w:numPr>
          <w:ilvl w:val="0"/>
          <w:numId w:val="116"/>
        </w:numPr>
        <w:shd w:val="clear" w:color="auto" w:fill="FFFFFF"/>
        <w:spacing w:before="100" w:beforeAutospacing="1" w:after="100" w:afterAutospacing="1" w:line="240" w:lineRule="auto"/>
        <w:rPr>
          <w:color w:val="000000"/>
          <w:sz w:val="20"/>
          <w:szCs w:val="20"/>
        </w:rPr>
      </w:pPr>
      <w:r w:rsidRPr="00553174">
        <w:rPr>
          <w:rFonts w:cs="Arial"/>
          <w:color w:val="000000"/>
          <w:sz w:val="20"/>
          <w:szCs w:val="20"/>
        </w:rPr>
        <w:t>The </w:t>
      </w:r>
      <w:r w:rsidRPr="00553174">
        <w:rPr>
          <w:rFonts w:cs="Arial"/>
          <w:i/>
          <w:iCs/>
          <w:color w:val="0B5394"/>
          <w:sz w:val="20"/>
          <w:szCs w:val="20"/>
        </w:rPr>
        <w:t>IInterface</w:t>
      </w:r>
      <w:r w:rsidRPr="00553174">
        <w:rPr>
          <w:rFonts w:cs="Arial"/>
          <w:i/>
          <w:iCs/>
          <w:color w:val="000000"/>
          <w:sz w:val="20"/>
          <w:szCs w:val="20"/>
        </w:rPr>
        <w:t> </w:t>
      </w:r>
      <w:r w:rsidRPr="00553174">
        <w:rPr>
          <w:rFonts w:cs="Arial"/>
          <w:color w:val="000000"/>
          <w:sz w:val="20"/>
          <w:szCs w:val="20"/>
        </w:rPr>
        <w:t>is the interface defined in the existing library.                                                                   </w:t>
      </w:r>
    </w:p>
    <w:p w:rsidR="00376B84" w:rsidRPr="00553174" w:rsidRDefault="00376B84" w:rsidP="00376B84">
      <w:pPr>
        <w:numPr>
          <w:ilvl w:val="0"/>
          <w:numId w:val="117"/>
        </w:numPr>
        <w:shd w:val="clear" w:color="auto" w:fill="FFFFFF"/>
        <w:spacing w:before="100" w:beforeAutospacing="1" w:after="100" w:afterAutospacing="1" w:line="240" w:lineRule="auto"/>
        <w:rPr>
          <w:color w:val="000000"/>
          <w:sz w:val="20"/>
          <w:szCs w:val="20"/>
        </w:rPr>
      </w:pPr>
      <w:r w:rsidRPr="00553174">
        <w:rPr>
          <w:rFonts w:cs="Arial"/>
          <w:color w:val="000000"/>
          <w:sz w:val="20"/>
          <w:szCs w:val="20"/>
        </w:rPr>
        <w:lastRenderedPageBreak/>
        <w:t>The </w:t>
      </w:r>
      <w:r w:rsidRPr="00553174">
        <w:rPr>
          <w:rFonts w:cs="Arial"/>
          <w:i/>
          <w:iCs/>
          <w:color w:val="0B5394"/>
          <w:sz w:val="20"/>
          <w:szCs w:val="20"/>
        </w:rPr>
        <w:t>Adapter</w:t>
      </w:r>
      <w:r w:rsidRPr="00553174">
        <w:rPr>
          <w:rFonts w:cs="Arial"/>
          <w:i/>
          <w:iCs/>
          <w:color w:val="000000"/>
          <w:sz w:val="20"/>
          <w:szCs w:val="20"/>
        </w:rPr>
        <w:t> </w:t>
      </w:r>
      <w:r w:rsidRPr="00553174">
        <w:rPr>
          <w:rFonts w:cs="Arial"/>
          <w:color w:val="000000"/>
          <w:sz w:val="20"/>
          <w:szCs w:val="20"/>
        </w:rPr>
        <w:t>is the class that you create, it is inherited from the </w:t>
      </w:r>
      <w:r w:rsidRPr="00553174">
        <w:rPr>
          <w:rFonts w:cs="Arial"/>
          <w:i/>
          <w:iCs/>
          <w:color w:val="0B5394"/>
          <w:sz w:val="20"/>
          <w:szCs w:val="20"/>
        </w:rPr>
        <w:t>Adaptee</w:t>
      </w:r>
      <w:r w:rsidRPr="00553174">
        <w:rPr>
          <w:rFonts w:cs="Arial"/>
          <w:i/>
          <w:iCs/>
          <w:color w:val="000000"/>
          <w:sz w:val="20"/>
          <w:szCs w:val="20"/>
        </w:rPr>
        <w:t> </w:t>
      </w:r>
      <w:r w:rsidRPr="00553174">
        <w:rPr>
          <w:rFonts w:cs="Arial"/>
          <w:color w:val="000000"/>
          <w:sz w:val="20"/>
          <w:szCs w:val="20"/>
        </w:rPr>
        <w:t>class and it implements the </w:t>
      </w:r>
      <w:r w:rsidRPr="00553174">
        <w:rPr>
          <w:rFonts w:cs="Arial"/>
          <w:i/>
          <w:iCs/>
          <w:color w:val="0B5394"/>
          <w:sz w:val="20"/>
          <w:szCs w:val="20"/>
        </w:rPr>
        <w:t>IInterface</w:t>
      </w:r>
      <w:r w:rsidRPr="00553174">
        <w:rPr>
          <w:rFonts w:cs="Arial"/>
          <w:i/>
          <w:iCs/>
          <w:color w:val="000000"/>
          <w:sz w:val="20"/>
          <w:szCs w:val="20"/>
        </w:rPr>
        <w:t> </w:t>
      </w:r>
      <w:r w:rsidRPr="00553174">
        <w:rPr>
          <w:rFonts w:cs="Arial"/>
          <w:color w:val="000000"/>
          <w:sz w:val="20"/>
          <w:szCs w:val="20"/>
        </w:rPr>
        <w:t>interface. Notice that it can call the </w:t>
      </w:r>
      <w:r w:rsidRPr="00553174">
        <w:rPr>
          <w:rFonts w:cs="Arial"/>
          <w:i/>
          <w:iCs/>
          <w:color w:val="0B5394"/>
          <w:sz w:val="20"/>
          <w:szCs w:val="20"/>
        </w:rPr>
        <w:t>OperationA </w:t>
      </w:r>
      <w:proofErr w:type="gramStart"/>
      <w:r w:rsidRPr="00553174">
        <w:rPr>
          <w:rFonts w:cs="Arial"/>
          <w:color w:val="000000"/>
          <w:sz w:val="20"/>
          <w:szCs w:val="20"/>
        </w:rPr>
        <w:t>method(</w:t>
      </w:r>
      <w:proofErr w:type="gramEnd"/>
      <w:r w:rsidRPr="00553174">
        <w:rPr>
          <w:rFonts w:cs="Arial"/>
          <w:color w:val="000000"/>
          <w:sz w:val="20"/>
          <w:szCs w:val="20"/>
        </w:rPr>
        <w:t>inherited from the </w:t>
      </w:r>
      <w:r w:rsidRPr="00553174">
        <w:rPr>
          <w:rFonts w:cs="Arial"/>
          <w:i/>
          <w:iCs/>
          <w:color w:val="0B5394"/>
          <w:sz w:val="20"/>
          <w:szCs w:val="20"/>
        </w:rPr>
        <w:t>Adaptee</w:t>
      </w:r>
      <w:r w:rsidRPr="00553174">
        <w:rPr>
          <w:rFonts w:cs="Arial"/>
          <w:color w:val="000000"/>
          <w:sz w:val="20"/>
          <w:szCs w:val="20"/>
        </w:rPr>
        <w:t>) inside its </w:t>
      </w:r>
      <w:r w:rsidRPr="00553174">
        <w:rPr>
          <w:rFonts w:cs="Arial"/>
          <w:i/>
          <w:iCs/>
          <w:color w:val="0B5394"/>
          <w:sz w:val="20"/>
          <w:szCs w:val="20"/>
        </w:rPr>
        <w:t>OperationB </w:t>
      </w:r>
      <w:r w:rsidRPr="00553174">
        <w:rPr>
          <w:rFonts w:cs="Arial"/>
          <w:color w:val="000000"/>
          <w:sz w:val="20"/>
          <w:szCs w:val="20"/>
        </w:rPr>
        <w:t>method(implemented by the </w:t>
      </w:r>
      <w:r w:rsidRPr="00553174">
        <w:rPr>
          <w:rFonts w:cs="Arial"/>
          <w:i/>
          <w:iCs/>
          <w:color w:val="0B5394"/>
          <w:sz w:val="20"/>
          <w:szCs w:val="20"/>
        </w:rPr>
        <w:t>IInterface</w:t>
      </w:r>
      <w:r w:rsidRPr="00553174">
        <w:rPr>
          <w:rFonts w:cs="Arial"/>
          <w:color w:val="000000"/>
          <w:sz w:val="20"/>
          <w:szCs w:val="20"/>
        </w:rPr>
        <w:t>).</w:t>
      </w:r>
    </w:p>
    <w:p w:rsidR="00376B84" w:rsidRPr="00553174" w:rsidRDefault="00376B84" w:rsidP="00376B84">
      <w:pPr>
        <w:shd w:val="clear" w:color="auto" w:fill="FFFFFF"/>
        <w:spacing w:after="240"/>
        <w:rPr>
          <w:color w:val="000000"/>
          <w:sz w:val="20"/>
          <w:szCs w:val="20"/>
        </w:rPr>
      </w:pPr>
      <w:r w:rsidRPr="00553174">
        <w:rPr>
          <w:rFonts w:cs="Arial"/>
          <w:color w:val="000000"/>
          <w:sz w:val="20"/>
          <w:szCs w:val="20"/>
        </w:rPr>
        <w:t>Let's see an example. Using the example given in the </w:t>
      </w:r>
      <w:hyperlink r:id="rId41" w:tgtFrame="_blank" w:history="1">
        <w:r w:rsidRPr="00553174">
          <w:rPr>
            <w:rStyle w:val="Hyperlink"/>
            <w:rFonts w:cs="Arial"/>
            <w:color w:val="3D85C6"/>
            <w:sz w:val="20"/>
            <w:szCs w:val="20"/>
          </w:rPr>
          <w:t>composite design pattern</w:t>
        </w:r>
      </w:hyperlink>
      <w:r w:rsidRPr="00553174">
        <w:rPr>
          <w:rFonts w:cs="Arial"/>
          <w:color w:val="000000"/>
          <w:sz w:val="20"/>
          <w:szCs w:val="20"/>
        </w:rPr>
        <w:t>, where we had an organization tree that was constructed where all the employees implements the </w:t>
      </w:r>
      <w:r w:rsidRPr="00553174">
        <w:rPr>
          <w:rFonts w:cs="Arial"/>
          <w:i/>
          <w:iCs/>
          <w:color w:val="0B5394"/>
          <w:sz w:val="20"/>
          <w:szCs w:val="20"/>
        </w:rPr>
        <w:t>IEmployee </w:t>
      </w:r>
      <w:r w:rsidRPr="00553174">
        <w:rPr>
          <w:rFonts w:cs="Arial"/>
          <w:color w:val="000000"/>
          <w:sz w:val="20"/>
          <w:szCs w:val="20"/>
        </w:rPr>
        <w:t>interface. The </w:t>
      </w:r>
      <w:r w:rsidRPr="00553174">
        <w:rPr>
          <w:rFonts w:cs="Arial"/>
          <w:i/>
          <w:iCs/>
          <w:color w:val="0B5394"/>
          <w:sz w:val="20"/>
          <w:szCs w:val="20"/>
        </w:rPr>
        <w:t>IEmployee </w:t>
      </w:r>
      <w:r w:rsidRPr="00553174">
        <w:rPr>
          <w:rFonts w:cs="Arial"/>
          <w:color w:val="000000"/>
          <w:sz w:val="20"/>
          <w:szCs w:val="20"/>
        </w:rPr>
        <w:t>interface is from the existing library.</w:t>
      </w:r>
      <w:r w:rsidRPr="00553174">
        <w:rPr>
          <w:rFonts w:cs="Arial"/>
          <w:color w:val="000000"/>
          <w:sz w:val="20"/>
          <w:szCs w:val="20"/>
        </w:rPr>
        <w:br/>
      </w:r>
      <w:r w:rsidRPr="00553174">
        <w:rPr>
          <w:rFonts w:cs="Arial"/>
          <w:color w:val="000000"/>
          <w:sz w:val="20"/>
          <w:szCs w:val="20"/>
        </w:rPr>
        <w:br/>
        <w:t>You are then given the </w:t>
      </w:r>
      <w:r w:rsidRPr="00553174">
        <w:rPr>
          <w:rFonts w:cs="Arial"/>
          <w:i/>
          <w:iCs/>
          <w:color w:val="0B5394"/>
          <w:sz w:val="20"/>
          <w:szCs w:val="20"/>
        </w:rPr>
        <w:t>Consultant </w:t>
      </w:r>
      <w:r w:rsidRPr="00553174">
        <w:rPr>
          <w:rFonts w:cs="Arial"/>
          <w:color w:val="000000"/>
          <w:sz w:val="20"/>
          <w:szCs w:val="20"/>
        </w:rPr>
        <w:t>class and you need to plug this </w:t>
      </w:r>
      <w:r w:rsidRPr="00553174">
        <w:rPr>
          <w:rFonts w:cs="Arial"/>
          <w:i/>
          <w:iCs/>
          <w:color w:val="0B5394"/>
          <w:sz w:val="20"/>
          <w:szCs w:val="20"/>
        </w:rPr>
        <w:t>Consultant </w:t>
      </w:r>
      <w:r w:rsidRPr="00553174">
        <w:rPr>
          <w:rFonts w:cs="Arial"/>
          <w:color w:val="000000"/>
          <w:sz w:val="20"/>
          <w:szCs w:val="20"/>
        </w:rPr>
        <w:t>class into the organization tree. The </w:t>
      </w:r>
      <w:r w:rsidRPr="00553174">
        <w:rPr>
          <w:rFonts w:cs="Arial"/>
          <w:i/>
          <w:iCs/>
          <w:color w:val="0B5394"/>
          <w:sz w:val="20"/>
          <w:szCs w:val="20"/>
        </w:rPr>
        <w:t>Consultant </w:t>
      </w:r>
      <w:r w:rsidRPr="00553174">
        <w:rPr>
          <w:rFonts w:cs="Arial"/>
          <w:color w:val="000000"/>
          <w:sz w:val="20"/>
          <w:szCs w:val="20"/>
        </w:rPr>
        <w:t>class is the Adaptee.</w:t>
      </w:r>
      <w:r w:rsidRPr="00553174">
        <w:rPr>
          <w:rFonts w:cs="Arial"/>
          <w:color w:val="000000"/>
          <w:sz w:val="20"/>
          <w:szCs w:val="20"/>
        </w:rPr>
        <w:br/>
      </w:r>
    </w:p>
    <w:p w:rsidR="00376B84" w:rsidRPr="00553174" w:rsidRDefault="00376B84" w:rsidP="00376B84">
      <w:pPr>
        <w:pStyle w:val="NormalWeb"/>
        <w:shd w:val="clear" w:color="auto" w:fill="FFFFFF"/>
        <w:rPr>
          <w:rFonts w:asciiTheme="minorHAnsi" w:hAnsiTheme="minorHAnsi"/>
          <w:color w:val="000000"/>
          <w:sz w:val="20"/>
          <w:szCs w:val="20"/>
        </w:rPr>
      </w:pPr>
      <w:r w:rsidRPr="00553174">
        <w:rPr>
          <w:rFonts w:asciiTheme="minorHAnsi" w:hAnsiTheme="minorHAnsi" w:cs="Arial"/>
          <w:color w:val="000000"/>
          <w:sz w:val="20"/>
          <w:szCs w:val="20"/>
        </w:rPr>
        <w:t>The way to do this is by creating the adapter class named the </w:t>
      </w:r>
      <w:proofErr w:type="gramStart"/>
      <w:r w:rsidRPr="00553174">
        <w:rPr>
          <w:rFonts w:asciiTheme="minorHAnsi" w:hAnsiTheme="minorHAnsi" w:cs="Arial"/>
          <w:i/>
          <w:iCs/>
          <w:color w:val="0B5394"/>
          <w:sz w:val="20"/>
          <w:szCs w:val="20"/>
        </w:rPr>
        <w:t>EmployeeAdapter</w:t>
      </w:r>
      <w:r w:rsidRPr="00553174">
        <w:rPr>
          <w:rFonts w:asciiTheme="minorHAnsi" w:hAnsiTheme="minorHAnsi" w:cs="Arial"/>
          <w:color w:val="000000"/>
          <w:sz w:val="20"/>
          <w:szCs w:val="20"/>
        </w:rPr>
        <w:t>, that</w:t>
      </w:r>
      <w:proofErr w:type="gramEnd"/>
      <w:r w:rsidRPr="00553174">
        <w:rPr>
          <w:rFonts w:asciiTheme="minorHAnsi" w:hAnsiTheme="minorHAnsi" w:cs="Arial"/>
          <w:color w:val="000000"/>
          <w:sz w:val="20"/>
          <w:szCs w:val="20"/>
        </w:rPr>
        <w:t xml:space="preserve"> inherits from the </w:t>
      </w:r>
      <w:r w:rsidRPr="00553174">
        <w:rPr>
          <w:rFonts w:asciiTheme="minorHAnsi" w:hAnsiTheme="minorHAnsi" w:cs="Arial"/>
          <w:i/>
          <w:iCs/>
          <w:color w:val="0B5394"/>
          <w:sz w:val="20"/>
          <w:szCs w:val="20"/>
        </w:rPr>
        <w:t>Consultant </w:t>
      </w:r>
      <w:r w:rsidRPr="00553174">
        <w:rPr>
          <w:rFonts w:asciiTheme="minorHAnsi" w:hAnsiTheme="minorHAnsi" w:cs="Arial"/>
          <w:color w:val="000000"/>
          <w:sz w:val="20"/>
          <w:szCs w:val="20"/>
        </w:rPr>
        <w:t>class while it implements the </w:t>
      </w:r>
      <w:r w:rsidRPr="00553174">
        <w:rPr>
          <w:rFonts w:asciiTheme="minorHAnsi" w:hAnsiTheme="minorHAnsi" w:cs="Arial"/>
          <w:i/>
          <w:iCs/>
          <w:color w:val="0B5394"/>
          <w:sz w:val="20"/>
          <w:szCs w:val="20"/>
        </w:rPr>
        <w:t>IEmployee </w:t>
      </w:r>
      <w:r w:rsidRPr="00553174">
        <w:rPr>
          <w:rFonts w:asciiTheme="minorHAnsi" w:hAnsiTheme="minorHAnsi" w:cs="Arial"/>
          <w:color w:val="000000"/>
          <w:sz w:val="20"/>
          <w:szCs w:val="20"/>
        </w:rPr>
        <w:t>interface:</w:t>
      </w:r>
    </w:p>
    <w:p w:rsidR="00376B84" w:rsidRPr="00553174" w:rsidRDefault="00376B84" w:rsidP="00376B84">
      <w:pPr>
        <w:pStyle w:val="NormalWeb"/>
        <w:shd w:val="clear" w:color="auto" w:fill="FFFFFF"/>
        <w:rPr>
          <w:rFonts w:asciiTheme="minorHAnsi" w:hAnsiTheme="minorHAnsi"/>
          <w:color w:val="000000"/>
          <w:sz w:val="20"/>
          <w:szCs w:val="20"/>
        </w:rPr>
      </w:pPr>
    </w:p>
    <w:p w:rsidR="00376B84" w:rsidRPr="00553174" w:rsidRDefault="00376B84" w:rsidP="00376B84">
      <w:pPr>
        <w:shd w:val="clear" w:color="auto" w:fill="FFFFFF"/>
        <w:rPr>
          <w:color w:val="000000"/>
          <w:sz w:val="20"/>
          <w:szCs w:val="20"/>
        </w:rPr>
      </w:pPr>
    </w:p>
    <w:p w:rsidR="00376B84" w:rsidRPr="00553174" w:rsidRDefault="00376B84" w:rsidP="00376B84">
      <w:pPr>
        <w:shd w:val="clear" w:color="auto" w:fill="FFFFFF"/>
        <w:rPr>
          <w:rFonts w:cs="Arial"/>
          <w:color w:val="000000"/>
          <w:sz w:val="20"/>
          <w:szCs w:val="20"/>
        </w:rPr>
      </w:pPr>
      <w:r w:rsidRPr="00553174">
        <w:rPr>
          <w:rFonts w:cs="Arial"/>
          <w:noProof/>
          <w:color w:val="0000FF"/>
          <w:sz w:val="20"/>
          <w:szCs w:val="20"/>
        </w:rPr>
        <w:drawing>
          <wp:inline distT="0" distB="0" distL="0" distR="0">
            <wp:extent cx="3467100" cy="2152650"/>
            <wp:effectExtent l="0" t="0" r="0" b="0"/>
            <wp:docPr id="15" name="Picture 15" descr="http://www.dotnetlead.com/_/rsrc/1300314013975/design-patterns/adapter/adapter2.pn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dotnetlead.com/_/rsrc/1300314013975/design-patterns/adapter/adapter2.png">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67100" cy="2152650"/>
                    </a:xfrm>
                    <a:prstGeom prst="rect">
                      <a:avLst/>
                    </a:prstGeom>
                    <a:noFill/>
                    <a:ln>
                      <a:noFill/>
                    </a:ln>
                  </pic:spPr>
                </pic:pic>
              </a:graphicData>
            </a:graphic>
          </wp:inline>
        </w:drawing>
      </w:r>
    </w:p>
    <w:p w:rsidR="00376B84" w:rsidRPr="00553174" w:rsidRDefault="00376B84" w:rsidP="00376B84">
      <w:pPr>
        <w:pStyle w:val="NormalWeb"/>
        <w:shd w:val="clear" w:color="auto" w:fill="FFFFFF"/>
        <w:rPr>
          <w:rFonts w:asciiTheme="minorHAnsi" w:hAnsiTheme="minorHAnsi"/>
          <w:color w:val="000000"/>
          <w:sz w:val="20"/>
          <w:szCs w:val="20"/>
        </w:rPr>
      </w:pPr>
      <w:r w:rsidRPr="00553174">
        <w:rPr>
          <w:rFonts w:asciiTheme="minorHAnsi" w:hAnsiTheme="minorHAnsi" w:cs="Arial"/>
          <w:color w:val="000000"/>
          <w:sz w:val="20"/>
          <w:szCs w:val="20"/>
        </w:rPr>
        <w:t>In the Adapter we can then call the methods from the parent class to mimic the behaviors needed in the common interface. In the </w:t>
      </w:r>
      <w:r w:rsidRPr="00553174">
        <w:rPr>
          <w:rFonts w:asciiTheme="minorHAnsi" w:hAnsiTheme="minorHAnsi" w:cs="Arial"/>
          <w:i/>
          <w:iCs/>
          <w:color w:val="0B5394"/>
          <w:sz w:val="20"/>
          <w:szCs w:val="20"/>
        </w:rPr>
        <w:t>EmployeeAdapter </w:t>
      </w:r>
      <w:r w:rsidRPr="00553174">
        <w:rPr>
          <w:rFonts w:asciiTheme="minorHAnsi" w:hAnsiTheme="minorHAnsi" w:cs="Arial"/>
          <w:color w:val="000000"/>
          <w:sz w:val="20"/>
          <w:szCs w:val="20"/>
        </w:rPr>
        <w:t>class we can call the </w:t>
      </w:r>
      <w:r w:rsidRPr="00553174">
        <w:rPr>
          <w:rFonts w:asciiTheme="minorHAnsi" w:hAnsiTheme="minorHAnsi" w:cs="Arial"/>
          <w:i/>
          <w:iCs/>
          <w:color w:val="0B5394"/>
          <w:sz w:val="20"/>
          <w:szCs w:val="20"/>
        </w:rPr>
        <w:t>ShowSmile </w:t>
      </w:r>
      <w:r w:rsidRPr="00553174">
        <w:rPr>
          <w:rFonts w:asciiTheme="minorHAnsi" w:hAnsiTheme="minorHAnsi" w:cs="Arial"/>
          <w:color w:val="000000"/>
          <w:sz w:val="20"/>
          <w:szCs w:val="20"/>
        </w:rPr>
        <w:t>method from the parent </w:t>
      </w:r>
      <w:r w:rsidRPr="00553174">
        <w:rPr>
          <w:rFonts w:asciiTheme="minorHAnsi" w:hAnsiTheme="minorHAnsi" w:cs="Arial"/>
          <w:i/>
          <w:iCs/>
          <w:color w:val="0B5394"/>
          <w:sz w:val="20"/>
          <w:szCs w:val="20"/>
        </w:rPr>
        <w:t>Consultant</w:t>
      </w:r>
      <w:r w:rsidRPr="00553174">
        <w:rPr>
          <w:rFonts w:asciiTheme="minorHAnsi" w:hAnsiTheme="minorHAnsi" w:cs="Arial"/>
          <w:color w:val="0B5394"/>
          <w:sz w:val="20"/>
          <w:szCs w:val="20"/>
        </w:rPr>
        <w:t> </w:t>
      </w:r>
      <w:r w:rsidRPr="00553174">
        <w:rPr>
          <w:rFonts w:asciiTheme="minorHAnsi" w:hAnsiTheme="minorHAnsi" w:cs="Arial"/>
          <w:color w:val="000000"/>
          <w:sz w:val="20"/>
          <w:szCs w:val="20"/>
        </w:rPr>
        <w:t>class in its implementation of the </w:t>
      </w:r>
      <w:r w:rsidRPr="00553174">
        <w:rPr>
          <w:rFonts w:asciiTheme="minorHAnsi" w:hAnsiTheme="minorHAnsi" w:cs="Arial"/>
          <w:i/>
          <w:iCs/>
          <w:color w:val="0B5394"/>
          <w:sz w:val="20"/>
          <w:szCs w:val="20"/>
        </w:rPr>
        <w:t>IEmployee </w:t>
      </w:r>
      <w:r w:rsidRPr="00553174">
        <w:rPr>
          <w:rFonts w:asciiTheme="minorHAnsi" w:hAnsiTheme="minorHAnsi" w:cs="Arial"/>
          <w:color w:val="000000"/>
          <w:sz w:val="20"/>
          <w:szCs w:val="20"/>
        </w:rPr>
        <w:t>interface, which requires the </w:t>
      </w:r>
      <w:r w:rsidRPr="00553174">
        <w:rPr>
          <w:rFonts w:asciiTheme="minorHAnsi" w:hAnsiTheme="minorHAnsi" w:cs="Arial"/>
          <w:i/>
          <w:iCs/>
          <w:color w:val="0B5394"/>
          <w:sz w:val="20"/>
          <w:szCs w:val="20"/>
        </w:rPr>
        <w:t>ShowHappiness</w:t>
      </w:r>
      <w:r w:rsidRPr="00553174">
        <w:rPr>
          <w:rFonts w:asciiTheme="minorHAnsi" w:hAnsiTheme="minorHAnsi" w:cs="Arial"/>
          <w:color w:val="0B5394"/>
          <w:sz w:val="20"/>
          <w:szCs w:val="20"/>
        </w:rPr>
        <w:t> </w:t>
      </w:r>
      <w:r w:rsidRPr="00553174">
        <w:rPr>
          <w:rFonts w:asciiTheme="minorHAnsi" w:hAnsiTheme="minorHAnsi" w:cs="Arial"/>
          <w:color w:val="000000"/>
          <w:sz w:val="20"/>
          <w:szCs w:val="20"/>
        </w:rPr>
        <w:t>method.</w:t>
      </w:r>
    </w:p>
    <w:p w:rsidR="005F4FDB" w:rsidRPr="00553174" w:rsidRDefault="005F4FDB" w:rsidP="007204CF">
      <w:pPr>
        <w:shd w:val="clear" w:color="auto" w:fill="FFFFFF"/>
        <w:spacing w:after="0" w:line="345" w:lineRule="atLeast"/>
        <w:jc w:val="both"/>
        <w:rPr>
          <w:b/>
          <w:color w:val="000000"/>
          <w:sz w:val="20"/>
          <w:szCs w:val="20"/>
        </w:rPr>
      </w:pPr>
    </w:p>
    <w:p w:rsidR="00164105" w:rsidRPr="00553174" w:rsidRDefault="00164105" w:rsidP="007204CF">
      <w:pPr>
        <w:shd w:val="clear" w:color="auto" w:fill="FFFFFF"/>
        <w:spacing w:after="0" w:line="345" w:lineRule="atLeast"/>
        <w:jc w:val="both"/>
        <w:rPr>
          <w:b/>
          <w:color w:val="000000"/>
          <w:sz w:val="20"/>
          <w:szCs w:val="20"/>
        </w:rPr>
      </w:pPr>
    </w:p>
    <w:p w:rsidR="00164105" w:rsidRPr="00553174" w:rsidRDefault="00164105" w:rsidP="00164105">
      <w:pPr>
        <w:shd w:val="clear" w:color="auto" w:fill="FFFFFF"/>
        <w:spacing w:before="100" w:beforeAutospacing="1" w:after="100" w:afterAutospacing="1" w:line="240" w:lineRule="auto"/>
        <w:jc w:val="both"/>
        <w:rPr>
          <w:rFonts w:eastAsia="Times New Roman" w:cs="Times New Roman"/>
          <w:color w:val="000000"/>
          <w:sz w:val="20"/>
          <w:szCs w:val="20"/>
        </w:rPr>
      </w:pPr>
      <w:r w:rsidRPr="00553174">
        <w:rPr>
          <w:rFonts w:eastAsia="Times New Roman" w:cs="Times New Roman"/>
          <w:color w:val="000000"/>
          <w:sz w:val="20"/>
          <w:szCs w:val="20"/>
        </w:rPr>
        <w:t>An Adapter Pattern says that just </w:t>
      </w:r>
      <w:r w:rsidRPr="00553174">
        <w:rPr>
          <w:rFonts w:eastAsia="Times New Roman" w:cs="Times New Roman"/>
          <w:b/>
          <w:bCs/>
          <w:color w:val="000000"/>
          <w:sz w:val="20"/>
          <w:szCs w:val="20"/>
        </w:rPr>
        <w:t>"converts the interface of a class into another interface that a client wants".</w:t>
      </w:r>
    </w:p>
    <w:p w:rsidR="00164105" w:rsidRPr="00553174" w:rsidRDefault="00164105" w:rsidP="00164105">
      <w:pPr>
        <w:shd w:val="clear" w:color="auto" w:fill="FFFFFF"/>
        <w:spacing w:before="100" w:beforeAutospacing="1" w:after="100" w:afterAutospacing="1" w:line="240" w:lineRule="auto"/>
        <w:jc w:val="both"/>
        <w:rPr>
          <w:rFonts w:eastAsia="Times New Roman" w:cs="Times New Roman"/>
          <w:color w:val="000000"/>
          <w:sz w:val="20"/>
          <w:szCs w:val="20"/>
        </w:rPr>
      </w:pPr>
      <w:r w:rsidRPr="00553174">
        <w:rPr>
          <w:rFonts w:eastAsia="Times New Roman" w:cs="Times New Roman"/>
          <w:color w:val="000000"/>
          <w:sz w:val="20"/>
          <w:szCs w:val="20"/>
        </w:rPr>
        <w:t>In other words, to provide the interface according to client requirement while using the services of a class with a different interface.</w:t>
      </w:r>
    </w:p>
    <w:p w:rsidR="00164105" w:rsidRPr="00553174" w:rsidRDefault="00164105" w:rsidP="00164105">
      <w:pPr>
        <w:shd w:val="clear" w:color="auto" w:fill="FFFFFF"/>
        <w:spacing w:before="100" w:beforeAutospacing="1" w:after="100" w:afterAutospacing="1" w:line="240" w:lineRule="auto"/>
        <w:jc w:val="both"/>
        <w:rPr>
          <w:rFonts w:eastAsia="Times New Roman" w:cs="Times New Roman"/>
          <w:color w:val="000000"/>
          <w:sz w:val="20"/>
          <w:szCs w:val="20"/>
        </w:rPr>
      </w:pPr>
      <w:r w:rsidRPr="00553174">
        <w:rPr>
          <w:rFonts w:eastAsia="Times New Roman" w:cs="Times New Roman"/>
          <w:color w:val="000000"/>
          <w:sz w:val="20"/>
          <w:szCs w:val="20"/>
        </w:rPr>
        <w:t>The Adapter Pattern is also known as </w:t>
      </w:r>
      <w:r w:rsidRPr="00553174">
        <w:rPr>
          <w:rFonts w:eastAsia="Times New Roman" w:cs="Times New Roman"/>
          <w:b/>
          <w:bCs/>
          <w:color w:val="000000"/>
          <w:sz w:val="20"/>
          <w:szCs w:val="20"/>
        </w:rPr>
        <w:t>Wrapper.</w:t>
      </w:r>
    </w:p>
    <w:p w:rsidR="00164105" w:rsidRPr="00553174" w:rsidRDefault="00164105" w:rsidP="00164105">
      <w:pPr>
        <w:shd w:val="clear" w:color="auto" w:fill="FFFFFF"/>
        <w:spacing w:before="100" w:beforeAutospacing="1" w:after="100" w:afterAutospacing="1" w:line="240" w:lineRule="auto"/>
        <w:jc w:val="both"/>
        <w:outlineLvl w:val="3"/>
        <w:rPr>
          <w:rFonts w:eastAsia="Times New Roman" w:cs="Helvetica"/>
          <w:color w:val="610B4B"/>
          <w:sz w:val="20"/>
          <w:szCs w:val="20"/>
        </w:rPr>
      </w:pPr>
      <w:r w:rsidRPr="00553174">
        <w:rPr>
          <w:rFonts w:eastAsia="Times New Roman" w:cs="Helvetica"/>
          <w:color w:val="610B4B"/>
          <w:sz w:val="20"/>
          <w:szCs w:val="20"/>
        </w:rPr>
        <w:t>Advantage of Adapter Pattern</w:t>
      </w:r>
    </w:p>
    <w:p w:rsidR="00164105" w:rsidRPr="00553174" w:rsidRDefault="00164105" w:rsidP="00164105">
      <w:pPr>
        <w:numPr>
          <w:ilvl w:val="0"/>
          <w:numId w:val="118"/>
        </w:numPr>
        <w:shd w:val="clear" w:color="auto" w:fill="FFFFFF"/>
        <w:spacing w:before="60" w:after="100" w:afterAutospacing="1" w:line="345" w:lineRule="atLeast"/>
        <w:jc w:val="both"/>
        <w:rPr>
          <w:rFonts w:eastAsia="Times New Roman" w:cs="Times New Roman"/>
          <w:color w:val="000000"/>
          <w:sz w:val="20"/>
          <w:szCs w:val="20"/>
        </w:rPr>
      </w:pPr>
      <w:r w:rsidRPr="00553174">
        <w:rPr>
          <w:rFonts w:eastAsia="Times New Roman" w:cs="Times New Roman"/>
          <w:color w:val="000000"/>
          <w:sz w:val="20"/>
          <w:szCs w:val="20"/>
        </w:rPr>
        <w:lastRenderedPageBreak/>
        <w:t>It allows two or more previously incompatible objects to interact.</w:t>
      </w:r>
    </w:p>
    <w:p w:rsidR="00164105" w:rsidRPr="00553174" w:rsidRDefault="00164105" w:rsidP="00164105">
      <w:pPr>
        <w:numPr>
          <w:ilvl w:val="0"/>
          <w:numId w:val="118"/>
        </w:numPr>
        <w:shd w:val="clear" w:color="auto" w:fill="FFFFFF"/>
        <w:spacing w:before="60" w:after="100" w:afterAutospacing="1" w:line="345" w:lineRule="atLeast"/>
        <w:jc w:val="both"/>
        <w:rPr>
          <w:rFonts w:eastAsia="Times New Roman" w:cs="Times New Roman"/>
          <w:color w:val="000000"/>
          <w:sz w:val="20"/>
          <w:szCs w:val="20"/>
        </w:rPr>
      </w:pPr>
      <w:r w:rsidRPr="00553174">
        <w:rPr>
          <w:rFonts w:eastAsia="Times New Roman" w:cs="Times New Roman"/>
          <w:color w:val="000000"/>
          <w:sz w:val="20"/>
          <w:szCs w:val="20"/>
        </w:rPr>
        <w:t>It allows reusability of existing functionality.</w:t>
      </w:r>
    </w:p>
    <w:p w:rsidR="00164105" w:rsidRPr="00553174" w:rsidRDefault="00C05106" w:rsidP="00164105">
      <w:pPr>
        <w:spacing w:after="0" w:line="240" w:lineRule="auto"/>
        <w:rPr>
          <w:rFonts w:eastAsia="Times New Roman" w:cs="Times New Roman"/>
          <w:sz w:val="20"/>
          <w:szCs w:val="20"/>
        </w:rPr>
      </w:pPr>
      <w:r w:rsidRPr="00553174">
        <w:rPr>
          <w:rFonts w:eastAsia="Times New Roman" w:cs="Times New Roman"/>
          <w:sz w:val="20"/>
          <w:szCs w:val="20"/>
        </w:rPr>
        <w:pict>
          <v:rect id="_x0000_i1039" style="width:0;height:.75pt" o:hrstd="t" o:hrnoshade="t" o:hr="t" fillcolor="#d4d4d4" stroked="f"/>
        </w:pict>
      </w:r>
    </w:p>
    <w:p w:rsidR="00164105" w:rsidRPr="00553174" w:rsidRDefault="00164105" w:rsidP="00164105">
      <w:pPr>
        <w:shd w:val="clear" w:color="auto" w:fill="FFFFFF"/>
        <w:spacing w:before="100" w:beforeAutospacing="1" w:after="100" w:afterAutospacing="1" w:line="240" w:lineRule="auto"/>
        <w:jc w:val="both"/>
        <w:outlineLvl w:val="3"/>
        <w:rPr>
          <w:rFonts w:eastAsia="Times New Roman" w:cs="Helvetica"/>
          <w:color w:val="610B4B"/>
          <w:sz w:val="20"/>
          <w:szCs w:val="20"/>
        </w:rPr>
      </w:pPr>
      <w:r w:rsidRPr="00553174">
        <w:rPr>
          <w:rFonts w:eastAsia="Times New Roman" w:cs="Helvetica"/>
          <w:color w:val="610B4B"/>
          <w:sz w:val="20"/>
          <w:szCs w:val="20"/>
        </w:rPr>
        <w:t>Usage of Adapter pattern:</w:t>
      </w:r>
    </w:p>
    <w:p w:rsidR="00164105" w:rsidRPr="00553174" w:rsidRDefault="00164105" w:rsidP="00164105">
      <w:pPr>
        <w:shd w:val="clear" w:color="auto" w:fill="FFFFFF"/>
        <w:spacing w:before="100" w:beforeAutospacing="1" w:after="100" w:afterAutospacing="1" w:line="240" w:lineRule="auto"/>
        <w:jc w:val="both"/>
        <w:rPr>
          <w:rFonts w:eastAsia="Times New Roman" w:cs="Times New Roman"/>
          <w:color w:val="000000"/>
          <w:sz w:val="20"/>
          <w:szCs w:val="20"/>
        </w:rPr>
      </w:pPr>
      <w:r w:rsidRPr="00553174">
        <w:rPr>
          <w:rFonts w:eastAsia="Times New Roman" w:cs="Times New Roman"/>
          <w:color w:val="000000"/>
          <w:sz w:val="20"/>
          <w:szCs w:val="20"/>
        </w:rPr>
        <w:t>It is used:</w:t>
      </w:r>
    </w:p>
    <w:p w:rsidR="00164105" w:rsidRPr="00553174" w:rsidRDefault="00164105" w:rsidP="00164105">
      <w:pPr>
        <w:numPr>
          <w:ilvl w:val="0"/>
          <w:numId w:val="119"/>
        </w:numPr>
        <w:shd w:val="clear" w:color="auto" w:fill="FFFFFF"/>
        <w:spacing w:before="60" w:after="100" w:afterAutospacing="1" w:line="345" w:lineRule="atLeast"/>
        <w:jc w:val="both"/>
        <w:rPr>
          <w:rFonts w:eastAsia="Times New Roman" w:cs="Times New Roman"/>
          <w:color w:val="000000"/>
          <w:sz w:val="20"/>
          <w:szCs w:val="20"/>
        </w:rPr>
      </w:pPr>
      <w:r w:rsidRPr="00553174">
        <w:rPr>
          <w:rFonts w:eastAsia="Times New Roman" w:cs="Times New Roman"/>
          <w:color w:val="000000"/>
          <w:sz w:val="20"/>
          <w:szCs w:val="20"/>
        </w:rPr>
        <w:t>When an object needs to utilize an existing class with an incompatible interface.</w:t>
      </w:r>
    </w:p>
    <w:p w:rsidR="00164105" w:rsidRPr="00553174" w:rsidRDefault="00164105" w:rsidP="00164105">
      <w:pPr>
        <w:numPr>
          <w:ilvl w:val="0"/>
          <w:numId w:val="119"/>
        </w:numPr>
        <w:shd w:val="clear" w:color="auto" w:fill="FFFFFF"/>
        <w:spacing w:before="60" w:after="100" w:afterAutospacing="1" w:line="345" w:lineRule="atLeast"/>
        <w:jc w:val="both"/>
        <w:rPr>
          <w:rFonts w:eastAsia="Times New Roman" w:cs="Times New Roman"/>
          <w:color w:val="000000"/>
          <w:sz w:val="20"/>
          <w:szCs w:val="20"/>
        </w:rPr>
      </w:pPr>
      <w:r w:rsidRPr="00553174">
        <w:rPr>
          <w:rFonts w:eastAsia="Times New Roman" w:cs="Times New Roman"/>
          <w:color w:val="000000"/>
          <w:sz w:val="20"/>
          <w:szCs w:val="20"/>
        </w:rPr>
        <w:t>When you want to create a reusable class that cooperates with classes which don't have compatible interfaces.</w:t>
      </w:r>
    </w:p>
    <w:p w:rsidR="00164105" w:rsidRPr="00553174" w:rsidRDefault="00164105" w:rsidP="00164105">
      <w:pPr>
        <w:numPr>
          <w:ilvl w:val="0"/>
          <w:numId w:val="119"/>
        </w:numPr>
        <w:shd w:val="clear" w:color="auto" w:fill="FFFFFF"/>
        <w:spacing w:before="60" w:after="100" w:afterAutospacing="1" w:line="345" w:lineRule="atLeast"/>
        <w:jc w:val="both"/>
        <w:rPr>
          <w:rFonts w:eastAsia="Times New Roman" w:cs="Times New Roman"/>
          <w:color w:val="000000"/>
          <w:sz w:val="20"/>
          <w:szCs w:val="20"/>
        </w:rPr>
      </w:pPr>
      <w:r w:rsidRPr="00553174">
        <w:rPr>
          <w:rFonts w:eastAsia="Times New Roman" w:cs="Times New Roman"/>
          <w:color w:val="000000"/>
          <w:sz w:val="20"/>
          <w:szCs w:val="20"/>
        </w:rPr>
        <w:t>When you want to create a reusable class that cooperates with classes which don't have compatible interfaces.</w:t>
      </w:r>
    </w:p>
    <w:p w:rsidR="004179CA" w:rsidRPr="00553174" w:rsidRDefault="004179CA" w:rsidP="004179CA">
      <w:pPr>
        <w:pStyle w:val="Heading3"/>
        <w:shd w:val="clear" w:color="auto" w:fill="FFFFFF"/>
        <w:spacing w:line="312" w:lineRule="atLeast"/>
        <w:jc w:val="both"/>
        <w:rPr>
          <w:rFonts w:asciiTheme="minorHAnsi" w:hAnsiTheme="minorHAnsi" w:cs="Helvetica"/>
          <w:color w:val="610B4B"/>
          <w:sz w:val="20"/>
          <w:szCs w:val="20"/>
        </w:rPr>
      </w:pPr>
      <w:r w:rsidRPr="00553174">
        <w:rPr>
          <w:rFonts w:asciiTheme="minorHAnsi" w:hAnsiTheme="minorHAnsi" w:cs="Helvetica"/>
          <w:b/>
          <w:bCs/>
          <w:color w:val="610B4B"/>
          <w:sz w:val="20"/>
          <w:szCs w:val="20"/>
        </w:rPr>
        <w:t>Example of Adapter Pattern</w:t>
      </w:r>
    </w:p>
    <w:p w:rsidR="004179CA" w:rsidRPr="00553174" w:rsidRDefault="004179CA" w:rsidP="004179CA">
      <w:pPr>
        <w:pStyle w:val="NormalWeb"/>
        <w:shd w:val="clear" w:color="auto" w:fill="FFFFFF"/>
        <w:jc w:val="both"/>
        <w:rPr>
          <w:rFonts w:asciiTheme="minorHAnsi" w:hAnsiTheme="minorHAnsi"/>
          <w:color w:val="000000"/>
          <w:sz w:val="20"/>
          <w:szCs w:val="20"/>
        </w:rPr>
      </w:pPr>
      <w:r w:rsidRPr="00553174">
        <w:rPr>
          <w:rFonts w:asciiTheme="minorHAnsi" w:hAnsiTheme="minorHAnsi"/>
          <w:color w:val="000000"/>
          <w:sz w:val="20"/>
          <w:szCs w:val="20"/>
        </w:rPr>
        <w:t>Let's understand the example of adapter design pattern by the above UML diagram.</w:t>
      </w:r>
    </w:p>
    <w:p w:rsidR="004179CA" w:rsidRPr="00553174" w:rsidRDefault="004179CA" w:rsidP="004179CA">
      <w:pPr>
        <w:pStyle w:val="Heading4"/>
        <w:shd w:val="clear" w:color="auto" w:fill="FFFFFF"/>
        <w:jc w:val="both"/>
        <w:rPr>
          <w:rFonts w:asciiTheme="minorHAnsi" w:hAnsiTheme="minorHAnsi" w:cs="Helvetica"/>
          <w:b w:val="0"/>
          <w:bCs w:val="0"/>
          <w:color w:val="610B4B"/>
          <w:sz w:val="20"/>
          <w:szCs w:val="20"/>
        </w:rPr>
      </w:pPr>
      <w:r w:rsidRPr="00553174">
        <w:rPr>
          <w:rFonts w:asciiTheme="minorHAnsi" w:hAnsiTheme="minorHAnsi" w:cs="Helvetica"/>
          <w:b w:val="0"/>
          <w:bCs w:val="0"/>
          <w:color w:val="610B4B"/>
          <w:sz w:val="20"/>
          <w:szCs w:val="20"/>
        </w:rPr>
        <w:t>UML for Adapter Pattern:</w:t>
      </w:r>
    </w:p>
    <w:p w:rsidR="004179CA" w:rsidRPr="00553174" w:rsidRDefault="004179CA" w:rsidP="004179CA">
      <w:pPr>
        <w:pStyle w:val="NormalWeb"/>
        <w:shd w:val="clear" w:color="auto" w:fill="FFFFFF"/>
        <w:jc w:val="both"/>
        <w:rPr>
          <w:rFonts w:asciiTheme="minorHAnsi" w:hAnsiTheme="minorHAnsi"/>
          <w:color w:val="000000"/>
          <w:sz w:val="20"/>
          <w:szCs w:val="20"/>
        </w:rPr>
      </w:pPr>
      <w:r w:rsidRPr="00553174">
        <w:rPr>
          <w:rFonts w:asciiTheme="minorHAnsi" w:hAnsiTheme="minorHAnsi"/>
          <w:color w:val="000000"/>
          <w:sz w:val="20"/>
          <w:szCs w:val="20"/>
        </w:rPr>
        <w:t>There are the following specifications for the adapter pattern:</w:t>
      </w:r>
    </w:p>
    <w:p w:rsidR="004179CA" w:rsidRPr="00553174" w:rsidRDefault="004179CA" w:rsidP="004179CA">
      <w:pPr>
        <w:numPr>
          <w:ilvl w:val="0"/>
          <w:numId w:val="120"/>
        </w:numPr>
        <w:shd w:val="clear" w:color="auto" w:fill="FFFFFF"/>
        <w:spacing w:before="60" w:after="100" w:afterAutospacing="1" w:line="345" w:lineRule="atLeast"/>
        <w:jc w:val="both"/>
        <w:rPr>
          <w:color w:val="000000"/>
          <w:sz w:val="20"/>
          <w:szCs w:val="20"/>
        </w:rPr>
      </w:pPr>
      <w:r w:rsidRPr="00553174">
        <w:rPr>
          <w:b/>
          <w:bCs/>
          <w:color w:val="000000"/>
          <w:sz w:val="20"/>
          <w:szCs w:val="20"/>
        </w:rPr>
        <w:t>Target Interface:</w:t>
      </w:r>
      <w:r w:rsidRPr="00553174">
        <w:rPr>
          <w:color w:val="000000"/>
          <w:sz w:val="20"/>
          <w:szCs w:val="20"/>
        </w:rPr>
        <w:t> This is the desired interface class which will be used by the clients.</w:t>
      </w:r>
    </w:p>
    <w:p w:rsidR="004179CA" w:rsidRPr="00553174" w:rsidRDefault="004179CA" w:rsidP="004179CA">
      <w:pPr>
        <w:numPr>
          <w:ilvl w:val="0"/>
          <w:numId w:val="120"/>
        </w:numPr>
        <w:shd w:val="clear" w:color="auto" w:fill="FFFFFF"/>
        <w:spacing w:before="60" w:after="100" w:afterAutospacing="1" w:line="345" w:lineRule="atLeast"/>
        <w:jc w:val="both"/>
        <w:rPr>
          <w:color w:val="000000"/>
          <w:sz w:val="20"/>
          <w:szCs w:val="20"/>
        </w:rPr>
      </w:pPr>
      <w:r w:rsidRPr="00553174">
        <w:rPr>
          <w:b/>
          <w:bCs/>
          <w:color w:val="000000"/>
          <w:sz w:val="20"/>
          <w:szCs w:val="20"/>
        </w:rPr>
        <w:t>Adapter class:</w:t>
      </w:r>
      <w:r w:rsidRPr="00553174">
        <w:rPr>
          <w:color w:val="000000"/>
          <w:sz w:val="20"/>
          <w:szCs w:val="20"/>
        </w:rPr>
        <w:t> This class is a wrapper class which implements the desired target interface and modifies the specific request available from the Adaptee class.</w:t>
      </w:r>
    </w:p>
    <w:p w:rsidR="004179CA" w:rsidRPr="00553174" w:rsidRDefault="004179CA" w:rsidP="004179CA">
      <w:pPr>
        <w:numPr>
          <w:ilvl w:val="0"/>
          <w:numId w:val="120"/>
        </w:numPr>
        <w:shd w:val="clear" w:color="auto" w:fill="FFFFFF"/>
        <w:spacing w:before="60" w:after="100" w:afterAutospacing="1" w:line="345" w:lineRule="atLeast"/>
        <w:jc w:val="both"/>
        <w:rPr>
          <w:color w:val="000000"/>
          <w:sz w:val="20"/>
          <w:szCs w:val="20"/>
        </w:rPr>
      </w:pPr>
      <w:r w:rsidRPr="00553174">
        <w:rPr>
          <w:b/>
          <w:bCs/>
          <w:color w:val="000000"/>
          <w:sz w:val="20"/>
          <w:szCs w:val="20"/>
        </w:rPr>
        <w:t>Adaptee class:</w:t>
      </w:r>
      <w:r w:rsidRPr="00553174">
        <w:rPr>
          <w:color w:val="000000"/>
          <w:sz w:val="20"/>
          <w:szCs w:val="20"/>
        </w:rPr>
        <w:t> This is the class which is used by the Adapter class to reuse the existing functionality and modify them for desired use.</w:t>
      </w:r>
    </w:p>
    <w:p w:rsidR="004179CA" w:rsidRPr="00553174" w:rsidRDefault="004179CA" w:rsidP="004179CA">
      <w:pPr>
        <w:numPr>
          <w:ilvl w:val="0"/>
          <w:numId w:val="120"/>
        </w:numPr>
        <w:shd w:val="clear" w:color="auto" w:fill="FFFFFF"/>
        <w:spacing w:before="60" w:after="100" w:afterAutospacing="1" w:line="345" w:lineRule="atLeast"/>
        <w:jc w:val="both"/>
        <w:rPr>
          <w:color w:val="000000"/>
          <w:sz w:val="20"/>
          <w:szCs w:val="20"/>
        </w:rPr>
      </w:pPr>
      <w:r w:rsidRPr="00553174">
        <w:rPr>
          <w:b/>
          <w:bCs/>
          <w:color w:val="000000"/>
          <w:sz w:val="20"/>
          <w:szCs w:val="20"/>
        </w:rPr>
        <w:t>Client:</w:t>
      </w:r>
      <w:r w:rsidRPr="00553174">
        <w:rPr>
          <w:color w:val="000000"/>
          <w:sz w:val="20"/>
          <w:szCs w:val="20"/>
        </w:rPr>
        <w:t> This class will interact with the Adapter class.</w:t>
      </w:r>
    </w:p>
    <w:p w:rsidR="004179CA" w:rsidRPr="00553174" w:rsidRDefault="004179CA" w:rsidP="004179CA">
      <w:pPr>
        <w:spacing w:after="0" w:line="240" w:lineRule="auto"/>
        <w:rPr>
          <w:sz w:val="20"/>
          <w:szCs w:val="20"/>
        </w:rPr>
      </w:pPr>
      <w:r w:rsidRPr="00553174">
        <w:rPr>
          <w:noProof/>
          <w:sz w:val="20"/>
          <w:szCs w:val="20"/>
        </w:rPr>
        <w:lastRenderedPageBreak/>
        <w:drawing>
          <wp:inline distT="0" distB="0" distL="0" distR="0">
            <wp:extent cx="6667500" cy="4438650"/>
            <wp:effectExtent l="0" t="0" r="0" b="0"/>
            <wp:docPr id="17" name="Picture 17" descr="Adapter Pattern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dapter Pattern UML"/>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67500" cy="4438650"/>
                    </a:xfrm>
                    <a:prstGeom prst="rect">
                      <a:avLst/>
                    </a:prstGeom>
                    <a:noFill/>
                    <a:ln>
                      <a:noFill/>
                    </a:ln>
                  </pic:spPr>
                </pic:pic>
              </a:graphicData>
            </a:graphic>
          </wp:inline>
        </w:drawing>
      </w:r>
    </w:p>
    <w:p w:rsidR="004179CA" w:rsidRPr="00553174" w:rsidRDefault="004179CA" w:rsidP="004179CA">
      <w:pPr>
        <w:pStyle w:val="Heading4"/>
        <w:shd w:val="clear" w:color="auto" w:fill="FFFFFF"/>
        <w:jc w:val="both"/>
        <w:rPr>
          <w:rFonts w:asciiTheme="minorHAnsi" w:hAnsiTheme="minorHAnsi" w:cs="Helvetica"/>
          <w:b w:val="0"/>
          <w:bCs w:val="0"/>
          <w:color w:val="610B4B"/>
          <w:sz w:val="20"/>
          <w:szCs w:val="20"/>
        </w:rPr>
      </w:pPr>
      <w:r w:rsidRPr="00553174">
        <w:rPr>
          <w:rFonts w:asciiTheme="minorHAnsi" w:hAnsiTheme="minorHAnsi" w:cs="Helvetica"/>
          <w:b w:val="0"/>
          <w:bCs w:val="0"/>
          <w:color w:val="610B4B"/>
          <w:sz w:val="20"/>
          <w:szCs w:val="20"/>
        </w:rPr>
        <w:t>Implementation of above UML:</w:t>
      </w:r>
    </w:p>
    <w:p w:rsidR="004179CA" w:rsidRPr="00553174" w:rsidRDefault="004179CA" w:rsidP="004179CA">
      <w:pPr>
        <w:pStyle w:val="Heading4"/>
        <w:shd w:val="clear" w:color="auto" w:fill="FFFFFF"/>
        <w:jc w:val="both"/>
        <w:rPr>
          <w:rFonts w:asciiTheme="minorHAnsi" w:hAnsiTheme="minorHAnsi" w:cs="Helvetica"/>
          <w:b w:val="0"/>
          <w:bCs w:val="0"/>
          <w:color w:val="610B4B"/>
          <w:sz w:val="20"/>
          <w:szCs w:val="20"/>
        </w:rPr>
      </w:pPr>
      <w:r w:rsidRPr="00553174">
        <w:rPr>
          <w:rFonts w:asciiTheme="minorHAnsi" w:hAnsiTheme="minorHAnsi" w:cs="Helvetica"/>
          <w:b w:val="0"/>
          <w:bCs w:val="0"/>
          <w:color w:val="610B4B"/>
          <w:sz w:val="20"/>
          <w:szCs w:val="20"/>
        </w:rPr>
        <w:t>Step 1</w:t>
      </w:r>
    </w:p>
    <w:p w:rsidR="004179CA" w:rsidRPr="00553174" w:rsidRDefault="004179CA" w:rsidP="004179CA">
      <w:pPr>
        <w:pStyle w:val="NormalWeb"/>
        <w:shd w:val="clear" w:color="auto" w:fill="FFFFFF"/>
        <w:jc w:val="both"/>
        <w:rPr>
          <w:rFonts w:asciiTheme="minorHAnsi" w:hAnsiTheme="minorHAnsi"/>
          <w:color w:val="000000"/>
          <w:sz w:val="20"/>
          <w:szCs w:val="20"/>
        </w:rPr>
      </w:pPr>
      <w:r w:rsidRPr="00553174">
        <w:rPr>
          <w:rFonts w:asciiTheme="minorHAnsi" w:hAnsiTheme="minorHAnsi"/>
          <w:color w:val="000000"/>
          <w:sz w:val="20"/>
          <w:szCs w:val="20"/>
        </w:rPr>
        <w:t>Create a </w:t>
      </w:r>
      <w:r w:rsidRPr="00553174">
        <w:rPr>
          <w:rFonts w:asciiTheme="minorHAnsi" w:hAnsiTheme="minorHAnsi"/>
          <w:b/>
          <w:bCs/>
          <w:color w:val="000000"/>
          <w:sz w:val="20"/>
          <w:szCs w:val="20"/>
        </w:rPr>
        <w:t>CreditCard</w:t>
      </w:r>
      <w:r w:rsidRPr="00553174">
        <w:rPr>
          <w:rFonts w:asciiTheme="minorHAnsi" w:hAnsiTheme="minorHAnsi"/>
          <w:color w:val="000000"/>
          <w:sz w:val="20"/>
          <w:szCs w:val="20"/>
        </w:rPr>
        <w:t> interface (Target interface).</w:t>
      </w:r>
    </w:p>
    <w:p w:rsidR="004179CA" w:rsidRPr="00553174" w:rsidRDefault="004179CA" w:rsidP="004179CA">
      <w:pPr>
        <w:numPr>
          <w:ilvl w:val="0"/>
          <w:numId w:val="121"/>
        </w:numPr>
        <w:shd w:val="clear" w:color="auto" w:fill="FFFFFF"/>
        <w:spacing w:after="0" w:line="345" w:lineRule="atLeast"/>
        <w:ind w:left="0"/>
        <w:jc w:val="both"/>
        <w:rPr>
          <w:color w:val="000000"/>
          <w:sz w:val="20"/>
          <w:szCs w:val="20"/>
        </w:rPr>
      </w:pP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interface</w:t>
      </w:r>
      <w:r w:rsidRPr="00553174">
        <w:rPr>
          <w:color w:val="000000"/>
          <w:sz w:val="20"/>
          <w:szCs w:val="20"/>
          <w:bdr w:val="none" w:sz="0" w:space="0" w:color="auto" w:frame="1"/>
        </w:rPr>
        <w:t> CreditCard {  </w:t>
      </w:r>
    </w:p>
    <w:p w:rsidR="004179CA" w:rsidRPr="00553174" w:rsidRDefault="004179CA" w:rsidP="004179CA">
      <w:pPr>
        <w:numPr>
          <w:ilvl w:val="0"/>
          <w:numId w:val="121"/>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void</w:t>
      </w:r>
      <w:r w:rsidRPr="00553174">
        <w:rPr>
          <w:color w:val="000000"/>
          <w:sz w:val="20"/>
          <w:szCs w:val="20"/>
          <w:bdr w:val="none" w:sz="0" w:space="0" w:color="auto" w:frame="1"/>
        </w:rPr>
        <w:t> giveBankDetails();  </w:t>
      </w:r>
    </w:p>
    <w:p w:rsidR="004179CA" w:rsidRPr="00553174" w:rsidRDefault="004179CA" w:rsidP="004179CA">
      <w:pPr>
        <w:numPr>
          <w:ilvl w:val="0"/>
          <w:numId w:val="121"/>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String getCreditCard();  </w:t>
      </w:r>
    </w:p>
    <w:p w:rsidR="004179CA" w:rsidRPr="00553174" w:rsidRDefault="004179CA" w:rsidP="004179CA">
      <w:pPr>
        <w:numPr>
          <w:ilvl w:val="0"/>
          <w:numId w:val="121"/>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w:t>
      </w:r>
      <w:r w:rsidRPr="00553174">
        <w:rPr>
          <w:rStyle w:val="comment"/>
          <w:color w:val="008200"/>
          <w:sz w:val="20"/>
          <w:szCs w:val="20"/>
          <w:bdr w:val="none" w:sz="0" w:space="0" w:color="auto" w:frame="1"/>
        </w:rPr>
        <w:t>// End of the CreditCard interface.</w:t>
      </w:r>
      <w:r w:rsidRPr="00553174">
        <w:rPr>
          <w:color w:val="000000"/>
          <w:sz w:val="20"/>
          <w:szCs w:val="20"/>
          <w:bdr w:val="none" w:sz="0" w:space="0" w:color="auto" w:frame="1"/>
        </w:rPr>
        <w:t>  </w:t>
      </w:r>
    </w:p>
    <w:p w:rsidR="004179CA" w:rsidRPr="00553174" w:rsidRDefault="004179CA" w:rsidP="004179CA">
      <w:pPr>
        <w:pStyle w:val="Heading4"/>
        <w:shd w:val="clear" w:color="auto" w:fill="FFFFFF"/>
        <w:jc w:val="both"/>
        <w:rPr>
          <w:rFonts w:asciiTheme="minorHAnsi" w:hAnsiTheme="minorHAnsi" w:cs="Helvetica"/>
          <w:b w:val="0"/>
          <w:bCs w:val="0"/>
          <w:color w:val="610B4B"/>
          <w:sz w:val="20"/>
          <w:szCs w:val="20"/>
        </w:rPr>
      </w:pPr>
      <w:r w:rsidRPr="00553174">
        <w:rPr>
          <w:rFonts w:asciiTheme="minorHAnsi" w:hAnsiTheme="minorHAnsi" w:cs="Helvetica"/>
          <w:b w:val="0"/>
          <w:bCs w:val="0"/>
          <w:color w:val="610B4B"/>
          <w:sz w:val="20"/>
          <w:szCs w:val="20"/>
        </w:rPr>
        <w:t>Step 2</w:t>
      </w:r>
    </w:p>
    <w:p w:rsidR="004179CA" w:rsidRPr="00553174" w:rsidRDefault="004179CA" w:rsidP="004179CA">
      <w:pPr>
        <w:pStyle w:val="NormalWeb"/>
        <w:shd w:val="clear" w:color="auto" w:fill="FFFFFF"/>
        <w:jc w:val="both"/>
        <w:rPr>
          <w:rFonts w:asciiTheme="minorHAnsi" w:hAnsiTheme="minorHAnsi"/>
          <w:color w:val="000000"/>
          <w:sz w:val="20"/>
          <w:szCs w:val="20"/>
        </w:rPr>
      </w:pPr>
      <w:r w:rsidRPr="00553174">
        <w:rPr>
          <w:rFonts w:asciiTheme="minorHAnsi" w:hAnsiTheme="minorHAnsi"/>
          <w:color w:val="000000"/>
          <w:sz w:val="20"/>
          <w:szCs w:val="20"/>
        </w:rPr>
        <w:t>Create a </w:t>
      </w:r>
      <w:r w:rsidRPr="00553174">
        <w:rPr>
          <w:rFonts w:asciiTheme="minorHAnsi" w:hAnsiTheme="minorHAnsi"/>
          <w:b/>
          <w:bCs/>
          <w:color w:val="000000"/>
          <w:sz w:val="20"/>
          <w:szCs w:val="20"/>
        </w:rPr>
        <w:t>BankDetails</w:t>
      </w:r>
      <w:r w:rsidRPr="00553174">
        <w:rPr>
          <w:rFonts w:asciiTheme="minorHAnsi" w:hAnsiTheme="minorHAnsi"/>
          <w:color w:val="000000"/>
          <w:sz w:val="20"/>
          <w:szCs w:val="20"/>
        </w:rPr>
        <w:t> class (Adaptee class).</w:t>
      </w:r>
    </w:p>
    <w:p w:rsidR="004179CA" w:rsidRPr="00553174" w:rsidRDefault="004179CA" w:rsidP="004179CA">
      <w:pPr>
        <w:shd w:val="clear" w:color="auto" w:fill="FFFFFF"/>
        <w:jc w:val="both"/>
        <w:rPr>
          <w:i/>
          <w:iCs/>
          <w:color w:val="000000"/>
          <w:sz w:val="20"/>
          <w:szCs w:val="20"/>
        </w:rPr>
      </w:pPr>
      <w:r w:rsidRPr="00553174">
        <w:rPr>
          <w:i/>
          <w:iCs/>
          <w:color w:val="000000"/>
          <w:sz w:val="20"/>
          <w:szCs w:val="20"/>
        </w:rPr>
        <w:t>File: BankDetails.java</w:t>
      </w:r>
    </w:p>
    <w:p w:rsidR="004179CA" w:rsidRPr="00553174" w:rsidRDefault="004179CA" w:rsidP="004179CA">
      <w:pPr>
        <w:numPr>
          <w:ilvl w:val="0"/>
          <w:numId w:val="122"/>
        </w:numPr>
        <w:shd w:val="clear" w:color="auto" w:fill="FFFFFF"/>
        <w:spacing w:after="0" w:line="345" w:lineRule="atLeast"/>
        <w:ind w:left="0"/>
        <w:jc w:val="both"/>
        <w:rPr>
          <w:color w:val="000000"/>
          <w:sz w:val="20"/>
          <w:szCs w:val="20"/>
        </w:rPr>
      </w:pPr>
      <w:r w:rsidRPr="00553174">
        <w:rPr>
          <w:rStyle w:val="comment"/>
          <w:color w:val="008200"/>
          <w:sz w:val="20"/>
          <w:szCs w:val="20"/>
          <w:bdr w:val="none" w:sz="0" w:space="0" w:color="auto" w:frame="1"/>
        </w:rPr>
        <w:t>// </w:t>
      </w:r>
      <w:proofErr w:type="gramStart"/>
      <w:r w:rsidRPr="00553174">
        <w:rPr>
          <w:rStyle w:val="comment"/>
          <w:color w:val="008200"/>
          <w:sz w:val="20"/>
          <w:szCs w:val="20"/>
          <w:bdr w:val="none" w:sz="0" w:space="0" w:color="auto" w:frame="1"/>
        </w:rPr>
        <w:t>This</w:t>
      </w:r>
      <w:proofErr w:type="gramEnd"/>
      <w:r w:rsidRPr="00553174">
        <w:rPr>
          <w:rStyle w:val="comment"/>
          <w:color w:val="008200"/>
          <w:sz w:val="20"/>
          <w:szCs w:val="20"/>
          <w:bdr w:val="none" w:sz="0" w:space="0" w:color="auto" w:frame="1"/>
        </w:rPr>
        <w:t> is the adapter class.</w:t>
      </w:r>
      <w:r w:rsidRPr="00553174">
        <w:rPr>
          <w:color w:val="000000"/>
          <w:sz w:val="20"/>
          <w:szCs w:val="20"/>
          <w:bdr w:val="none" w:sz="0" w:space="0" w:color="auto" w:frame="1"/>
        </w:rPr>
        <w:t>  </w:t>
      </w:r>
    </w:p>
    <w:p w:rsidR="004179CA" w:rsidRPr="00553174" w:rsidRDefault="004179CA" w:rsidP="004179CA">
      <w:pPr>
        <w:numPr>
          <w:ilvl w:val="0"/>
          <w:numId w:val="122"/>
        </w:numPr>
        <w:shd w:val="clear" w:color="auto" w:fill="FFFFFF"/>
        <w:spacing w:after="0" w:line="345" w:lineRule="atLeast"/>
        <w:ind w:left="0"/>
        <w:jc w:val="both"/>
        <w:rPr>
          <w:color w:val="000000"/>
          <w:sz w:val="20"/>
          <w:szCs w:val="20"/>
        </w:rPr>
      </w:pP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class</w:t>
      </w:r>
      <w:r w:rsidRPr="00553174">
        <w:rPr>
          <w:color w:val="000000"/>
          <w:sz w:val="20"/>
          <w:szCs w:val="20"/>
          <w:bdr w:val="none" w:sz="0" w:space="0" w:color="auto" w:frame="1"/>
        </w:rPr>
        <w:t> BankDetails{  </w:t>
      </w:r>
    </w:p>
    <w:p w:rsidR="004179CA" w:rsidRPr="00553174" w:rsidRDefault="004179CA" w:rsidP="004179CA">
      <w:pPr>
        <w:numPr>
          <w:ilvl w:val="0"/>
          <w:numId w:val="122"/>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lastRenderedPageBreak/>
        <w:t>    </w:t>
      </w:r>
      <w:r w:rsidRPr="00553174">
        <w:rPr>
          <w:rStyle w:val="keyword"/>
          <w:b/>
          <w:bCs/>
          <w:color w:val="006699"/>
          <w:sz w:val="20"/>
          <w:szCs w:val="20"/>
          <w:bdr w:val="none" w:sz="0" w:space="0" w:color="auto" w:frame="1"/>
        </w:rPr>
        <w:t>private</w:t>
      </w:r>
      <w:r w:rsidRPr="00553174">
        <w:rPr>
          <w:color w:val="000000"/>
          <w:sz w:val="20"/>
          <w:szCs w:val="20"/>
          <w:bdr w:val="none" w:sz="0" w:space="0" w:color="auto" w:frame="1"/>
        </w:rPr>
        <w:t> String bankName;  </w:t>
      </w:r>
    </w:p>
    <w:p w:rsidR="004179CA" w:rsidRPr="00553174" w:rsidRDefault="004179CA" w:rsidP="004179CA">
      <w:pPr>
        <w:numPr>
          <w:ilvl w:val="0"/>
          <w:numId w:val="122"/>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private</w:t>
      </w:r>
      <w:r w:rsidRPr="00553174">
        <w:rPr>
          <w:color w:val="000000"/>
          <w:sz w:val="20"/>
          <w:szCs w:val="20"/>
          <w:bdr w:val="none" w:sz="0" w:space="0" w:color="auto" w:frame="1"/>
        </w:rPr>
        <w:t> String accHolderName;  </w:t>
      </w:r>
    </w:p>
    <w:p w:rsidR="004179CA" w:rsidRPr="00553174" w:rsidRDefault="004179CA" w:rsidP="004179CA">
      <w:pPr>
        <w:numPr>
          <w:ilvl w:val="0"/>
          <w:numId w:val="122"/>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private</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long</w:t>
      </w:r>
      <w:r w:rsidRPr="00553174">
        <w:rPr>
          <w:color w:val="000000"/>
          <w:sz w:val="20"/>
          <w:szCs w:val="20"/>
          <w:bdr w:val="none" w:sz="0" w:space="0" w:color="auto" w:frame="1"/>
        </w:rPr>
        <w:t> accNumber;  </w:t>
      </w:r>
    </w:p>
    <w:p w:rsidR="004179CA" w:rsidRPr="00553174" w:rsidRDefault="004179CA" w:rsidP="004179CA">
      <w:pPr>
        <w:numPr>
          <w:ilvl w:val="0"/>
          <w:numId w:val="122"/>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4179CA" w:rsidRPr="00553174" w:rsidRDefault="004179CA" w:rsidP="004179CA">
      <w:pPr>
        <w:numPr>
          <w:ilvl w:val="0"/>
          <w:numId w:val="122"/>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String getBankName() {  </w:t>
      </w:r>
    </w:p>
    <w:p w:rsidR="004179CA" w:rsidRPr="00553174" w:rsidRDefault="004179CA" w:rsidP="004179CA">
      <w:pPr>
        <w:numPr>
          <w:ilvl w:val="0"/>
          <w:numId w:val="122"/>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return</w:t>
      </w:r>
      <w:r w:rsidRPr="00553174">
        <w:rPr>
          <w:color w:val="000000"/>
          <w:sz w:val="20"/>
          <w:szCs w:val="20"/>
          <w:bdr w:val="none" w:sz="0" w:space="0" w:color="auto" w:frame="1"/>
        </w:rPr>
        <w:t> bankName;  </w:t>
      </w:r>
    </w:p>
    <w:p w:rsidR="004179CA" w:rsidRPr="00553174" w:rsidRDefault="004179CA" w:rsidP="004179CA">
      <w:pPr>
        <w:numPr>
          <w:ilvl w:val="0"/>
          <w:numId w:val="122"/>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4179CA" w:rsidRPr="00553174" w:rsidRDefault="004179CA" w:rsidP="004179CA">
      <w:pPr>
        <w:numPr>
          <w:ilvl w:val="0"/>
          <w:numId w:val="122"/>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void</w:t>
      </w:r>
      <w:r w:rsidRPr="00553174">
        <w:rPr>
          <w:color w:val="000000"/>
          <w:sz w:val="20"/>
          <w:szCs w:val="20"/>
          <w:bdr w:val="none" w:sz="0" w:space="0" w:color="auto" w:frame="1"/>
        </w:rPr>
        <w:t> setBankName(String bankName) {  </w:t>
      </w:r>
    </w:p>
    <w:p w:rsidR="004179CA" w:rsidRPr="00553174" w:rsidRDefault="004179CA" w:rsidP="004179CA">
      <w:pPr>
        <w:numPr>
          <w:ilvl w:val="0"/>
          <w:numId w:val="122"/>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this</w:t>
      </w:r>
      <w:r w:rsidRPr="00553174">
        <w:rPr>
          <w:color w:val="000000"/>
          <w:sz w:val="20"/>
          <w:szCs w:val="20"/>
          <w:bdr w:val="none" w:sz="0" w:space="0" w:color="auto" w:frame="1"/>
        </w:rPr>
        <w:t>.bankName = bankName;  </w:t>
      </w:r>
    </w:p>
    <w:p w:rsidR="004179CA" w:rsidRPr="00553174" w:rsidRDefault="004179CA" w:rsidP="004179CA">
      <w:pPr>
        <w:numPr>
          <w:ilvl w:val="0"/>
          <w:numId w:val="122"/>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4179CA" w:rsidRPr="00553174" w:rsidRDefault="004179CA" w:rsidP="004179CA">
      <w:pPr>
        <w:numPr>
          <w:ilvl w:val="0"/>
          <w:numId w:val="122"/>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String getAccHolderName() {  </w:t>
      </w:r>
    </w:p>
    <w:p w:rsidR="004179CA" w:rsidRPr="00553174" w:rsidRDefault="004179CA" w:rsidP="004179CA">
      <w:pPr>
        <w:numPr>
          <w:ilvl w:val="0"/>
          <w:numId w:val="122"/>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return</w:t>
      </w:r>
      <w:r w:rsidRPr="00553174">
        <w:rPr>
          <w:color w:val="000000"/>
          <w:sz w:val="20"/>
          <w:szCs w:val="20"/>
          <w:bdr w:val="none" w:sz="0" w:space="0" w:color="auto" w:frame="1"/>
        </w:rPr>
        <w:t> accHolderName;  </w:t>
      </w:r>
    </w:p>
    <w:p w:rsidR="004179CA" w:rsidRPr="00553174" w:rsidRDefault="004179CA" w:rsidP="004179CA">
      <w:pPr>
        <w:numPr>
          <w:ilvl w:val="0"/>
          <w:numId w:val="122"/>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4179CA" w:rsidRPr="00553174" w:rsidRDefault="004179CA" w:rsidP="004179CA">
      <w:pPr>
        <w:numPr>
          <w:ilvl w:val="0"/>
          <w:numId w:val="122"/>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void</w:t>
      </w:r>
      <w:r w:rsidRPr="00553174">
        <w:rPr>
          <w:color w:val="000000"/>
          <w:sz w:val="20"/>
          <w:szCs w:val="20"/>
          <w:bdr w:val="none" w:sz="0" w:space="0" w:color="auto" w:frame="1"/>
        </w:rPr>
        <w:t> setAccHolderName(String accHolderName) {  </w:t>
      </w:r>
    </w:p>
    <w:p w:rsidR="004179CA" w:rsidRPr="00553174" w:rsidRDefault="004179CA" w:rsidP="004179CA">
      <w:pPr>
        <w:numPr>
          <w:ilvl w:val="0"/>
          <w:numId w:val="122"/>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this</w:t>
      </w:r>
      <w:r w:rsidRPr="00553174">
        <w:rPr>
          <w:color w:val="000000"/>
          <w:sz w:val="20"/>
          <w:szCs w:val="20"/>
          <w:bdr w:val="none" w:sz="0" w:space="0" w:color="auto" w:frame="1"/>
        </w:rPr>
        <w:t>.accHolderName = accHolderName;  </w:t>
      </w:r>
    </w:p>
    <w:p w:rsidR="004179CA" w:rsidRPr="00553174" w:rsidRDefault="004179CA" w:rsidP="004179CA">
      <w:pPr>
        <w:numPr>
          <w:ilvl w:val="0"/>
          <w:numId w:val="122"/>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4179CA" w:rsidRPr="00553174" w:rsidRDefault="004179CA" w:rsidP="004179CA">
      <w:pPr>
        <w:numPr>
          <w:ilvl w:val="0"/>
          <w:numId w:val="122"/>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long</w:t>
      </w:r>
      <w:r w:rsidRPr="00553174">
        <w:rPr>
          <w:color w:val="000000"/>
          <w:sz w:val="20"/>
          <w:szCs w:val="20"/>
          <w:bdr w:val="none" w:sz="0" w:space="0" w:color="auto" w:frame="1"/>
        </w:rPr>
        <w:t> getAccNumber() {  </w:t>
      </w:r>
    </w:p>
    <w:p w:rsidR="004179CA" w:rsidRPr="00553174" w:rsidRDefault="004179CA" w:rsidP="004179CA">
      <w:pPr>
        <w:numPr>
          <w:ilvl w:val="0"/>
          <w:numId w:val="122"/>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return</w:t>
      </w:r>
      <w:r w:rsidRPr="00553174">
        <w:rPr>
          <w:color w:val="000000"/>
          <w:sz w:val="20"/>
          <w:szCs w:val="20"/>
          <w:bdr w:val="none" w:sz="0" w:space="0" w:color="auto" w:frame="1"/>
        </w:rPr>
        <w:t> accNumber;  </w:t>
      </w:r>
    </w:p>
    <w:p w:rsidR="004179CA" w:rsidRPr="00553174" w:rsidRDefault="004179CA" w:rsidP="004179CA">
      <w:pPr>
        <w:numPr>
          <w:ilvl w:val="0"/>
          <w:numId w:val="122"/>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4179CA" w:rsidRPr="00553174" w:rsidRDefault="004179CA" w:rsidP="004179CA">
      <w:pPr>
        <w:numPr>
          <w:ilvl w:val="0"/>
          <w:numId w:val="122"/>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void</w:t>
      </w:r>
      <w:r w:rsidRPr="00553174">
        <w:rPr>
          <w:color w:val="000000"/>
          <w:sz w:val="20"/>
          <w:szCs w:val="20"/>
          <w:bdr w:val="none" w:sz="0" w:space="0" w:color="auto" w:frame="1"/>
        </w:rPr>
        <w:t> setAccNumber(</w:t>
      </w:r>
      <w:r w:rsidRPr="00553174">
        <w:rPr>
          <w:rStyle w:val="keyword"/>
          <w:b/>
          <w:bCs/>
          <w:color w:val="006699"/>
          <w:sz w:val="20"/>
          <w:szCs w:val="20"/>
          <w:bdr w:val="none" w:sz="0" w:space="0" w:color="auto" w:frame="1"/>
        </w:rPr>
        <w:t>long</w:t>
      </w:r>
      <w:r w:rsidRPr="00553174">
        <w:rPr>
          <w:color w:val="000000"/>
          <w:sz w:val="20"/>
          <w:szCs w:val="20"/>
          <w:bdr w:val="none" w:sz="0" w:space="0" w:color="auto" w:frame="1"/>
        </w:rPr>
        <w:t> accNumber) {  </w:t>
      </w:r>
    </w:p>
    <w:p w:rsidR="004179CA" w:rsidRPr="00553174" w:rsidRDefault="004179CA" w:rsidP="004179CA">
      <w:pPr>
        <w:numPr>
          <w:ilvl w:val="0"/>
          <w:numId w:val="122"/>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this</w:t>
      </w:r>
      <w:r w:rsidRPr="00553174">
        <w:rPr>
          <w:color w:val="000000"/>
          <w:sz w:val="20"/>
          <w:szCs w:val="20"/>
          <w:bdr w:val="none" w:sz="0" w:space="0" w:color="auto" w:frame="1"/>
        </w:rPr>
        <w:t>.accNumber = accNumber;  </w:t>
      </w:r>
    </w:p>
    <w:p w:rsidR="004179CA" w:rsidRPr="00553174" w:rsidRDefault="004179CA" w:rsidP="004179CA">
      <w:pPr>
        <w:numPr>
          <w:ilvl w:val="0"/>
          <w:numId w:val="122"/>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4179CA" w:rsidRPr="00553174" w:rsidRDefault="004179CA" w:rsidP="004179CA">
      <w:pPr>
        <w:numPr>
          <w:ilvl w:val="0"/>
          <w:numId w:val="122"/>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w:t>
      </w:r>
      <w:r w:rsidRPr="00553174">
        <w:rPr>
          <w:rStyle w:val="comment"/>
          <w:color w:val="008200"/>
          <w:sz w:val="20"/>
          <w:szCs w:val="20"/>
          <w:bdr w:val="none" w:sz="0" w:space="0" w:color="auto" w:frame="1"/>
        </w:rPr>
        <w:t>// End of the BankDetails class.</w:t>
      </w:r>
      <w:r w:rsidRPr="00553174">
        <w:rPr>
          <w:color w:val="000000"/>
          <w:sz w:val="20"/>
          <w:szCs w:val="20"/>
          <w:bdr w:val="none" w:sz="0" w:space="0" w:color="auto" w:frame="1"/>
        </w:rPr>
        <w:t>  </w:t>
      </w:r>
    </w:p>
    <w:p w:rsidR="004179CA" w:rsidRPr="00553174" w:rsidRDefault="004179CA" w:rsidP="004179CA">
      <w:pPr>
        <w:pStyle w:val="Heading4"/>
        <w:shd w:val="clear" w:color="auto" w:fill="FFFFFF"/>
        <w:jc w:val="both"/>
        <w:rPr>
          <w:rFonts w:asciiTheme="minorHAnsi" w:hAnsiTheme="minorHAnsi" w:cs="Helvetica"/>
          <w:b w:val="0"/>
          <w:bCs w:val="0"/>
          <w:color w:val="610B4B"/>
          <w:sz w:val="20"/>
          <w:szCs w:val="20"/>
        </w:rPr>
      </w:pPr>
      <w:r w:rsidRPr="00553174">
        <w:rPr>
          <w:rFonts w:asciiTheme="minorHAnsi" w:hAnsiTheme="minorHAnsi" w:cs="Helvetica"/>
          <w:b w:val="0"/>
          <w:bCs w:val="0"/>
          <w:color w:val="610B4B"/>
          <w:sz w:val="20"/>
          <w:szCs w:val="20"/>
        </w:rPr>
        <w:t>Step 3</w:t>
      </w:r>
    </w:p>
    <w:p w:rsidR="004179CA" w:rsidRPr="00553174" w:rsidRDefault="004179CA" w:rsidP="004179CA">
      <w:pPr>
        <w:pStyle w:val="NormalWeb"/>
        <w:shd w:val="clear" w:color="auto" w:fill="FFFFFF"/>
        <w:jc w:val="both"/>
        <w:rPr>
          <w:rFonts w:asciiTheme="minorHAnsi" w:hAnsiTheme="minorHAnsi"/>
          <w:color w:val="000000"/>
          <w:sz w:val="20"/>
          <w:szCs w:val="20"/>
        </w:rPr>
      </w:pPr>
      <w:r w:rsidRPr="00553174">
        <w:rPr>
          <w:rFonts w:asciiTheme="minorHAnsi" w:hAnsiTheme="minorHAnsi"/>
          <w:color w:val="000000"/>
          <w:sz w:val="20"/>
          <w:szCs w:val="20"/>
        </w:rPr>
        <w:t>Create a </w:t>
      </w:r>
      <w:r w:rsidRPr="00553174">
        <w:rPr>
          <w:rFonts w:asciiTheme="minorHAnsi" w:hAnsiTheme="minorHAnsi"/>
          <w:b/>
          <w:bCs/>
          <w:color w:val="000000"/>
          <w:sz w:val="20"/>
          <w:szCs w:val="20"/>
        </w:rPr>
        <w:t>BankCustomer</w:t>
      </w:r>
      <w:r w:rsidRPr="00553174">
        <w:rPr>
          <w:rFonts w:asciiTheme="minorHAnsi" w:hAnsiTheme="minorHAnsi"/>
          <w:color w:val="000000"/>
          <w:sz w:val="20"/>
          <w:szCs w:val="20"/>
        </w:rPr>
        <w:t> class (Adapter class).</w:t>
      </w:r>
    </w:p>
    <w:p w:rsidR="004179CA" w:rsidRPr="00553174" w:rsidRDefault="004179CA" w:rsidP="004179CA">
      <w:pPr>
        <w:shd w:val="clear" w:color="auto" w:fill="FFFFFF"/>
        <w:jc w:val="both"/>
        <w:rPr>
          <w:i/>
          <w:iCs/>
          <w:color w:val="000000"/>
          <w:sz w:val="20"/>
          <w:szCs w:val="20"/>
        </w:rPr>
      </w:pPr>
      <w:r w:rsidRPr="00553174">
        <w:rPr>
          <w:i/>
          <w:iCs/>
          <w:color w:val="000000"/>
          <w:sz w:val="20"/>
          <w:szCs w:val="20"/>
        </w:rPr>
        <w:t>File: BankCustomer.java</w:t>
      </w:r>
    </w:p>
    <w:p w:rsidR="004179CA" w:rsidRPr="00553174" w:rsidRDefault="004179CA" w:rsidP="004179CA">
      <w:pPr>
        <w:numPr>
          <w:ilvl w:val="0"/>
          <w:numId w:val="123"/>
        </w:numPr>
        <w:shd w:val="clear" w:color="auto" w:fill="FFFFFF"/>
        <w:spacing w:after="0" w:line="345" w:lineRule="atLeast"/>
        <w:ind w:left="0"/>
        <w:jc w:val="both"/>
        <w:rPr>
          <w:color w:val="000000"/>
          <w:sz w:val="20"/>
          <w:szCs w:val="20"/>
        </w:rPr>
      </w:pPr>
      <w:r w:rsidRPr="00553174">
        <w:rPr>
          <w:rStyle w:val="comment"/>
          <w:color w:val="008200"/>
          <w:sz w:val="20"/>
          <w:szCs w:val="20"/>
          <w:bdr w:val="none" w:sz="0" w:space="0" w:color="auto" w:frame="1"/>
        </w:rPr>
        <w:t>// This is the adapter class</w:t>
      </w:r>
      <w:r w:rsidRPr="00553174">
        <w:rPr>
          <w:color w:val="000000"/>
          <w:sz w:val="20"/>
          <w:szCs w:val="20"/>
          <w:bdr w:val="none" w:sz="0" w:space="0" w:color="auto" w:frame="1"/>
        </w:rPr>
        <w:t>  </w:t>
      </w:r>
    </w:p>
    <w:p w:rsidR="004179CA" w:rsidRPr="00553174" w:rsidRDefault="004179CA" w:rsidP="004179CA">
      <w:pPr>
        <w:numPr>
          <w:ilvl w:val="0"/>
          <w:numId w:val="12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4179CA" w:rsidRPr="00553174" w:rsidRDefault="004179CA" w:rsidP="004179CA">
      <w:pPr>
        <w:numPr>
          <w:ilvl w:val="0"/>
          <w:numId w:val="123"/>
        </w:numPr>
        <w:shd w:val="clear" w:color="auto" w:fill="FFFFFF"/>
        <w:spacing w:after="0" w:line="345" w:lineRule="atLeast"/>
        <w:ind w:left="0"/>
        <w:jc w:val="both"/>
        <w:rPr>
          <w:color w:val="000000"/>
          <w:sz w:val="20"/>
          <w:szCs w:val="20"/>
        </w:rPr>
      </w:pPr>
      <w:r w:rsidRPr="00553174">
        <w:rPr>
          <w:rStyle w:val="keyword"/>
          <w:b/>
          <w:bCs/>
          <w:color w:val="006699"/>
          <w:sz w:val="20"/>
          <w:szCs w:val="20"/>
          <w:bdr w:val="none" w:sz="0" w:space="0" w:color="auto" w:frame="1"/>
        </w:rPr>
        <w:t>import</w:t>
      </w:r>
      <w:r w:rsidRPr="00553174">
        <w:rPr>
          <w:color w:val="000000"/>
          <w:sz w:val="20"/>
          <w:szCs w:val="20"/>
          <w:bdr w:val="none" w:sz="0" w:space="0" w:color="auto" w:frame="1"/>
        </w:rPr>
        <w:t> java.io.BufferedReader;  </w:t>
      </w:r>
    </w:p>
    <w:p w:rsidR="004179CA" w:rsidRPr="00553174" w:rsidRDefault="004179CA" w:rsidP="004179CA">
      <w:pPr>
        <w:numPr>
          <w:ilvl w:val="0"/>
          <w:numId w:val="123"/>
        </w:numPr>
        <w:shd w:val="clear" w:color="auto" w:fill="FFFFFF"/>
        <w:spacing w:after="0" w:line="345" w:lineRule="atLeast"/>
        <w:ind w:left="0"/>
        <w:jc w:val="both"/>
        <w:rPr>
          <w:color w:val="000000"/>
          <w:sz w:val="20"/>
          <w:szCs w:val="20"/>
        </w:rPr>
      </w:pPr>
      <w:r w:rsidRPr="00553174">
        <w:rPr>
          <w:rStyle w:val="keyword"/>
          <w:b/>
          <w:bCs/>
          <w:color w:val="006699"/>
          <w:sz w:val="20"/>
          <w:szCs w:val="20"/>
          <w:bdr w:val="none" w:sz="0" w:space="0" w:color="auto" w:frame="1"/>
        </w:rPr>
        <w:t>import</w:t>
      </w:r>
      <w:r w:rsidRPr="00553174">
        <w:rPr>
          <w:color w:val="000000"/>
          <w:sz w:val="20"/>
          <w:szCs w:val="20"/>
          <w:bdr w:val="none" w:sz="0" w:space="0" w:color="auto" w:frame="1"/>
        </w:rPr>
        <w:t> java.io.InputStreamReader;  </w:t>
      </w:r>
    </w:p>
    <w:p w:rsidR="004179CA" w:rsidRPr="00553174" w:rsidRDefault="004179CA" w:rsidP="004179CA">
      <w:pPr>
        <w:numPr>
          <w:ilvl w:val="0"/>
          <w:numId w:val="123"/>
        </w:numPr>
        <w:shd w:val="clear" w:color="auto" w:fill="FFFFFF"/>
        <w:spacing w:after="0" w:line="345" w:lineRule="atLeast"/>
        <w:ind w:left="0"/>
        <w:jc w:val="both"/>
        <w:rPr>
          <w:color w:val="000000"/>
          <w:sz w:val="20"/>
          <w:szCs w:val="20"/>
        </w:rPr>
      </w:pP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class</w:t>
      </w:r>
      <w:r w:rsidRPr="00553174">
        <w:rPr>
          <w:color w:val="000000"/>
          <w:sz w:val="20"/>
          <w:szCs w:val="20"/>
          <w:bdr w:val="none" w:sz="0" w:space="0" w:color="auto" w:frame="1"/>
        </w:rPr>
        <w:t> BankCustomer </w:t>
      </w:r>
      <w:r w:rsidRPr="00553174">
        <w:rPr>
          <w:rStyle w:val="keyword"/>
          <w:b/>
          <w:bCs/>
          <w:color w:val="006699"/>
          <w:sz w:val="20"/>
          <w:szCs w:val="20"/>
          <w:bdr w:val="none" w:sz="0" w:space="0" w:color="auto" w:frame="1"/>
        </w:rPr>
        <w:t>extends</w:t>
      </w:r>
      <w:r w:rsidRPr="00553174">
        <w:rPr>
          <w:color w:val="000000"/>
          <w:sz w:val="20"/>
          <w:szCs w:val="20"/>
          <w:bdr w:val="none" w:sz="0" w:space="0" w:color="auto" w:frame="1"/>
        </w:rPr>
        <w:t> BankDetails </w:t>
      </w:r>
      <w:r w:rsidRPr="00553174">
        <w:rPr>
          <w:rStyle w:val="keyword"/>
          <w:b/>
          <w:bCs/>
          <w:color w:val="006699"/>
          <w:sz w:val="20"/>
          <w:szCs w:val="20"/>
          <w:bdr w:val="none" w:sz="0" w:space="0" w:color="auto" w:frame="1"/>
        </w:rPr>
        <w:t>implements</w:t>
      </w:r>
      <w:r w:rsidRPr="00553174">
        <w:rPr>
          <w:color w:val="000000"/>
          <w:sz w:val="20"/>
          <w:szCs w:val="20"/>
          <w:bdr w:val="none" w:sz="0" w:space="0" w:color="auto" w:frame="1"/>
        </w:rPr>
        <w:t> CreditCard {  </w:t>
      </w:r>
    </w:p>
    <w:p w:rsidR="004179CA" w:rsidRPr="00553174" w:rsidRDefault="004179CA" w:rsidP="004179CA">
      <w:pPr>
        <w:numPr>
          <w:ilvl w:val="0"/>
          <w:numId w:val="12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void</w:t>
      </w:r>
      <w:r w:rsidRPr="00553174">
        <w:rPr>
          <w:color w:val="000000"/>
          <w:sz w:val="20"/>
          <w:szCs w:val="20"/>
          <w:bdr w:val="none" w:sz="0" w:space="0" w:color="auto" w:frame="1"/>
        </w:rPr>
        <w:t> giveBankDetails(){  </w:t>
      </w:r>
    </w:p>
    <w:p w:rsidR="004179CA" w:rsidRPr="00553174" w:rsidRDefault="004179CA" w:rsidP="004179CA">
      <w:pPr>
        <w:numPr>
          <w:ilvl w:val="0"/>
          <w:numId w:val="12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try</w:t>
      </w:r>
      <w:r w:rsidRPr="00553174">
        <w:rPr>
          <w:color w:val="000000"/>
          <w:sz w:val="20"/>
          <w:szCs w:val="20"/>
          <w:bdr w:val="none" w:sz="0" w:space="0" w:color="auto" w:frame="1"/>
        </w:rPr>
        <w:t>{  </w:t>
      </w:r>
    </w:p>
    <w:p w:rsidR="004179CA" w:rsidRPr="00553174" w:rsidRDefault="004179CA" w:rsidP="004179CA">
      <w:pPr>
        <w:numPr>
          <w:ilvl w:val="0"/>
          <w:numId w:val="12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BufferedReader br=</w:t>
      </w:r>
      <w:r w:rsidRPr="00553174">
        <w:rPr>
          <w:rStyle w:val="keyword"/>
          <w:b/>
          <w:bCs/>
          <w:color w:val="006699"/>
          <w:sz w:val="20"/>
          <w:szCs w:val="20"/>
          <w:bdr w:val="none" w:sz="0" w:space="0" w:color="auto" w:frame="1"/>
        </w:rPr>
        <w:t>new</w:t>
      </w:r>
      <w:r w:rsidRPr="00553174">
        <w:rPr>
          <w:color w:val="000000"/>
          <w:sz w:val="20"/>
          <w:szCs w:val="20"/>
          <w:bdr w:val="none" w:sz="0" w:space="0" w:color="auto" w:frame="1"/>
        </w:rPr>
        <w:t> BufferedReader(</w:t>
      </w:r>
      <w:r w:rsidRPr="00553174">
        <w:rPr>
          <w:rStyle w:val="keyword"/>
          <w:b/>
          <w:bCs/>
          <w:color w:val="006699"/>
          <w:sz w:val="20"/>
          <w:szCs w:val="20"/>
          <w:bdr w:val="none" w:sz="0" w:space="0" w:color="auto" w:frame="1"/>
        </w:rPr>
        <w:t>new</w:t>
      </w:r>
      <w:r w:rsidRPr="00553174">
        <w:rPr>
          <w:color w:val="000000"/>
          <w:sz w:val="20"/>
          <w:szCs w:val="20"/>
          <w:bdr w:val="none" w:sz="0" w:space="0" w:color="auto" w:frame="1"/>
        </w:rPr>
        <w:t> InputStreamReader(System.in));  </w:t>
      </w:r>
    </w:p>
    <w:p w:rsidR="004179CA" w:rsidRPr="00553174" w:rsidRDefault="004179CA" w:rsidP="004179CA">
      <w:pPr>
        <w:numPr>
          <w:ilvl w:val="0"/>
          <w:numId w:val="12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4179CA" w:rsidRPr="00553174" w:rsidRDefault="004179CA" w:rsidP="004179CA">
      <w:pPr>
        <w:numPr>
          <w:ilvl w:val="0"/>
          <w:numId w:val="12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lastRenderedPageBreak/>
        <w:t>   System.out.print(</w:t>
      </w:r>
      <w:r w:rsidRPr="00553174">
        <w:rPr>
          <w:rStyle w:val="string"/>
          <w:color w:val="0000FF"/>
          <w:sz w:val="20"/>
          <w:szCs w:val="20"/>
          <w:bdr w:val="none" w:sz="0" w:space="0" w:color="auto" w:frame="1"/>
        </w:rPr>
        <w:t>"Enter the account holder name :"</w:t>
      </w:r>
      <w:r w:rsidRPr="00553174">
        <w:rPr>
          <w:color w:val="000000"/>
          <w:sz w:val="20"/>
          <w:szCs w:val="20"/>
          <w:bdr w:val="none" w:sz="0" w:space="0" w:color="auto" w:frame="1"/>
        </w:rPr>
        <w:t>);  </w:t>
      </w:r>
    </w:p>
    <w:p w:rsidR="004179CA" w:rsidRPr="00553174" w:rsidRDefault="004179CA" w:rsidP="004179CA">
      <w:pPr>
        <w:numPr>
          <w:ilvl w:val="0"/>
          <w:numId w:val="12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String customername=br.readLine();  </w:t>
      </w:r>
    </w:p>
    <w:p w:rsidR="004179CA" w:rsidRPr="00553174" w:rsidRDefault="004179CA" w:rsidP="004179CA">
      <w:pPr>
        <w:numPr>
          <w:ilvl w:val="0"/>
          <w:numId w:val="12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System.out.print(</w:t>
      </w:r>
      <w:r w:rsidRPr="00553174">
        <w:rPr>
          <w:rStyle w:val="string"/>
          <w:color w:val="0000FF"/>
          <w:sz w:val="20"/>
          <w:szCs w:val="20"/>
          <w:bdr w:val="none" w:sz="0" w:space="0" w:color="auto" w:frame="1"/>
        </w:rPr>
        <w:t>"\n"</w:t>
      </w:r>
      <w:r w:rsidRPr="00553174">
        <w:rPr>
          <w:color w:val="000000"/>
          <w:sz w:val="20"/>
          <w:szCs w:val="20"/>
          <w:bdr w:val="none" w:sz="0" w:space="0" w:color="auto" w:frame="1"/>
        </w:rPr>
        <w:t>);  </w:t>
      </w:r>
    </w:p>
    <w:p w:rsidR="004179CA" w:rsidRPr="00553174" w:rsidRDefault="004179CA" w:rsidP="004179CA">
      <w:pPr>
        <w:numPr>
          <w:ilvl w:val="0"/>
          <w:numId w:val="12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4179CA" w:rsidRPr="00553174" w:rsidRDefault="004179CA" w:rsidP="004179CA">
      <w:pPr>
        <w:numPr>
          <w:ilvl w:val="0"/>
          <w:numId w:val="12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System.out.print(</w:t>
      </w:r>
      <w:r w:rsidRPr="00553174">
        <w:rPr>
          <w:rStyle w:val="string"/>
          <w:color w:val="0000FF"/>
          <w:sz w:val="20"/>
          <w:szCs w:val="20"/>
          <w:bdr w:val="none" w:sz="0" w:space="0" w:color="auto" w:frame="1"/>
        </w:rPr>
        <w:t>"Enter the account number:"</w:t>
      </w:r>
      <w:r w:rsidRPr="00553174">
        <w:rPr>
          <w:color w:val="000000"/>
          <w:sz w:val="20"/>
          <w:szCs w:val="20"/>
          <w:bdr w:val="none" w:sz="0" w:space="0" w:color="auto" w:frame="1"/>
        </w:rPr>
        <w:t>);  </w:t>
      </w:r>
    </w:p>
    <w:p w:rsidR="004179CA" w:rsidRPr="00553174" w:rsidRDefault="004179CA" w:rsidP="004179CA">
      <w:pPr>
        <w:numPr>
          <w:ilvl w:val="0"/>
          <w:numId w:val="12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long</w:t>
      </w:r>
      <w:r w:rsidRPr="00553174">
        <w:rPr>
          <w:color w:val="000000"/>
          <w:sz w:val="20"/>
          <w:szCs w:val="20"/>
          <w:bdr w:val="none" w:sz="0" w:space="0" w:color="auto" w:frame="1"/>
        </w:rPr>
        <w:t> accno=Long.parseLong(br.readLine());  </w:t>
      </w:r>
    </w:p>
    <w:p w:rsidR="004179CA" w:rsidRPr="00553174" w:rsidRDefault="004179CA" w:rsidP="004179CA">
      <w:pPr>
        <w:numPr>
          <w:ilvl w:val="0"/>
          <w:numId w:val="12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System.out.print(</w:t>
      </w:r>
      <w:r w:rsidRPr="00553174">
        <w:rPr>
          <w:rStyle w:val="string"/>
          <w:color w:val="0000FF"/>
          <w:sz w:val="20"/>
          <w:szCs w:val="20"/>
          <w:bdr w:val="none" w:sz="0" w:space="0" w:color="auto" w:frame="1"/>
        </w:rPr>
        <w:t>"\n"</w:t>
      </w:r>
      <w:r w:rsidRPr="00553174">
        <w:rPr>
          <w:color w:val="000000"/>
          <w:sz w:val="20"/>
          <w:szCs w:val="20"/>
          <w:bdr w:val="none" w:sz="0" w:space="0" w:color="auto" w:frame="1"/>
        </w:rPr>
        <w:t>);  </w:t>
      </w:r>
    </w:p>
    <w:p w:rsidR="004179CA" w:rsidRPr="00553174" w:rsidRDefault="004179CA" w:rsidP="004179CA">
      <w:pPr>
        <w:numPr>
          <w:ilvl w:val="0"/>
          <w:numId w:val="12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4179CA" w:rsidRPr="00553174" w:rsidRDefault="004179CA" w:rsidP="004179CA">
      <w:pPr>
        <w:numPr>
          <w:ilvl w:val="0"/>
          <w:numId w:val="12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System.out.print(</w:t>
      </w:r>
      <w:r w:rsidRPr="00553174">
        <w:rPr>
          <w:rStyle w:val="string"/>
          <w:color w:val="0000FF"/>
          <w:sz w:val="20"/>
          <w:szCs w:val="20"/>
          <w:bdr w:val="none" w:sz="0" w:space="0" w:color="auto" w:frame="1"/>
        </w:rPr>
        <w:t>"Enter the bank name :"</w:t>
      </w:r>
      <w:r w:rsidRPr="00553174">
        <w:rPr>
          <w:color w:val="000000"/>
          <w:sz w:val="20"/>
          <w:szCs w:val="20"/>
          <w:bdr w:val="none" w:sz="0" w:space="0" w:color="auto" w:frame="1"/>
        </w:rPr>
        <w:t>);  </w:t>
      </w:r>
    </w:p>
    <w:p w:rsidR="004179CA" w:rsidRPr="00553174" w:rsidRDefault="004179CA" w:rsidP="004179CA">
      <w:pPr>
        <w:numPr>
          <w:ilvl w:val="0"/>
          <w:numId w:val="12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String bankname=br.readLine();  </w:t>
      </w:r>
    </w:p>
    <w:p w:rsidR="004179CA" w:rsidRPr="00553174" w:rsidRDefault="004179CA" w:rsidP="004179CA">
      <w:pPr>
        <w:numPr>
          <w:ilvl w:val="0"/>
          <w:numId w:val="12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4179CA" w:rsidRPr="00553174" w:rsidRDefault="004179CA" w:rsidP="004179CA">
      <w:pPr>
        <w:numPr>
          <w:ilvl w:val="0"/>
          <w:numId w:val="12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setAccHolderName(customername);  </w:t>
      </w:r>
    </w:p>
    <w:p w:rsidR="004179CA" w:rsidRPr="00553174" w:rsidRDefault="004179CA" w:rsidP="004179CA">
      <w:pPr>
        <w:numPr>
          <w:ilvl w:val="0"/>
          <w:numId w:val="12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setAccNumber(accno);  </w:t>
      </w:r>
    </w:p>
    <w:p w:rsidR="004179CA" w:rsidRPr="00553174" w:rsidRDefault="004179CA" w:rsidP="004179CA">
      <w:pPr>
        <w:numPr>
          <w:ilvl w:val="0"/>
          <w:numId w:val="12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setBankName(bankname);  </w:t>
      </w:r>
    </w:p>
    <w:p w:rsidR="004179CA" w:rsidRPr="00553174" w:rsidRDefault="004179CA" w:rsidP="004179CA">
      <w:pPr>
        <w:numPr>
          <w:ilvl w:val="0"/>
          <w:numId w:val="12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catch</w:t>
      </w:r>
      <w:r w:rsidRPr="00553174">
        <w:rPr>
          <w:color w:val="000000"/>
          <w:sz w:val="20"/>
          <w:szCs w:val="20"/>
          <w:bdr w:val="none" w:sz="0" w:space="0" w:color="auto" w:frame="1"/>
        </w:rPr>
        <w:t>(Exception e){  </w:t>
      </w:r>
    </w:p>
    <w:p w:rsidR="004179CA" w:rsidRPr="00553174" w:rsidRDefault="004179CA" w:rsidP="004179CA">
      <w:pPr>
        <w:numPr>
          <w:ilvl w:val="0"/>
          <w:numId w:val="12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e.printStackTrace();  </w:t>
      </w:r>
    </w:p>
    <w:p w:rsidR="004179CA" w:rsidRPr="00553174" w:rsidRDefault="004179CA" w:rsidP="004179CA">
      <w:pPr>
        <w:numPr>
          <w:ilvl w:val="0"/>
          <w:numId w:val="12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4179CA" w:rsidRPr="00553174" w:rsidRDefault="004179CA" w:rsidP="004179CA">
      <w:pPr>
        <w:numPr>
          <w:ilvl w:val="0"/>
          <w:numId w:val="12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4179CA" w:rsidRPr="00553174" w:rsidRDefault="004179CA" w:rsidP="004179CA">
      <w:pPr>
        <w:numPr>
          <w:ilvl w:val="0"/>
          <w:numId w:val="12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annotation"/>
          <w:color w:val="646464"/>
          <w:sz w:val="20"/>
          <w:szCs w:val="20"/>
          <w:bdr w:val="none" w:sz="0" w:space="0" w:color="auto" w:frame="1"/>
        </w:rPr>
        <w:t>@Override</w:t>
      </w:r>
      <w:r w:rsidRPr="00553174">
        <w:rPr>
          <w:color w:val="000000"/>
          <w:sz w:val="20"/>
          <w:szCs w:val="20"/>
          <w:bdr w:val="none" w:sz="0" w:space="0" w:color="auto" w:frame="1"/>
        </w:rPr>
        <w:t>  </w:t>
      </w:r>
    </w:p>
    <w:p w:rsidR="004179CA" w:rsidRPr="00553174" w:rsidRDefault="004179CA" w:rsidP="004179CA">
      <w:pPr>
        <w:numPr>
          <w:ilvl w:val="0"/>
          <w:numId w:val="12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String getCreditCard() {  </w:t>
      </w:r>
    </w:p>
    <w:p w:rsidR="004179CA" w:rsidRPr="00553174" w:rsidRDefault="004179CA" w:rsidP="004179CA">
      <w:pPr>
        <w:numPr>
          <w:ilvl w:val="0"/>
          <w:numId w:val="12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long</w:t>
      </w:r>
      <w:r w:rsidRPr="00553174">
        <w:rPr>
          <w:color w:val="000000"/>
          <w:sz w:val="20"/>
          <w:szCs w:val="20"/>
          <w:bdr w:val="none" w:sz="0" w:space="0" w:color="auto" w:frame="1"/>
        </w:rPr>
        <w:t> accno=getAccNumber();  </w:t>
      </w:r>
    </w:p>
    <w:p w:rsidR="004179CA" w:rsidRPr="00553174" w:rsidRDefault="004179CA" w:rsidP="004179CA">
      <w:pPr>
        <w:numPr>
          <w:ilvl w:val="0"/>
          <w:numId w:val="12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String accholdername=getAccHolderName();  </w:t>
      </w:r>
    </w:p>
    <w:p w:rsidR="004179CA" w:rsidRPr="00553174" w:rsidRDefault="004179CA" w:rsidP="004179CA">
      <w:pPr>
        <w:numPr>
          <w:ilvl w:val="0"/>
          <w:numId w:val="12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String bname=getBankName();  </w:t>
      </w:r>
    </w:p>
    <w:p w:rsidR="004179CA" w:rsidRPr="00553174" w:rsidRDefault="004179CA" w:rsidP="004179CA">
      <w:pPr>
        <w:numPr>
          <w:ilvl w:val="0"/>
          <w:numId w:val="12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4179CA" w:rsidRPr="00553174" w:rsidRDefault="004179CA" w:rsidP="004179CA">
      <w:pPr>
        <w:numPr>
          <w:ilvl w:val="0"/>
          <w:numId w:val="12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return</w:t>
      </w:r>
      <w:r w:rsidRPr="00553174">
        <w:rPr>
          <w:color w:val="000000"/>
          <w:sz w:val="20"/>
          <w:szCs w:val="20"/>
          <w:bdr w:val="none" w:sz="0" w:space="0" w:color="auto" w:frame="1"/>
        </w:rPr>
        <w:t> (</w:t>
      </w:r>
      <w:r w:rsidRPr="00553174">
        <w:rPr>
          <w:rStyle w:val="string"/>
          <w:color w:val="0000FF"/>
          <w:sz w:val="20"/>
          <w:szCs w:val="20"/>
          <w:bdr w:val="none" w:sz="0" w:space="0" w:color="auto" w:frame="1"/>
        </w:rPr>
        <w:t>"The Account number "</w:t>
      </w:r>
      <w:r w:rsidRPr="00553174">
        <w:rPr>
          <w:color w:val="000000"/>
          <w:sz w:val="20"/>
          <w:szCs w:val="20"/>
          <w:bdr w:val="none" w:sz="0" w:space="0" w:color="auto" w:frame="1"/>
        </w:rPr>
        <w:t>+accno+</w:t>
      </w:r>
      <w:r w:rsidRPr="00553174">
        <w:rPr>
          <w:rStyle w:val="string"/>
          <w:color w:val="0000FF"/>
          <w:sz w:val="20"/>
          <w:szCs w:val="20"/>
          <w:bdr w:val="none" w:sz="0" w:space="0" w:color="auto" w:frame="1"/>
        </w:rPr>
        <w:t>" of "</w:t>
      </w:r>
      <w:r w:rsidRPr="00553174">
        <w:rPr>
          <w:color w:val="000000"/>
          <w:sz w:val="20"/>
          <w:szCs w:val="20"/>
          <w:bdr w:val="none" w:sz="0" w:space="0" w:color="auto" w:frame="1"/>
        </w:rPr>
        <w:t>+accholdername+</w:t>
      </w:r>
      <w:r w:rsidRPr="00553174">
        <w:rPr>
          <w:rStyle w:val="string"/>
          <w:color w:val="0000FF"/>
          <w:sz w:val="20"/>
          <w:szCs w:val="20"/>
          <w:bdr w:val="none" w:sz="0" w:space="0" w:color="auto" w:frame="1"/>
        </w:rPr>
        <w:t>" in "</w:t>
      </w:r>
      <w:r w:rsidRPr="00553174">
        <w:rPr>
          <w:color w:val="000000"/>
          <w:sz w:val="20"/>
          <w:szCs w:val="20"/>
          <w:bdr w:val="none" w:sz="0" w:space="0" w:color="auto" w:frame="1"/>
        </w:rPr>
        <w:t>+bname+ "  </w:t>
      </w:r>
    </w:p>
    <w:p w:rsidR="004179CA" w:rsidRPr="00553174" w:rsidRDefault="004179CA" w:rsidP="004179CA">
      <w:pPr>
        <w:numPr>
          <w:ilvl w:val="0"/>
          <w:numId w:val="12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roofErr w:type="gramStart"/>
      <w:r w:rsidRPr="00553174">
        <w:rPr>
          <w:color w:val="000000"/>
          <w:sz w:val="20"/>
          <w:szCs w:val="20"/>
          <w:bdr w:val="none" w:sz="0" w:space="0" w:color="auto" w:frame="1"/>
        </w:rPr>
        <w:t>bank</w:t>
      </w:r>
      <w:proofErr w:type="gramEnd"/>
      <w:r w:rsidRPr="00553174">
        <w:rPr>
          <w:color w:val="000000"/>
          <w:sz w:val="20"/>
          <w:szCs w:val="20"/>
          <w:bdr w:val="none" w:sz="0" w:space="0" w:color="auto" w:frame="1"/>
        </w:rPr>
        <w:t> is valid and authenticated </w:t>
      </w:r>
      <w:r w:rsidRPr="00553174">
        <w:rPr>
          <w:rStyle w:val="keyword"/>
          <w:b/>
          <w:bCs/>
          <w:color w:val="006699"/>
          <w:sz w:val="20"/>
          <w:szCs w:val="20"/>
          <w:bdr w:val="none" w:sz="0" w:space="0" w:color="auto" w:frame="1"/>
        </w:rPr>
        <w:t>for</w:t>
      </w:r>
      <w:r w:rsidRPr="00553174">
        <w:rPr>
          <w:color w:val="000000"/>
          <w:sz w:val="20"/>
          <w:szCs w:val="20"/>
          <w:bdr w:val="none" w:sz="0" w:space="0" w:color="auto" w:frame="1"/>
        </w:rPr>
        <w:t> issuing the credit card. ");  </w:t>
      </w:r>
    </w:p>
    <w:p w:rsidR="004179CA" w:rsidRPr="00553174" w:rsidRDefault="004179CA" w:rsidP="004179CA">
      <w:pPr>
        <w:numPr>
          <w:ilvl w:val="0"/>
          <w:numId w:val="12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4179CA" w:rsidRPr="00553174" w:rsidRDefault="004179CA" w:rsidP="004179CA">
      <w:pPr>
        <w:numPr>
          <w:ilvl w:val="0"/>
          <w:numId w:val="12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w:t>
      </w:r>
      <w:r w:rsidRPr="00553174">
        <w:rPr>
          <w:rStyle w:val="comment"/>
          <w:color w:val="008200"/>
          <w:sz w:val="20"/>
          <w:szCs w:val="20"/>
          <w:bdr w:val="none" w:sz="0" w:space="0" w:color="auto" w:frame="1"/>
        </w:rPr>
        <w:t>//End of the BankCustomer class.</w:t>
      </w:r>
      <w:r w:rsidRPr="00553174">
        <w:rPr>
          <w:color w:val="000000"/>
          <w:sz w:val="20"/>
          <w:szCs w:val="20"/>
          <w:bdr w:val="none" w:sz="0" w:space="0" w:color="auto" w:frame="1"/>
        </w:rPr>
        <w:t>  </w:t>
      </w:r>
    </w:p>
    <w:p w:rsidR="004179CA" w:rsidRPr="00553174" w:rsidRDefault="004179CA" w:rsidP="004179CA">
      <w:pPr>
        <w:pStyle w:val="Heading4"/>
        <w:shd w:val="clear" w:color="auto" w:fill="FFFFFF"/>
        <w:jc w:val="both"/>
        <w:rPr>
          <w:rFonts w:asciiTheme="minorHAnsi" w:hAnsiTheme="minorHAnsi" w:cs="Helvetica"/>
          <w:b w:val="0"/>
          <w:bCs w:val="0"/>
          <w:color w:val="610B4B"/>
          <w:sz w:val="20"/>
          <w:szCs w:val="20"/>
        </w:rPr>
      </w:pPr>
      <w:r w:rsidRPr="00553174">
        <w:rPr>
          <w:rFonts w:asciiTheme="minorHAnsi" w:hAnsiTheme="minorHAnsi" w:cs="Helvetica"/>
          <w:b w:val="0"/>
          <w:bCs w:val="0"/>
          <w:color w:val="610B4B"/>
          <w:sz w:val="20"/>
          <w:szCs w:val="20"/>
        </w:rPr>
        <w:t>Step 4</w:t>
      </w:r>
    </w:p>
    <w:p w:rsidR="004179CA" w:rsidRPr="00553174" w:rsidRDefault="004179CA" w:rsidP="004179CA">
      <w:pPr>
        <w:pStyle w:val="NormalWeb"/>
        <w:shd w:val="clear" w:color="auto" w:fill="FFFFFF"/>
        <w:jc w:val="both"/>
        <w:rPr>
          <w:rFonts w:asciiTheme="minorHAnsi" w:hAnsiTheme="minorHAnsi"/>
          <w:color w:val="000000"/>
          <w:sz w:val="20"/>
          <w:szCs w:val="20"/>
        </w:rPr>
      </w:pPr>
      <w:r w:rsidRPr="00553174">
        <w:rPr>
          <w:rFonts w:asciiTheme="minorHAnsi" w:hAnsiTheme="minorHAnsi"/>
          <w:color w:val="000000"/>
          <w:sz w:val="20"/>
          <w:szCs w:val="20"/>
        </w:rPr>
        <w:t xml:space="preserve">Create </w:t>
      </w:r>
      <w:proofErr w:type="gramStart"/>
      <w:r w:rsidRPr="00553174">
        <w:rPr>
          <w:rFonts w:asciiTheme="minorHAnsi" w:hAnsiTheme="minorHAnsi"/>
          <w:color w:val="000000"/>
          <w:sz w:val="20"/>
          <w:szCs w:val="20"/>
        </w:rPr>
        <w:t>a</w:t>
      </w:r>
      <w:proofErr w:type="gramEnd"/>
      <w:r w:rsidRPr="00553174">
        <w:rPr>
          <w:rFonts w:asciiTheme="minorHAnsi" w:hAnsiTheme="minorHAnsi"/>
          <w:color w:val="000000"/>
          <w:sz w:val="20"/>
          <w:szCs w:val="20"/>
        </w:rPr>
        <w:t> </w:t>
      </w:r>
      <w:r w:rsidRPr="00553174">
        <w:rPr>
          <w:rFonts w:asciiTheme="minorHAnsi" w:hAnsiTheme="minorHAnsi"/>
          <w:b/>
          <w:bCs/>
          <w:color w:val="000000"/>
          <w:sz w:val="20"/>
          <w:szCs w:val="20"/>
        </w:rPr>
        <w:t>AdapterPatternDemo</w:t>
      </w:r>
      <w:r w:rsidRPr="00553174">
        <w:rPr>
          <w:rFonts w:asciiTheme="minorHAnsi" w:hAnsiTheme="minorHAnsi"/>
          <w:color w:val="000000"/>
          <w:sz w:val="20"/>
          <w:szCs w:val="20"/>
        </w:rPr>
        <w:t> class (client class).</w:t>
      </w:r>
    </w:p>
    <w:p w:rsidR="004179CA" w:rsidRPr="00553174" w:rsidRDefault="004179CA" w:rsidP="004179CA">
      <w:pPr>
        <w:shd w:val="clear" w:color="auto" w:fill="FFFFFF"/>
        <w:jc w:val="both"/>
        <w:rPr>
          <w:i/>
          <w:iCs/>
          <w:color w:val="000000"/>
          <w:sz w:val="20"/>
          <w:szCs w:val="20"/>
        </w:rPr>
      </w:pPr>
      <w:r w:rsidRPr="00553174">
        <w:rPr>
          <w:i/>
          <w:iCs/>
          <w:color w:val="000000"/>
          <w:sz w:val="20"/>
          <w:szCs w:val="20"/>
        </w:rPr>
        <w:t>File: AdapterPatternDemo.java</w:t>
      </w:r>
    </w:p>
    <w:p w:rsidR="004179CA" w:rsidRPr="00553174" w:rsidRDefault="004179CA" w:rsidP="004179CA">
      <w:pPr>
        <w:numPr>
          <w:ilvl w:val="0"/>
          <w:numId w:val="124"/>
        </w:numPr>
        <w:shd w:val="clear" w:color="auto" w:fill="FFFFFF"/>
        <w:spacing w:after="0" w:line="345" w:lineRule="atLeast"/>
        <w:ind w:left="0"/>
        <w:jc w:val="both"/>
        <w:rPr>
          <w:color w:val="000000"/>
          <w:sz w:val="20"/>
          <w:szCs w:val="20"/>
        </w:rPr>
      </w:pPr>
      <w:r w:rsidRPr="00553174">
        <w:rPr>
          <w:rStyle w:val="comment"/>
          <w:color w:val="008200"/>
          <w:sz w:val="20"/>
          <w:szCs w:val="20"/>
          <w:bdr w:val="none" w:sz="0" w:space="0" w:color="auto" w:frame="1"/>
        </w:rPr>
        <w:t>//This is the client class.</w:t>
      </w:r>
      <w:r w:rsidRPr="00553174">
        <w:rPr>
          <w:color w:val="000000"/>
          <w:sz w:val="20"/>
          <w:szCs w:val="20"/>
          <w:bdr w:val="none" w:sz="0" w:space="0" w:color="auto" w:frame="1"/>
        </w:rPr>
        <w:t>  </w:t>
      </w:r>
    </w:p>
    <w:p w:rsidR="004179CA" w:rsidRPr="00553174" w:rsidRDefault="004179CA" w:rsidP="004179CA">
      <w:pPr>
        <w:numPr>
          <w:ilvl w:val="0"/>
          <w:numId w:val="124"/>
        </w:numPr>
        <w:shd w:val="clear" w:color="auto" w:fill="FFFFFF"/>
        <w:spacing w:after="0" w:line="345" w:lineRule="atLeast"/>
        <w:ind w:left="0"/>
        <w:jc w:val="both"/>
        <w:rPr>
          <w:color w:val="000000"/>
          <w:sz w:val="20"/>
          <w:szCs w:val="20"/>
        </w:rPr>
      </w:pP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class</w:t>
      </w:r>
      <w:r w:rsidRPr="00553174">
        <w:rPr>
          <w:color w:val="000000"/>
          <w:sz w:val="20"/>
          <w:szCs w:val="20"/>
          <w:bdr w:val="none" w:sz="0" w:space="0" w:color="auto" w:frame="1"/>
        </w:rPr>
        <w:t> AdapterPatternDemo {  </w:t>
      </w:r>
    </w:p>
    <w:p w:rsidR="004179CA" w:rsidRPr="00553174" w:rsidRDefault="004179CA" w:rsidP="004179CA">
      <w:pPr>
        <w:numPr>
          <w:ilvl w:val="0"/>
          <w:numId w:val="124"/>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static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void</w:t>
      </w:r>
      <w:r w:rsidRPr="00553174">
        <w:rPr>
          <w:color w:val="000000"/>
          <w:sz w:val="20"/>
          <w:szCs w:val="20"/>
          <w:bdr w:val="none" w:sz="0" w:space="0" w:color="auto" w:frame="1"/>
        </w:rPr>
        <w:t> main(String args[]){  </w:t>
      </w:r>
    </w:p>
    <w:p w:rsidR="004179CA" w:rsidRPr="00553174" w:rsidRDefault="004179CA" w:rsidP="004179CA">
      <w:pPr>
        <w:numPr>
          <w:ilvl w:val="0"/>
          <w:numId w:val="124"/>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CreditCard targetInterface=</w:t>
      </w:r>
      <w:r w:rsidRPr="00553174">
        <w:rPr>
          <w:rStyle w:val="keyword"/>
          <w:b/>
          <w:bCs/>
          <w:color w:val="006699"/>
          <w:sz w:val="20"/>
          <w:szCs w:val="20"/>
          <w:bdr w:val="none" w:sz="0" w:space="0" w:color="auto" w:frame="1"/>
        </w:rPr>
        <w:t>new</w:t>
      </w:r>
      <w:r w:rsidRPr="00553174">
        <w:rPr>
          <w:color w:val="000000"/>
          <w:sz w:val="20"/>
          <w:szCs w:val="20"/>
          <w:bdr w:val="none" w:sz="0" w:space="0" w:color="auto" w:frame="1"/>
        </w:rPr>
        <w:t> BankCustomer();  </w:t>
      </w:r>
    </w:p>
    <w:p w:rsidR="004179CA" w:rsidRPr="00553174" w:rsidRDefault="004179CA" w:rsidP="004179CA">
      <w:pPr>
        <w:numPr>
          <w:ilvl w:val="0"/>
          <w:numId w:val="124"/>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lastRenderedPageBreak/>
        <w:t>  targetInterface.giveBankDetails();  </w:t>
      </w:r>
    </w:p>
    <w:p w:rsidR="004179CA" w:rsidRPr="00553174" w:rsidRDefault="004179CA" w:rsidP="004179CA">
      <w:pPr>
        <w:numPr>
          <w:ilvl w:val="0"/>
          <w:numId w:val="124"/>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System.out.print(targetInterface.getCreditCard());  </w:t>
      </w:r>
    </w:p>
    <w:p w:rsidR="004179CA" w:rsidRPr="00553174" w:rsidRDefault="004179CA" w:rsidP="004179CA">
      <w:pPr>
        <w:numPr>
          <w:ilvl w:val="0"/>
          <w:numId w:val="124"/>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4179CA" w:rsidRPr="00553174" w:rsidRDefault="004179CA" w:rsidP="004179CA">
      <w:pPr>
        <w:numPr>
          <w:ilvl w:val="0"/>
          <w:numId w:val="124"/>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w:t>
      </w:r>
      <w:r w:rsidRPr="00553174">
        <w:rPr>
          <w:rStyle w:val="comment"/>
          <w:color w:val="008200"/>
          <w:sz w:val="20"/>
          <w:szCs w:val="20"/>
          <w:bdr w:val="none" w:sz="0" w:space="0" w:color="auto" w:frame="1"/>
        </w:rPr>
        <w:t>//End of the BankCustomer class.</w:t>
      </w:r>
      <w:r w:rsidRPr="00553174">
        <w:rPr>
          <w:color w:val="000000"/>
          <w:sz w:val="20"/>
          <w:szCs w:val="20"/>
          <w:bdr w:val="none" w:sz="0" w:space="0" w:color="auto" w:frame="1"/>
        </w:rPr>
        <w:t>  </w:t>
      </w:r>
    </w:p>
    <w:p w:rsidR="004179CA" w:rsidRPr="00553174" w:rsidRDefault="00C05106" w:rsidP="004179CA">
      <w:pPr>
        <w:spacing w:line="240" w:lineRule="auto"/>
        <w:rPr>
          <w:sz w:val="20"/>
          <w:szCs w:val="20"/>
        </w:rPr>
      </w:pPr>
      <w:r w:rsidRPr="00553174">
        <w:rPr>
          <w:sz w:val="20"/>
          <w:szCs w:val="20"/>
        </w:rPr>
        <w:pict>
          <v:rect id="_x0000_i1040" style="width:0;height:.75pt" o:hrstd="t" o:hrnoshade="t" o:hr="t" fillcolor="#d4d4d4" stroked="f"/>
        </w:pict>
      </w:r>
    </w:p>
    <w:p w:rsidR="004179CA" w:rsidRPr="00553174" w:rsidRDefault="00C05106" w:rsidP="004179CA">
      <w:pPr>
        <w:shd w:val="clear" w:color="auto" w:fill="FFFFFF"/>
        <w:jc w:val="both"/>
        <w:rPr>
          <w:color w:val="000000"/>
          <w:sz w:val="20"/>
          <w:szCs w:val="20"/>
        </w:rPr>
      </w:pPr>
      <w:hyperlink r:id="rId45" w:history="1">
        <w:proofErr w:type="gramStart"/>
        <w:r w:rsidR="004179CA" w:rsidRPr="00553174">
          <w:rPr>
            <w:rStyle w:val="Hyperlink"/>
            <w:rFonts w:cs="Tahoma"/>
            <w:color w:val="FF0000"/>
            <w:sz w:val="20"/>
            <w:szCs w:val="20"/>
          </w:rPr>
          <w:t>download</w:t>
        </w:r>
        <w:proofErr w:type="gramEnd"/>
        <w:r w:rsidR="004179CA" w:rsidRPr="00553174">
          <w:rPr>
            <w:rStyle w:val="Hyperlink"/>
            <w:rFonts w:cs="Tahoma"/>
            <w:color w:val="FF0000"/>
            <w:sz w:val="20"/>
            <w:szCs w:val="20"/>
          </w:rPr>
          <w:t xml:space="preserve"> this example</w:t>
        </w:r>
      </w:hyperlink>
    </w:p>
    <w:p w:rsidR="004179CA" w:rsidRPr="00553174" w:rsidRDefault="004179CA" w:rsidP="004179CA">
      <w:pPr>
        <w:pStyle w:val="Heading4"/>
        <w:shd w:val="clear" w:color="auto" w:fill="FFFFFF"/>
        <w:jc w:val="both"/>
        <w:rPr>
          <w:rFonts w:asciiTheme="minorHAnsi" w:hAnsiTheme="minorHAnsi" w:cs="Helvetica"/>
          <w:b w:val="0"/>
          <w:bCs w:val="0"/>
          <w:color w:val="610B4B"/>
          <w:sz w:val="20"/>
          <w:szCs w:val="20"/>
        </w:rPr>
      </w:pPr>
      <w:r w:rsidRPr="00553174">
        <w:rPr>
          <w:rFonts w:asciiTheme="minorHAnsi" w:hAnsiTheme="minorHAnsi" w:cs="Helvetica"/>
          <w:b w:val="0"/>
          <w:bCs w:val="0"/>
          <w:color w:val="610B4B"/>
          <w:sz w:val="20"/>
          <w:szCs w:val="20"/>
        </w:rPr>
        <w:t>Output</w:t>
      </w:r>
    </w:p>
    <w:p w:rsidR="004179CA" w:rsidRPr="00553174" w:rsidRDefault="004179CA" w:rsidP="004179CA">
      <w:pPr>
        <w:numPr>
          <w:ilvl w:val="0"/>
          <w:numId w:val="125"/>
        </w:numPr>
        <w:shd w:val="clear" w:color="auto" w:fill="F9FBF9"/>
        <w:spacing w:after="0" w:line="345" w:lineRule="atLeast"/>
        <w:ind w:left="0"/>
        <w:jc w:val="both"/>
        <w:rPr>
          <w:rFonts w:cs="Times New Roman"/>
          <w:color w:val="000000"/>
          <w:sz w:val="20"/>
          <w:szCs w:val="20"/>
        </w:rPr>
      </w:pPr>
      <w:r w:rsidRPr="00553174">
        <w:rPr>
          <w:color w:val="000000"/>
          <w:sz w:val="20"/>
          <w:szCs w:val="20"/>
          <w:bdr w:val="none" w:sz="0" w:space="0" w:color="auto" w:frame="1"/>
        </w:rPr>
        <w:t>Enter the account holder name :Sonoo Jaiswal  </w:t>
      </w:r>
    </w:p>
    <w:p w:rsidR="004179CA" w:rsidRPr="00553174" w:rsidRDefault="004179CA" w:rsidP="004179CA">
      <w:pPr>
        <w:numPr>
          <w:ilvl w:val="0"/>
          <w:numId w:val="125"/>
        </w:numPr>
        <w:shd w:val="clear" w:color="auto" w:fill="F9FBF9"/>
        <w:spacing w:after="0" w:line="345" w:lineRule="atLeast"/>
        <w:ind w:left="0"/>
        <w:jc w:val="both"/>
        <w:rPr>
          <w:color w:val="000000"/>
          <w:sz w:val="20"/>
          <w:szCs w:val="20"/>
        </w:rPr>
      </w:pPr>
      <w:r w:rsidRPr="00553174">
        <w:rPr>
          <w:color w:val="000000"/>
          <w:sz w:val="20"/>
          <w:szCs w:val="20"/>
          <w:bdr w:val="none" w:sz="0" w:space="0" w:color="auto" w:frame="1"/>
        </w:rPr>
        <w:t>  </w:t>
      </w:r>
    </w:p>
    <w:p w:rsidR="004179CA" w:rsidRPr="00553174" w:rsidRDefault="004179CA" w:rsidP="004179CA">
      <w:pPr>
        <w:numPr>
          <w:ilvl w:val="0"/>
          <w:numId w:val="125"/>
        </w:numPr>
        <w:shd w:val="clear" w:color="auto" w:fill="F9FBF9"/>
        <w:spacing w:after="0" w:line="345" w:lineRule="atLeast"/>
        <w:ind w:left="0"/>
        <w:jc w:val="both"/>
        <w:rPr>
          <w:color w:val="000000"/>
          <w:sz w:val="20"/>
          <w:szCs w:val="20"/>
        </w:rPr>
      </w:pPr>
      <w:r w:rsidRPr="00553174">
        <w:rPr>
          <w:color w:val="000000"/>
          <w:sz w:val="20"/>
          <w:szCs w:val="20"/>
          <w:bdr w:val="none" w:sz="0" w:space="0" w:color="auto" w:frame="1"/>
        </w:rPr>
        <w:t>Enter the account number:</w:t>
      </w:r>
      <w:r w:rsidRPr="00553174">
        <w:rPr>
          <w:rStyle w:val="number"/>
          <w:color w:val="C00000"/>
          <w:sz w:val="20"/>
          <w:szCs w:val="20"/>
          <w:bdr w:val="none" w:sz="0" w:space="0" w:color="auto" w:frame="1"/>
        </w:rPr>
        <w:t>10001</w:t>
      </w:r>
      <w:r w:rsidRPr="00553174">
        <w:rPr>
          <w:color w:val="000000"/>
          <w:sz w:val="20"/>
          <w:szCs w:val="20"/>
          <w:bdr w:val="none" w:sz="0" w:space="0" w:color="auto" w:frame="1"/>
        </w:rPr>
        <w:t>  </w:t>
      </w:r>
    </w:p>
    <w:p w:rsidR="004179CA" w:rsidRPr="00553174" w:rsidRDefault="004179CA" w:rsidP="004179CA">
      <w:pPr>
        <w:numPr>
          <w:ilvl w:val="0"/>
          <w:numId w:val="125"/>
        </w:numPr>
        <w:shd w:val="clear" w:color="auto" w:fill="F9FBF9"/>
        <w:spacing w:after="0" w:line="345" w:lineRule="atLeast"/>
        <w:ind w:left="0"/>
        <w:jc w:val="both"/>
        <w:rPr>
          <w:color w:val="000000"/>
          <w:sz w:val="20"/>
          <w:szCs w:val="20"/>
        </w:rPr>
      </w:pPr>
      <w:r w:rsidRPr="00553174">
        <w:rPr>
          <w:color w:val="000000"/>
          <w:sz w:val="20"/>
          <w:szCs w:val="20"/>
          <w:bdr w:val="none" w:sz="0" w:space="0" w:color="auto" w:frame="1"/>
        </w:rPr>
        <w:t>  </w:t>
      </w:r>
    </w:p>
    <w:p w:rsidR="004179CA" w:rsidRPr="00553174" w:rsidRDefault="004179CA" w:rsidP="004179CA">
      <w:pPr>
        <w:numPr>
          <w:ilvl w:val="0"/>
          <w:numId w:val="125"/>
        </w:numPr>
        <w:shd w:val="clear" w:color="auto" w:fill="F9FBF9"/>
        <w:spacing w:after="0" w:line="345" w:lineRule="atLeast"/>
        <w:ind w:left="0"/>
        <w:jc w:val="both"/>
        <w:rPr>
          <w:color w:val="000000"/>
          <w:sz w:val="20"/>
          <w:szCs w:val="20"/>
        </w:rPr>
      </w:pPr>
      <w:r w:rsidRPr="00553174">
        <w:rPr>
          <w:color w:val="000000"/>
          <w:sz w:val="20"/>
          <w:szCs w:val="20"/>
          <w:bdr w:val="none" w:sz="0" w:space="0" w:color="auto" w:frame="1"/>
        </w:rPr>
        <w:t>Enter the bank name :State Bank of India  </w:t>
      </w:r>
    </w:p>
    <w:p w:rsidR="004179CA" w:rsidRPr="00553174" w:rsidRDefault="004179CA" w:rsidP="004179CA">
      <w:pPr>
        <w:numPr>
          <w:ilvl w:val="0"/>
          <w:numId w:val="125"/>
        </w:numPr>
        <w:shd w:val="clear" w:color="auto" w:fill="F9FBF9"/>
        <w:spacing w:after="0" w:line="345" w:lineRule="atLeast"/>
        <w:ind w:left="0"/>
        <w:jc w:val="both"/>
        <w:rPr>
          <w:color w:val="000000"/>
          <w:sz w:val="20"/>
          <w:szCs w:val="20"/>
        </w:rPr>
      </w:pPr>
      <w:r w:rsidRPr="00553174">
        <w:rPr>
          <w:color w:val="000000"/>
          <w:sz w:val="20"/>
          <w:szCs w:val="20"/>
          <w:bdr w:val="none" w:sz="0" w:space="0" w:color="auto" w:frame="1"/>
        </w:rPr>
        <w:t>  </w:t>
      </w:r>
    </w:p>
    <w:p w:rsidR="004179CA" w:rsidRPr="00553174" w:rsidRDefault="004179CA" w:rsidP="004179CA">
      <w:pPr>
        <w:numPr>
          <w:ilvl w:val="0"/>
          <w:numId w:val="125"/>
        </w:numPr>
        <w:shd w:val="clear" w:color="auto" w:fill="F9FBF9"/>
        <w:spacing w:after="0" w:line="345" w:lineRule="atLeast"/>
        <w:ind w:left="0"/>
        <w:jc w:val="both"/>
        <w:rPr>
          <w:color w:val="000000"/>
          <w:sz w:val="20"/>
          <w:szCs w:val="20"/>
        </w:rPr>
      </w:pPr>
      <w:r w:rsidRPr="00553174">
        <w:rPr>
          <w:color w:val="000000"/>
          <w:sz w:val="20"/>
          <w:szCs w:val="20"/>
          <w:bdr w:val="none" w:sz="0" w:space="0" w:color="auto" w:frame="1"/>
        </w:rPr>
        <w:t>The Account number </w:t>
      </w:r>
      <w:r w:rsidRPr="00553174">
        <w:rPr>
          <w:rStyle w:val="number"/>
          <w:color w:val="C00000"/>
          <w:sz w:val="20"/>
          <w:szCs w:val="20"/>
          <w:bdr w:val="none" w:sz="0" w:space="0" w:color="auto" w:frame="1"/>
        </w:rPr>
        <w:t>10001</w:t>
      </w:r>
      <w:r w:rsidRPr="00553174">
        <w:rPr>
          <w:color w:val="000000"/>
          <w:sz w:val="20"/>
          <w:szCs w:val="20"/>
          <w:bdr w:val="none" w:sz="0" w:space="0" w:color="auto" w:frame="1"/>
        </w:rPr>
        <w:t> of Sonoo Jaiswal in State Bank of India bank is valid   </w:t>
      </w:r>
    </w:p>
    <w:p w:rsidR="00695A63" w:rsidRPr="00553174" w:rsidRDefault="004179CA" w:rsidP="00695A63">
      <w:pPr>
        <w:numPr>
          <w:ilvl w:val="0"/>
          <w:numId w:val="125"/>
        </w:numPr>
        <w:shd w:val="clear" w:color="auto" w:fill="F9FBF9"/>
        <w:spacing w:after="0" w:line="345" w:lineRule="atLeast"/>
        <w:ind w:left="0"/>
        <w:jc w:val="both"/>
        <w:rPr>
          <w:color w:val="000000"/>
          <w:sz w:val="20"/>
          <w:szCs w:val="20"/>
        </w:rPr>
      </w:pPr>
      <w:proofErr w:type="gramStart"/>
      <w:r w:rsidRPr="00553174">
        <w:rPr>
          <w:color w:val="000000"/>
          <w:sz w:val="20"/>
          <w:szCs w:val="20"/>
          <w:bdr w:val="none" w:sz="0" w:space="0" w:color="auto" w:frame="1"/>
        </w:rPr>
        <w:t>and</w:t>
      </w:r>
      <w:proofErr w:type="gramEnd"/>
      <w:r w:rsidRPr="00553174">
        <w:rPr>
          <w:color w:val="000000"/>
          <w:sz w:val="20"/>
          <w:szCs w:val="20"/>
          <w:bdr w:val="none" w:sz="0" w:space="0" w:color="auto" w:frame="1"/>
        </w:rPr>
        <w:t> authenticated </w:t>
      </w:r>
      <w:r w:rsidRPr="00553174">
        <w:rPr>
          <w:rStyle w:val="keyword"/>
          <w:b/>
          <w:bCs/>
          <w:color w:val="006699"/>
          <w:sz w:val="20"/>
          <w:szCs w:val="20"/>
          <w:bdr w:val="none" w:sz="0" w:space="0" w:color="auto" w:frame="1"/>
        </w:rPr>
        <w:t>for</w:t>
      </w:r>
      <w:r w:rsidRPr="00553174">
        <w:rPr>
          <w:color w:val="000000"/>
          <w:sz w:val="20"/>
          <w:szCs w:val="20"/>
          <w:bdr w:val="none" w:sz="0" w:space="0" w:color="auto" w:frame="1"/>
        </w:rPr>
        <w:t> issuing the credit card.  </w:t>
      </w:r>
    </w:p>
    <w:p w:rsidR="00695A63" w:rsidRPr="00553174" w:rsidRDefault="00695A63" w:rsidP="00695A63">
      <w:pPr>
        <w:shd w:val="clear" w:color="auto" w:fill="F9FBF9"/>
        <w:spacing w:after="0" w:line="345" w:lineRule="atLeast"/>
        <w:jc w:val="both"/>
        <w:rPr>
          <w:color w:val="000000"/>
          <w:sz w:val="20"/>
          <w:szCs w:val="20"/>
        </w:rPr>
      </w:pPr>
    </w:p>
    <w:p w:rsidR="00695A63" w:rsidRPr="00553174" w:rsidRDefault="00695A63" w:rsidP="00695A63">
      <w:pPr>
        <w:shd w:val="clear" w:color="auto" w:fill="F9FBF9"/>
        <w:spacing w:after="0" w:line="345" w:lineRule="atLeast"/>
        <w:jc w:val="both"/>
        <w:rPr>
          <w:b/>
          <w:color w:val="000000"/>
          <w:sz w:val="20"/>
          <w:szCs w:val="20"/>
        </w:rPr>
      </w:pPr>
      <w:r w:rsidRPr="00553174">
        <w:rPr>
          <w:b/>
          <w:color w:val="000000"/>
          <w:sz w:val="20"/>
          <w:szCs w:val="20"/>
        </w:rPr>
        <w:t>Bridge design pattern</w:t>
      </w:r>
    </w:p>
    <w:tbl>
      <w:tblPr>
        <w:tblW w:w="17745" w:type="dxa"/>
        <w:tblCellSpacing w:w="0" w:type="dxa"/>
        <w:shd w:val="clear" w:color="auto" w:fill="FFFFFF"/>
        <w:tblCellMar>
          <w:top w:w="15" w:type="dxa"/>
          <w:left w:w="15" w:type="dxa"/>
          <w:bottom w:w="15" w:type="dxa"/>
          <w:right w:w="15" w:type="dxa"/>
        </w:tblCellMar>
        <w:tblLook w:val="04A0" w:firstRow="1" w:lastRow="0" w:firstColumn="1" w:lastColumn="0" w:noHBand="0" w:noVBand="1"/>
      </w:tblPr>
      <w:tblGrid>
        <w:gridCol w:w="17589"/>
        <w:gridCol w:w="156"/>
      </w:tblGrid>
      <w:tr w:rsidR="00695A63" w:rsidRPr="00553174" w:rsidTr="00695A63">
        <w:trPr>
          <w:tblCellSpacing w:w="0" w:type="dxa"/>
        </w:trPr>
        <w:tc>
          <w:tcPr>
            <w:tcW w:w="0" w:type="auto"/>
            <w:shd w:val="clear" w:color="auto" w:fill="FFFFFF"/>
            <w:tcMar>
              <w:top w:w="150" w:type="dxa"/>
              <w:left w:w="0" w:type="dxa"/>
              <w:bottom w:w="150" w:type="dxa"/>
              <w:right w:w="150" w:type="dxa"/>
            </w:tcMar>
            <w:hideMark/>
          </w:tcPr>
          <w:p w:rsidR="00695A63" w:rsidRPr="00553174" w:rsidRDefault="00695A63" w:rsidP="00695A63">
            <w:pPr>
              <w:rPr>
                <w:color w:val="000000"/>
                <w:sz w:val="20"/>
                <w:szCs w:val="20"/>
              </w:rPr>
            </w:pPr>
            <w:r w:rsidRPr="00553174">
              <w:rPr>
                <w:rFonts w:cs="Arial"/>
                <w:color w:val="000000"/>
                <w:sz w:val="20"/>
                <w:szCs w:val="20"/>
              </w:rPr>
              <w:t>The </w:t>
            </w:r>
            <w:r w:rsidRPr="00553174">
              <w:rPr>
                <w:rFonts w:cs="Arial"/>
                <w:b/>
                <w:bCs/>
                <w:color w:val="3D85C6"/>
                <w:sz w:val="20"/>
                <w:szCs w:val="20"/>
              </w:rPr>
              <w:t>bridge design pattern</w:t>
            </w:r>
            <w:r w:rsidRPr="00553174">
              <w:rPr>
                <w:rFonts w:cs="Arial"/>
                <w:color w:val="000000"/>
                <w:sz w:val="20"/>
                <w:szCs w:val="20"/>
              </w:rPr>
              <w:t> allows you to separate the abstraction from the implementation. In the bridge pattern there are 2 parts, the first part is the Abstraction, and the second part is the Implementation.  The bridge pattern allows the Abstraction and the Implementation to be developed independently, and the client code can access only the Abstraction part without being concerned about the Implementation part. </w:t>
            </w:r>
          </w:p>
        </w:tc>
        <w:tc>
          <w:tcPr>
            <w:tcW w:w="0" w:type="auto"/>
            <w:shd w:val="clear" w:color="auto" w:fill="FFFFFF"/>
            <w:tcMar>
              <w:top w:w="150" w:type="dxa"/>
              <w:left w:w="0" w:type="dxa"/>
              <w:bottom w:w="150" w:type="dxa"/>
              <w:right w:w="150" w:type="dxa"/>
            </w:tcMar>
            <w:hideMark/>
          </w:tcPr>
          <w:p w:rsidR="00695A63" w:rsidRPr="00553174" w:rsidRDefault="00695A63">
            <w:pPr>
              <w:rPr>
                <w:color w:val="000000"/>
                <w:sz w:val="20"/>
                <w:szCs w:val="20"/>
              </w:rPr>
            </w:pPr>
          </w:p>
        </w:tc>
      </w:tr>
    </w:tbl>
    <w:p w:rsidR="00695A63" w:rsidRPr="00553174" w:rsidRDefault="00695A63" w:rsidP="00695A63">
      <w:pPr>
        <w:shd w:val="clear" w:color="auto" w:fill="FFFFFF"/>
        <w:rPr>
          <w:color w:val="000000"/>
          <w:sz w:val="20"/>
          <w:szCs w:val="20"/>
        </w:rPr>
      </w:pPr>
      <w:r w:rsidRPr="00553174">
        <w:rPr>
          <w:rFonts w:cs="Arial"/>
          <w:color w:val="000000"/>
          <w:sz w:val="20"/>
          <w:szCs w:val="20"/>
        </w:rPr>
        <w:t>Let's look at an example to see the concept behind the bridge pattern. For example, inside a house there are appliances that you can turn on or off, such as the floor lamp, the TV, and the vacuum cleaner. There are different ways to turn the appliance on or off, such as using the on/off switch, the pull switch, or using a remote control. The concept of turning the appliance on or off is the Abstraction part in the bridge pattern, and the user only needs to know the Abstraction part. This is the first part of the bridge pattern.                                                                                                                                                                                              </w:t>
      </w:r>
    </w:p>
    <w:p w:rsidR="00695A63" w:rsidRPr="00553174" w:rsidRDefault="00695A63" w:rsidP="00695A63">
      <w:pPr>
        <w:shd w:val="clear" w:color="auto" w:fill="FFFFFF"/>
        <w:rPr>
          <w:color w:val="000000"/>
          <w:sz w:val="20"/>
          <w:szCs w:val="20"/>
        </w:rPr>
      </w:pPr>
      <w:r w:rsidRPr="00553174">
        <w:rPr>
          <w:rFonts w:cs="Arial"/>
          <w:color w:val="000000"/>
          <w:sz w:val="20"/>
          <w:szCs w:val="20"/>
        </w:rPr>
        <w:t>The second part in the bridge design pattern, the Implementation, is the part that turns the appliance on or off. When the floor lamp</w:t>
      </w:r>
      <w:proofErr w:type="gramStart"/>
      <w:r w:rsidRPr="00553174">
        <w:rPr>
          <w:rFonts w:cs="Arial"/>
          <w:color w:val="000000"/>
          <w:sz w:val="20"/>
          <w:szCs w:val="20"/>
        </w:rPr>
        <w:t>,the</w:t>
      </w:r>
      <w:proofErr w:type="gramEnd"/>
      <w:r w:rsidRPr="00553174">
        <w:rPr>
          <w:rFonts w:cs="Arial"/>
          <w:color w:val="000000"/>
          <w:sz w:val="20"/>
          <w:szCs w:val="20"/>
        </w:rPr>
        <w:t xml:space="preserve"> TV, or the vacuum cleaner receives the signal to turn on or off, it uses its internal implementation to perform the action.  The user should not be bothered about how the appliance is turned on or off, and this is the key of the bridge design pattern. </w:t>
      </w:r>
      <w:r w:rsidRPr="00553174">
        <w:rPr>
          <w:rFonts w:cs="Arial"/>
          <w:color w:val="000000"/>
          <w:sz w:val="20"/>
          <w:szCs w:val="20"/>
        </w:rPr>
        <w:br/>
      </w:r>
      <w:r w:rsidRPr="00553174">
        <w:rPr>
          <w:rFonts w:cs="Arial"/>
          <w:color w:val="000000"/>
          <w:sz w:val="20"/>
          <w:szCs w:val="20"/>
        </w:rPr>
        <w:br/>
      </w:r>
      <w:r w:rsidRPr="00553174">
        <w:rPr>
          <w:rFonts w:cs="Arial"/>
          <w:color w:val="000000"/>
          <w:sz w:val="20"/>
          <w:szCs w:val="20"/>
        </w:rPr>
        <w:br/>
      </w:r>
      <w:r w:rsidRPr="00553174">
        <w:rPr>
          <w:rFonts w:cs="Arial"/>
          <w:color w:val="000000"/>
          <w:sz w:val="20"/>
          <w:szCs w:val="20"/>
        </w:rPr>
        <w:br/>
      </w:r>
      <w:r w:rsidRPr="00553174">
        <w:rPr>
          <w:rFonts w:cs="Arial"/>
          <w:color w:val="000000"/>
          <w:sz w:val="20"/>
          <w:szCs w:val="20"/>
        </w:rPr>
        <w:br/>
      </w:r>
      <w:r w:rsidRPr="00553174">
        <w:rPr>
          <w:rFonts w:cs="Arial"/>
          <w:color w:val="000000"/>
          <w:sz w:val="20"/>
          <w:szCs w:val="20"/>
        </w:rPr>
        <w:br/>
      </w:r>
      <w:r w:rsidRPr="00553174">
        <w:rPr>
          <w:rFonts w:cs="Arial"/>
          <w:color w:val="000000"/>
          <w:sz w:val="20"/>
          <w:szCs w:val="20"/>
        </w:rPr>
        <w:br/>
        <w:t>Let's look at the </w:t>
      </w:r>
      <w:hyperlink r:id="rId46" w:tgtFrame="_blank" w:history="1">
        <w:r w:rsidRPr="00553174">
          <w:rPr>
            <w:rStyle w:val="Hyperlink"/>
            <w:rFonts w:cs="Arial"/>
            <w:sz w:val="20"/>
            <w:szCs w:val="20"/>
          </w:rPr>
          <w:t>UML</w:t>
        </w:r>
      </w:hyperlink>
      <w:r w:rsidRPr="00553174">
        <w:rPr>
          <w:rFonts w:cs="Arial"/>
          <w:color w:val="000000"/>
          <w:sz w:val="20"/>
          <w:szCs w:val="20"/>
        </w:rPr>
        <w:t> of the bridge design pattern first, then we will see an example to see how it works. Below is the</w:t>
      </w:r>
      <w:hyperlink r:id="rId47" w:tgtFrame="_blank" w:history="1">
        <w:r w:rsidRPr="00553174">
          <w:rPr>
            <w:rStyle w:val="Hyperlink"/>
            <w:rFonts w:cs="Arial"/>
            <w:sz w:val="20"/>
            <w:szCs w:val="20"/>
          </w:rPr>
          <w:t> UML</w:t>
        </w:r>
      </w:hyperlink>
      <w:r w:rsidRPr="00553174">
        <w:rPr>
          <w:rFonts w:cs="Arial"/>
          <w:color w:val="000000"/>
          <w:sz w:val="20"/>
          <w:szCs w:val="20"/>
        </w:rPr>
        <w:t> of the bridge pattern, the left side is the Abstraction, and the right side is the Implementation:</w:t>
      </w:r>
    </w:p>
    <w:p w:rsidR="00695A63" w:rsidRPr="00553174" w:rsidRDefault="00695A63" w:rsidP="00695A63">
      <w:pPr>
        <w:shd w:val="clear" w:color="auto" w:fill="FFFFFF"/>
        <w:rPr>
          <w:color w:val="000000"/>
          <w:sz w:val="20"/>
          <w:szCs w:val="20"/>
        </w:rPr>
      </w:pPr>
      <w:r w:rsidRPr="00553174">
        <w:rPr>
          <w:rFonts w:cs="Arial"/>
          <w:noProof/>
          <w:color w:val="0000FF"/>
          <w:sz w:val="20"/>
          <w:szCs w:val="20"/>
        </w:rPr>
        <w:lastRenderedPageBreak/>
        <w:drawing>
          <wp:inline distT="0" distB="0" distL="0" distR="0">
            <wp:extent cx="4419600" cy="2152650"/>
            <wp:effectExtent l="0" t="0" r="0" b="0"/>
            <wp:docPr id="19" name="Picture 19" descr="http://www.dotnetlead.com/_/rsrc/1300485327492/design-patterns/bridge/bridge1.pn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dotnetlead.com/_/rsrc/1300485327492/design-patterns/bridge/bridge1.png">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19600" cy="2152650"/>
                    </a:xfrm>
                    <a:prstGeom prst="rect">
                      <a:avLst/>
                    </a:prstGeom>
                    <a:noFill/>
                    <a:ln>
                      <a:noFill/>
                    </a:ln>
                  </pic:spPr>
                </pic:pic>
              </a:graphicData>
            </a:graphic>
          </wp:inline>
        </w:drawing>
      </w:r>
    </w:p>
    <w:p w:rsidR="00695A63" w:rsidRPr="00553174" w:rsidRDefault="00695A63" w:rsidP="00695A63">
      <w:pPr>
        <w:shd w:val="clear" w:color="auto" w:fill="FFFFFF"/>
        <w:rPr>
          <w:color w:val="000000"/>
          <w:sz w:val="20"/>
          <w:szCs w:val="20"/>
        </w:rPr>
      </w:pPr>
      <w:r w:rsidRPr="00553174">
        <w:rPr>
          <w:rFonts w:cs="Arial"/>
          <w:color w:val="000000"/>
          <w:sz w:val="20"/>
          <w:szCs w:val="20"/>
        </w:rPr>
        <w:br/>
        <w:t>The left side is the Abstraction part with the following classes:                                                                         </w:t>
      </w:r>
    </w:p>
    <w:p w:rsidR="00695A63" w:rsidRPr="00553174" w:rsidRDefault="00695A63" w:rsidP="00695A63">
      <w:pPr>
        <w:numPr>
          <w:ilvl w:val="0"/>
          <w:numId w:val="126"/>
        </w:numPr>
        <w:shd w:val="clear" w:color="auto" w:fill="FFFFFF"/>
        <w:spacing w:before="100" w:beforeAutospacing="1" w:after="100" w:afterAutospacing="1" w:line="240" w:lineRule="auto"/>
        <w:rPr>
          <w:color w:val="000000"/>
          <w:sz w:val="20"/>
          <w:szCs w:val="20"/>
        </w:rPr>
      </w:pPr>
      <w:r w:rsidRPr="00553174">
        <w:rPr>
          <w:rFonts w:cs="Arial"/>
          <w:color w:val="000000"/>
          <w:sz w:val="20"/>
          <w:szCs w:val="20"/>
        </w:rPr>
        <w:t>    </w:t>
      </w:r>
      <w:r w:rsidRPr="00553174">
        <w:rPr>
          <w:rFonts w:cs="Arial"/>
          <w:i/>
          <w:iCs/>
          <w:color w:val="0B5394"/>
          <w:sz w:val="20"/>
          <w:szCs w:val="20"/>
        </w:rPr>
        <w:t>Abstraction </w:t>
      </w:r>
      <w:r w:rsidRPr="00553174">
        <w:rPr>
          <w:rFonts w:cs="Arial"/>
          <w:color w:val="000000"/>
          <w:sz w:val="20"/>
          <w:szCs w:val="20"/>
        </w:rPr>
        <w:t>is the abstract parent class of the </w:t>
      </w:r>
      <w:r w:rsidRPr="00553174">
        <w:rPr>
          <w:rFonts w:cs="Arial"/>
          <w:i/>
          <w:iCs/>
          <w:color w:val="0B5394"/>
          <w:sz w:val="20"/>
          <w:szCs w:val="20"/>
        </w:rPr>
        <w:t>ConcreteAbstraction </w:t>
      </w:r>
      <w:r w:rsidRPr="00553174">
        <w:rPr>
          <w:rFonts w:cs="Arial"/>
          <w:color w:val="000000"/>
          <w:sz w:val="20"/>
          <w:szCs w:val="20"/>
        </w:rPr>
        <w:t>class. It defines the </w:t>
      </w:r>
      <w:r w:rsidRPr="00553174">
        <w:rPr>
          <w:rFonts w:cs="Arial"/>
          <w:i/>
          <w:iCs/>
          <w:color w:val="0B5394"/>
          <w:sz w:val="20"/>
          <w:szCs w:val="20"/>
        </w:rPr>
        <w:t>Function </w:t>
      </w:r>
      <w:r w:rsidRPr="00553174">
        <w:rPr>
          <w:rFonts w:cs="Arial"/>
          <w:color w:val="000000"/>
          <w:sz w:val="20"/>
          <w:szCs w:val="20"/>
        </w:rPr>
        <w:t>method for the client code to call. The protected </w:t>
      </w:r>
      <w:r w:rsidRPr="00553174">
        <w:rPr>
          <w:rFonts w:cs="Arial"/>
          <w:i/>
          <w:iCs/>
          <w:color w:val="0B5394"/>
          <w:sz w:val="20"/>
          <w:szCs w:val="20"/>
        </w:rPr>
        <w:t>implementor </w:t>
      </w:r>
      <w:r w:rsidRPr="00553174">
        <w:rPr>
          <w:rFonts w:cs="Arial"/>
          <w:color w:val="000000"/>
          <w:sz w:val="20"/>
          <w:szCs w:val="20"/>
        </w:rPr>
        <w:t>variable holds the reference to the object that performs the implementation</w:t>
      </w:r>
    </w:p>
    <w:p w:rsidR="00695A63" w:rsidRPr="00553174" w:rsidRDefault="00695A63" w:rsidP="00695A63">
      <w:pPr>
        <w:numPr>
          <w:ilvl w:val="0"/>
          <w:numId w:val="127"/>
        </w:numPr>
        <w:shd w:val="clear" w:color="auto" w:fill="FFFFFF"/>
        <w:spacing w:before="100" w:beforeAutospacing="1" w:after="100" w:afterAutospacing="1" w:line="240" w:lineRule="auto"/>
        <w:rPr>
          <w:color w:val="000000"/>
          <w:sz w:val="20"/>
          <w:szCs w:val="20"/>
        </w:rPr>
      </w:pPr>
      <w:r w:rsidRPr="00553174">
        <w:rPr>
          <w:rFonts w:cs="Arial"/>
          <w:color w:val="000000"/>
          <w:sz w:val="20"/>
          <w:szCs w:val="20"/>
        </w:rPr>
        <w:t>    </w:t>
      </w:r>
      <w:r w:rsidRPr="00553174">
        <w:rPr>
          <w:rFonts w:cs="Arial"/>
          <w:i/>
          <w:iCs/>
          <w:color w:val="0B5394"/>
          <w:sz w:val="20"/>
          <w:szCs w:val="20"/>
        </w:rPr>
        <w:t>ConcreteAbstraction </w:t>
      </w:r>
      <w:r w:rsidRPr="00553174">
        <w:rPr>
          <w:rFonts w:cs="Arial"/>
          <w:color w:val="000000"/>
          <w:sz w:val="20"/>
          <w:szCs w:val="20"/>
        </w:rPr>
        <w:t>is the concrete class that is inherited from the </w:t>
      </w:r>
      <w:r w:rsidRPr="00553174">
        <w:rPr>
          <w:rFonts w:cs="Arial"/>
          <w:i/>
          <w:iCs/>
          <w:color w:val="0B5394"/>
          <w:sz w:val="20"/>
          <w:szCs w:val="20"/>
        </w:rPr>
        <w:t>Abstraction </w:t>
      </w:r>
      <w:r w:rsidRPr="00553174">
        <w:rPr>
          <w:rFonts w:cs="Arial"/>
          <w:color w:val="000000"/>
          <w:sz w:val="20"/>
          <w:szCs w:val="20"/>
        </w:rPr>
        <w:t>class</w:t>
      </w:r>
    </w:p>
    <w:p w:rsidR="00695A63" w:rsidRPr="00553174" w:rsidRDefault="00695A63" w:rsidP="00695A63">
      <w:pPr>
        <w:shd w:val="clear" w:color="auto" w:fill="FFFFFF"/>
        <w:spacing w:after="0"/>
        <w:rPr>
          <w:color w:val="000000"/>
          <w:sz w:val="20"/>
          <w:szCs w:val="20"/>
        </w:rPr>
      </w:pPr>
      <w:r w:rsidRPr="00553174">
        <w:rPr>
          <w:rFonts w:cs="Arial"/>
          <w:color w:val="000000"/>
          <w:sz w:val="20"/>
          <w:szCs w:val="20"/>
        </w:rPr>
        <w:t>The right side is the Implementation part with the following classes:</w:t>
      </w:r>
    </w:p>
    <w:p w:rsidR="00695A63" w:rsidRPr="00553174" w:rsidRDefault="00695A63" w:rsidP="00695A63">
      <w:pPr>
        <w:numPr>
          <w:ilvl w:val="0"/>
          <w:numId w:val="128"/>
        </w:numPr>
        <w:shd w:val="clear" w:color="auto" w:fill="FFFFFF"/>
        <w:spacing w:before="100" w:beforeAutospacing="1" w:after="100" w:afterAutospacing="1" w:line="240" w:lineRule="auto"/>
        <w:rPr>
          <w:color w:val="000000"/>
          <w:sz w:val="20"/>
          <w:szCs w:val="20"/>
        </w:rPr>
      </w:pPr>
      <w:r w:rsidRPr="00553174">
        <w:rPr>
          <w:rFonts w:cs="Arial"/>
          <w:color w:val="000000"/>
          <w:sz w:val="20"/>
          <w:szCs w:val="20"/>
        </w:rPr>
        <w:t>    </w:t>
      </w:r>
      <w:r w:rsidRPr="00553174">
        <w:rPr>
          <w:rFonts w:cs="Arial"/>
          <w:i/>
          <w:iCs/>
          <w:color w:val="0B5394"/>
          <w:sz w:val="20"/>
          <w:szCs w:val="20"/>
        </w:rPr>
        <w:t>IImplementor </w:t>
      </w:r>
      <w:r w:rsidRPr="00553174">
        <w:rPr>
          <w:rFonts w:cs="Arial"/>
          <w:color w:val="000000"/>
          <w:sz w:val="20"/>
          <w:szCs w:val="20"/>
        </w:rPr>
        <w:t>is the interface that all the implementation classes must implement</w:t>
      </w:r>
    </w:p>
    <w:p w:rsidR="00695A63" w:rsidRPr="00553174" w:rsidRDefault="00695A63" w:rsidP="00695A63">
      <w:pPr>
        <w:numPr>
          <w:ilvl w:val="0"/>
          <w:numId w:val="129"/>
        </w:numPr>
        <w:shd w:val="clear" w:color="auto" w:fill="FFFFFF"/>
        <w:spacing w:before="100" w:beforeAutospacing="1" w:after="100" w:afterAutospacing="1" w:line="240" w:lineRule="auto"/>
        <w:rPr>
          <w:color w:val="000000"/>
          <w:sz w:val="20"/>
          <w:szCs w:val="20"/>
        </w:rPr>
      </w:pPr>
      <w:r w:rsidRPr="00553174">
        <w:rPr>
          <w:rFonts w:cs="Arial"/>
          <w:color w:val="000000"/>
          <w:sz w:val="20"/>
          <w:szCs w:val="20"/>
        </w:rPr>
        <w:t>    </w:t>
      </w:r>
      <w:r w:rsidRPr="00553174">
        <w:rPr>
          <w:rFonts w:cs="Arial"/>
          <w:i/>
          <w:iCs/>
          <w:color w:val="0B5394"/>
          <w:sz w:val="20"/>
          <w:szCs w:val="20"/>
        </w:rPr>
        <w:t>ConcreteImplementor </w:t>
      </w:r>
      <w:r w:rsidRPr="00553174">
        <w:rPr>
          <w:rFonts w:cs="Arial"/>
          <w:color w:val="000000"/>
          <w:sz w:val="20"/>
          <w:szCs w:val="20"/>
        </w:rPr>
        <w:t>is the concrete class that performs the implementation</w:t>
      </w:r>
    </w:p>
    <w:p w:rsidR="00695A63" w:rsidRPr="00553174" w:rsidRDefault="00695A63" w:rsidP="00695A63">
      <w:pPr>
        <w:shd w:val="clear" w:color="auto" w:fill="FFFFFF"/>
        <w:spacing w:after="0"/>
        <w:rPr>
          <w:color w:val="000000"/>
          <w:sz w:val="20"/>
          <w:szCs w:val="20"/>
        </w:rPr>
      </w:pPr>
    </w:p>
    <w:p w:rsidR="00695A63" w:rsidRPr="00553174" w:rsidRDefault="00695A63" w:rsidP="00695A63">
      <w:pPr>
        <w:shd w:val="clear" w:color="auto" w:fill="FFFFFF"/>
        <w:rPr>
          <w:rFonts w:cs="Arial"/>
          <w:color w:val="000000"/>
          <w:sz w:val="20"/>
          <w:szCs w:val="20"/>
        </w:rPr>
      </w:pPr>
      <w:r w:rsidRPr="00553174">
        <w:rPr>
          <w:rFonts w:cs="Arial"/>
          <w:color w:val="000000"/>
          <w:sz w:val="20"/>
          <w:szCs w:val="20"/>
        </w:rPr>
        <w:t>Applying this </w:t>
      </w:r>
      <w:hyperlink r:id="rId50" w:tgtFrame="_blank" w:history="1">
        <w:r w:rsidRPr="00553174">
          <w:rPr>
            <w:rStyle w:val="Hyperlink"/>
            <w:rFonts w:cs="Arial"/>
            <w:sz w:val="20"/>
            <w:szCs w:val="20"/>
          </w:rPr>
          <w:t>UML</w:t>
        </w:r>
      </w:hyperlink>
      <w:r w:rsidRPr="00553174">
        <w:rPr>
          <w:rFonts w:cs="Arial"/>
          <w:color w:val="000000"/>
          <w:sz w:val="20"/>
          <w:szCs w:val="20"/>
        </w:rPr>
        <w:t> to our example means that the left side represents controls that can turn appliances on or off, such as the on/off switch, the pull switch, or the remote control, while the right side represents the actual appliances that performs the action, such as the TV or the VacuumCleaner. </w:t>
      </w:r>
      <w:r w:rsidRPr="00553174">
        <w:rPr>
          <w:rFonts w:cs="Arial"/>
          <w:color w:val="000000"/>
          <w:sz w:val="20"/>
          <w:szCs w:val="20"/>
        </w:rPr>
        <w:br/>
      </w:r>
      <w:r w:rsidRPr="00553174">
        <w:rPr>
          <w:rFonts w:cs="Arial"/>
          <w:color w:val="000000"/>
          <w:sz w:val="20"/>
          <w:szCs w:val="20"/>
        </w:rPr>
        <w:br/>
      </w:r>
      <w:r w:rsidRPr="00553174">
        <w:rPr>
          <w:rFonts w:cs="Arial"/>
          <w:color w:val="000000"/>
          <w:sz w:val="20"/>
          <w:szCs w:val="20"/>
        </w:rPr>
        <w:br/>
      </w:r>
      <w:r w:rsidRPr="00553174">
        <w:rPr>
          <w:rFonts w:cs="Arial"/>
          <w:color w:val="000000"/>
          <w:sz w:val="20"/>
          <w:szCs w:val="20"/>
        </w:rPr>
        <w:br/>
      </w:r>
      <w:r w:rsidRPr="00553174">
        <w:rPr>
          <w:rFonts w:cs="Arial"/>
          <w:color w:val="000000"/>
          <w:sz w:val="20"/>
          <w:szCs w:val="20"/>
        </w:rPr>
        <w:br/>
      </w:r>
      <w:r w:rsidRPr="00553174">
        <w:rPr>
          <w:rFonts w:cs="Arial"/>
          <w:color w:val="000000"/>
          <w:sz w:val="20"/>
          <w:szCs w:val="20"/>
        </w:rPr>
        <w:br/>
      </w:r>
      <w:r w:rsidRPr="00553174">
        <w:rPr>
          <w:rFonts w:cs="Arial"/>
          <w:color w:val="000000"/>
          <w:sz w:val="20"/>
          <w:szCs w:val="20"/>
        </w:rPr>
        <w:br/>
      </w:r>
      <w:r w:rsidRPr="00553174">
        <w:rPr>
          <w:rFonts w:cs="Arial"/>
          <w:color w:val="000000"/>
          <w:sz w:val="20"/>
          <w:szCs w:val="20"/>
        </w:rPr>
        <w:br/>
      </w:r>
      <w:r w:rsidRPr="00553174">
        <w:rPr>
          <w:rFonts w:cs="Arial"/>
          <w:color w:val="000000"/>
          <w:sz w:val="20"/>
          <w:szCs w:val="20"/>
        </w:rPr>
        <w:br/>
        <w:t>Therefore the </w:t>
      </w:r>
      <w:hyperlink r:id="rId51" w:tgtFrame="_blank" w:history="1">
        <w:r w:rsidRPr="00553174">
          <w:rPr>
            <w:rStyle w:val="Hyperlink"/>
            <w:rFonts w:cs="Arial"/>
            <w:sz w:val="20"/>
            <w:szCs w:val="20"/>
          </w:rPr>
          <w:t>UML</w:t>
        </w:r>
      </w:hyperlink>
      <w:r w:rsidRPr="00553174">
        <w:rPr>
          <w:rFonts w:cs="Arial"/>
          <w:color w:val="000000"/>
          <w:sz w:val="20"/>
          <w:szCs w:val="20"/>
        </w:rPr>
        <w:t> of our example will be:</w:t>
      </w:r>
    </w:p>
    <w:p w:rsidR="00695A63" w:rsidRPr="00553174" w:rsidRDefault="00695A63" w:rsidP="00695A63">
      <w:pPr>
        <w:shd w:val="clear" w:color="auto" w:fill="FFFFFF"/>
        <w:rPr>
          <w:rFonts w:cs="Arial"/>
          <w:color w:val="000000"/>
          <w:sz w:val="20"/>
          <w:szCs w:val="20"/>
        </w:rPr>
      </w:pPr>
      <w:r w:rsidRPr="00553174">
        <w:rPr>
          <w:rFonts w:cs="Arial"/>
          <w:noProof/>
          <w:color w:val="0000FF"/>
          <w:sz w:val="20"/>
          <w:szCs w:val="20"/>
        </w:rPr>
        <w:lastRenderedPageBreak/>
        <w:drawing>
          <wp:inline distT="0" distB="0" distL="0" distR="0">
            <wp:extent cx="4829175" cy="2362200"/>
            <wp:effectExtent l="0" t="0" r="9525" b="0"/>
            <wp:docPr id="18" name="Picture 18" descr="http://www.dotnetlead.com/_/rsrc/1302121219206/design-patterns/bridge/bridge2.pn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dotnetlead.com/_/rsrc/1302121219206/design-patterns/bridge/bridge2.png">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29175" cy="2362200"/>
                    </a:xfrm>
                    <a:prstGeom prst="rect">
                      <a:avLst/>
                    </a:prstGeom>
                    <a:noFill/>
                    <a:ln>
                      <a:noFill/>
                    </a:ln>
                  </pic:spPr>
                </pic:pic>
              </a:graphicData>
            </a:graphic>
          </wp:inline>
        </w:drawing>
      </w:r>
    </w:p>
    <w:p w:rsidR="00695A63" w:rsidRPr="00553174" w:rsidRDefault="00695A63" w:rsidP="00695A63">
      <w:pPr>
        <w:shd w:val="clear" w:color="auto" w:fill="FFFFFF"/>
        <w:rPr>
          <w:rFonts w:cs="Times New Roman"/>
          <w:color w:val="000000"/>
          <w:sz w:val="20"/>
          <w:szCs w:val="20"/>
        </w:rPr>
      </w:pPr>
      <w:r w:rsidRPr="00553174">
        <w:rPr>
          <w:rFonts w:cs="Arial"/>
          <w:color w:val="000000"/>
          <w:sz w:val="20"/>
          <w:szCs w:val="20"/>
        </w:rPr>
        <w:t>Another example of the bridge pattern is the copy and paste function in many applications.  The copy and paste function is the abstraction, where the user only needs to know how to use it, and the actual action of transferring the information into the memory and transferring the information onto the application is the implementation.</w:t>
      </w:r>
      <w:r w:rsidRPr="00553174">
        <w:rPr>
          <w:rFonts w:cs="Arial"/>
          <w:color w:val="000000"/>
          <w:sz w:val="20"/>
          <w:szCs w:val="20"/>
        </w:rPr>
        <w:br/>
      </w:r>
      <w:r w:rsidRPr="00553174">
        <w:rPr>
          <w:rFonts w:cs="Arial"/>
          <w:color w:val="000000"/>
          <w:sz w:val="20"/>
          <w:szCs w:val="20"/>
        </w:rPr>
        <w:br/>
        <w:t>The key benefit of the bridge design pattern is it allows you to develop the Abstraction and the Implementation parts independently. It also cuts down on the number of classes that you need to create to fulfill all the possible combination of the Abstractions (user interface concepts) and the Implementations (actual actions behind the scene). </w:t>
      </w:r>
    </w:p>
    <w:p w:rsidR="00695A63" w:rsidRPr="00553174" w:rsidRDefault="00695A63" w:rsidP="00695A63">
      <w:pPr>
        <w:pStyle w:val="NormalWeb"/>
        <w:shd w:val="clear" w:color="auto" w:fill="FFFFFF"/>
        <w:jc w:val="both"/>
        <w:rPr>
          <w:rFonts w:asciiTheme="minorHAnsi" w:hAnsiTheme="minorHAnsi"/>
          <w:color w:val="000000"/>
          <w:sz w:val="20"/>
          <w:szCs w:val="20"/>
        </w:rPr>
      </w:pPr>
      <w:r w:rsidRPr="00553174">
        <w:rPr>
          <w:rFonts w:asciiTheme="minorHAnsi" w:hAnsiTheme="minorHAnsi"/>
          <w:color w:val="000000"/>
          <w:sz w:val="20"/>
          <w:szCs w:val="20"/>
        </w:rPr>
        <w:t>A Bridge Pattern says that just </w:t>
      </w:r>
      <w:r w:rsidRPr="00553174">
        <w:rPr>
          <w:rFonts w:asciiTheme="minorHAnsi" w:hAnsiTheme="minorHAnsi"/>
          <w:b/>
          <w:bCs/>
          <w:color w:val="000000"/>
          <w:sz w:val="20"/>
          <w:szCs w:val="20"/>
        </w:rPr>
        <w:t>"decouple the functional abstraction from the implementation so that the two can vary independently".</w:t>
      </w:r>
    </w:p>
    <w:p w:rsidR="00695A63" w:rsidRPr="00553174" w:rsidRDefault="00695A63" w:rsidP="00695A63">
      <w:pPr>
        <w:pStyle w:val="NormalWeb"/>
        <w:shd w:val="clear" w:color="auto" w:fill="FFFFFF"/>
        <w:jc w:val="both"/>
        <w:rPr>
          <w:rFonts w:asciiTheme="minorHAnsi" w:hAnsiTheme="minorHAnsi"/>
          <w:color w:val="000000"/>
          <w:sz w:val="20"/>
          <w:szCs w:val="20"/>
        </w:rPr>
      </w:pPr>
      <w:r w:rsidRPr="00553174">
        <w:rPr>
          <w:rFonts w:asciiTheme="minorHAnsi" w:hAnsiTheme="minorHAnsi"/>
          <w:color w:val="000000"/>
          <w:sz w:val="20"/>
          <w:szCs w:val="20"/>
        </w:rPr>
        <w:t>The Bridge Pattern is also known as </w:t>
      </w:r>
      <w:r w:rsidRPr="00553174">
        <w:rPr>
          <w:rFonts w:asciiTheme="minorHAnsi" w:hAnsiTheme="minorHAnsi"/>
          <w:b/>
          <w:bCs/>
          <w:color w:val="000000"/>
          <w:sz w:val="20"/>
          <w:szCs w:val="20"/>
        </w:rPr>
        <w:t>Handle or Body.</w:t>
      </w:r>
    </w:p>
    <w:p w:rsidR="00695A63" w:rsidRPr="00553174" w:rsidRDefault="00695A63" w:rsidP="00695A63">
      <w:pPr>
        <w:pStyle w:val="Heading4"/>
        <w:shd w:val="clear" w:color="auto" w:fill="FFFFFF"/>
        <w:jc w:val="both"/>
        <w:rPr>
          <w:rFonts w:asciiTheme="minorHAnsi" w:hAnsiTheme="minorHAnsi" w:cs="Helvetica"/>
          <w:b w:val="0"/>
          <w:bCs w:val="0"/>
          <w:color w:val="610B4B"/>
          <w:sz w:val="20"/>
          <w:szCs w:val="20"/>
        </w:rPr>
      </w:pPr>
      <w:r w:rsidRPr="00553174">
        <w:rPr>
          <w:rFonts w:asciiTheme="minorHAnsi" w:hAnsiTheme="minorHAnsi" w:cs="Helvetica"/>
          <w:b w:val="0"/>
          <w:bCs w:val="0"/>
          <w:color w:val="610B4B"/>
          <w:sz w:val="20"/>
          <w:szCs w:val="20"/>
        </w:rPr>
        <w:t>Advantage of Bridge Pattern</w:t>
      </w:r>
    </w:p>
    <w:p w:rsidR="00695A63" w:rsidRPr="00553174" w:rsidRDefault="00695A63" w:rsidP="00695A63">
      <w:pPr>
        <w:numPr>
          <w:ilvl w:val="0"/>
          <w:numId w:val="130"/>
        </w:numPr>
        <w:shd w:val="clear" w:color="auto" w:fill="FFFFFF"/>
        <w:spacing w:before="60" w:after="100" w:afterAutospacing="1" w:line="345" w:lineRule="atLeast"/>
        <w:jc w:val="both"/>
        <w:rPr>
          <w:rFonts w:cs="Times New Roman"/>
          <w:color w:val="000000"/>
          <w:sz w:val="20"/>
          <w:szCs w:val="20"/>
        </w:rPr>
      </w:pPr>
      <w:r w:rsidRPr="00553174">
        <w:rPr>
          <w:color w:val="000000"/>
          <w:sz w:val="20"/>
          <w:szCs w:val="20"/>
        </w:rPr>
        <w:t>It enables the separation of implementation from the interface.</w:t>
      </w:r>
    </w:p>
    <w:p w:rsidR="00695A63" w:rsidRPr="00553174" w:rsidRDefault="00695A63" w:rsidP="00695A63">
      <w:pPr>
        <w:numPr>
          <w:ilvl w:val="0"/>
          <w:numId w:val="130"/>
        </w:numPr>
        <w:shd w:val="clear" w:color="auto" w:fill="FFFFFF"/>
        <w:spacing w:before="60" w:after="100" w:afterAutospacing="1" w:line="345" w:lineRule="atLeast"/>
        <w:jc w:val="both"/>
        <w:rPr>
          <w:color w:val="000000"/>
          <w:sz w:val="20"/>
          <w:szCs w:val="20"/>
        </w:rPr>
      </w:pPr>
      <w:r w:rsidRPr="00553174">
        <w:rPr>
          <w:color w:val="000000"/>
          <w:sz w:val="20"/>
          <w:szCs w:val="20"/>
        </w:rPr>
        <w:t>It improves the extensibility.</w:t>
      </w:r>
    </w:p>
    <w:p w:rsidR="00695A63" w:rsidRPr="00553174" w:rsidRDefault="00695A63" w:rsidP="00695A63">
      <w:pPr>
        <w:numPr>
          <w:ilvl w:val="0"/>
          <w:numId w:val="130"/>
        </w:numPr>
        <w:shd w:val="clear" w:color="auto" w:fill="FFFFFF"/>
        <w:spacing w:before="60" w:after="100" w:afterAutospacing="1" w:line="345" w:lineRule="atLeast"/>
        <w:jc w:val="both"/>
        <w:rPr>
          <w:color w:val="000000"/>
          <w:sz w:val="20"/>
          <w:szCs w:val="20"/>
        </w:rPr>
      </w:pPr>
      <w:r w:rsidRPr="00553174">
        <w:rPr>
          <w:color w:val="000000"/>
          <w:sz w:val="20"/>
          <w:szCs w:val="20"/>
        </w:rPr>
        <w:t>It allows the hiding of implementation details from the client.</w:t>
      </w:r>
    </w:p>
    <w:p w:rsidR="00695A63" w:rsidRPr="00553174" w:rsidRDefault="00C05106" w:rsidP="00695A63">
      <w:pPr>
        <w:spacing w:after="0" w:line="240" w:lineRule="auto"/>
        <w:rPr>
          <w:sz w:val="20"/>
          <w:szCs w:val="20"/>
        </w:rPr>
      </w:pPr>
      <w:r w:rsidRPr="00553174">
        <w:rPr>
          <w:sz w:val="20"/>
          <w:szCs w:val="20"/>
        </w:rPr>
        <w:pict>
          <v:rect id="_x0000_i1041" style="width:0;height:.75pt" o:hrstd="t" o:hrnoshade="t" o:hr="t" fillcolor="#d4d4d4" stroked="f"/>
        </w:pict>
      </w:r>
    </w:p>
    <w:p w:rsidR="00695A63" w:rsidRPr="00553174" w:rsidRDefault="00695A63" w:rsidP="00695A63">
      <w:pPr>
        <w:pStyle w:val="Heading4"/>
        <w:shd w:val="clear" w:color="auto" w:fill="FFFFFF"/>
        <w:jc w:val="both"/>
        <w:rPr>
          <w:rFonts w:asciiTheme="minorHAnsi" w:hAnsiTheme="minorHAnsi" w:cs="Helvetica"/>
          <w:b w:val="0"/>
          <w:bCs w:val="0"/>
          <w:color w:val="610B4B"/>
          <w:sz w:val="20"/>
          <w:szCs w:val="20"/>
        </w:rPr>
      </w:pPr>
      <w:r w:rsidRPr="00553174">
        <w:rPr>
          <w:rFonts w:asciiTheme="minorHAnsi" w:hAnsiTheme="minorHAnsi" w:cs="Helvetica"/>
          <w:b w:val="0"/>
          <w:bCs w:val="0"/>
          <w:color w:val="610B4B"/>
          <w:sz w:val="20"/>
          <w:szCs w:val="20"/>
        </w:rPr>
        <w:t>Usage of Bridge Pattern</w:t>
      </w:r>
    </w:p>
    <w:p w:rsidR="00695A63" w:rsidRPr="00553174" w:rsidRDefault="00695A63" w:rsidP="00695A63">
      <w:pPr>
        <w:numPr>
          <w:ilvl w:val="0"/>
          <w:numId w:val="131"/>
        </w:numPr>
        <w:shd w:val="clear" w:color="auto" w:fill="FFFFFF"/>
        <w:spacing w:before="60" w:after="100" w:afterAutospacing="1" w:line="345" w:lineRule="atLeast"/>
        <w:jc w:val="both"/>
        <w:rPr>
          <w:rFonts w:cs="Times New Roman"/>
          <w:color w:val="000000"/>
          <w:sz w:val="20"/>
          <w:szCs w:val="20"/>
        </w:rPr>
      </w:pPr>
      <w:r w:rsidRPr="00553174">
        <w:rPr>
          <w:color w:val="000000"/>
          <w:sz w:val="20"/>
          <w:szCs w:val="20"/>
        </w:rPr>
        <w:t>When you don't want a permanent binding between the functional abstraction and its implementation.</w:t>
      </w:r>
    </w:p>
    <w:p w:rsidR="00695A63" w:rsidRPr="00553174" w:rsidRDefault="00695A63" w:rsidP="00695A63">
      <w:pPr>
        <w:numPr>
          <w:ilvl w:val="0"/>
          <w:numId w:val="131"/>
        </w:numPr>
        <w:shd w:val="clear" w:color="auto" w:fill="FFFFFF"/>
        <w:spacing w:before="60" w:after="100" w:afterAutospacing="1" w:line="345" w:lineRule="atLeast"/>
        <w:jc w:val="both"/>
        <w:rPr>
          <w:color w:val="000000"/>
          <w:sz w:val="20"/>
          <w:szCs w:val="20"/>
        </w:rPr>
      </w:pPr>
      <w:r w:rsidRPr="00553174">
        <w:rPr>
          <w:color w:val="000000"/>
          <w:sz w:val="20"/>
          <w:szCs w:val="20"/>
        </w:rPr>
        <w:t>When both the functional abstraction and its implementation need to extended using sub-classes.</w:t>
      </w:r>
    </w:p>
    <w:p w:rsidR="00695A63" w:rsidRPr="00553174" w:rsidRDefault="00695A63" w:rsidP="00695A63">
      <w:pPr>
        <w:numPr>
          <w:ilvl w:val="0"/>
          <w:numId w:val="131"/>
        </w:numPr>
        <w:shd w:val="clear" w:color="auto" w:fill="FFFFFF"/>
        <w:spacing w:before="60" w:after="100" w:afterAutospacing="1" w:line="345" w:lineRule="atLeast"/>
        <w:jc w:val="both"/>
        <w:rPr>
          <w:color w:val="000000"/>
          <w:sz w:val="20"/>
          <w:szCs w:val="20"/>
        </w:rPr>
      </w:pPr>
      <w:r w:rsidRPr="00553174">
        <w:rPr>
          <w:color w:val="000000"/>
          <w:sz w:val="20"/>
          <w:szCs w:val="20"/>
        </w:rPr>
        <w:t>It is mostly used in those places where changes are made in the implementation does not affect the clients.</w:t>
      </w:r>
    </w:p>
    <w:p w:rsidR="00695A63" w:rsidRPr="00553174" w:rsidRDefault="00C05106" w:rsidP="00695A63">
      <w:pPr>
        <w:spacing w:after="0" w:line="240" w:lineRule="auto"/>
        <w:rPr>
          <w:sz w:val="20"/>
          <w:szCs w:val="20"/>
        </w:rPr>
      </w:pPr>
      <w:r w:rsidRPr="00553174">
        <w:rPr>
          <w:sz w:val="20"/>
          <w:szCs w:val="20"/>
        </w:rPr>
        <w:pict>
          <v:rect id="_x0000_i1042" style="width:0;height:.75pt" o:hrstd="t" o:hrnoshade="t" o:hr="t" fillcolor="#d4d4d4" stroked="f"/>
        </w:pict>
      </w:r>
    </w:p>
    <w:p w:rsidR="00695A63" w:rsidRPr="00553174" w:rsidRDefault="00695A63" w:rsidP="00695A63">
      <w:pPr>
        <w:pStyle w:val="Heading3"/>
        <w:shd w:val="clear" w:color="auto" w:fill="FFFFFF"/>
        <w:spacing w:line="312" w:lineRule="atLeast"/>
        <w:jc w:val="both"/>
        <w:rPr>
          <w:rFonts w:asciiTheme="minorHAnsi" w:hAnsiTheme="minorHAnsi" w:cs="Helvetica"/>
          <w:color w:val="610B4B"/>
          <w:sz w:val="20"/>
          <w:szCs w:val="20"/>
        </w:rPr>
      </w:pPr>
      <w:r w:rsidRPr="00553174">
        <w:rPr>
          <w:rFonts w:asciiTheme="minorHAnsi" w:hAnsiTheme="minorHAnsi" w:cs="Helvetica"/>
          <w:b/>
          <w:bCs/>
          <w:color w:val="610B4B"/>
          <w:sz w:val="20"/>
          <w:szCs w:val="20"/>
        </w:rPr>
        <w:lastRenderedPageBreak/>
        <w:t>Example of Bridge Pattern</w:t>
      </w:r>
    </w:p>
    <w:p w:rsidR="00695A63" w:rsidRPr="00553174" w:rsidRDefault="00695A63" w:rsidP="00695A63">
      <w:pPr>
        <w:pStyle w:val="NormalWeb"/>
        <w:shd w:val="clear" w:color="auto" w:fill="FFFFFF"/>
        <w:jc w:val="both"/>
        <w:rPr>
          <w:rFonts w:asciiTheme="minorHAnsi" w:hAnsiTheme="minorHAnsi"/>
          <w:color w:val="000000"/>
          <w:sz w:val="20"/>
          <w:szCs w:val="20"/>
        </w:rPr>
      </w:pPr>
      <w:r w:rsidRPr="00553174">
        <w:rPr>
          <w:rFonts w:asciiTheme="minorHAnsi" w:hAnsiTheme="minorHAnsi"/>
          <w:color w:val="000000"/>
          <w:sz w:val="20"/>
          <w:szCs w:val="20"/>
        </w:rPr>
        <w:t>The UML given below describes the example of bridge pattern.</w:t>
      </w:r>
    </w:p>
    <w:p w:rsidR="00695A63" w:rsidRPr="00553174" w:rsidRDefault="00695A63" w:rsidP="00695A63">
      <w:pPr>
        <w:pStyle w:val="Heading4"/>
        <w:shd w:val="clear" w:color="auto" w:fill="FFFFFF"/>
        <w:jc w:val="both"/>
        <w:rPr>
          <w:rFonts w:asciiTheme="minorHAnsi" w:hAnsiTheme="minorHAnsi" w:cs="Helvetica"/>
          <w:b w:val="0"/>
          <w:bCs w:val="0"/>
          <w:color w:val="610B4B"/>
          <w:sz w:val="20"/>
          <w:szCs w:val="20"/>
        </w:rPr>
      </w:pPr>
      <w:r w:rsidRPr="00553174">
        <w:rPr>
          <w:rFonts w:asciiTheme="minorHAnsi" w:hAnsiTheme="minorHAnsi" w:cs="Helvetica"/>
          <w:b w:val="0"/>
          <w:bCs w:val="0"/>
          <w:color w:val="610B4B"/>
          <w:sz w:val="20"/>
          <w:szCs w:val="20"/>
        </w:rPr>
        <w:t>UML for Bridge Pattern:</w:t>
      </w:r>
    </w:p>
    <w:p w:rsidR="00695A63" w:rsidRPr="00553174" w:rsidRDefault="00695A63" w:rsidP="00695A63">
      <w:pPr>
        <w:rPr>
          <w:rFonts w:cs="Times New Roman"/>
          <w:sz w:val="20"/>
          <w:szCs w:val="20"/>
        </w:rPr>
      </w:pPr>
      <w:r w:rsidRPr="00553174">
        <w:rPr>
          <w:noProof/>
          <w:sz w:val="20"/>
          <w:szCs w:val="20"/>
        </w:rPr>
        <w:drawing>
          <wp:inline distT="0" distB="0" distL="0" distR="0">
            <wp:extent cx="5962650" cy="6076950"/>
            <wp:effectExtent l="0" t="0" r="0" b="0"/>
            <wp:docPr id="20" name="Picture 20" descr="UML of Bridge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UML of Bridge Patter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62650" cy="6076950"/>
                    </a:xfrm>
                    <a:prstGeom prst="rect">
                      <a:avLst/>
                    </a:prstGeom>
                    <a:noFill/>
                    <a:ln>
                      <a:noFill/>
                    </a:ln>
                  </pic:spPr>
                </pic:pic>
              </a:graphicData>
            </a:graphic>
          </wp:inline>
        </w:drawing>
      </w:r>
    </w:p>
    <w:p w:rsidR="00695A63" w:rsidRPr="00553174" w:rsidRDefault="00695A63" w:rsidP="00695A63">
      <w:pPr>
        <w:pStyle w:val="Heading4"/>
        <w:shd w:val="clear" w:color="auto" w:fill="FFFFFF"/>
        <w:jc w:val="both"/>
        <w:rPr>
          <w:rFonts w:asciiTheme="minorHAnsi" w:hAnsiTheme="minorHAnsi" w:cs="Helvetica"/>
          <w:b w:val="0"/>
          <w:bCs w:val="0"/>
          <w:color w:val="610B4B"/>
          <w:sz w:val="20"/>
          <w:szCs w:val="20"/>
        </w:rPr>
      </w:pPr>
      <w:r w:rsidRPr="00553174">
        <w:rPr>
          <w:rFonts w:asciiTheme="minorHAnsi" w:hAnsiTheme="minorHAnsi" w:cs="Helvetica"/>
          <w:b w:val="0"/>
          <w:bCs w:val="0"/>
          <w:color w:val="610B4B"/>
          <w:sz w:val="20"/>
          <w:szCs w:val="20"/>
        </w:rPr>
        <w:t>Implementation of above UML:</w:t>
      </w:r>
    </w:p>
    <w:p w:rsidR="00695A63" w:rsidRPr="00553174" w:rsidRDefault="00695A63" w:rsidP="00695A63">
      <w:pPr>
        <w:pStyle w:val="Heading4"/>
        <w:shd w:val="clear" w:color="auto" w:fill="FFFFFF"/>
        <w:jc w:val="both"/>
        <w:rPr>
          <w:rFonts w:asciiTheme="minorHAnsi" w:hAnsiTheme="minorHAnsi" w:cs="Helvetica"/>
          <w:b w:val="0"/>
          <w:bCs w:val="0"/>
          <w:color w:val="610B4B"/>
          <w:sz w:val="20"/>
          <w:szCs w:val="20"/>
        </w:rPr>
      </w:pPr>
      <w:r w:rsidRPr="00553174">
        <w:rPr>
          <w:rFonts w:asciiTheme="minorHAnsi" w:hAnsiTheme="minorHAnsi" w:cs="Helvetica"/>
          <w:b w:val="0"/>
          <w:bCs w:val="0"/>
          <w:color w:val="610B4B"/>
          <w:sz w:val="20"/>
          <w:szCs w:val="20"/>
        </w:rPr>
        <w:t>Step 1</w:t>
      </w:r>
    </w:p>
    <w:p w:rsidR="00695A63" w:rsidRPr="00553174" w:rsidRDefault="00695A63" w:rsidP="00695A63">
      <w:pPr>
        <w:pStyle w:val="NormalWeb"/>
        <w:shd w:val="clear" w:color="auto" w:fill="FFFFFF"/>
        <w:jc w:val="both"/>
        <w:rPr>
          <w:rFonts w:asciiTheme="minorHAnsi" w:hAnsiTheme="minorHAnsi"/>
          <w:color w:val="000000"/>
          <w:sz w:val="20"/>
          <w:szCs w:val="20"/>
        </w:rPr>
      </w:pPr>
      <w:r w:rsidRPr="00553174">
        <w:rPr>
          <w:rFonts w:asciiTheme="minorHAnsi" w:hAnsiTheme="minorHAnsi"/>
          <w:color w:val="000000"/>
          <w:sz w:val="20"/>
          <w:szCs w:val="20"/>
        </w:rPr>
        <w:t>Create a </w:t>
      </w:r>
      <w:r w:rsidRPr="00553174">
        <w:rPr>
          <w:rFonts w:asciiTheme="minorHAnsi" w:hAnsiTheme="minorHAnsi"/>
          <w:b/>
          <w:bCs/>
          <w:color w:val="000000"/>
          <w:sz w:val="20"/>
          <w:szCs w:val="20"/>
        </w:rPr>
        <w:t>Question</w:t>
      </w:r>
      <w:r w:rsidRPr="00553174">
        <w:rPr>
          <w:rFonts w:asciiTheme="minorHAnsi" w:hAnsiTheme="minorHAnsi"/>
          <w:color w:val="000000"/>
          <w:sz w:val="20"/>
          <w:szCs w:val="20"/>
        </w:rPr>
        <w:t> interface that provides the navigation from one question to another or vice-versa.</w:t>
      </w:r>
    </w:p>
    <w:p w:rsidR="00695A63" w:rsidRPr="00553174" w:rsidRDefault="00695A63" w:rsidP="00695A63">
      <w:pPr>
        <w:numPr>
          <w:ilvl w:val="0"/>
          <w:numId w:val="132"/>
        </w:numPr>
        <w:shd w:val="clear" w:color="auto" w:fill="FFFFFF"/>
        <w:spacing w:after="0" w:line="345" w:lineRule="atLeast"/>
        <w:ind w:left="0"/>
        <w:jc w:val="both"/>
        <w:rPr>
          <w:color w:val="000000"/>
          <w:sz w:val="20"/>
          <w:szCs w:val="20"/>
        </w:rPr>
      </w:pPr>
      <w:r w:rsidRPr="00553174">
        <w:rPr>
          <w:rStyle w:val="comment"/>
          <w:color w:val="008200"/>
          <w:sz w:val="20"/>
          <w:szCs w:val="20"/>
          <w:bdr w:val="none" w:sz="0" w:space="0" w:color="auto" w:frame="1"/>
        </w:rPr>
        <w:lastRenderedPageBreak/>
        <w:t>// this is the Question interface.</w:t>
      </w:r>
      <w:r w:rsidRPr="00553174">
        <w:rPr>
          <w:color w:val="000000"/>
          <w:sz w:val="20"/>
          <w:szCs w:val="20"/>
          <w:bdr w:val="none" w:sz="0" w:space="0" w:color="auto" w:frame="1"/>
        </w:rPr>
        <w:t>  </w:t>
      </w:r>
    </w:p>
    <w:p w:rsidR="00695A63" w:rsidRPr="00553174" w:rsidRDefault="00695A63" w:rsidP="00695A63">
      <w:pPr>
        <w:numPr>
          <w:ilvl w:val="0"/>
          <w:numId w:val="132"/>
        </w:numPr>
        <w:shd w:val="clear" w:color="auto" w:fill="FFFFFF"/>
        <w:spacing w:after="0" w:line="345" w:lineRule="atLeast"/>
        <w:ind w:left="0"/>
        <w:jc w:val="both"/>
        <w:rPr>
          <w:color w:val="000000"/>
          <w:sz w:val="20"/>
          <w:szCs w:val="20"/>
        </w:rPr>
      </w:pP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interface</w:t>
      </w:r>
      <w:r w:rsidRPr="00553174">
        <w:rPr>
          <w:color w:val="000000"/>
          <w:sz w:val="20"/>
          <w:szCs w:val="20"/>
          <w:bdr w:val="none" w:sz="0" w:space="0" w:color="auto" w:frame="1"/>
        </w:rPr>
        <w:t> Question {  </w:t>
      </w:r>
    </w:p>
    <w:p w:rsidR="00695A63" w:rsidRPr="00553174" w:rsidRDefault="00695A63" w:rsidP="00695A63">
      <w:pPr>
        <w:numPr>
          <w:ilvl w:val="0"/>
          <w:numId w:val="132"/>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void</w:t>
      </w:r>
      <w:r w:rsidRPr="00553174">
        <w:rPr>
          <w:color w:val="000000"/>
          <w:sz w:val="20"/>
          <w:szCs w:val="20"/>
          <w:bdr w:val="none" w:sz="0" w:space="0" w:color="auto" w:frame="1"/>
        </w:rPr>
        <w:t> nextQuestion();  </w:t>
      </w:r>
    </w:p>
    <w:p w:rsidR="00695A63" w:rsidRPr="00553174" w:rsidRDefault="00695A63" w:rsidP="00695A63">
      <w:pPr>
        <w:numPr>
          <w:ilvl w:val="0"/>
          <w:numId w:val="132"/>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void</w:t>
      </w:r>
      <w:r w:rsidRPr="00553174">
        <w:rPr>
          <w:color w:val="000000"/>
          <w:sz w:val="20"/>
          <w:szCs w:val="20"/>
          <w:bdr w:val="none" w:sz="0" w:space="0" w:color="auto" w:frame="1"/>
        </w:rPr>
        <w:t> previousQuestion();  </w:t>
      </w:r>
    </w:p>
    <w:p w:rsidR="00695A63" w:rsidRPr="00553174" w:rsidRDefault="00695A63" w:rsidP="00695A63">
      <w:pPr>
        <w:numPr>
          <w:ilvl w:val="0"/>
          <w:numId w:val="132"/>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void</w:t>
      </w:r>
      <w:r w:rsidRPr="00553174">
        <w:rPr>
          <w:color w:val="000000"/>
          <w:sz w:val="20"/>
          <w:szCs w:val="20"/>
          <w:bdr w:val="none" w:sz="0" w:space="0" w:color="auto" w:frame="1"/>
        </w:rPr>
        <w:t> newQuestion(String q);  </w:t>
      </w:r>
    </w:p>
    <w:p w:rsidR="00695A63" w:rsidRPr="00553174" w:rsidRDefault="00695A63" w:rsidP="00695A63">
      <w:pPr>
        <w:numPr>
          <w:ilvl w:val="0"/>
          <w:numId w:val="132"/>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void</w:t>
      </w:r>
      <w:r w:rsidRPr="00553174">
        <w:rPr>
          <w:color w:val="000000"/>
          <w:sz w:val="20"/>
          <w:szCs w:val="20"/>
          <w:bdr w:val="none" w:sz="0" w:space="0" w:color="auto" w:frame="1"/>
        </w:rPr>
        <w:t> deleteQuestion(String q);  </w:t>
      </w:r>
    </w:p>
    <w:p w:rsidR="00695A63" w:rsidRPr="00553174" w:rsidRDefault="00695A63" w:rsidP="00695A63">
      <w:pPr>
        <w:numPr>
          <w:ilvl w:val="0"/>
          <w:numId w:val="132"/>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void</w:t>
      </w:r>
      <w:r w:rsidRPr="00553174">
        <w:rPr>
          <w:color w:val="000000"/>
          <w:sz w:val="20"/>
          <w:szCs w:val="20"/>
          <w:bdr w:val="none" w:sz="0" w:space="0" w:color="auto" w:frame="1"/>
        </w:rPr>
        <w:t> displayQuestion();  </w:t>
      </w:r>
    </w:p>
    <w:p w:rsidR="00695A63" w:rsidRPr="00553174" w:rsidRDefault="00695A63" w:rsidP="00695A63">
      <w:pPr>
        <w:numPr>
          <w:ilvl w:val="0"/>
          <w:numId w:val="132"/>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void</w:t>
      </w:r>
      <w:r w:rsidRPr="00553174">
        <w:rPr>
          <w:color w:val="000000"/>
          <w:sz w:val="20"/>
          <w:szCs w:val="20"/>
          <w:bdr w:val="none" w:sz="0" w:space="0" w:color="auto" w:frame="1"/>
        </w:rPr>
        <w:t> displayAllQuestions();  </w:t>
      </w:r>
    </w:p>
    <w:p w:rsidR="00695A63" w:rsidRPr="00553174" w:rsidRDefault="00695A63" w:rsidP="00695A63">
      <w:pPr>
        <w:numPr>
          <w:ilvl w:val="0"/>
          <w:numId w:val="132"/>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695A63" w:rsidRPr="00553174" w:rsidRDefault="00695A63" w:rsidP="00695A63">
      <w:pPr>
        <w:numPr>
          <w:ilvl w:val="0"/>
          <w:numId w:val="132"/>
        </w:numPr>
        <w:shd w:val="clear" w:color="auto" w:fill="FFFFFF"/>
        <w:spacing w:after="0" w:line="345" w:lineRule="atLeast"/>
        <w:ind w:left="0"/>
        <w:jc w:val="both"/>
        <w:rPr>
          <w:color w:val="000000"/>
          <w:sz w:val="20"/>
          <w:szCs w:val="20"/>
        </w:rPr>
      </w:pPr>
      <w:r w:rsidRPr="00553174">
        <w:rPr>
          <w:rStyle w:val="comment"/>
          <w:color w:val="008200"/>
          <w:sz w:val="20"/>
          <w:szCs w:val="20"/>
          <w:bdr w:val="none" w:sz="0" w:space="0" w:color="auto" w:frame="1"/>
        </w:rPr>
        <w:t>// End of the Question interface.</w:t>
      </w:r>
      <w:r w:rsidRPr="00553174">
        <w:rPr>
          <w:color w:val="000000"/>
          <w:sz w:val="20"/>
          <w:szCs w:val="20"/>
          <w:bdr w:val="none" w:sz="0" w:space="0" w:color="auto" w:frame="1"/>
        </w:rPr>
        <w:t>  </w:t>
      </w:r>
    </w:p>
    <w:p w:rsidR="00695A63" w:rsidRPr="00553174" w:rsidRDefault="00695A63" w:rsidP="00695A63">
      <w:pPr>
        <w:pStyle w:val="Heading4"/>
        <w:shd w:val="clear" w:color="auto" w:fill="FFFFFF"/>
        <w:jc w:val="both"/>
        <w:rPr>
          <w:rFonts w:asciiTheme="minorHAnsi" w:hAnsiTheme="minorHAnsi" w:cs="Helvetica"/>
          <w:b w:val="0"/>
          <w:bCs w:val="0"/>
          <w:color w:val="610B4B"/>
          <w:sz w:val="20"/>
          <w:szCs w:val="20"/>
        </w:rPr>
      </w:pPr>
      <w:r w:rsidRPr="00553174">
        <w:rPr>
          <w:rFonts w:asciiTheme="minorHAnsi" w:hAnsiTheme="minorHAnsi" w:cs="Helvetica"/>
          <w:b w:val="0"/>
          <w:bCs w:val="0"/>
          <w:color w:val="610B4B"/>
          <w:sz w:val="20"/>
          <w:szCs w:val="20"/>
        </w:rPr>
        <w:t>Step 2</w:t>
      </w:r>
    </w:p>
    <w:p w:rsidR="00695A63" w:rsidRPr="00553174" w:rsidRDefault="00695A63" w:rsidP="00695A63">
      <w:pPr>
        <w:pStyle w:val="NormalWeb"/>
        <w:shd w:val="clear" w:color="auto" w:fill="FFFFFF"/>
        <w:jc w:val="both"/>
        <w:rPr>
          <w:rFonts w:asciiTheme="minorHAnsi" w:hAnsiTheme="minorHAnsi"/>
          <w:color w:val="000000"/>
          <w:sz w:val="20"/>
          <w:szCs w:val="20"/>
        </w:rPr>
      </w:pPr>
      <w:r w:rsidRPr="00553174">
        <w:rPr>
          <w:rFonts w:asciiTheme="minorHAnsi" w:hAnsiTheme="minorHAnsi"/>
          <w:color w:val="000000"/>
          <w:sz w:val="20"/>
          <w:szCs w:val="20"/>
        </w:rPr>
        <w:t>Create a </w:t>
      </w:r>
      <w:r w:rsidRPr="00553174">
        <w:rPr>
          <w:rFonts w:asciiTheme="minorHAnsi" w:hAnsiTheme="minorHAnsi"/>
          <w:b/>
          <w:bCs/>
          <w:color w:val="000000"/>
          <w:sz w:val="20"/>
          <w:szCs w:val="20"/>
        </w:rPr>
        <w:t>JavaQuestions</w:t>
      </w:r>
      <w:r w:rsidRPr="00553174">
        <w:rPr>
          <w:rFonts w:asciiTheme="minorHAnsi" w:hAnsiTheme="minorHAnsi"/>
          <w:color w:val="000000"/>
          <w:sz w:val="20"/>
          <w:szCs w:val="20"/>
        </w:rPr>
        <w:t> implementation class that will implement </w:t>
      </w:r>
      <w:r w:rsidRPr="00553174">
        <w:rPr>
          <w:rFonts w:asciiTheme="minorHAnsi" w:hAnsiTheme="minorHAnsi"/>
          <w:b/>
          <w:bCs/>
          <w:color w:val="000000"/>
          <w:sz w:val="20"/>
          <w:szCs w:val="20"/>
        </w:rPr>
        <w:t>Question</w:t>
      </w:r>
      <w:r w:rsidRPr="00553174">
        <w:rPr>
          <w:rFonts w:asciiTheme="minorHAnsi" w:hAnsiTheme="minorHAnsi"/>
          <w:color w:val="000000"/>
          <w:sz w:val="20"/>
          <w:szCs w:val="20"/>
        </w:rPr>
        <w:t> interface.</w:t>
      </w:r>
    </w:p>
    <w:p w:rsidR="00695A63" w:rsidRPr="00553174" w:rsidRDefault="00695A63" w:rsidP="00695A63">
      <w:pPr>
        <w:numPr>
          <w:ilvl w:val="0"/>
          <w:numId w:val="133"/>
        </w:numPr>
        <w:shd w:val="clear" w:color="auto" w:fill="FFFFFF"/>
        <w:spacing w:after="0" w:line="345" w:lineRule="atLeast"/>
        <w:ind w:left="0"/>
        <w:jc w:val="both"/>
        <w:rPr>
          <w:color w:val="000000"/>
          <w:sz w:val="20"/>
          <w:szCs w:val="20"/>
        </w:rPr>
      </w:pPr>
      <w:r w:rsidRPr="00553174">
        <w:rPr>
          <w:rStyle w:val="comment"/>
          <w:color w:val="008200"/>
          <w:sz w:val="20"/>
          <w:szCs w:val="20"/>
          <w:bdr w:val="none" w:sz="0" w:space="0" w:color="auto" w:frame="1"/>
        </w:rPr>
        <w:t>// this is the JavaQuestions class.</w:t>
      </w:r>
      <w:r w:rsidRPr="00553174">
        <w:rPr>
          <w:color w:val="000000"/>
          <w:sz w:val="20"/>
          <w:szCs w:val="20"/>
          <w:bdr w:val="none" w:sz="0" w:space="0" w:color="auto" w:frame="1"/>
        </w:rPr>
        <w:t>  </w:t>
      </w:r>
    </w:p>
    <w:p w:rsidR="00695A63" w:rsidRPr="00553174" w:rsidRDefault="00695A63" w:rsidP="00695A63">
      <w:pPr>
        <w:numPr>
          <w:ilvl w:val="0"/>
          <w:numId w:val="133"/>
        </w:numPr>
        <w:shd w:val="clear" w:color="auto" w:fill="FFFFFF"/>
        <w:spacing w:after="0" w:line="345" w:lineRule="atLeast"/>
        <w:ind w:left="0"/>
        <w:jc w:val="both"/>
        <w:rPr>
          <w:color w:val="000000"/>
          <w:sz w:val="20"/>
          <w:szCs w:val="20"/>
        </w:rPr>
      </w:pPr>
      <w:r w:rsidRPr="00553174">
        <w:rPr>
          <w:rStyle w:val="keyword"/>
          <w:b/>
          <w:bCs/>
          <w:color w:val="006699"/>
          <w:sz w:val="20"/>
          <w:szCs w:val="20"/>
          <w:bdr w:val="none" w:sz="0" w:space="0" w:color="auto" w:frame="1"/>
        </w:rPr>
        <w:t>import</w:t>
      </w:r>
      <w:r w:rsidRPr="00553174">
        <w:rPr>
          <w:color w:val="000000"/>
          <w:sz w:val="20"/>
          <w:szCs w:val="20"/>
          <w:bdr w:val="none" w:sz="0" w:space="0" w:color="auto" w:frame="1"/>
        </w:rPr>
        <w:t> java.util.ArrayList;  </w:t>
      </w:r>
    </w:p>
    <w:p w:rsidR="00695A63" w:rsidRPr="00553174" w:rsidRDefault="00695A63" w:rsidP="00695A63">
      <w:pPr>
        <w:numPr>
          <w:ilvl w:val="0"/>
          <w:numId w:val="133"/>
        </w:numPr>
        <w:shd w:val="clear" w:color="auto" w:fill="FFFFFF"/>
        <w:spacing w:after="0" w:line="345" w:lineRule="atLeast"/>
        <w:ind w:left="0"/>
        <w:jc w:val="both"/>
        <w:rPr>
          <w:color w:val="000000"/>
          <w:sz w:val="20"/>
          <w:szCs w:val="20"/>
        </w:rPr>
      </w:pPr>
      <w:r w:rsidRPr="00553174">
        <w:rPr>
          <w:rStyle w:val="keyword"/>
          <w:b/>
          <w:bCs/>
          <w:color w:val="006699"/>
          <w:sz w:val="20"/>
          <w:szCs w:val="20"/>
          <w:bdr w:val="none" w:sz="0" w:space="0" w:color="auto" w:frame="1"/>
        </w:rPr>
        <w:t>import</w:t>
      </w:r>
      <w:r w:rsidRPr="00553174">
        <w:rPr>
          <w:color w:val="000000"/>
          <w:sz w:val="20"/>
          <w:szCs w:val="20"/>
          <w:bdr w:val="none" w:sz="0" w:space="0" w:color="auto" w:frame="1"/>
        </w:rPr>
        <w:t> java.util.List;  </w:t>
      </w:r>
    </w:p>
    <w:p w:rsidR="00695A63" w:rsidRPr="00553174" w:rsidRDefault="00695A63" w:rsidP="00695A63">
      <w:pPr>
        <w:numPr>
          <w:ilvl w:val="0"/>
          <w:numId w:val="133"/>
        </w:numPr>
        <w:shd w:val="clear" w:color="auto" w:fill="FFFFFF"/>
        <w:spacing w:after="0" w:line="345" w:lineRule="atLeast"/>
        <w:ind w:left="0"/>
        <w:jc w:val="both"/>
        <w:rPr>
          <w:color w:val="000000"/>
          <w:sz w:val="20"/>
          <w:szCs w:val="20"/>
        </w:rPr>
      </w:pP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class</w:t>
      </w:r>
      <w:r w:rsidRPr="00553174">
        <w:rPr>
          <w:color w:val="000000"/>
          <w:sz w:val="20"/>
          <w:szCs w:val="20"/>
          <w:bdr w:val="none" w:sz="0" w:space="0" w:color="auto" w:frame="1"/>
        </w:rPr>
        <w:t> JavaQuestions </w:t>
      </w:r>
      <w:r w:rsidRPr="00553174">
        <w:rPr>
          <w:rStyle w:val="keyword"/>
          <w:b/>
          <w:bCs/>
          <w:color w:val="006699"/>
          <w:sz w:val="20"/>
          <w:szCs w:val="20"/>
          <w:bdr w:val="none" w:sz="0" w:space="0" w:color="auto" w:frame="1"/>
        </w:rPr>
        <w:t>implements</w:t>
      </w:r>
      <w:r w:rsidRPr="00553174">
        <w:rPr>
          <w:color w:val="000000"/>
          <w:sz w:val="20"/>
          <w:szCs w:val="20"/>
          <w:bdr w:val="none" w:sz="0" w:space="0" w:color="auto" w:frame="1"/>
        </w:rPr>
        <w:t> Question {  </w:t>
      </w:r>
    </w:p>
    <w:p w:rsidR="00695A63" w:rsidRPr="00553174" w:rsidRDefault="00695A63" w:rsidP="00695A63">
      <w:pPr>
        <w:numPr>
          <w:ilvl w:val="0"/>
          <w:numId w:val="13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private</w:t>
      </w:r>
      <w:r w:rsidRPr="00553174">
        <w:rPr>
          <w:color w:val="000000"/>
          <w:sz w:val="20"/>
          <w:szCs w:val="20"/>
          <w:bdr w:val="none" w:sz="0" w:space="0" w:color="auto" w:frame="1"/>
        </w:rPr>
        <w:t> List &lt;String&gt; questions = </w:t>
      </w:r>
      <w:r w:rsidRPr="00553174">
        <w:rPr>
          <w:rStyle w:val="keyword"/>
          <w:b/>
          <w:bCs/>
          <w:color w:val="006699"/>
          <w:sz w:val="20"/>
          <w:szCs w:val="20"/>
          <w:bdr w:val="none" w:sz="0" w:space="0" w:color="auto" w:frame="1"/>
        </w:rPr>
        <w:t>new</w:t>
      </w:r>
      <w:r w:rsidRPr="00553174">
        <w:rPr>
          <w:color w:val="000000"/>
          <w:sz w:val="20"/>
          <w:szCs w:val="20"/>
          <w:bdr w:val="none" w:sz="0" w:space="0" w:color="auto" w:frame="1"/>
        </w:rPr>
        <w:t> ArrayList&lt;String&gt;();  </w:t>
      </w:r>
    </w:p>
    <w:p w:rsidR="00695A63" w:rsidRPr="00553174" w:rsidRDefault="00695A63" w:rsidP="00695A63">
      <w:pPr>
        <w:numPr>
          <w:ilvl w:val="0"/>
          <w:numId w:val="13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private</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int</w:t>
      </w:r>
      <w:r w:rsidRPr="00553174">
        <w:rPr>
          <w:color w:val="000000"/>
          <w:sz w:val="20"/>
          <w:szCs w:val="20"/>
          <w:bdr w:val="none" w:sz="0" w:space="0" w:color="auto" w:frame="1"/>
        </w:rPr>
        <w:t> current = </w:t>
      </w:r>
      <w:r w:rsidRPr="00553174">
        <w:rPr>
          <w:rStyle w:val="number"/>
          <w:color w:val="C00000"/>
          <w:sz w:val="20"/>
          <w:szCs w:val="20"/>
          <w:bdr w:val="none" w:sz="0" w:space="0" w:color="auto" w:frame="1"/>
        </w:rPr>
        <w:t>0</w:t>
      </w:r>
      <w:r w:rsidRPr="00553174">
        <w:rPr>
          <w:color w:val="000000"/>
          <w:sz w:val="20"/>
          <w:szCs w:val="20"/>
          <w:bdr w:val="none" w:sz="0" w:space="0" w:color="auto" w:frame="1"/>
        </w:rPr>
        <w:t>;  </w:t>
      </w:r>
    </w:p>
    <w:p w:rsidR="00695A63" w:rsidRPr="00553174" w:rsidRDefault="00695A63" w:rsidP="00695A63">
      <w:pPr>
        <w:numPr>
          <w:ilvl w:val="0"/>
          <w:numId w:val="13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JavaQuestions(){  </w:t>
      </w:r>
    </w:p>
    <w:p w:rsidR="00695A63" w:rsidRPr="00553174" w:rsidRDefault="00695A63" w:rsidP="00695A63">
      <w:pPr>
        <w:numPr>
          <w:ilvl w:val="0"/>
          <w:numId w:val="13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roofErr w:type="gramStart"/>
      <w:r w:rsidRPr="00553174">
        <w:rPr>
          <w:color w:val="000000"/>
          <w:sz w:val="20"/>
          <w:szCs w:val="20"/>
          <w:bdr w:val="none" w:sz="0" w:space="0" w:color="auto" w:frame="1"/>
        </w:rPr>
        <w:t>questions.add(</w:t>
      </w:r>
      <w:proofErr w:type="gramEnd"/>
      <w:r w:rsidRPr="00553174">
        <w:rPr>
          <w:rStyle w:val="string"/>
          <w:color w:val="0000FF"/>
          <w:sz w:val="20"/>
          <w:szCs w:val="20"/>
          <w:bdr w:val="none" w:sz="0" w:space="0" w:color="auto" w:frame="1"/>
        </w:rPr>
        <w:t>"What is class? "</w:t>
      </w:r>
      <w:r w:rsidRPr="00553174">
        <w:rPr>
          <w:color w:val="000000"/>
          <w:sz w:val="20"/>
          <w:szCs w:val="20"/>
          <w:bdr w:val="none" w:sz="0" w:space="0" w:color="auto" w:frame="1"/>
        </w:rPr>
        <w:t>);  </w:t>
      </w:r>
    </w:p>
    <w:p w:rsidR="00695A63" w:rsidRPr="00553174" w:rsidRDefault="00695A63" w:rsidP="00695A63">
      <w:pPr>
        <w:numPr>
          <w:ilvl w:val="0"/>
          <w:numId w:val="13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roofErr w:type="gramStart"/>
      <w:r w:rsidRPr="00553174">
        <w:rPr>
          <w:color w:val="000000"/>
          <w:sz w:val="20"/>
          <w:szCs w:val="20"/>
          <w:bdr w:val="none" w:sz="0" w:space="0" w:color="auto" w:frame="1"/>
        </w:rPr>
        <w:t>questions.add(</w:t>
      </w:r>
      <w:proofErr w:type="gramEnd"/>
      <w:r w:rsidRPr="00553174">
        <w:rPr>
          <w:rStyle w:val="string"/>
          <w:color w:val="0000FF"/>
          <w:sz w:val="20"/>
          <w:szCs w:val="20"/>
          <w:bdr w:val="none" w:sz="0" w:space="0" w:color="auto" w:frame="1"/>
        </w:rPr>
        <w:t>"What is interface? "</w:t>
      </w:r>
      <w:r w:rsidRPr="00553174">
        <w:rPr>
          <w:color w:val="000000"/>
          <w:sz w:val="20"/>
          <w:szCs w:val="20"/>
          <w:bdr w:val="none" w:sz="0" w:space="0" w:color="auto" w:frame="1"/>
        </w:rPr>
        <w:t>);  </w:t>
      </w:r>
    </w:p>
    <w:p w:rsidR="00695A63" w:rsidRPr="00553174" w:rsidRDefault="00695A63" w:rsidP="00695A63">
      <w:pPr>
        <w:numPr>
          <w:ilvl w:val="0"/>
          <w:numId w:val="13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roofErr w:type="gramStart"/>
      <w:r w:rsidRPr="00553174">
        <w:rPr>
          <w:color w:val="000000"/>
          <w:sz w:val="20"/>
          <w:szCs w:val="20"/>
          <w:bdr w:val="none" w:sz="0" w:space="0" w:color="auto" w:frame="1"/>
        </w:rPr>
        <w:t>questions.add(</w:t>
      </w:r>
      <w:proofErr w:type="gramEnd"/>
      <w:r w:rsidRPr="00553174">
        <w:rPr>
          <w:rStyle w:val="string"/>
          <w:color w:val="0000FF"/>
          <w:sz w:val="20"/>
          <w:szCs w:val="20"/>
          <w:bdr w:val="none" w:sz="0" w:space="0" w:color="auto" w:frame="1"/>
        </w:rPr>
        <w:t>"What is abstraction? "</w:t>
      </w:r>
      <w:r w:rsidRPr="00553174">
        <w:rPr>
          <w:color w:val="000000"/>
          <w:sz w:val="20"/>
          <w:szCs w:val="20"/>
          <w:bdr w:val="none" w:sz="0" w:space="0" w:color="auto" w:frame="1"/>
        </w:rPr>
        <w:t>);  </w:t>
      </w:r>
    </w:p>
    <w:p w:rsidR="00695A63" w:rsidRPr="00553174" w:rsidRDefault="00695A63" w:rsidP="00695A63">
      <w:pPr>
        <w:numPr>
          <w:ilvl w:val="0"/>
          <w:numId w:val="13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roofErr w:type="gramStart"/>
      <w:r w:rsidRPr="00553174">
        <w:rPr>
          <w:color w:val="000000"/>
          <w:sz w:val="20"/>
          <w:szCs w:val="20"/>
          <w:bdr w:val="none" w:sz="0" w:space="0" w:color="auto" w:frame="1"/>
        </w:rPr>
        <w:t>questions.add(</w:t>
      </w:r>
      <w:proofErr w:type="gramEnd"/>
      <w:r w:rsidRPr="00553174">
        <w:rPr>
          <w:rStyle w:val="string"/>
          <w:color w:val="0000FF"/>
          <w:sz w:val="20"/>
          <w:szCs w:val="20"/>
          <w:bdr w:val="none" w:sz="0" w:space="0" w:color="auto" w:frame="1"/>
        </w:rPr>
        <w:t>"How multiple polymorphism is achieved in java? "</w:t>
      </w:r>
      <w:r w:rsidRPr="00553174">
        <w:rPr>
          <w:color w:val="000000"/>
          <w:sz w:val="20"/>
          <w:szCs w:val="20"/>
          <w:bdr w:val="none" w:sz="0" w:space="0" w:color="auto" w:frame="1"/>
        </w:rPr>
        <w:t>);  </w:t>
      </w:r>
    </w:p>
    <w:p w:rsidR="00695A63" w:rsidRPr="00553174" w:rsidRDefault="00695A63" w:rsidP="00695A63">
      <w:pPr>
        <w:numPr>
          <w:ilvl w:val="0"/>
          <w:numId w:val="13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roofErr w:type="gramStart"/>
      <w:r w:rsidRPr="00553174">
        <w:rPr>
          <w:color w:val="000000"/>
          <w:sz w:val="20"/>
          <w:szCs w:val="20"/>
          <w:bdr w:val="none" w:sz="0" w:space="0" w:color="auto" w:frame="1"/>
        </w:rPr>
        <w:t>questions.add(</w:t>
      </w:r>
      <w:proofErr w:type="gramEnd"/>
      <w:r w:rsidRPr="00553174">
        <w:rPr>
          <w:rStyle w:val="string"/>
          <w:color w:val="0000FF"/>
          <w:sz w:val="20"/>
          <w:szCs w:val="20"/>
          <w:bdr w:val="none" w:sz="0" w:space="0" w:color="auto" w:frame="1"/>
        </w:rPr>
        <w:t>"How many types of exception  handling are there in java? "</w:t>
      </w:r>
      <w:r w:rsidRPr="00553174">
        <w:rPr>
          <w:color w:val="000000"/>
          <w:sz w:val="20"/>
          <w:szCs w:val="20"/>
          <w:bdr w:val="none" w:sz="0" w:space="0" w:color="auto" w:frame="1"/>
        </w:rPr>
        <w:t>);  </w:t>
      </w:r>
    </w:p>
    <w:p w:rsidR="00695A63" w:rsidRPr="00553174" w:rsidRDefault="00695A63" w:rsidP="00695A63">
      <w:pPr>
        <w:numPr>
          <w:ilvl w:val="0"/>
          <w:numId w:val="13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roofErr w:type="gramStart"/>
      <w:r w:rsidRPr="00553174">
        <w:rPr>
          <w:color w:val="000000"/>
          <w:sz w:val="20"/>
          <w:szCs w:val="20"/>
          <w:bdr w:val="none" w:sz="0" w:space="0" w:color="auto" w:frame="1"/>
        </w:rPr>
        <w:t>questions.add(</w:t>
      </w:r>
      <w:proofErr w:type="gramEnd"/>
      <w:r w:rsidRPr="00553174">
        <w:rPr>
          <w:rStyle w:val="string"/>
          <w:color w:val="0000FF"/>
          <w:sz w:val="20"/>
          <w:szCs w:val="20"/>
          <w:bdr w:val="none" w:sz="0" w:space="0" w:color="auto" w:frame="1"/>
        </w:rPr>
        <w:t>"Define the keyword final for  variable, method, and class in java? "</w:t>
      </w:r>
      <w:r w:rsidRPr="00553174">
        <w:rPr>
          <w:color w:val="000000"/>
          <w:sz w:val="20"/>
          <w:szCs w:val="20"/>
          <w:bdr w:val="none" w:sz="0" w:space="0" w:color="auto" w:frame="1"/>
        </w:rPr>
        <w:t>);  </w:t>
      </w:r>
    </w:p>
    <w:p w:rsidR="00695A63" w:rsidRPr="00553174" w:rsidRDefault="00695A63" w:rsidP="00695A63">
      <w:pPr>
        <w:numPr>
          <w:ilvl w:val="0"/>
          <w:numId w:val="13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roofErr w:type="gramStart"/>
      <w:r w:rsidRPr="00553174">
        <w:rPr>
          <w:color w:val="000000"/>
          <w:sz w:val="20"/>
          <w:szCs w:val="20"/>
          <w:bdr w:val="none" w:sz="0" w:space="0" w:color="auto" w:frame="1"/>
        </w:rPr>
        <w:t>questions.add(</w:t>
      </w:r>
      <w:proofErr w:type="gramEnd"/>
      <w:r w:rsidRPr="00553174">
        <w:rPr>
          <w:rStyle w:val="string"/>
          <w:color w:val="0000FF"/>
          <w:sz w:val="20"/>
          <w:szCs w:val="20"/>
          <w:bdr w:val="none" w:sz="0" w:space="0" w:color="auto" w:frame="1"/>
        </w:rPr>
        <w:t>"What is abstract class? "</w:t>
      </w:r>
      <w:r w:rsidRPr="00553174">
        <w:rPr>
          <w:color w:val="000000"/>
          <w:sz w:val="20"/>
          <w:szCs w:val="20"/>
          <w:bdr w:val="none" w:sz="0" w:space="0" w:color="auto" w:frame="1"/>
        </w:rPr>
        <w:t>);  </w:t>
      </w:r>
    </w:p>
    <w:p w:rsidR="00695A63" w:rsidRPr="00553174" w:rsidRDefault="00695A63" w:rsidP="00695A63">
      <w:pPr>
        <w:numPr>
          <w:ilvl w:val="0"/>
          <w:numId w:val="13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roofErr w:type="gramStart"/>
      <w:r w:rsidRPr="00553174">
        <w:rPr>
          <w:color w:val="000000"/>
          <w:sz w:val="20"/>
          <w:szCs w:val="20"/>
          <w:bdr w:val="none" w:sz="0" w:space="0" w:color="auto" w:frame="1"/>
        </w:rPr>
        <w:t>questions.add(</w:t>
      </w:r>
      <w:proofErr w:type="gramEnd"/>
      <w:r w:rsidRPr="00553174">
        <w:rPr>
          <w:rStyle w:val="string"/>
          <w:color w:val="0000FF"/>
          <w:sz w:val="20"/>
          <w:szCs w:val="20"/>
          <w:bdr w:val="none" w:sz="0" w:space="0" w:color="auto" w:frame="1"/>
        </w:rPr>
        <w:t>"What is multi-threading? "</w:t>
      </w:r>
      <w:r w:rsidRPr="00553174">
        <w:rPr>
          <w:color w:val="000000"/>
          <w:sz w:val="20"/>
          <w:szCs w:val="20"/>
          <w:bdr w:val="none" w:sz="0" w:space="0" w:color="auto" w:frame="1"/>
        </w:rPr>
        <w:t>);  </w:t>
      </w:r>
    </w:p>
    <w:p w:rsidR="00695A63" w:rsidRPr="00553174" w:rsidRDefault="00695A63" w:rsidP="00695A63">
      <w:pPr>
        <w:numPr>
          <w:ilvl w:val="0"/>
          <w:numId w:val="13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695A63" w:rsidRPr="00553174" w:rsidRDefault="00695A63" w:rsidP="00695A63">
      <w:pPr>
        <w:numPr>
          <w:ilvl w:val="0"/>
          <w:numId w:val="13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void</w:t>
      </w:r>
      <w:r w:rsidRPr="00553174">
        <w:rPr>
          <w:color w:val="000000"/>
          <w:sz w:val="20"/>
          <w:szCs w:val="20"/>
          <w:bdr w:val="none" w:sz="0" w:space="0" w:color="auto" w:frame="1"/>
        </w:rPr>
        <w:t> nextQuestion() {  </w:t>
      </w:r>
    </w:p>
    <w:p w:rsidR="00695A63" w:rsidRPr="00553174" w:rsidRDefault="00695A63" w:rsidP="00695A63">
      <w:pPr>
        <w:numPr>
          <w:ilvl w:val="0"/>
          <w:numId w:val="13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if</w:t>
      </w:r>
      <w:r w:rsidRPr="00553174">
        <w:rPr>
          <w:color w:val="000000"/>
          <w:sz w:val="20"/>
          <w:szCs w:val="20"/>
          <w:bdr w:val="none" w:sz="0" w:space="0" w:color="auto" w:frame="1"/>
        </w:rPr>
        <w:t>( current &lt;= questions.size()-</w:t>
      </w:r>
      <w:r w:rsidRPr="00553174">
        <w:rPr>
          <w:rStyle w:val="number"/>
          <w:color w:val="C00000"/>
          <w:sz w:val="20"/>
          <w:szCs w:val="20"/>
          <w:bdr w:val="none" w:sz="0" w:space="0" w:color="auto" w:frame="1"/>
        </w:rPr>
        <w:t>1</w:t>
      </w:r>
      <w:r w:rsidRPr="00553174">
        <w:rPr>
          <w:color w:val="000000"/>
          <w:sz w:val="20"/>
          <w:szCs w:val="20"/>
          <w:bdr w:val="none" w:sz="0" w:space="0" w:color="auto" w:frame="1"/>
        </w:rPr>
        <w:t> )  </w:t>
      </w:r>
    </w:p>
    <w:p w:rsidR="00695A63" w:rsidRPr="00553174" w:rsidRDefault="00695A63" w:rsidP="00695A63">
      <w:pPr>
        <w:numPr>
          <w:ilvl w:val="0"/>
          <w:numId w:val="13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current++;  </w:t>
      </w:r>
    </w:p>
    <w:p w:rsidR="00695A63" w:rsidRPr="00553174" w:rsidRDefault="00695A63" w:rsidP="00695A63">
      <w:pPr>
        <w:numPr>
          <w:ilvl w:val="0"/>
          <w:numId w:val="13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System.out.print(current);  </w:t>
      </w:r>
    </w:p>
    <w:p w:rsidR="00695A63" w:rsidRPr="00553174" w:rsidRDefault="00695A63" w:rsidP="00695A63">
      <w:pPr>
        <w:numPr>
          <w:ilvl w:val="0"/>
          <w:numId w:val="13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695A63" w:rsidRPr="00553174" w:rsidRDefault="00695A63" w:rsidP="00695A63">
      <w:pPr>
        <w:numPr>
          <w:ilvl w:val="0"/>
          <w:numId w:val="13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695A63" w:rsidRPr="00553174" w:rsidRDefault="00695A63" w:rsidP="00695A63">
      <w:pPr>
        <w:numPr>
          <w:ilvl w:val="0"/>
          <w:numId w:val="13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void</w:t>
      </w:r>
      <w:r w:rsidRPr="00553174">
        <w:rPr>
          <w:color w:val="000000"/>
          <w:sz w:val="20"/>
          <w:szCs w:val="20"/>
          <w:bdr w:val="none" w:sz="0" w:space="0" w:color="auto" w:frame="1"/>
        </w:rPr>
        <w:t> previousQuestion() {  </w:t>
      </w:r>
    </w:p>
    <w:p w:rsidR="00695A63" w:rsidRPr="00553174" w:rsidRDefault="00695A63" w:rsidP="00695A63">
      <w:pPr>
        <w:numPr>
          <w:ilvl w:val="0"/>
          <w:numId w:val="13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lastRenderedPageBreak/>
        <w:t>    </w:t>
      </w:r>
      <w:r w:rsidRPr="00553174">
        <w:rPr>
          <w:rStyle w:val="keyword"/>
          <w:b/>
          <w:bCs/>
          <w:color w:val="006699"/>
          <w:sz w:val="20"/>
          <w:szCs w:val="20"/>
          <w:bdr w:val="none" w:sz="0" w:space="0" w:color="auto" w:frame="1"/>
        </w:rPr>
        <w:t>if</w:t>
      </w:r>
      <w:r w:rsidRPr="00553174">
        <w:rPr>
          <w:color w:val="000000"/>
          <w:sz w:val="20"/>
          <w:szCs w:val="20"/>
          <w:bdr w:val="none" w:sz="0" w:space="0" w:color="auto" w:frame="1"/>
        </w:rPr>
        <w:t>( current &gt; </w:t>
      </w:r>
      <w:r w:rsidRPr="00553174">
        <w:rPr>
          <w:rStyle w:val="number"/>
          <w:color w:val="C00000"/>
          <w:sz w:val="20"/>
          <w:szCs w:val="20"/>
          <w:bdr w:val="none" w:sz="0" w:space="0" w:color="auto" w:frame="1"/>
        </w:rPr>
        <w:t>0</w:t>
      </w:r>
      <w:r w:rsidRPr="00553174">
        <w:rPr>
          <w:color w:val="000000"/>
          <w:sz w:val="20"/>
          <w:szCs w:val="20"/>
          <w:bdr w:val="none" w:sz="0" w:space="0" w:color="auto" w:frame="1"/>
        </w:rPr>
        <w:t> )  </w:t>
      </w:r>
    </w:p>
    <w:p w:rsidR="00695A63" w:rsidRPr="00553174" w:rsidRDefault="00695A63" w:rsidP="00695A63">
      <w:pPr>
        <w:numPr>
          <w:ilvl w:val="0"/>
          <w:numId w:val="13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current--;  </w:t>
      </w:r>
    </w:p>
    <w:p w:rsidR="00695A63" w:rsidRPr="00553174" w:rsidRDefault="00695A63" w:rsidP="00695A63">
      <w:pPr>
        <w:numPr>
          <w:ilvl w:val="0"/>
          <w:numId w:val="13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695A63" w:rsidRPr="00553174" w:rsidRDefault="00695A63" w:rsidP="00695A63">
      <w:pPr>
        <w:numPr>
          <w:ilvl w:val="0"/>
          <w:numId w:val="13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695A63" w:rsidRPr="00553174" w:rsidRDefault="00695A63" w:rsidP="00695A63">
      <w:pPr>
        <w:numPr>
          <w:ilvl w:val="0"/>
          <w:numId w:val="13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void</w:t>
      </w:r>
      <w:r w:rsidRPr="00553174">
        <w:rPr>
          <w:color w:val="000000"/>
          <w:sz w:val="20"/>
          <w:szCs w:val="20"/>
          <w:bdr w:val="none" w:sz="0" w:space="0" w:color="auto" w:frame="1"/>
        </w:rPr>
        <w:t> newQuestion(String quest) {  </w:t>
      </w:r>
    </w:p>
    <w:p w:rsidR="00695A63" w:rsidRPr="00553174" w:rsidRDefault="00695A63" w:rsidP="00695A63">
      <w:pPr>
        <w:numPr>
          <w:ilvl w:val="0"/>
          <w:numId w:val="13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questions.add(quest);  </w:t>
      </w:r>
    </w:p>
    <w:p w:rsidR="00695A63" w:rsidRPr="00553174" w:rsidRDefault="00695A63" w:rsidP="00695A63">
      <w:pPr>
        <w:numPr>
          <w:ilvl w:val="0"/>
          <w:numId w:val="13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695A63" w:rsidRPr="00553174" w:rsidRDefault="00695A63" w:rsidP="00695A63">
      <w:pPr>
        <w:numPr>
          <w:ilvl w:val="0"/>
          <w:numId w:val="13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695A63" w:rsidRPr="00553174" w:rsidRDefault="00695A63" w:rsidP="00695A63">
      <w:pPr>
        <w:numPr>
          <w:ilvl w:val="0"/>
          <w:numId w:val="13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void</w:t>
      </w:r>
      <w:r w:rsidRPr="00553174">
        <w:rPr>
          <w:color w:val="000000"/>
          <w:sz w:val="20"/>
          <w:szCs w:val="20"/>
          <w:bdr w:val="none" w:sz="0" w:space="0" w:color="auto" w:frame="1"/>
        </w:rPr>
        <w:t> deleteQuestion(String quest) {  </w:t>
      </w:r>
    </w:p>
    <w:p w:rsidR="00695A63" w:rsidRPr="00553174" w:rsidRDefault="00695A63" w:rsidP="00695A63">
      <w:pPr>
        <w:numPr>
          <w:ilvl w:val="0"/>
          <w:numId w:val="13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questions.remove(quest);  </w:t>
      </w:r>
    </w:p>
    <w:p w:rsidR="00695A63" w:rsidRPr="00553174" w:rsidRDefault="00695A63" w:rsidP="00695A63">
      <w:pPr>
        <w:numPr>
          <w:ilvl w:val="0"/>
          <w:numId w:val="13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695A63" w:rsidRPr="00553174" w:rsidRDefault="00695A63" w:rsidP="00695A63">
      <w:pPr>
        <w:numPr>
          <w:ilvl w:val="0"/>
          <w:numId w:val="13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695A63" w:rsidRPr="00553174" w:rsidRDefault="00695A63" w:rsidP="00695A63">
      <w:pPr>
        <w:numPr>
          <w:ilvl w:val="0"/>
          <w:numId w:val="13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void</w:t>
      </w:r>
      <w:r w:rsidRPr="00553174">
        <w:rPr>
          <w:color w:val="000000"/>
          <w:sz w:val="20"/>
          <w:szCs w:val="20"/>
          <w:bdr w:val="none" w:sz="0" w:space="0" w:color="auto" w:frame="1"/>
        </w:rPr>
        <w:t> displayQuestion() {  </w:t>
      </w:r>
    </w:p>
    <w:p w:rsidR="00695A63" w:rsidRPr="00553174" w:rsidRDefault="00695A63" w:rsidP="00695A63">
      <w:pPr>
        <w:numPr>
          <w:ilvl w:val="0"/>
          <w:numId w:val="13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System.out.println( questions.get(current) );  </w:t>
      </w:r>
    </w:p>
    <w:p w:rsidR="00695A63" w:rsidRPr="00553174" w:rsidRDefault="00695A63" w:rsidP="00695A63">
      <w:pPr>
        <w:numPr>
          <w:ilvl w:val="0"/>
          <w:numId w:val="13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695A63" w:rsidRPr="00553174" w:rsidRDefault="00695A63" w:rsidP="00695A63">
      <w:pPr>
        <w:numPr>
          <w:ilvl w:val="0"/>
          <w:numId w:val="13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void</w:t>
      </w:r>
      <w:r w:rsidRPr="00553174">
        <w:rPr>
          <w:color w:val="000000"/>
          <w:sz w:val="20"/>
          <w:szCs w:val="20"/>
          <w:bdr w:val="none" w:sz="0" w:space="0" w:color="auto" w:frame="1"/>
        </w:rPr>
        <w:t> displayAllQuestions() {  </w:t>
      </w:r>
    </w:p>
    <w:p w:rsidR="00695A63" w:rsidRPr="00553174" w:rsidRDefault="00695A63" w:rsidP="00695A63">
      <w:pPr>
        <w:numPr>
          <w:ilvl w:val="0"/>
          <w:numId w:val="13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for</w:t>
      </w:r>
      <w:r w:rsidRPr="00553174">
        <w:rPr>
          <w:color w:val="000000"/>
          <w:sz w:val="20"/>
          <w:szCs w:val="20"/>
          <w:bdr w:val="none" w:sz="0" w:space="0" w:color="auto" w:frame="1"/>
        </w:rPr>
        <w:t> (String quest : questions) {  </w:t>
      </w:r>
    </w:p>
    <w:p w:rsidR="00695A63" w:rsidRPr="00553174" w:rsidRDefault="00695A63" w:rsidP="00695A63">
      <w:pPr>
        <w:numPr>
          <w:ilvl w:val="0"/>
          <w:numId w:val="13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System.out.println(quest);  </w:t>
      </w:r>
    </w:p>
    <w:p w:rsidR="00695A63" w:rsidRPr="00553174" w:rsidRDefault="00695A63" w:rsidP="00695A63">
      <w:pPr>
        <w:numPr>
          <w:ilvl w:val="0"/>
          <w:numId w:val="13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695A63" w:rsidRPr="00553174" w:rsidRDefault="00695A63" w:rsidP="00695A63">
      <w:pPr>
        <w:numPr>
          <w:ilvl w:val="0"/>
          <w:numId w:val="13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695A63" w:rsidRPr="00553174" w:rsidRDefault="00695A63" w:rsidP="00695A63">
      <w:pPr>
        <w:numPr>
          <w:ilvl w:val="0"/>
          <w:numId w:val="133"/>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w:t>
      </w:r>
      <w:r w:rsidRPr="00553174">
        <w:rPr>
          <w:rStyle w:val="comment"/>
          <w:color w:val="008200"/>
          <w:sz w:val="20"/>
          <w:szCs w:val="20"/>
          <w:bdr w:val="none" w:sz="0" w:space="0" w:color="auto" w:frame="1"/>
        </w:rPr>
        <w:t>// End of the JavaQuestions class.</w:t>
      </w:r>
      <w:r w:rsidRPr="00553174">
        <w:rPr>
          <w:color w:val="000000"/>
          <w:sz w:val="20"/>
          <w:szCs w:val="20"/>
          <w:bdr w:val="none" w:sz="0" w:space="0" w:color="auto" w:frame="1"/>
        </w:rPr>
        <w:t>  </w:t>
      </w:r>
    </w:p>
    <w:p w:rsidR="00695A63" w:rsidRPr="00553174" w:rsidRDefault="00695A63" w:rsidP="00695A63">
      <w:pPr>
        <w:pStyle w:val="Heading4"/>
        <w:shd w:val="clear" w:color="auto" w:fill="FFFFFF"/>
        <w:jc w:val="both"/>
        <w:rPr>
          <w:rFonts w:asciiTheme="minorHAnsi" w:hAnsiTheme="minorHAnsi" w:cs="Helvetica"/>
          <w:b w:val="0"/>
          <w:bCs w:val="0"/>
          <w:color w:val="610B4B"/>
          <w:sz w:val="20"/>
          <w:szCs w:val="20"/>
        </w:rPr>
      </w:pPr>
      <w:r w:rsidRPr="00553174">
        <w:rPr>
          <w:rFonts w:asciiTheme="minorHAnsi" w:hAnsiTheme="minorHAnsi" w:cs="Helvetica"/>
          <w:b w:val="0"/>
          <w:bCs w:val="0"/>
          <w:color w:val="610B4B"/>
          <w:sz w:val="20"/>
          <w:szCs w:val="20"/>
        </w:rPr>
        <w:t>Step 3</w:t>
      </w:r>
    </w:p>
    <w:p w:rsidR="00695A63" w:rsidRPr="00553174" w:rsidRDefault="00695A63" w:rsidP="00695A63">
      <w:pPr>
        <w:pStyle w:val="NormalWeb"/>
        <w:shd w:val="clear" w:color="auto" w:fill="FFFFFF"/>
        <w:jc w:val="both"/>
        <w:rPr>
          <w:rFonts w:asciiTheme="minorHAnsi" w:hAnsiTheme="minorHAnsi"/>
          <w:color w:val="000000"/>
          <w:sz w:val="20"/>
          <w:szCs w:val="20"/>
        </w:rPr>
      </w:pPr>
      <w:r w:rsidRPr="00553174">
        <w:rPr>
          <w:rFonts w:asciiTheme="minorHAnsi" w:hAnsiTheme="minorHAnsi"/>
          <w:color w:val="000000"/>
          <w:sz w:val="20"/>
          <w:szCs w:val="20"/>
        </w:rPr>
        <w:t>Create a </w:t>
      </w:r>
      <w:r w:rsidRPr="00553174">
        <w:rPr>
          <w:rFonts w:asciiTheme="minorHAnsi" w:hAnsiTheme="minorHAnsi"/>
          <w:b/>
          <w:bCs/>
          <w:color w:val="000000"/>
          <w:sz w:val="20"/>
          <w:szCs w:val="20"/>
        </w:rPr>
        <w:t>QuestionManager</w:t>
      </w:r>
      <w:r w:rsidRPr="00553174">
        <w:rPr>
          <w:rFonts w:asciiTheme="minorHAnsi" w:hAnsiTheme="minorHAnsi"/>
          <w:color w:val="000000"/>
          <w:sz w:val="20"/>
          <w:szCs w:val="20"/>
        </w:rPr>
        <w:t> class that will use </w:t>
      </w:r>
      <w:r w:rsidRPr="00553174">
        <w:rPr>
          <w:rFonts w:asciiTheme="minorHAnsi" w:hAnsiTheme="minorHAnsi"/>
          <w:b/>
          <w:bCs/>
          <w:color w:val="000000"/>
          <w:sz w:val="20"/>
          <w:szCs w:val="20"/>
        </w:rPr>
        <w:t>Question</w:t>
      </w:r>
      <w:r w:rsidRPr="00553174">
        <w:rPr>
          <w:rFonts w:asciiTheme="minorHAnsi" w:hAnsiTheme="minorHAnsi"/>
          <w:color w:val="000000"/>
          <w:sz w:val="20"/>
          <w:szCs w:val="20"/>
        </w:rPr>
        <w:t> interface which will act as a bridge</w:t>
      </w:r>
      <w:proofErr w:type="gramStart"/>
      <w:r w:rsidRPr="00553174">
        <w:rPr>
          <w:rFonts w:asciiTheme="minorHAnsi" w:hAnsiTheme="minorHAnsi"/>
          <w:color w:val="000000"/>
          <w:sz w:val="20"/>
          <w:szCs w:val="20"/>
        </w:rPr>
        <w:t>..</w:t>
      </w:r>
      <w:proofErr w:type="gramEnd"/>
    </w:p>
    <w:p w:rsidR="00695A63" w:rsidRPr="00553174" w:rsidRDefault="00695A63" w:rsidP="00695A63">
      <w:pPr>
        <w:numPr>
          <w:ilvl w:val="0"/>
          <w:numId w:val="134"/>
        </w:numPr>
        <w:shd w:val="clear" w:color="auto" w:fill="FFFFFF"/>
        <w:spacing w:after="0" w:line="345" w:lineRule="atLeast"/>
        <w:ind w:left="0"/>
        <w:jc w:val="both"/>
        <w:rPr>
          <w:color w:val="000000"/>
          <w:sz w:val="20"/>
          <w:szCs w:val="20"/>
        </w:rPr>
      </w:pPr>
      <w:r w:rsidRPr="00553174">
        <w:rPr>
          <w:rStyle w:val="comment"/>
          <w:color w:val="008200"/>
          <w:sz w:val="20"/>
          <w:szCs w:val="20"/>
          <w:bdr w:val="none" w:sz="0" w:space="0" w:color="auto" w:frame="1"/>
        </w:rPr>
        <w:t>// this is the QuestionManager class.</w:t>
      </w:r>
      <w:r w:rsidRPr="00553174">
        <w:rPr>
          <w:color w:val="000000"/>
          <w:sz w:val="20"/>
          <w:szCs w:val="20"/>
          <w:bdr w:val="none" w:sz="0" w:space="0" w:color="auto" w:frame="1"/>
        </w:rPr>
        <w:t>  </w:t>
      </w:r>
    </w:p>
    <w:p w:rsidR="00695A63" w:rsidRPr="00553174" w:rsidRDefault="00695A63" w:rsidP="00695A63">
      <w:pPr>
        <w:numPr>
          <w:ilvl w:val="0"/>
          <w:numId w:val="134"/>
        </w:numPr>
        <w:shd w:val="clear" w:color="auto" w:fill="FFFFFF"/>
        <w:spacing w:after="0" w:line="345" w:lineRule="atLeast"/>
        <w:ind w:left="0"/>
        <w:jc w:val="both"/>
        <w:rPr>
          <w:color w:val="000000"/>
          <w:sz w:val="20"/>
          <w:szCs w:val="20"/>
        </w:rPr>
      </w:pP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class</w:t>
      </w:r>
      <w:r w:rsidRPr="00553174">
        <w:rPr>
          <w:color w:val="000000"/>
          <w:sz w:val="20"/>
          <w:szCs w:val="20"/>
          <w:bdr w:val="none" w:sz="0" w:space="0" w:color="auto" w:frame="1"/>
        </w:rPr>
        <w:t> QuestionManager  {  </w:t>
      </w:r>
    </w:p>
    <w:p w:rsidR="00695A63" w:rsidRPr="00553174" w:rsidRDefault="00695A63" w:rsidP="00695A63">
      <w:pPr>
        <w:numPr>
          <w:ilvl w:val="0"/>
          <w:numId w:val="134"/>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protected</w:t>
      </w:r>
      <w:r w:rsidRPr="00553174">
        <w:rPr>
          <w:color w:val="000000"/>
          <w:sz w:val="20"/>
          <w:szCs w:val="20"/>
          <w:bdr w:val="none" w:sz="0" w:space="0" w:color="auto" w:frame="1"/>
        </w:rPr>
        <w:t> Question q;  </w:t>
      </w:r>
    </w:p>
    <w:p w:rsidR="00695A63" w:rsidRPr="00553174" w:rsidRDefault="00695A63" w:rsidP="00695A63">
      <w:pPr>
        <w:numPr>
          <w:ilvl w:val="0"/>
          <w:numId w:val="134"/>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String catalog;  </w:t>
      </w:r>
    </w:p>
    <w:p w:rsidR="00695A63" w:rsidRPr="00553174" w:rsidRDefault="00695A63" w:rsidP="00695A63">
      <w:pPr>
        <w:numPr>
          <w:ilvl w:val="0"/>
          <w:numId w:val="134"/>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QuestionManager(String catalog) {  </w:t>
      </w:r>
    </w:p>
    <w:p w:rsidR="00695A63" w:rsidRPr="00553174" w:rsidRDefault="00695A63" w:rsidP="00695A63">
      <w:pPr>
        <w:numPr>
          <w:ilvl w:val="0"/>
          <w:numId w:val="134"/>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this</w:t>
      </w:r>
      <w:r w:rsidRPr="00553174">
        <w:rPr>
          <w:color w:val="000000"/>
          <w:sz w:val="20"/>
          <w:szCs w:val="20"/>
          <w:bdr w:val="none" w:sz="0" w:space="0" w:color="auto" w:frame="1"/>
        </w:rPr>
        <w:t>.catalog=catalog;  </w:t>
      </w:r>
    </w:p>
    <w:p w:rsidR="00695A63" w:rsidRPr="00553174" w:rsidRDefault="00695A63" w:rsidP="00695A63">
      <w:pPr>
        <w:numPr>
          <w:ilvl w:val="0"/>
          <w:numId w:val="134"/>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695A63" w:rsidRPr="00553174" w:rsidRDefault="00695A63" w:rsidP="00695A63">
      <w:pPr>
        <w:numPr>
          <w:ilvl w:val="0"/>
          <w:numId w:val="134"/>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void</w:t>
      </w:r>
      <w:r w:rsidRPr="00553174">
        <w:rPr>
          <w:color w:val="000000"/>
          <w:sz w:val="20"/>
          <w:szCs w:val="20"/>
          <w:bdr w:val="none" w:sz="0" w:space="0" w:color="auto" w:frame="1"/>
        </w:rPr>
        <w:t> next() {  </w:t>
      </w:r>
    </w:p>
    <w:p w:rsidR="00695A63" w:rsidRPr="00553174" w:rsidRDefault="00695A63" w:rsidP="00695A63">
      <w:pPr>
        <w:numPr>
          <w:ilvl w:val="0"/>
          <w:numId w:val="134"/>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q.nextQuestion();  </w:t>
      </w:r>
    </w:p>
    <w:p w:rsidR="00695A63" w:rsidRPr="00553174" w:rsidRDefault="00695A63" w:rsidP="00695A63">
      <w:pPr>
        <w:numPr>
          <w:ilvl w:val="0"/>
          <w:numId w:val="134"/>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695A63" w:rsidRPr="00553174" w:rsidRDefault="00695A63" w:rsidP="00695A63">
      <w:pPr>
        <w:numPr>
          <w:ilvl w:val="0"/>
          <w:numId w:val="134"/>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void</w:t>
      </w:r>
      <w:r w:rsidRPr="00553174">
        <w:rPr>
          <w:color w:val="000000"/>
          <w:sz w:val="20"/>
          <w:szCs w:val="20"/>
          <w:bdr w:val="none" w:sz="0" w:space="0" w:color="auto" w:frame="1"/>
        </w:rPr>
        <w:t> previous() {  </w:t>
      </w:r>
    </w:p>
    <w:p w:rsidR="00695A63" w:rsidRPr="00553174" w:rsidRDefault="00695A63" w:rsidP="00695A63">
      <w:pPr>
        <w:numPr>
          <w:ilvl w:val="0"/>
          <w:numId w:val="134"/>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q.previousQuestion();  </w:t>
      </w:r>
    </w:p>
    <w:p w:rsidR="00695A63" w:rsidRPr="00553174" w:rsidRDefault="00695A63" w:rsidP="00695A63">
      <w:pPr>
        <w:numPr>
          <w:ilvl w:val="0"/>
          <w:numId w:val="134"/>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lastRenderedPageBreak/>
        <w:t>    }  </w:t>
      </w:r>
    </w:p>
    <w:p w:rsidR="00695A63" w:rsidRPr="00553174" w:rsidRDefault="00695A63" w:rsidP="00695A63">
      <w:pPr>
        <w:numPr>
          <w:ilvl w:val="0"/>
          <w:numId w:val="134"/>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void</w:t>
      </w:r>
      <w:r w:rsidRPr="00553174">
        <w:rPr>
          <w:color w:val="000000"/>
          <w:sz w:val="20"/>
          <w:szCs w:val="20"/>
          <w:bdr w:val="none" w:sz="0" w:space="0" w:color="auto" w:frame="1"/>
        </w:rPr>
        <w:t> newOne(String quest) {  </w:t>
      </w:r>
    </w:p>
    <w:p w:rsidR="00695A63" w:rsidRPr="00553174" w:rsidRDefault="00695A63" w:rsidP="00695A63">
      <w:pPr>
        <w:numPr>
          <w:ilvl w:val="0"/>
          <w:numId w:val="134"/>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q.newQuestion(quest);  </w:t>
      </w:r>
    </w:p>
    <w:p w:rsidR="00695A63" w:rsidRPr="00553174" w:rsidRDefault="00695A63" w:rsidP="00695A63">
      <w:pPr>
        <w:numPr>
          <w:ilvl w:val="0"/>
          <w:numId w:val="134"/>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695A63" w:rsidRPr="00553174" w:rsidRDefault="00695A63" w:rsidP="00695A63">
      <w:pPr>
        <w:numPr>
          <w:ilvl w:val="0"/>
          <w:numId w:val="134"/>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void</w:t>
      </w:r>
      <w:r w:rsidRPr="00553174">
        <w:rPr>
          <w:color w:val="000000"/>
          <w:sz w:val="20"/>
          <w:szCs w:val="20"/>
          <w:bdr w:val="none" w:sz="0" w:space="0" w:color="auto" w:frame="1"/>
        </w:rPr>
        <w:t> delete(String quest) {  </w:t>
      </w:r>
    </w:p>
    <w:p w:rsidR="00695A63" w:rsidRPr="00553174" w:rsidRDefault="00695A63" w:rsidP="00695A63">
      <w:pPr>
        <w:numPr>
          <w:ilvl w:val="0"/>
          <w:numId w:val="134"/>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q.deleteQuestion(quest);  </w:t>
      </w:r>
    </w:p>
    <w:p w:rsidR="00695A63" w:rsidRPr="00553174" w:rsidRDefault="00695A63" w:rsidP="00695A63">
      <w:pPr>
        <w:numPr>
          <w:ilvl w:val="0"/>
          <w:numId w:val="134"/>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695A63" w:rsidRPr="00553174" w:rsidRDefault="00695A63" w:rsidP="00695A63">
      <w:pPr>
        <w:numPr>
          <w:ilvl w:val="0"/>
          <w:numId w:val="134"/>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void</w:t>
      </w:r>
      <w:r w:rsidRPr="00553174">
        <w:rPr>
          <w:color w:val="000000"/>
          <w:sz w:val="20"/>
          <w:szCs w:val="20"/>
          <w:bdr w:val="none" w:sz="0" w:space="0" w:color="auto" w:frame="1"/>
        </w:rPr>
        <w:t> display() {  </w:t>
      </w:r>
    </w:p>
    <w:p w:rsidR="00695A63" w:rsidRPr="00553174" w:rsidRDefault="00695A63" w:rsidP="00695A63">
      <w:pPr>
        <w:numPr>
          <w:ilvl w:val="0"/>
          <w:numId w:val="134"/>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q.displayQuestion();  </w:t>
      </w:r>
    </w:p>
    <w:p w:rsidR="00695A63" w:rsidRPr="00553174" w:rsidRDefault="00695A63" w:rsidP="00695A63">
      <w:pPr>
        <w:numPr>
          <w:ilvl w:val="0"/>
          <w:numId w:val="134"/>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695A63" w:rsidRPr="00553174" w:rsidRDefault="00695A63" w:rsidP="00695A63">
      <w:pPr>
        <w:numPr>
          <w:ilvl w:val="0"/>
          <w:numId w:val="134"/>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void</w:t>
      </w:r>
      <w:r w:rsidRPr="00553174">
        <w:rPr>
          <w:color w:val="000000"/>
          <w:sz w:val="20"/>
          <w:szCs w:val="20"/>
          <w:bdr w:val="none" w:sz="0" w:space="0" w:color="auto" w:frame="1"/>
        </w:rPr>
        <w:t> displayAll() {  </w:t>
      </w:r>
    </w:p>
    <w:p w:rsidR="00695A63" w:rsidRPr="00553174" w:rsidRDefault="00695A63" w:rsidP="00695A63">
      <w:pPr>
        <w:numPr>
          <w:ilvl w:val="0"/>
          <w:numId w:val="134"/>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System.out.println(</w:t>
      </w:r>
      <w:r w:rsidRPr="00553174">
        <w:rPr>
          <w:rStyle w:val="string"/>
          <w:color w:val="0000FF"/>
          <w:sz w:val="20"/>
          <w:szCs w:val="20"/>
          <w:bdr w:val="none" w:sz="0" w:space="0" w:color="auto" w:frame="1"/>
        </w:rPr>
        <w:t>"Question Paper: "</w:t>
      </w:r>
      <w:r w:rsidRPr="00553174">
        <w:rPr>
          <w:color w:val="000000"/>
          <w:sz w:val="20"/>
          <w:szCs w:val="20"/>
          <w:bdr w:val="none" w:sz="0" w:space="0" w:color="auto" w:frame="1"/>
        </w:rPr>
        <w:t> + catalog);  </w:t>
      </w:r>
    </w:p>
    <w:p w:rsidR="00695A63" w:rsidRPr="00553174" w:rsidRDefault="00695A63" w:rsidP="00695A63">
      <w:pPr>
        <w:numPr>
          <w:ilvl w:val="0"/>
          <w:numId w:val="134"/>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q.displayAllQuestions();  </w:t>
      </w:r>
    </w:p>
    <w:p w:rsidR="00695A63" w:rsidRPr="00553174" w:rsidRDefault="00695A63" w:rsidP="00695A63">
      <w:pPr>
        <w:numPr>
          <w:ilvl w:val="0"/>
          <w:numId w:val="134"/>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695A63" w:rsidRPr="00553174" w:rsidRDefault="00695A63" w:rsidP="00695A63">
      <w:pPr>
        <w:numPr>
          <w:ilvl w:val="0"/>
          <w:numId w:val="134"/>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w:t>
      </w:r>
      <w:r w:rsidRPr="00553174">
        <w:rPr>
          <w:rStyle w:val="comment"/>
          <w:color w:val="008200"/>
          <w:sz w:val="20"/>
          <w:szCs w:val="20"/>
          <w:bdr w:val="none" w:sz="0" w:space="0" w:color="auto" w:frame="1"/>
        </w:rPr>
        <w:t>// End of the QuestionManager class.</w:t>
      </w:r>
      <w:r w:rsidRPr="00553174">
        <w:rPr>
          <w:color w:val="000000"/>
          <w:sz w:val="20"/>
          <w:szCs w:val="20"/>
          <w:bdr w:val="none" w:sz="0" w:space="0" w:color="auto" w:frame="1"/>
        </w:rPr>
        <w:t>  </w:t>
      </w:r>
    </w:p>
    <w:p w:rsidR="00695A63" w:rsidRPr="00553174" w:rsidRDefault="00695A63" w:rsidP="00695A63">
      <w:pPr>
        <w:pStyle w:val="Heading4"/>
        <w:shd w:val="clear" w:color="auto" w:fill="FFFFFF"/>
        <w:jc w:val="both"/>
        <w:rPr>
          <w:rFonts w:asciiTheme="minorHAnsi" w:hAnsiTheme="minorHAnsi" w:cs="Helvetica"/>
          <w:b w:val="0"/>
          <w:bCs w:val="0"/>
          <w:color w:val="610B4B"/>
          <w:sz w:val="20"/>
          <w:szCs w:val="20"/>
        </w:rPr>
      </w:pPr>
      <w:r w:rsidRPr="00553174">
        <w:rPr>
          <w:rFonts w:asciiTheme="minorHAnsi" w:hAnsiTheme="minorHAnsi" w:cs="Helvetica"/>
          <w:b w:val="0"/>
          <w:bCs w:val="0"/>
          <w:color w:val="610B4B"/>
          <w:sz w:val="20"/>
          <w:szCs w:val="20"/>
        </w:rPr>
        <w:t>Step 4</w:t>
      </w:r>
    </w:p>
    <w:p w:rsidR="00695A63" w:rsidRPr="00553174" w:rsidRDefault="00695A63" w:rsidP="00695A63">
      <w:pPr>
        <w:pStyle w:val="NormalWeb"/>
        <w:shd w:val="clear" w:color="auto" w:fill="FFFFFF"/>
        <w:jc w:val="both"/>
        <w:rPr>
          <w:rFonts w:asciiTheme="minorHAnsi" w:hAnsiTheme="minorHAnsi"/>
          <w:color w:val="000000"/>
          <w:sz w:val="20"/>
          <w:szCs w:val="20"/>
        </w:rPr>
      </w:pPr>
      <w:r w:rsidRPr="00553174">
        <w:rPr>
          <w:rFonts w:asciiTheme="minorHAnsi" w:hAnsiTheme="minorHAnsi"/>
          <w:color w:val="000000"/>
          <w:sz w:val="20"/>
          <w:szCs w:val="20"/>
        </w:rPr>
        <w:t>Create a </w:t>
      </w:r>
      <w:r w:rsidRPr="00553174">
        <w:rPr>
          <w:rFonts w:asciiTheme="minorHAnsi" w:hAnsiTheme="minorHAnsi"/>
          <w:b/>
          <w:bCs/>
          <w:color w:val="000000"/>
          <w:sz w:val="20"/>
          <w:szCs w:val="20"/>
        </w:rPr>
        <w:t>QuestionFormat</w:t>
      </w:r>
      <w:r w:rsidRPr="00553174">
        <w:rPr>
          <w:rFonts w:asciiTheme="minorHAnsi" w:hAnsiTheme="minorHAnsi"/>
          <w:color w:val="000000"/>
          <w:sz w:val="20"/>
          <w:szCs w:val="20"/>
        </w:rPr>
        <w:t> class that will extend the </w:t>
      </w:r>
      <w:r w:rsidRPr="00553174">
        <w:rPr>
          <w:rFonts w:asciiTheme="minorHAnsi" w:hAnsiTheme="minorHAnsi"/>
          <w:b/>
          <w:bCs/>
          <w:color w:val="000000"/>
          <w:sz w:val="20"/>
          <w:szCs w:val="20"/>
        </w:rPr>
        <w:t>QuestionManager</w:t>
      </w:r>
      <w:r w:rsidRPr="00553174">
        <w:rPr>
          <w:rFonts w:asciiTheme="minorHAnsi" w:hAnsiTheme="minorHAnsi"/>
          <w:color w:val="000000"/>
          <w:sz w:val="20"/>
          <w:szCs w:val="20"/>
        </w:rPr>
        <w:t> class</w:t>
      </w:r>
    </w:p>
    <w:p w:rsidR="00695A63" w:rsidRPr="00553174" w:rsidRDefault="00695A63" w:rsidP="00695A63">
      <w:pPr>
        <w:numPr>
          <w:ilvl w:val="0"/>
          <w:numId w:val="135"/>
        </w:numPr>
        <w:shd w:val="clear" w:color="auto" w:fill="FFFFFF"/>
        <w:spacing w:after="0" w:line="345" w:lineRule="atLeast"/>
        <w:ind w:left="0"/>
        <w:jc w:val="both"/>
        <w:rPr>
          <w:color w:val="000000"/>
          <w:sz w:val="20"/>
          <w:szCs w:val="20"/>
        </w:rPr>
      </w:pPr>
      <w:r w:rsidRPr="00553174">
        <w:rPr>
          <w:rStyle w:val="comment"/>
          <w:color w:val="008200"/>
          <w:sz w:val="20"/>
          <w:szCs w:val="20"/>
          <w:bdr w:val="none" w:sz="0" w:space="0" w:color="auto" w:frame="1"/>
        </w:rPr>
        <w:t>// this is the QuestionFormat class.</w:t>
      </w:r>
      <w:r w:rsidRPr="00553174">
        <w:rPr>
          <w:color w:val="000000"/>
          <w:sz w:val="20"/>
          <w:szCs w:val="20"/>
          <w:bdr w:val="none" w:sz="0" w:space="0" w:color="auto" w:frame="1"/>
        </w:rPr>
        <w:t>  </w:t>
      </w:r>
    </w:p>
    <w:p w:rsidR="00695A63" w:rsidRPr="00553174" w:rsidRDefault="00695A63" w:rsidP="00695A63">
      <w:pPr>
        <w:numPr>
          <w:ilvl w:val="0"/>
          <w:numId w:val="135"/>
        </w:numPr>
        <w:shd w:val="clear" w:color="auto" w:fill="FFFFFF"/>
        <w:spacing w:after="0" w:line="345" w:lineRule="atLeast"/>
        <w:ind w:left="0"/>
        <w:jc w:val="both"/>
        <w:rPr>
          <w:color w:val="000000"/>
          <w:sz w:val="20"/>
          <w:szCs w:val="20"/>
        </w:rPr>
      </w:pP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class</w:t>
      </w:r>
      <w:r w:rsidRPr="00553174">
        <w:rPr>
          <w:color w:val="000000"/>
          <w:sz w:val="20"/>
          <w:szCs w:val="20"/>
          <w:bdr w:val="none" w:sz="0" w:space="0" w:color="auto" w:frame="1"/>
        </w:rPr>
        <w:t> QuestionFormat </w:t>
      </w:r>
      <w:r w:rsidRPr="00553174">
        <w:rPr>
          <w:rStyle w:val="keyword"/>
          <w:b/>
          <w:bCs/>
          <w:color w:val="006699"/>
          <w:sz w:val="20"/>
          <w:szCs w:val="20"/>
          <w:bdr w:val="none" w:sz="0" w:space="0" w:color="auto" w:frame="1"/>
        </w:rPr>
        <w:t>extends</w:t>
      </w:r>
      <w:r w:rsidRPr="00553174">
        <w:rPr>
          <w:color w:val="000000"/>
          <w:sz w:val="20"/>
          <w:szCs w:val="20"/>
          <w:bdr w:val="none" w:sz="0" w:space="0" w:color="auto" w:frame="1"/>
        </w:rPr>
        <w:t> QuestionManager {  </w:t>
      </w:r>
    </w:p>
    <w:p w:rsidR="00695A63" w:rsidRPr="00553174" w:rsidRDefault="00695A63" w:rsidP="00695A63">
      <w:pPr>
        <w:numPr>
          <w:ilvl w:val="0"/>
          <w:numId w:val="13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QuestionFormat(String catalog){  </w:t>
      </w:r>
    </w:p>
    <w:p w:rsidR="00695A63" w:rsidRPr="00553174" w:rsidRDefault="00695A63" w:rsidP="00695A63">
      <w:pPr>
        <w:numPr>
          <w:ilvl w:val="0"/>
          <w:numId w:val="13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super</w:t>
      </w:r>
      <w:r w:rsidRPr="00553174">
        <w:rPr>
          <w:color w:val="000000"/>
          <w:sz w:val="20"/>
          <w:szCs w:val="20"/>
          <w:bdr w:val="none" w:sz="0" w:space="0" w:color="auto" w:frame="1"/>
        </w:rPr>
        <w:t>(catalog);  </w:t>
      </w:r>
    </w:p>
    <w:p w:rsidR="00695A63" w:rsidRPr="00553174" w:rsidRDefault="00695A63" w:rsidP="00695A63">
      <w:pPr>
        <w:numPr>
          <w:ilvl w:val="0"/>
          <w:numId w:val="13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695A63" w:rsidRPr="00553174" w:rsidRDefault="00695A63" w:rsidP="00695A63">
      <w:pPr>
        <w:numPr>
          <w:ilvl w:val="0"/>
          <w:numId w:val="13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void</w:t>
      </w:r>
      <w:r w:rsidRPr="00553174">
        <w:rPr>
          <w:color w:val="000000"/>
          <w:sz w:val="20"/>
          <w:szCs w:val="20"/>
          <w:bdr w:val="none" w:sz="0" w:space="0" w:color="auto" w:frame="1"/>
        </w:rPr>
        <w:t> displayAll() {  </w:t>
      </w:r>
    </w:p>
    <w:p w:rsidR="00695A63" w:rsidRPr="00553174" w:rsidRDefault="00695A63" w:rsidP="00695A63">
      <w:pPr>
        <w:numPr>
          <w:ilvl w:val="0"/>
          <w:numId w:val="13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System.out.println(</w:t>
      </w:r>
      <w:r w:rsidRPr="00553174">
        <w:rPr>
          <w:rStyle w:val="string"/>
          <w:color w:val="0000FF"/>
          <w:sz w:val="20"/>
          <w:szCs w:val="20"/>
          <w:bdr w:val="none" w:sz="0" w:space="0" w:color="auto" w:frame="1"/>
        </w:rPr>
        <w:t>"\n---------------------------------------------------------"</w:t>
      </w:r>
      <w:r w:rsidRPr="00553174">
        <w:rPr>
          <w:color w:val="000000"/>
          <w:sz w:val="20"/>
          <w:szCs w:val="20"/>
          <w:bdr w:val="none" w:sz="0" w:space="0" w:color="auto" w:frame="1"/>
        </w:rPr>
        <w:t>);  </w:t>
      </w:r>
    </w:p>
    <w:p w:rsidR="00695A63" w:rsidRPr="00553174" w:rsidRDefault="00695A63" w:rsidP="00695A63">
      <w:pPr>
        <w:numPr>
          <w:ilvl w:val="0"/>
          <w:numId w:val="13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super</w:t>
      </w:r>
      <w:r w:rsidRPr="00553174">
        <w:rPr>
          <w:color w:val="000000"/>
          <w:sz w:val="20"/>
          <w:szCs w:val="20"/>
          <w:bdr w:val="none" w:sz="0" w:space="0" w:color="auto" w:frame="1"/>
        </w:rPr>
        <w:t>.displayAll();  </w:t>
      </w:r>
    </w:p>
    <w:p w:rsidR="00695A63" w:rsidRPr="00553174" w:rsidRDefault="00695A63" w:rsidP="00695A63">
      <w:pPr>
        <w:numPr>
          <w:ilvl w:val="0"/>
          <w:numId w:val="13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System.out.println(</w:t>
      </w:r>
      <w:r w:rsidRPr="00553174">
        <w:rPr>
          <w:rStyle w:val="string"/>
          <w:color w:val="0000FF"/>
          <w:sz w:val="20"/>
          <w:szCs w:val="20"/>
          <w:bdr w:val="none" w:sz="0" w:space="0" w:color="auto" w:frame="1"/>
        </w:rPr>
        <w:t>"-----------------------------------------------------------"</w:t>
      </w:r>
      <w:r w:rsidRPr="00553174">
        <w:rPr>
          <w:color w:val="000000"/>
          <w:sz w:val="20"/>
          <w:szCs w:val="20"/>
          <w:bdr w:val="none" w:sz="0" w:space="0" w:color="auto" w:frame="1"/>
        </w:rPr>
        <w:t>);  </w:t>
      </w:r>
    </w:p>
    <w:p w:rsidR="00695A63" w:rsidRPr="00553174" w:rsidRDefault="00695A63" w:rsidP="00695A63">
      <w:pPr>
        <w:numPr>
          <w:ilvl w:val="0"/>
          <w:numId w:val="13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695A63" w:rsidRPr="00553174" w:rsidRDefault="00695A63" w:rsidP="00695A63">
      <w:pPr>
        <w:numPr>
          <w:ilvl w:val="0"/>
          <w:numId w:val="135"/>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w:t>
      </w:r>
      <w:r w:rsidRPr="00553174">
        <w:rPr>
          <w:rStyle w:val="comment"/>
          <w:color w:val="008200"/>
          <w:sz w:val="20"/>
          <w:szCs w:val="20"/>
          <w:bdr w:val="none" w:sz="0" w:space="0" w:color="auto" w:frame="1"/>
        </w:rPr>
        <w:t>// End of the QuestionFormat class.</w:t>
      </w:r>
      <w:r w:rsidRPr="00553174">
        <w:rPr>
          <w:color w:val="000000"/>
          <w:sz w:val="20"/>
          <w:szCs w:val="20"/>
          <w:bdr w:val="none" w:sz="0" w:space="0" w:color="auto" w:frame="1"/>
        </w:rPr>
        <w:t>  </w:t>
      </w:r>
    </w:p>
    <w:p w:rsidR="00695A63" w:rsidRPr="00553174" w:rsidRDefault="00695A63" w:rsidP="00695A63">
      <w:pPr>
        <w:pStyle w:val="Heading4"/>
        <w:shd w:val="clear" w:color="auto" w:fill="FFFFFF"/>
        <w:jc w:val="both"/>
        <w:rPr>
          <w:rFonts w:asciiTheme="minorHAnsi" w:hAnsiTheme="minorHAnsi" w:cs="Helvetica"/>
          <w:b w:val="0"/>
          <w:bCs w:val="0"/>
          <w:color w:val="610B4B"/>
          <w:sz w:val="20"/>
          <w:szCs w:val="20"/>
        </w:rPr>
      </w:pPr>
      <w:r w:rsidRPr="00553174">
        <w:rPr>
          <w:rFonts w:asciiTheme="minorHAnsi" w:hAnsiTheme="minorHAnsi" w:cs="Helvetica"/>
          <w:b w:val="0"/>
          <w:bCs w:val="0"/>
          <w:color w:val="610B4B"/>
          <w:sz w:val="20"/>
          <w:szCs w:val="20"/>
        </w:rPr>
        <w:t>Step 5</w:t>
      </w:r>
    </w:p>
    <w:p w:rsidR="00695A63" w:rsidRPr="00553174" w:rsidRDefault="00695A63" w:rsidP="00695A63">
      <w:pPr>
        <w:pStyle w:val="NormalWeb"/>
        <w:shd w:val="clear" w:color="auto" w:fill="FFFFFF"/>
        <w:jc w:val="both"/>
        <w:rPr>
          <w:rFonts w:asciiTheme="minorHAnsi" w:hAnsiTheme="minorHAnsi"/>
          <w:color w:val="000000"/>
          <w:sz w:val="20"/>
          <w:szCs w:val="20"/>
        </w:rPr>
      </w:pPr>
      <w:r w:rsidRPr="00553174">
        <w:rPr>
          <w:rFonts w:asciiTheme="minorHAnsi" w:hAnsiTheme="minorHAnsi"/>
          <w:color w:val="000000"/>
          <w:sz w:val="20"/>
          <w:szCs w:val="20"/>
        </w:rPr>
        <w:t>Create a </w:t>
      </w:r>
      <w:r w:rsidRPr="00553174">
        <w:rPr>
          <w:rFonts w:asciiTheme="minorHAnsi" w:hAnsiTheme="minorHAnsi"/>
          <w:b/>
          <w:bCs/>
          <w:color w:val="000000"/>
          <w:sz w:val="20"/>
          <w:szCs w:val="20"/>
        </w:rPr>
        <w:t>BridgePatternDemo</w:t>
      </w:r>
      <w:r w:rsidRPr="00553174">
        <w:rPr>
          <w:rFonts w:asciiTheme="minorHAnsi" w:hAnsiTheme="minorHAnsi"/>
          <w:color w:val="000000"/>
          <w:sz w:val="20"/>
          <w:szCs w:val="20"/>
        </w:rPr>
        <w:t> class.</w:t>
      </w:r>
    </w:p>
    <w:p w:rsidR="00695A63" w:rsidRPr="00553174" w:rsidRDefault="00695A63" w:rsidP="00695A63">
      <w:pPr>
        <w:numPr>
          <w:ilvl w:val="0"/>
          <w:numId w:val="136"/>
        </w:numPr>
        <w:shd w:val="clear" w:color="auto" w:fill="FFFFFF"/>
        <w:spacing w:after="0" w:line="345" w:lineRule="atLeast"/>
        <w:ind w:left="0"/>
        <w:jc w:val="both"/>
        <w:rPr>
          <w:color w:val="000000"/>
          <w:sz w:val="20"/>
          <w:szCs w:val="20"/>
        </w:rPr>
      </w:pPr>
      <w:r w:rsidRPr="00553174">
        <w:rPr>
          <w:rStyle w:val="comment"/>
          <w:color w:val="008200"/>
          <w:sz w:val="20"/>
          <w:szCs w:val="20"/>
          <w:bdr w:val="none" w:sz="0" w:space="0" w:color="auto" w:frame="1"/>
        </w:rPr>
        <w:t>// this is the BridgePatternDemo class.</w:t>
      </w:r>
      <w:r w:rsidRPr="00553174">
        <w:rPr>
          <w:color w:val="000000"/>
          <w:sz w:val="20"/>
          <w:szCs w:val="20"/>
          <w:bdr w:val="none" w:sz="0" w:space="0" w:color="auto" w:frame="1"/>
        </w:rPr>
        <w:t>  </w:t>
      </w:r>
    </w:p>
    <w:p w:rsidR="00695A63" w:rsidRPr="00553174" w:rsidRDefault="00695A63" w:rsidP="00695A63">
      <w:pPr>
        <w:numPr>
          <w:ilvl w:val="0"/>
          <w:numId w:val="136"/>
        </w:numPr>
        <w:shd w:val="clear" w:color="auto" w:fill="FFFFFF"/>
        <w:spacing w:after="0" w:line="345" w:lineRule="atLeast"/>
        <w:ind w:left="0"/>
        <w:jc w:val="both"/>
        <w:rPr>
          <w:color w:val="000000"/>
          <w:sz w:val="20"/>
          <w:szCs w:val="20"/>
        </w:rPr>
      </w:pP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class</w:t>
      </w:r>
      <w:r w:rsidRPr="00553174">
        <w:rPr>
          <w:color w:val="000000"/>
          <w:sz w:val="20"/>
          <w:szCs w:val="20"/>
          <w:bdr w:val="none" w:sz="0" w:space="0" w:color="auto" w:frame="1"/>
        </w:rPr>
        <w:t> BridgePatternDemo {  </w:t>
      </w:r>
    </w:p>
    <w:p w:rsidR="00695A63" w:rsidRPr="00553174" w:rsidRDefault="00695A63" w:rsidP="00695A63">
      <w:pPr>
        <w:numPr>
          <w:ilvl w:val="0"/>
          <w:numId w:val="13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r w:rsidRPr="00553174">
        <w:rPr>
          <w:rStyle w:val="keyword"/>
          <w:b/>
          <w:bCs/>
          <w:color w:val="006699"/>
          <w:sz w:val="20"/>
          <w:szCs w:val="20"/>
          <w:bdr w:val="none" w:sz="0" w:space="0" w:color="auto" w:frame="1"/>
        </w:rPr>
        <w:t>public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static</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void</w:t>
      </w:r>
      <w:r w:rsidRPr="00553174">
        <w:rPr>
          <w:color w:val="000000"/>
          <w:sz w:val="20"/>
          <w:szCs w:val="20"/>
          <w:bdr w:val="none" w:sz="0" w:space="0" w:color="auto" w:frame="1"/>
        </w:rPr>
        <w:t> main(String[] args) {  </w:t>
      </w:r>
    </w:p>
    <w:p w:rsidR="00695A63" w:rsidRPr="00553174" w:rsidRDefault="00695A63" w:rsidP="00695A63">
      <w:pPr>
        <w:numPr>
          <w:ilvl w:val="0"/>
          <w:numId w:val="13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lastRenderedPageBreak/>
        <w:t>    QuestionFormat questions = </w:t>
      </w:r>
      <w:r w:rsidRPr="00553174">
        <w:rPr>
          <w:rStyle w:val="keyword"/>
          <w:b/>
          <w:bCs/>
          <w:color w:val="006699"/>
          <w:sz w:val="20"/>
          <w:szCs w:val="20"/>
          <w:bdr w:val="none" w:sz="0" w:space="0" w:color="auto" w:frame="1"/>
        </w:rPr>
        <w:t>new</w:t>
      </w:r>
      <w:r w:rsidRPr="00553174">
        <w:rPr>
          <w:color w:val="000000"/>
          <w:sz w:val="20"/>
          <w:szCs w:val="20"/>
          <w:bdr w:val="none" w:sz="0" w:space="0" w:color="auto" w:frame="1"/>
        </w:rPr>
        <w:t> QuestionFormat(</w:t>
      </w:r>
      <w:r w:rsidRPr="00553174">
        <w:rPr>
          <w:rStyle w:val="string"/>
          <w:color w:val="0000FF"/>
          <w:sz w:val="20"/>
          <w:szCs w:val="20"/>
          <w:bdr w:val="none" w:sz="0" w:space="0" w:color="auto" w:frame="1"/>
        </w:rPr>
        <w:t>"Java Programming Language"</w:t>
      </w:r>
      <w:r w:rsidRPr="00553174">
        <w:rPr>
          <w:color w:val="000000"/>
          <w:sz w:val="20"/>
          <w:szCs w:val="20"/>
          <w:bdr w:val="none" w:sz="0" w:space="0" w:color="auto" w:frame="1"/>
        </w:rPr>
        <w:t>);  </w:t>
      </w:r>
    </w:p>
    <w:p w:rsidR="00695A63" w:rsidRPr="00553174" w:rsidRDefault="00695A63" w:rsidP="00695A63">
      <w:pPr>
        <w:numPr>
          <w:ilvl w:val="0"/>
          <w:numId w:val="13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questions.q = </w:t>
      </w:r>
      <w:r w:rsidRPr="00553174">
        <w:rPr>
          <w:rStyle w:val="keyword"/>
          <w:b/>
          <w:bCs/>
          <w:color w:val="006699"/>
          <w:sz w:val="20"/>
          <w:szCs w:val="20"/>
          <w:bdr w:val="none" w:sz="0" w:space="0" w:color="auto" w:frame="1"/>
        </w:rPr>
        <w:t>new</w:t>
      </w:r>
      <w:r w:rsidRPr="00553174">
        <w:rPr>
          <w:color w:val="000000"/>
          <w:sz w:val="20"/>
          <w:szCs w:val="20"/>
          <w:bdr w:val="none" w:sz="0" w:space="0" w:color="auto" w:frame="1"/>
        </w:rPr>
        <w:t> JavaQuestions();  </w:t>
      </w:r>
    </w:p>
    <w:p w:rsidR="00695A63" w:rsidRPr="00553174" w:rsidRDefault="00695A63" w:rsidP="00695A63">
      <w:pPr>
        <w:numPr>
          <w:ilvl w:val="0"/>
          <w:numId w:val="13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roofErr w:type="gramStart"/>
      <w:r w:rsidRPr="00553174">
        <w:rPr>
          <w:color w:val="000000"/>
          <w:sz w:val="20"/>
          <w:szCs w:val="20"/>
          <w:bdr w:val="none" w:sz="0" w:space="0" w:color="auto" w:frame="1"/>
        </w:rPr>
        <w:t>questions.delete(</w:t>
      </w:r>
      <w:proofErr w:type="gramEnd"/>
      <w:r w:rsidRPr="00553174">
        <w:rPr>
          <w:rStyle w:val="string"/>
          <w:color w:val="0000FF"/>
          <w:sz w:val="20"/>
          <w:szCs w:val="20"/>
          <w:bdr w:val="none" w:sz="0" w:space="0" w:color="auto" w:frame="1"/>
        </w:rPr>
        <w:t>"what is class?"</w:t>
      </w:r>
      <w:r w:rsidRPr="00553174">
        <w:rPr>
          <w:color w:val="000000"/>
          <w:sz w:val="20"/>
          <w:szCs w:val="20"/>
          <w:bdr w:val="none" w:sz="0" w:space="0" w:color="auto" w:frame="1"/>
        </w:rPr>
        <w:t>);  </w:t>
      </w:r>
    </w:p>
    <w:p w:rsidR="00695A63" w:rsidRPr="00553174" w:rsidRDefault="00695A63" w:rsidP="00695A63">
      <w:pPr>
        <w:numPr>
          <w:ilvl w:val="0"/>
          <w:numId w:val="13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questions.display();  </w:t>
      </w:r>
    </w:p>
    <w:p w:rsidR="00695A63" w:rsidRPr="00553174" w:rsidRDefault="00695A63" w:rsidP="00695A63">
      <w:pPr>
        <w:numPr>
          <w:ilvl w:val="0"/>
          <w:numId w:val="13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roofErr w:type="gramStart"/>
      <w:r w:rsidRPr="00553174">
        <w:rPr>
          <w:color w:val="000000"/>
          <w:sz w:val="20"/>
          <w:szCs w:val="20"/>
          <w:bdr w:val="none" w:sz="0" w:space="0" w:color="auto" w:frame="1"/>
        </w:rPr>
        <w:t>questions.newOne(</w:t>
      </w:r>
      <w:proofErr w:type="gramEnd"/>
      <w:r w:rsidRPr="00553174">
        <w:rPr>
          <w:rStyle w:val="string"/>
          <w:color w:val="0000FF"/>
          <w:sz w:val="20"/>
          <w:szCs w:val="20"/>
          <w:bdr w:val="none" w:sz="0" w:space="0" w:color="auto" w:frame="1"/>
        </w:rPr>
        <w:t>"What is inheritance? "</w:t>
      </w:r>
      <w:r w:rsidRPr="00553174">
        <w:rPr>
          <w:color w:val="000000"/>
          <w:sz w:val="20"/>
          <w:szCs w:val="20"/>
          <w:bdr w:val="none" w:sz="0" w:space="0" w:color="auto" w:frame="1"/>
        </w:rPr>
        <w:t>);  </w:t>
      </w:r>
    </w:p>
    <w:p w:rsidR="00695A63" w:rsidRPr="00553174" w:rsidRDefault="00695A63" w:rsidP="00695A63">
      <w:pPr>
        <w:numPr>
          <w:ilvl w:val="0"/>
          <w:numId w:val="13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
    <w:p w:rsidR="00695A63" w:rsidRPr="00553174" w:rsidRDefault="00695A63" w:rsidP="00695A63">
      <w:pPr>
        <w:numPr>
          <w:ilvl w:val="0"/>
          <w:numId w:val="13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w:t>
      </w:r>
      <w:proofErr w:type="gramStart"/>
      <w:r w:rsidRPr="00553174">
        <w:rPr>
          <w:color w:val="000000"/>
          <w:sz w:val="20"/>
          <w:szCs w:val="20"/>
          <w:bdr w:val="none" w:sz="0" w:space="0" w:color="auto" w:frame="1"/>
        </w:rPr>
        <w:t>questions.newOne(</w:t>
      </w:r>
      <w:proofErr w:type="gramEnd"/>
      <w:r w:rsidRPr="00553174">
        <w:rPr>
          <w:rStyle w:val="string"/>
          <w:color w:val="0000FF"/>
          <w:sz w:val="20"/>
          <w:szCs w:val="20"/>
          <w:bdr w:val="none" w:sz="0" w:space="0" w:color="auto" w:frame="1"/>
        </w:rPr>
        <w:t>"How many types of inheritance are there in java?"</w:t>
      </w:r>
      <w:r w:rsidRPr="00553174">
        <w:rPr>
          <w:color w:val="000000"/>
          <w:sz w:val="20"/>
          <w:szCs w:val="20"/>
          <w:bdr w:val="none" w:sz="0" w:space="0" w:color="auto" w:frame="1"/>
        </w:rPr>
        <w:t>);  </w:t>
      </w:r>
    </w:p>
    <w:p w:rsidR="00695A63" w:rsidRPr="00553174" w:rsidRDefault="00695A63" w:rsidP="00695A63">
      <w:pPr>
        <w:numPr>
          <w:ilvl w:val="0"/>
          <w:numId w:val="13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questions.displayAll();  </w:t>
      </w:r>
    </w:p>
    <w:p w:rsidR="00695A63" w:rsidRPr="00553174" w:rsidRDefault="00695A63" w:rsidP="00695A63">
      <w:pPr>
        <w:numPr>
          <w:ilvl w:val="0"/>
          <w:numId w:val="13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    }  </w:t>
      </w:r>
    </w:p>
    <w:p w:rsidR="00695A63" w:rsidRPr="00553174" w:rsidRDefault="00695A63" w:rsidP="00695A63">
      <w:pPr>
        <w:numPr>
          <w:ilvl w:val="0"/>
          <w:numId w:val="136"/>
        </w:numPr>
        <w:shd w:val="clear" w:color="auto" w:fill="FFFFFF"/>
        <w:spacing w:after="0" w:line="345" w:lineRule="atLeast"/>
        <w:ind w:left="0"/>
        <w:jc w:val="both"/>
        <w:rPr>
          <w:color w:val="000000"/>
          <w:sz w:val="20"/>
          <w:szCs w:val="20"/>
        </w:rPr>
      </w:pPr>
      <w:r w:rsidRPr="00553174">
        <w:rPr>
          <w:color w:val="000000"/>
          <w:sz w:val="20"/>
          <w:szCs w:val="20"/>
          <w:bdr w:val="none" w:sz="0" w:space="0" w:color="auto" w:frame="1"/>
        </w:rPr>
        <w:t>}</w:t>
      </w:r>
      <w:r w:rsidRPr="00553174">
        <w:rPr>
          <w:rStyle w:val="comment"/>
          <w:color w:val="008200"/>
          <w:sz w:val="20"/>
          <w:szCs w:val="20"/>
          <w:bdr w:val="none" w:sz="0" w:space="0" w:color="auto" w:frame="1"/>
        </w:rPr>
        <w:t>// End of the BridgePatternDemo class.</w:t>
      </w:r>
      <w:r w:rsidRPr="00553174">
        <w:rPr>
          <w:color w:val="000000"/>
          <w:sz w:val="20"/>
          <w:szCs w:val="20"/>
          <w:bdr w:val="none" w:sz="0" w:space="0" w:color="auto" w:frame="1"/>
        </w:rPr>
        <w:t>  </w:t>
      </w:r>
    </w:p>
    <w:p w:rsidR="00695A63" w:rsidRPr="00553174" w:rsidRDefault="00C05106" w:rsidP="00695A63">
      <w:pPr>
        <w:spacing w:line="240" w:lineRule="auto"/>
        <w:rPr>
          <w:sz w:val="20"/>
          <w:szCs w:val="20"/>
        </w:rPr>
      </w:pPr>
      <w:r w:rsidRPr="00553174">
        <w:rPr>
          <w:sz w:val="20"/>
          <w:szCs w:val="20"/>
        </w:rPr>
        <w:pict>
          <v:rect id="_x0000_i1043" style="width:0;height:.75pt" o:hrstd="t" o:hrnoshade="t" o:hr="t" fillcolor="#d4d4d4" stroked="f"/>
        </w:pict>
      </w:r>
    </w:p>
    <w:p w:rsidR="00695A63" w:rsidRPr="00553174" w:rsidRDefault="00C05106" w:rsidP="00695A63">
      <w:pPr>
        <w:shd w:val="clear" w:color="auto" w:fill="FFFFFF"/>
        <w:jc w:val="both"/>
        <w:rPr>
          <w:color w:val="000000"/>
          <w:sz w:val="20"/>
          <w:szCs w:val="20"/>
        </w:rPr>
      </w:pPr>
      <w:hyperlink r:id="rId55" w:history="1">
        <w:proofErr w:type="gramStart"/>
        <w:r w:rsidR="00695A63" w:rsidRPr="00553174">
          <w:rPr>
            <w:rStyle w:val="Hyperlink"/>
            <w:rFonts w:cs="Tahoma"/>
            <w:color w:val="FF0000"/>
            <w:sz w:val="20"/>
            <w:szCs w:val="20"/>
          </w:rPr>
          <w:t>download</w:t>
        </w:r>
        <w:proofErr w:type="gramEnd"/>
        <w:r w:rsidR="00695A63" w:rsidRPr="00553174">
          <w:rPr>
            <w:rStyle w:val="Hyperlink"/>
            <w:rFonts w:cs="Tahoma"/>
            <w:color w:val="FF0000"/>
            <w:sz w:val="20"/>
            <w:szCs w:val="20"/>
          </w:rPr>
          <w:t xml:space="preserve"> this Bridge Pattern Example</w:t>
        </w:r>
      </w:hyperlink>
    </w:p>
    <w:p w:rsidR="00695A63" w:rsidRPr="00553174" w:rsidRDefault="00695A63" w:rsidP="00695A63">
      <w:pPr>
        <w:pStyle w:val="Heading4"/>
        <w:shd w:val="clear" w:color="auto" w:fill="FFFFFF"/>
        <w:jc w:val="both"/>
        <w:rPr>
          <w:rFonts w:asciiTheme="minorHAnsi" w:hAnsiTheme="minorHAnsi" w:cs="Helvetica"/>
          <w:b w:val="0"/>
          <w:bCs w:val="0"/>
          <w:color w:val="610B4B"/>
          <w:sz w:val="20"/>
          <w:szCs w:val="20"/>
        </w:rPr>
      </w:pPr>
      <w:r w:rsidRPr="00553174">
        <w:rPr>
          <w:rFonts w:asciiTheme="minorHAnsi" w:hAnsiTheme="minorHAnsi" w:cs="Helvetica"/>
          <w:b w:val="0"/>
          <w:bCs w:val="0"/>
          <w:color w:val="610B4B"/>
          <w:sz w:val="20"/>
          <w:szCs w:val="20"/>
        </w:rPr>
        <w:t>Output</w:t>
      </w:r>
    </w:p>
    <w:p w:rsidR="00695A63" w:rsidRPr="00553174" w:rsidRDefault="00695A63" w:rsidP="00695A63">
      <w:pPr>
        <w:numPr>
          <w:ilvl w:val="0"/>
          <w:numId w:val="137"/>
        </w:numPr>
        <w:shd w:val="clear" w:color="auto" w:fill="F9FBF9"/>
        <w:spacing w:after="0" w:line="345" w:lineRule="atLeast"/>
        <w:ind w:left="0"/>
        <w:jc w:val="both"/>
        <w:rPr>
          <w:rFonts w:cs="Times New Roman"/>
          <w:color w:val="000000"/>
          <w:sz w:val="20"/>
          <w:szCs w:val="20"/>
        </w:rPr>
      </w:pPr>
      <w:r w:rsidRPr="00553174">
        <w:rPr>
          <w:color w:val="000000"/>
          <w:sz w:val="20"/>
          <w:szCs w:val="20"/>
          <w:bdr w:val="none" w:sz="0" w:space="0" w:color="auto" w:frame="1"/>
        </w:rPr>
        <w:t>What is </w:t>
      </w:r>
      <w:r w:rsidRPr="00553174">
        <w:rPr>
          <w:rStyle w:val="keyword"/>
          <w:b/>
          <w:bCs/>
          <w:color w:val="006699"/>
          <w:sz w:val="20"/>
          <w:szCs w:val="20"/>
          <w:bdr w:val="none" w:sz="0" w:space="0" w:color="auto" w:frame="1"/>
        </w:rPr>
        <w:t>interface</w:t>
      </w:r>
      <w:r w:rsidRPr="00553174">
        <w:rPr>
          <w:color w:val="000000"/>
          <w:sz w:val="20"/>
          <w:szCs w:val="20"/>
          <w:bdr w:val="none" w:sz="0" w:space="0" w:color="auto" w:frame="1"/>
        </w:rPr>
        <w:t>?  </w:t>
      </w:r>
    </w:p>
    <w:p w:rsidR="00695A63" w:rsidRPr="00553174" w:rsidRDefault="00695A63" w:rsidP="00695A63">
      <w:pPr>
        <w:numPr>
          <w:ilvl w:val="0"/>
          <w:numId w:val="137"/>
        </w:numPr>
        <w:shd w:val="clear" w:color="auto" w:fill="F9FBF9"/>
        <w:spacing w:after="0" w:line="345" w:lineRule="atLeast"/>
        <w:ind w:left="0"/>
        <w:jc w:val="both"/>
        <w:rPr>
          <w:color w:val="000000"/>
          <w:sz w:val="20"/>
          <w:szCs w:val="20"/>
        </w:rPr>
      </w:pPr>
      <w:r w:rsidRPr="00553174">
        <w:rPr>
          <w:color w:val="000000"/>
          <w:sz w:val="20"/>
          <w:szCs w:val="20"/>
          <w:bdr w:val="none" w:sz="0" w:space="0" w:color="auto" w:frame="1"/>
        </w:rPr>
        <w:t>  </w:t>
      </w:r>
    </w:p>
    <w:p w:rsidR="00695A63" w:rsidRPr="00553174" w:rsidRDefault="00695A63" w:rsidP="00695A63">
      <w:pPr>
        <w:numPr>
          <w:ilvl w:val="0"/>
          <w:numId w:val="137"/>
        </w:numPr>
        <w:shd w:val="clear" w:color="auto" w:fill="F9FBF9"/>
        <w:spacing w:after="0" w:line="345" w:lineRule="atLeast"/>
        <w:ind w:left="0"/>
        <w:jc w:val="both"/>
        <w:rPr>
          <w:color w:val="000000"/>
          <w:sz w:val="20"/>
          <w:szCs w:val="20"/>
        </w:rPr>
      </w:pPr>
      <w:r w:rsidRPr="00553174">
        <w:rPr>
          <w:color w:val="000000"/>
          <w:sz w:val="20"/>
          <w:szCs w:val="20"/>
          <w:bdr w:val="none" w:sz="0" w:space="0" w:color="auto" w:frame="1"/>
        </w:rPr>
        <w:t>--------------------------------------------------------------------  </w:t>
      </w:r>
    </w:p>
    <w:p w:rsidR="00695A63" w:rsidRPr="00553174" w:rsidRDefault="00695A63" w:rsidP="00695A63">
      <w:pPr>
        <w:numPr>
          <w:ilvl w:val="0"/>
          <w:numId w:val="137"/>
        </w:numPr>
        <w:shd w:val="clear" w:color="auto" w:fill="F9FBF9"/>
        <w:spacing w:after="0" w:line="345" w:lineRule="atLeast"/>
        <w:ind w:left="0"/>
        <w:jc w:val="both"/>
        <w:rPr>
          <w:color w:val="000000"/>
          <w:sz w:val="20"/>
          <w:szCs w:val="20"/>
        </w:rPr>
      </w:pPr>
      <w:r w:rsidRPr="00553174">
        <w:rPr>
          <w:color w:val="000000"/>
          <w:sz w:val="20"/>
          <w:szCs w:val="20"/>
          <w:bdr w:val="none" w:sz="0" w:space="0" w:color="auto" w:frame="1"/>
        </w:rPr>
        <w:t>Question Paper: Java Programming Language  </w:t>
      </w:r>
    </w:p>
    <w:p w:rsidR="00695A63" w:rsidRPr="00553174" w:rsidRDefault="00695A63" w:rsidP="00695A63">
      <w:pPr>
        <w:numPr>
          <w:ilvl w:val="0"/>
          <w:numId w:val="137"/>
        </w:numPr>
        <w:shd w:val="clear" w:color="auto" w:fill="F9FBF9"/>
        <w:spacing w:after="0" w:line="345" w:lineRule="atLeast"/>
        <w:ind w:left="0"/>
        <w:jc w:val="both"/>
        <w:rPr>
          <w:color w:val="000000"/>
          <w:sz w:val="20"/>
          <w:szCs w:val="20"/>
        </w:rPr>
      </w:pPr>
      <w:r w:rsidRPr="00553174">
        <w:rPr>
          <w:color w:val="000000"/>
          <w:sz w:val="20"/>
          <w:szCs w:val="20"/>
          <w:bdr w:val="none" w:sz="0" w:space="0" w:color="auto" w:frame="1"/>
        </w:rPr>
        <w:t>What is </w:t>
      </w:r>
      <w:r w:rsidRPr="00553174">
        <w:rPr>
          <w:rStyle w:val="keyword"/>
          <w:b/>
          <w:bCs/>
          <w:color w:val="006699"/>
          <w:sz w:val="20"/>
          <w:szCs w:val="20"/>
          <w:bdr w:val="none" w:sz="0" w:space="0" w:color="auto" w:frame="1"/>
        </w:rPr>
        <w:t>class</w:t>
      </w:r>
      <w:r w:rsidRPr="00553174">
        <w:rPr>
          <w:color w:val="000000"/>
          <w:sz w:val="20"/>
          <w:szCs w:val="20"/>
          <w:bdr w:val="none" w:sz="0" w:space="0" w:color="auto" w:frame="1"/>
        </w:rPr>
        <w:t>?  </w:t>
      </w:r>
    </w:p>
    <w:p w:rsidR="00695A63" w:rsidRPr="00553174" w:rsidRDefault="00695A63" w:rsidP="00695A63">
      <w:pPr>
        <w:numPr>
          <w:ilvl w:val="0"/>
          <w:numId w:val="137"/>
        </w:numPr>
        <w:shd w:val="clear" w:color="auto" w:fill="F9FBF9"/>
        <w:spacing w:after="0" w:line="345" w:lineRule="atLeast"/>
        <w:ind w:left="0"/>
        <w:jc w:val="both"/>
        <w:rPr>
          <w:color w:val="000000"/>
          <w:sz w:val="20"/>
          <w:szCs w:val="20"/>
        </w:rPr>
      </w:pPr>
      <w:r w:rsidRPr="00553174">
        <w:rPr>
          <w:color w:val="000000"/>
          <w:sz w:val="20"/>
          <w:szCs w:val="20"/>
          <w:bdr w:val="none" w:sz="0" w:space="0" w:color="auto" w:frame="1"/>
        </w:rPr>
        <w:t>What is </w:t>
      </w:r>
      <w:r w:rsidRPr="00553174">
        <w:rPr>
          <w:rStyle w:val="keyword"/>
          <w:b/>
          <w:bCs/>
          <w:color w:val="006699"/>
          <w:sz w:val="20"/>
          <w:szCs w:val="20"/>
          <w:bdr w:val="none" w:sz="0" w:space="0" w:color="auto" w:frame="1"/>
        </w:rPr>
        <w:t>interface</w:t>
      </w:r>
      <w:r w:rsidRPr="00553174">
        <w:rPr>
          <w:color w:val="000000"/>
          <w:sz w:val="20"/>
          <w:szCs w:val="20"/>
          <w:bdr w:val="none" w:sz="0" w:space="0" w:color="auto" w:frame="1"/>
        </w:rPr>
        <w:t>?  </w:t>
      </w:r>
    </w:p>
    <w:p w:rsidR="00695A63" w:rsidRPr="00553174" w:rsidRDefault="00695A63" w:rsidP="00695A63">
      <w:pPr>
        <w:numPr>
          <w:ilvl w:val="0"/>
          <w:numId w:val="137"/>
        </w:numPr>
        <w:shd w:val="clear" w:color="auto" w:fill="F9FBF9"/>
        <w:spacing w:after="0" w:line="345" w:lineRule="atLeast"/>
        <w:ind w:left="0"/>
        <w:jc w:val="both"/>
        <w:rPr>
          <w:color w:val="000000"/>
          <w:sz w:val="20"/>
          <w:szCs w:val="20"/>
        </w:rPr>
      </w:pPr>
      <w:r w:rsidRPr="00553174">
        <w:rPr>
          <w:color w:val="000000"/>
          <w:sz w:val="20"/>
          <w:szCs w:val="20"/>
          <w:bdr w:val="none" w:sz="0" w:space="0" w:color="auto" w:frame="1"/>
        </w:rPr>
        <w:t>What is abstraction?  </w:t>
      </w:r>
    </w:p>
    <w:p w:rsidR="00695A63" w:rsidRPr="00553174" w:rsidRDefault="00695A63" w:rsidP="00695A63">
      <w:pPr>
        <w:numPr>
          <w:ilvl w:val="0"/>
          <w:numId w:val="137"/>
        </w:numPr>
        <w:shd w:val="clear" w:color="auto" w:fill="F9FBF9"/>
        <w:spacing w:after="0" w:line="345" w:lineRule="atLeast"/>
        <w:ind w:left="0"/>
        <w:jc w:val="both"/>
        <w:rPr>
          <w:color w:val="000000"/>
          <w:sz w:val="20"/>
          <w:szCs w:val="20"/>
        </w:rPr>
      </w:pPr>
      <w:r w:rsidRPr="00553174">
        <w:rPr>
          <w:color w:val="000000"/>
          <w:sz w:val="20"/>
          <w:szCs w:val="20"/>
          <w:bdr w:val="none" w:sz="0" w:space="0" w:color="auto" w:frame="1"/>
        </w:rPr>
        <w:t>How multiple polymorphism is achieved in java?  </w:t>
      </w:r>
    </w:p>
    <w:p w:rsidR="00695A63" w:rsidRPr="00553174" w:rsidRDefault="00695A63" w:rsidP="00695A63">
      <w:pPr>
        <w:numPr>
          <w:ilvl w:val="0"/>
          <w:numId w:val="137"/>
        </w:numPr>
        <w:shd w:val="clear" w:color="auto" w:fill="F9FBF9"/>
        <w:spacing w:after="0" w:line="345" w:lineRule="atLeast"/>
        <w:ind w:left="0"/>
        <w:jc w:val="both"/>
        <w:rPr>
          <w:color w:val="000000"/>
          <w:sz w:val="20"/>
          <w:szCs w:val="20"/>
        </w:rPr>
      </w:pPr>
      <w:r w:rsidRPr="00553174">
        <w:rPr>
          <w:color w:val="000000"/>
          <w:sz w:val="20"/>
          <w:szCs w:val="20"/>
          <w:bdr w:val="none" w:sz="0" w:space="0" w:color="auto" w:frame="1"/>
        </w:rPr>
        <w:t>How many types of exception</w:t>
      </w:r>
      <w:proofErr w:type="gramStart"/>
      <w:r w:rsidRPr="00553174">
        <w:rPr>
          <w:color w:val="000000"/>
          <w:sz w:val="20"/>
          <w:szCs w:val="20"/>
          <w:bdr w:val="none" w:sz="0" w:space="0" w:color="auto" w:frame="1"/>
        </w:rPr>
        <w:t>  handling</w:t>
      </w:r>
      <w:proofErr w:type="gramEnd"/>
      <w:r w:rsidRPr="00553174">
        <w:rPr>
          <w:color w:val="000000"/>
          <w:sz w:val="20"/>
          <w:szCs w:val="20"/>
          <w:bdr w:val="none" w:sz="0" w:space="0" w:color="auto" w:frame="1"/>
        </w:rPr>
        <w:t> are there in java?  </w:t>
      </w:r>
    </w:p>
    <w:p w:rsidR="00695A63" w:rsidRPr="00553174" w:rsidRDefault="00695A63" w:rsidP="00695A63">
      <w:pPr>
        <w:numPr>
          <w:ilvl w:val="0"/>
          <w:numId w:val="137"/>
        </w:numPr>
        <w:shd w:val="clear" w:color="auto" w:fill="F9FBF9"/>
        <w:spacing w:after="0" w:line="345" w:lineRule="atLeast"/>
        <w:ind w:left="0"/>
        <w:jc w:val="both"/>
        <w:rPr>
          <w:color w:val="000000"/>
          <w:sz w:val="20"/>
          <w:szCs w:val="20"/>
        </w:rPr>
      </w:pPr>
      <w:r w:rsidRPr="00553174">
        <w:rPr>
          <w:color w:val="000000"/>
          <w:sz w:val="20"/>
          <w:szCs w:val="20"/>
          <w:bdr w:val="none" w:sz="0" w:space="0" w:color="auto" w:frame="1"/>
        </w:rPr>
        <w:t>Define the keyword </w:t>
      </w:r>
      <w:r w:rsidRPr="00553174">
        <w:rPr>
          <w:rStyle w:val="keyword"/>
          <w:b/>
          <w:bCs/>
          <w:color w:val="006699"/>
          <w:sz w:val="20"/>
          <w:szCs w:val="20"/>
          <w:bdr w:val="none" w:sz="0" w:space="0" w:color="auto" w:frame="1"/>
        </w:rPr>
        <w:t>final</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for</w:t>
      </w:r>
      <w:proofErr w:type="gramStart"/>
      <w:r w:rsidRPr="00553174">
        <w:rPr>
          <w:color w:val="000000"/>
          <w:sz w:val="20"/>
          <w:szCs w:val="20"/>
          <w:bdr w:val="none" w:sz="0" w:space="0" w:color="auto" w:frame="1"/>
        </w:rPr>
        <w:t>  variable</w:t>
      </w:r>
      <w:proofErr w:type="gramEnd"/>
      <w:r w:rsidRPr="00553174">
        <w:rPr>
          <w:color w:val="000000"/>
          <w:sz w:val="20"/>
          <w:szCs w:val="20"/>
          <w:bdr w:val="none" w:sz="0" w:space="0" w:color="auto" w:frame="1"/>
        </w:rPr>
        <w:t>, method, and </w:t>
      </w:r>
      <w:r w:rsidRPr="00553174">
        <w:rPr>
          <w:rStyle w:val="keyword"/>
          <w:b/>
          <w:bCs/>
          <w:color w:val="006699"/>
          <w:sz w:val="20"/>
          <w:szCs w:val="20"/>
          <w:bdr w:val="none" w:sz="0" w:space="0" w:color="auto" w:frame="1"/>
        </w:rPr>
        <w:t>class</w:t>
      </w:r>
      <w:r w:rsidRPr="00553174">
        <w:rPr>
          <w:color w:val="000000"/>
          <w:sz w:val="20"/>
          <w:szCs w:val="20"/>
          <w:bdr w:val="none" w:sz="0" w:space="0" w:color="auto" w:frame="1"/>
        </w:rPr>
        <w:t> in java?  </w:t>
      </w:r>
    </w:p>
    <w:p w:rsidR="00695A63" w:rsidRPr="00553174" w:rsidRDefault="00695A63" w:rsidP="00695A63">
      <w:pPr>
        <w:numPr>
          <w:ilvl w:val="0"/>
          <w:numId w:val="137"/>
        </w:numPr>
        <w:shd w:val="clear" w:color="auto" w:fill="F9FBF9"/>
        <w:spacing w:after="0" w:line="345" w:lineRule="atLeast"/>
        <w:ind w:left="0"/>
        <w:jc w:val="both"/>
        <w:rPr>
          <w:color w:val="000000"/>
          <w:sz w:val="20"/>
          <w:szCs w:val="20"/>
        </w:rPr>
      </w:pPr>
      <w:r w:rsidRPr="00553174">
        <w:rPr>
          <w:color w:val="000000"/>
          <w:sz w:val="20"/>
          <w:szCs w:val="20"/>
          <w:bdr w:val="none" w:sz="0" w:space="0" w:color="auto" w:frame="1"/>
        </w:rPr>
        <w:t>What is </w:t>
      </w:r>
      <w:r w:rsidRPr="00553174">
        <w:rPr>
          <w:rStyle w:val="keyword"/>
          <w:b/>
          <w:bCs/>
          <w:color w:val="006699"/>
          <w:sz w:val="20"/>
          <w:szCs w:val="20"/>
          <w:bdr w:val="none" w:sz="0" w:space="0" w:color="auto" w:frame="1"/>
        </w:rPr>
        <w:t>abstract</w:t>
      </w:r>
      <w:r w:rsidRPr="00553174">
        <w:rPr>
          <w:color w:val="000000"/>
          <w:sz w:val="20"/>
          <w:szCs w:val="20"/>
          <w:bdr w:val="none" w:sz="0" w:space="0" w:color="auto" w:frame="1"/>
        </w:rPr>
        <w:t> </w:t>
      </w:r>
      <w:r w:rsidRPr="00553174">
        <w:rPr>
          <w:rStyle w:val="keyword"/>
          <w:b/>
          <w:bCs/>
          <w:color w:val="006699"/>
          <w:sz w:val="20"/>
          <w:szCs w:val="20"/>
          <w:bdr w:val="none" w:sz="0" w:space="0" w:color="auto" w:frame="1"/>
        </w:rPr>
        <w:t>class</w:t>
      </w:r>
      <w:r w:rsidRPr="00553174">
        <w:rPr>
          <w:color w:val="000000"/>
          <w:sz w:val="20"/>
          <w:szCs w:val="20"/>
          <w:bdr w:val="none" w:sz="0" w:space="0" w:color="auto" w:frame="1"/>
        </w:rPr>
        <w:t>?  </w:t>
      </w:r>
    </w:p>
    <w:p w:rsidR="00695A63" w:rsidRPr="00553174" w:rsidRDefault="00695A63" w:rsidP="00695A63">
      <w:pPr>
        <w:numPr>
          <w:ilvl w:val="0"/>
          <w:numId w:val="137"/>
        </w:numPr>
        <w:shd w:val="clear" w:color="auto" w:fill="F9FBF9"/>
        <w:spacing w:after="0" w:line="345" w:lineRule="atLeast"/>
        <w:ind w:left="0"/>
        <w:jc w:val="both"/>
        <w:rPr>
          <w:color w:val="000000"/>
          <w:sz w:val="20"/>
          <w:szCs w:val="20"/>
        </w:rPr>
      </w:pPr>
      <w:r w:rsidRPr="00553174">
        <w:rPr>
          <w:color w:val="000000"/>
          <w:sz w:val="20"/>
          <w:szCs w:val="20"/>
          <w:bdr w:val="none" w:sz="0" w:space="0" w:color="auto" w:frame="1"/>
        </w:rPr>
        <w:t>What is multi-threading?  </w:t>
      </w:r>
    </w:p>
    <w:p w:rsidR="00695A63" w:rsidRPr="00553174" w:rsidRDefault="00695A63" w:rsidP="00695A63">
      <w:pPr>
        <w:numPr>
          <w:ilvl w:val="0"/>
          <w:numId w:val="137"/>
        </w:numPr>
        <w:shd w:val="clear" w:color="auto" w:fill="F9FBF9"/>
        <w:spacing w:after="0" w:line="345" w:lineRule="atLeast"/>
        <w:ind w:left="0"/>
        <w:jc w:val="both"/>
        <w:rPr>
          <w:color w:val="000000"/>
          <w:sz w:val="20"/>
          <w:szCs w:val="20"/>
        </w:rPr>
      </w:pPr>
      <w:r w:rsidRPr="00553174">
        <w:rPr>
          <w:color w:val="000000"/>
          <w:sz w:val="20"/>
          <w:szCs w:val="20"/>
          <w:bdr w:val="none" w:sz="0" w:space="0" w:color="auto" w:frame="1"/>
        </w:rPr>
        <w:t>What is inheritance?  </w:t>
      </w:r>
    </w:p>
    <w:p w:rsidR="00695A63" w:rsidRPr="00553174" w:rsidRDefault="00695A63" w:rsidP="00695A63">
      <w:pPr>
        <w:numPr>
          <w:ilvl w:val="0"/>
          <w:numId w:val="137"/>
        </w:numPr>
        <w:shd w:val="clear" w:color="auto" w:fill="F9FBF9"/>
        <w:spacing w:after="0" w:line="345" w:lineRule="atLeast"/>
        <w:ind w:left="0"/>
        <w:jc w:val="both"/>
        <w:rPr>
          <w:color w:val="000000"/>
          <w:sz w:val="20"/>
          <w:szCs w:val="20"/>
        </w:rPr>
      </w:pPr>
      <w:r w:rsidRPr="00553174">
        <w:rPr>
          <w:color w:val="000000"/>
          <w:sz w:val="20"/>
          <w:szCs w:val="20"/>
          <w:bdr w:val="none" w:sz="0" w:space="0" w:color="auto" w:frame="1"/>
        </w:rPr>
        <w:t>How many types of inheritance are there in java?  </w:t>
      </w:r>
    </w:p>
    <w:p w:rsidR="00695A63" w:rsidRPr="00553174" w:rsidRDefault="00695A63" w:rsidP="00695A63">
      <w:pPr>
        <w:numPr>
          <w:ilvl w:val="0"/>
          <w:numId w:val="137"/>
        </w:numPr>
        <w:shd w:val="clear" w:color="auto" w:fill="F9FBF9"/>
        <w:spacing w:after="0" w:line="345" w:lineRule="atLeast"/>
        <w:ind w:left="0"/>
        <w:jc w:val="both"/>
        <w:rPr>
          <w:color w:val="000000"/>
          <w:sz w:val="20"/>
          <w:szCs w:val="20"/>
        </w:rPr>
      </w:pPr>
      <w:r w:rsidRPr="00553174">
        <w:rPr>
          <w:color w:val="000000"/>
          <w:sz w:val="20"/>
          <w:szCs w:val="20"/>
          <w:bdr w:val="none" w:sz="0" w:space="0" w:color="auto" w:frame="1"/>
        </w:rPr>
        <w:t>-----------------------------------------------------------------------  </w:t>
      </w:r>
    </w:p>
    <w:p w:rsidR="00695A63" w:rsidRPr="00553174" w:rsidRDefault="00695A63" w:rsidP="00695A63">
      <w:pPr>
        <w:shd w:val="clear" w:color="auto" w:fill="F9FBF9"/>
        <w:spacing w:after="0" w:line="345" w:lineRule="atLeast"/>
        <w:jc w:val="both"/>
        <w:rPr>
          <w:b/>
          <w:color w:val="000000"/>
          <w:sz w:val="20"/>
          <w:szCs w:val="20"/>
        </w:rPr>
      </w:pPr>
      <w:r w:rsidRPr="00553174">
        <w:rPr>
          <w:b/>
          <w:color w:val="000000"/>
          <w:sz w:val="20"/>
          <w:szCs w:val="20"/>
        </w:rPr>
        <w:t>Flyweight design pattern:</w:t>
      </w:r>
    </w:p>
    <w:tbl>
      <w:tblPr>
        <w:tblW w:w="17745" w:type="dxa"/>
        <w:tblCellSpacing w:w="0" w:type="dxa"/>
        <w:shd w:val="clear" w:color="auto" w:fill="FFFFFF"/>
        <w:tblCellMar>
          <w:top w:w="15" w:type="dxa"/>
          <w:left w:w="15" w:type="dxa"/>
          <w:bottom w:w="15" w:type="dxa"/>
          <w:right w:w="15" w:type="dxa"/>
        </w:tblCellMar>
        <w:tblLook w:val="04A0" w:firstRow="1" w:lastRow="0" w:firstColumn="1" w:lastColumn="0" w:noHBand="0" w:noVBand="1"/>
      </w:tblPr>
      <w:tblGrid>
        <w:gridCol w:w="17589"/>
        <w:gridCol w:w="156"/>
      </w:tblGrid>
      <w:tr w:rsidR="00695A63" w:rsidRPr="00553174" w:rsidTr="00695A63">
        <w:trPr>
          <w:tblCellSpacing w:w="0" w:type="dxa"/>
        </w:trPr>
        <w:tc>
          <w:tcPr>
            <w:tcW w:w="0" w:type="auto"/>
            <w:shd w:val="clear" w:color="auto" w:fill="FFFFFF"/>
            <w:tcMar>
              <w:top w:w="150" w:type="dxa"/>
              <w:left w:w="0" w:type="dxa"/>
              <w:bottom w:w="150" w:type="dxa"/>
              <w:right w:w="150" w:type="dxa"/>
            </w:tcMar>
            <w:hideMark/>
          </w:tcPr>
          <w:p w:rsidR="00695A63" w:rsidRPr="00553174" w:rsidRDefault="00695A63" w:rsidP="00695A63">
            <w:pPr>
              <w:rPr>
                <w:color w:val="000000"/>
                <w:sz w:val="20"/>
                <w:szCs w:val="20"/>
              </w:rPr>
            </w:pPr>
            <w:r w:rsidRPr="00553174">
              <w:rPr>
                <w:rFonts w:cs="Arial"/>
                <w:color w:val="000000"/>
                <w:sz w:val="20"/>
                <w:szCs w:val="20"/>
              </w:rPr>
              <w:t>The </w:t>
            </w:r>
            <w:r w:rsidRPr="00553174">
              <w:rPr>
                <w:rFonts w:cs="Arial"/>
                <w:b/>
                <w:bCs/>
                <w:color w:val="3D85C6"/>
                <w:sz w:val="20"/>
                <w:szCs w:val="20"/>
              </w:rPr>
              <w:t>flyweight design pattern</w:t>
            </w:r>
            <w:r w:rsidRPr="00553174">
              <w:rPr>
                <w:rFonts w:cs="Arial"/>
                <w:color w:val="000000"/>
                <w:sz w:val="20"/>
                <w:szCs w:val="20"/>
              </w:rPr>
              <w:t> allows you to reuse memory spaces in an application when you have lots of objects that are almost identical in nature. For example, if you are writing a game for a smartphone where the amount of memory is very limited and you need to show many aliens that are identical in shape, you can have only one place that holds the shape of the alien instead of keeping each identical shape in the precious memory. </w:t>
            </w:r>
          </w:p>
        </w:tc>
        <w:tc>
          <w:tcPr>
            <w:tcW w:w="0" w:type="auto"/>
            <w:shd w:val="clear" w:color="auto" w:fill="FFFFFF"/>
            <w:tcMar>
              <w:top w:w="150" w:type="dxa"/>
              <w:left w:w="0" w:type="dxa"/>
              <w:bottom w:w="150" w:type="dxa"/>
              <w:right w:w="150" w:type="dxa"/>
            </w:tcMar>
            <w:hideMark/>
          </w:tcPr>
          <w:p w:rsidR="00695A63" w:rsidRPr="00553174" w:rsidRDefault="00695A63">
            <w:pPr>
              <w:rPr>
                <w:color w:val="000000"/>
                <w:sz w:val="20"/>
                <w:szCs w:val="20"/>
              </w:rPr>
            </w:pPr>
          </w:p>
        </w:tc>
      </w:tr>
    </w:tbl>
    <w:p w:rsidR="00695A63" w:rsidRPr="00553174" w:rsidRDefault="00695A63" w:rsidP="00695A63">
      <w:pPr>
        <w:shd w:val="clear" w:color="auto" w:fill="FFFFFF"/>
        <w:rPr>
          <w:color w:val="000000"/>
          <w:sz w:val="20"/>
          <w:szCs w:val="20"/>
        </w:rPr>
      </w:pPr>
      <w:r w:rsidRPr="00553174">
        <w:rPr>
          <w:rFonts w:cs="Arial"/>
          <w:color w:val="000000"/>
          <w:sz w:val="20"/>
          <w:szCs w:val="20"/>
        </w:rPr>
        <w:t>In the flyweight pattern there is the concept of Intrinsic and Extrinsic state. Intrinsic states are things that are constant and are stored in the memory. Extrinsic states are things that are not constant and needs to be calculated on the fly, and are therefore not stored in the memory.                                                                                                                  </w:t>
      </w:r>
    </w:p>
    <w:p w:rsidR="00695A63" w:rsidRPr="00553174" w:rsidRDefault="00695A63" w:rsidP="00695A63">
      <w:pPr>
        <w:shd w:val="clear" w:color="auto" w:fill="FFFFFF"/>
        <w:rPr>
          <w:color w:val="000000"/>
          <w:sz w:val="20"/>
          <w:szCs w:val="20"/>
        </w:rPr>
      </w:pPr>
      <w:r w:rsidRPr="00553174">
        <w:rPr>
          <w:rFonts w:cs="Arial"/>
          <w:color w:val="000000"/>
          <w:sz w:val="20"/>
          <w:szCs w:val="20"/>
        </w:rPr>
        <w:lastRenderedPageBreak/>
        <w:t>For example, in the game that we would like to create, the shapes of the aliens are all the same, but their color will change based on how mad each are. The shapes of the aliens will be Intrinsic, and the color of the alien will be Extrinsic. </w:t>
      </w:r>
      <w:r w:rsidRPr="00553174">
        <w:rPr>
          <w:rFonts w:cs="Arial"/>
          <w:color w:val="000000"/>
          <w:sz w:val="20"/>
          <w:szCs w:val="20"/>
        </w:rPr>
        <w:br/>
      </w:r>
      <w:r w:rsidRPr="00553174">
        <w:rPr>
          <w:rFonts w:cs="Arial"/>
          <w:color w:val="000000"/>
          <w:sz w:val="20"/>
          <w:szCs w:val="20"/>
        </w:rPr>
        <w:br/>
      </w:r>
      <w:r w:rsidRPr="00553174">
        <w:rPr>
          <w:rFonts w:cs="Arial"/>
          <w:color w:val="000000"/>
          <w:sz w:val="20"/>
          <w:szCs w:val="20"/>
        </w:rPr>
        <w:br/>
      </w:r>
      <w:r w:rsidRPr="00553174">
        <w:rPr>
          <w:rFonts w:cs="Arial"/>
          <w:color w:val="000000"/>
          <w:sz w:val="20"/>
          <w:szCs w:val="20"/>
        </w:rPr>
        <w:br/>
      </w:r>
      <w:r w:rsidRPr="00553174">
        <w:rPr>
          <w:rFonts w:cs="Arial"/>
          <w:color w:val="000000"/>
          <w:sz w:val="20"/>
          <w:szCs w:val="20"/>
        </w:rPr>
        <w:br/>
      </w:r>
      <w:r w:rsidRPr="00553174">
        <w:rPr>
          <w:rFonts w:cs="Arial"/>
          <w:color w:val="000000"/>
          <w:sz w:val="20"/>
          <w:szCs w:val="20"/>
        </w:rPr>
        <w:br/>
      </w:r>
      <w:r w:rsidRPr="00553174">
        <w:rPr>
          <w:rFonts w:cs="Arial"/>
          <w:color w:val="000000"/>
          <w:sz w:val="20"/>
          <w:szCs w:val="20"/>
        </w:rPr>
        <w:br/>
      </w:r>
      <w:r w:rsidRPr="00553174">
        <w:rPr>
          <w:rFonts w:cs="Arial"/>
          <w:color w:val="000000"/>
          <w:sz w:val="20"/>
          <w:szCs w:val="20"/>
        </w:rPr>
        <w:br/>
      </w:r>
      <w:r w:rsidRPr="00553174">
        <w:rPr>
          <w:rFonts w:cs="Arial"/>
          <w:color w:val="000000"/>
          <w:sz w:val="20"/>
          <w:szCs w:val="20"/>
        </w:rPr>
        <w:br/>
      </w:r>
      <w:r w:rsidRPr="00553174">
        <w:rPr>
          <w:rFonts w:cs="Arial"/>
          <w:color w:val="000000"/>
          <w:sz w:val="20"/>
          <w:szCs w:val="20"/>
        </w:rPr>
        <w:br/>
        <w:t>Let's look at the </w:t>
      </w:r>
      <w:hyperlink r:id="rId56" w:tgtFrame="_blank" w:history="1">
        <w:r w:rsidRPr="00553174">
          <w:rPr>
            <w:rStyle w:val="Hyperlink"/>
            <w:rFonts w:cs="Arial"/>
            <w:sz w:val="20"/>
            <w:szCs w:val="20"/>
          </w:rPr>
          <w:t>UML</w:t>
        </w:r>
      </w:hyperlink>
      <w:r w:rsidRPr="00553174">
        <w:rPr>
          <w:rFonts w:cs="Arial"/>
          <w:color w:val="000000"/>
          <w:sz w:val="20"/>
          <w:szCs w:val="20"/>
        </w:rPr>
        <w:t> of the flyweight pattern first, then we will look at an example to see how it works. Below is the </w:t>
      </w:r>
      <w:hyperlink r:id="rId57" w:tgtFrame="_blank" w:history="1">
        <w:r w:rsidRPr="00553174">
          <w:rPr>
            <w:rStyle w:val="Hyperlink"/>
            <w:rFonts w:cs="Arial"/>
            <w:sz w:val="20"/>
            <w:szCs w:val="20"/>
          </w:rPr>
          <w:t>UML</w:t>
        </w:r>
      </w:hyperlink>
      <w:r w:rsidRPr="00553174">
        <w:rPr>
          <w:rFonts w:cs="Arial"/>
          <w:color w:val="000000"/>
          <w:sz w:val="20"/>
          <w:szCs w:val="20"/>
        </w:rPr>
        <w:t> for the flyweight design pattern:</w:t>
      </w:r>
    </w:p>
    <w:p w:rsidR="00695A63" w:rsidRPr="00553174" w:rsidRDefault="00695A63" w:rsidP="00695A63">
      <w:pPr>
        <w:shd w:val="clear" w:color="auto" w:fill="FFFFFF"/>
        <w:rPr>
          <w:color w:val="000000"/>
          <w:sz w:val="20"/>
          <w:szCs w:val="20"/>
        </w:rPr>
      </w:pPr>
      <w:r w:rsidRPr="00553174">
        <w:rPr>
          <w:rFonts w:cs="Arial"/>
          <w:noProof/>
          <w:color w:val="0000FF"/>
          <w:sz w:val="20"/>
          <w:szCs w:val="20"/>
        </w:rPr>
        <w:drawing>
          <wp:inline distT="0" distB="0" distL="0" distR="0">
            <wp:extent cx="5343525" cy="2152650"/>
            <wp:effectExtent l="0" t="0" r="9525" b="0"/>
            <wp:docPr id="22" name="Picture 22" descr="http://www.dotnetlead.com/_/rsrc/1301776863021/design-patterns/flyweight/flyweight1.PN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www.dotnetlead.com/_/rsrc/1301776863021/design-patterns/flyweight/flyweight1.PNG">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43525" cy="2152650"/>
                    </a:xfrm>
                    <a:prstGeom prst="rect">
                      <a:avLst/>
                    </a:prstGeom>
                    <a:noFill/>
                    <a:ln>
                      <a:noFill/>
                    </a:ln>
                  </pic:spPr>
                </pic:pic>
              </a:graphicData>
            </a:graphic>
          </wp:inline>
        </w:drawing>
      </w:r>
    </w:p>
    <w:p w:rsidR="00695A63" w:rsidRPr="00553174" w:rsidRDefault="00695A63" w:rsidP="00695A63">
      <w:pPr>
        <w:numPr>
          <w:ilvl w:val="0"/>
          <w:numId w:val="138"/>
        </w:numPr>
        <w:shd w:val="clear" w:color="auto" w:fill="FFFFFF"/>
        <w:spacing w:before="100" w:beforeAutospacing="1" w:after="100" w:afterAutospacing="1" w:line="240" w:lineRule="auto"/>
        <w:rPr>
          <w:color w:val="000000"/>
          <w:sz w:val="20"/>
          <w:szCs w:val="20"/>
        </w:rPr>
      </w:pPr>
      <w:r w:rsidRPr="00553174">
        <w:rPr>
          <w:rFonts w:cs="Arial"/>
          <w:color w:val="000000"/>
          <w:sz w:val="20"/>
          <w:szCs w:val="20"/>
        </w:rPr>
        <w:t>The </w:t>
      </w:r>
      <w:r w:rsidRPr="00553174">
        <w:rPr>
          <w:rFonts w:cs="Arial"/>
          <w:i/>
          <w:iCs/>
          <w:color w:val="0B5394"/>
          <w:sz w:val="20"/>
          <w:szCs w:val="20"/>
        </w:rPr>
        <w:t>FlyweightFactory </w:t>
      </w:r>
      <w:r w:rsidRPr="00553174">
        <w:rPr>
          <w:rFonts w:cs="Arial"/>
          <w:color w:val="000000"/>
          <w:sz w:val="20"/>
          <w:szCs w:val="20"/>
        </w:rPr>
        <w:t>class is just an indexer that allows you to retrieve the flyweight object when given an index number, since you may have many flyweight objects in your application.</w:t>
      </w:r>
    </w:p>
    <w:p w:rsidR="00695A63" w:rsidRPr="00553174" w:rsidRDefault="00695A63" w:rsidP="00695A63">
      <w:pPr>
        <w:numPr>
          <w:ilvl w:val="0"/>
          <w:numId w:val="139"/>
        </w:numPr>
        <w:shd w:val="clear" w:color="auto" w:fill="FFFFFF"/>
        <w:spacing w:before="100" w:beforeAutospacing="1" w:after="100" w:afterAutospacing="1" w:line="240" w:lineRule="auto"/>
        <w:rPr>
          <w:color w:val="000000"/>
          <w:sz w:val="20"/>
          <w:szCs w:val="20"/>
        </w:rPr>
      </w:pPr>
      <w:r w:rsidRPr="00553174">
        <w:rPr>
          <w:rFonts w:cs="Arial"/>
          <w:color w:val="000000"/>
          <w:sz w:val="20"/>
          <w:szCs w:val="20"/>
        </w:rPr>
        <w:t>The </w:t>
      </w:r>
      <w:r w:rsidRPr="00553174">
        <w:rPr>
          <w:rFonts w:cs="Arial"/>
          <w:i/>
          <w:iCs/>
          <w:color w:val="0B5394"/>
          <w:sz w:val="20"/>
          <w:szCs w:val="20"/>
        </w:rPr>
        <w:t>IFlyweight </w:t>
      </w:r>
      <w:r w:rsidRPr="00553174">
        <w:rPr>
          <w:rFonts w:cs="Arial"/>
          <w:color w:val="000000"/>
          <w:sz w:val="20"/>
          <w:szCs w:val="20"/>
        </w:rPr>
        <w:t>interface defines the methods and the properties required for the flyweight objects. The </w:t>
      </w:r>
      <w:r w:rsidRPr="00553174">
        <w:rPr>
          <w:rFonts w:cs="Arial"/>
          <w:i/>
          <w:iCs/>
          <w:color w:val="0B5394"/>
          <w:sz w:val="20"/>
          <w:szCs w:val="20"/>
        </w:rPr>
        <w:t>GetExtrinsicState </w:t>
      </w:r>
      <w:r w:rsidRPr="00553174">
        <w:rPr>
          <w:rFonts w:cs="Arial"/>
          <w:color w:val="000000"/>
          <w:sz w:val="20"/>
          <w:szCs w:val="20"/>
        </w:rPr>
        <w:t>method gets the extrinsic states and the </w:t>
      </w:r>
      <w:r w:rsidRPr="00553174">
        <w:rPr>
          <w:rFonts w:cs="Arial"/>
          <w:color w:val="0B5394"/>
          <w:sz w:val="20"/>
          <w:szCs w:val="20"/>
        </w:rPr>
        <w:softHyphen/>
      </w:r>
      <w:r w:rsidRPr="00553174">
        <w:rPr>
          <w:rFonts w:cs="Arial"/>
          <w:i/>
          <w:iCs/>
          <w:color w:val="0B5394"/>
          <w:sz w:val="20"/>
          <w:szCs w:val="20"/>
        </w:rPr>
        <w:t>intrinsicState</w:t>
      </w:r>
      <w:r w:rsidRPr="00553174">
        <w:rPr>
          <w:rFonts w:cs="Arial"/>
          <w:color w:val="0B5394"/>
          <w:sz w:val="20"/>
          <w:szCs w:val="20"/>
        </w:rPr>
        <w:t> </w:t>
      </w:r>
      <w:r w:rsidRPr="00553174">
        <w:rPr>
          <w:rFonts w:cs="Arial"/>
          <w:color w:val="000000"/>
          <w:sz w:val="20"/>
          <w:szCs w:val="20"/>
        </w:rPr>
        <w:t>variable holds the intrinsic states.</w:t>
      </w:r>
    </w:p>
    <w:p w:rsidR="00695A63" w:rsidRPr="00553174" w:rsidRDefault="00695A63" w:rsidP="00695A63">
      <w:pPr>
        <w:numPr>
          <w:ilvl w:val="0"/>
          <w:numId w:val="140"/>
        </w:numPr>
        <w:shd w:val="clear" w:color="auto" w:fill="FFFFFF"/>
        <w:spacing w:before="100" w:beforeAutospacing="1" w:after="100" w:afterAutospacing="1" w:line="240" w:lineRule="auto"/>
        <w:rPr>
          <w:color w:val="000000"/>
          <w:sz w:val="20"/>
          <w:szCs w:val="20"/>
        </w:rPr>
      </w:pPr>
      <w:r w:rsidRPr="00553174">
        <w:rPr>
          <w:rFonts w:cs="Arial"/>
          <w:color w:val="000000"/>
          <w:sz w:val="20"/>
          <w:szCs w:val="20"/>
        </w:rPr>
        <w:t>The </w:t>
      </w:r>
      <w:r w:rsidRPr="00553174">
        <w:rPr>
          <w:rFonts w:cs="Arial"/>
          <w:i/>
          <w:iCs/>
          <w:color w:val="0B5394"/>
          <w:sz w:val="20"/>
          <w:szCs w:val="20"/>
        </w:rPr>
        <w:t>ConcreteFlyweight </w:t>
      </w:r>
      <w:r w:rsidRPr="00553174">
        <w:rPr>
          <w:rFonts w:cs="Arial"/>
          <w:color w:val="000000"/>
          <w:sz w:val="20"/>
          <w:szCs w:val="20"/>
        </w:rPr>
        <w:t>class is the actual flyweight object. The </w:t>
      </w:r>
      <w:r w:rsidRPr="00553174">
        <w:rPr>
          <w:rFonts w:cs="Arial"/>
          <w:i/>
          <w:iCs/>
          <w:color w:val="0B5394"/>
          <w:sz w:val="20"/>
          <w:szCs w:val="20"/>
        </w:rPr>
        <w:t>intrinsicState</w:t>
      </w:r>
      <w:r w:rsidRPr="00553174">
        <w:rPr>
          <w:rFonts w:cs="Arial"/>
          <w:color w:val="0B5394"/>
          <w:sz w:val="20"/>
          <w:szCs w:val="20"/>
        </w:rPr>
        <w:t> </w:t>
      </w:r>
      <w:r w:rsidRPr="00553174">
        <w:rPr>
          <w:rFonts w:cs="Arial"/>
          <w:color w:val="000000"/>
          <w:sz w:val="20"/>
          <w:szCs w:val="20"/>
        </w:rPr>
        <w:t>variable stores the information that are constant, while the </w:t>
      </w:r>
      <w:r w:rsidRPr="00553174">
        <w:rPr>
          <w:rFonts w:cs="Arial"/>
          <w:i/>
          <w:iCs/>
          <w:color w:val="0B5394"/>
          <w:sz w:val="20"/>
          <w:szCs w:val="20"/>
        </w:rPr>
        <w:t>GetExtrinsicState</w:t>
      </w:r>
      <w:r w:rsidRPr="00553174">
        <w:rPr>
          <w:rFonts w:cs="Arial"/>
          <w:color w:val="000000"/>
          <w:sz w:val="20"/>
          <w:szCs w:val="20"/>
        </w:rPr>
        <w:t>method calculates the extrinsic states on the fly.</w:t>
      </w:r>
    </w:p>
    <w:p w:rsidR="00695A63" w:rsidRPr="00553174" w:rsidRDefault="00695A63" w:rsidP="00695A63">
      <w:pPr>
        <w:shd w:val="clear" w:color="auto" w:fill="FFFFFF"/>
        <w:rPr>
          <w:color w:val="000000"/>
          <w:sz w:val="20"/>
          <w:szCs w:val="20"/>
        </w:rPr>
      </w:pPr>
      <w:r w:rsidRPr="00553174">
        <w:rPr>
          <w:rFonts w:cs="Arial"/>
          <w:color w:val="000000"/>
          <w:sz w:val="20"/>
          <w:szCs w:val="20"/>
        </w:rPr>
        <w:br/>
      </w:r>
      <w:r w:rsidRPr="00553174">
        <w:rPr>
          <w:rFonts w:cs="Arial"/>
          <w:color w:val="000000"/>
          <w:sz w:val="20"/>
          <w:szCs w:val="20"/>
        </w:rPr>
        <w:br/>
      </w:r>
      <w:r w:rsidRPr="00553174">
        <w:rPr>
          <w:rFonts w:cs="Arial"/>
          <w:color w:val="000000"/>
          <w:sz w:val="20"/>
          <w:szCs w:val="20"/>
        </w:rPr>
        <w:br/>
      </w:r>
      <w:r w:rsidRPr="00553174">
        <w:rPr>
          <w:rFonts w:cs="Arial"/>
          <w:color w:val="000000"/>
          <w:sz w:val="20"/>
          <w:szCs w:val="20"/>
        </w:rPr>
        <w:br/>
      </w:r>
      <w:r w:rsidRPr="00553174">
        <w:rPr>
          <w:rFonts w:cs="Arial"/>
          <w:color w:val="000000"/>
          <w:sz w:val="20"/>
          <w:szCs w:val="20"/>
        </w:rPr>
        <w:br/>
      </w:r>
      <w:r w:rsidRPr="00553174">
        <w:rPr>
          <w:rFonts w:cs="Arial"/>
          <w:color w:val="000000"/>
          <w:sz w:val="20"/>
          <w:szCs w:val="20"/>
        </w:rPr>
        <w:br/>
      </w:r>
      <w:r w:rsidRPr="00553174">
        <w:rPr>
          <w:rFonts w:cs="Arial"/>
          <w:color w:val="000000"/>
          <w:sz w:val="20"/>
          <w:szCs w:val="20"/>
        </w:rPr>
        <w:br/>
      </w:r>
      <w:r w:rsidRPr="00553174">
        <w:rPr>
          <w:rFonts w:cs="Arial"/>
          <w:color w:val="000000"/>
          <w:sz w:val="20"/>
          <w:szCs w:val="20"/>
        </w:rPr>
        <w:br/>
      </w:r>
      <w:r w:rsidRPr="00553174">
        <w:rPr>
          <w:rFonts w:cs="Arial"/>
          <w:color w:val="000000"/>
          <w:sz w:val="20"/>
          <w:szCs w:val="20"/>
        </w:rPr>
        <w:br/>
      </w:r>
      <w:r w:rsidRPr="00553174">
        <w:rPr>
          <w:rFonts w:cs="Arial"/>
          <w:color w:val="000000"/>
          <w:sz w:val="20"/>
          <w:szCs w:val="20"/>
        </w:rPr>
        <w:br/>
      </w:r>
      <w:r w:rsidRPr="00553174">
        <w:rPr>
          <w:rFonts w:cs="Arial"/>
          <w:color w:val="000000"/>
          <w:sz w:val="20"/>
          <w:szCs w:val="20"/>
        </w:rPr>
        <w:lastRenderedPageBreak/>
        <w:br/>
      </w:r>
      <w:r w:rsidRPr="00553174">
        <w:rPr>
          <w:rFonts w:cs="Arial"/>
          <w:color w:val="000000"/>
          <w:sz w:val="20"/>
          <w:szCs w:val="20"/>
        </w:rPr>
        <w:br/>
        <w:t>Applying the </w:t>
      </w:r>
      <w:hyperlink r:id="rId60" w:tgtFrame="_blank" w:history="1">
        <w:r w:rsidRPr="00553174">
          <w:rPr>
            <w:rStyle w:val="Hyperlink"/>
            <w:rFonts w:cs="Arial"/>
            <w:sz w:val="20"/>
            <w:szCs w:val="20"/>
          </w:rPr>
          <w:t>UML</w:t>
        </w:r>
      </w:hyperlink>
      <w:r w:rsidRPr="00553174">
        <w:rPr>
          <w:rFonts w:cs="Arial"/>
          <w:color w:val="000000"/>
          <w:sz w:val="20"/>
          <w:szCs w:val="20"/>
        </w:rPr>
        <w:t> of the flyweight pattern to our example of creating aliens of different shapes and colors gives us the following </w:t>
      </w:r>
      <w:hyperlink r:id="rId61" w:tgtFrame="_blank" w:history="1">
        <w:r w:rsidRPr="00553174">
          <w:rPr>
            <w:rStyle w:val="Hyperlink"/>
            <w:rFonts w:cs="Arial"/>
            <w:sz w:val="20"/>
            <w:szCs w:val="20"/>
          </w:rPr>
          <w:t>UML</w:t>
        </w:r>
      </w:hyperlink>
      <w:r w:rsidRPr="00553174">
        <w:rPr>
          <w:rFonts w:cs="Arial"/>
          <w:color w:val="000000"/>
          <w:sz w:val="20"/>
          <w:szCs w:val="20"/>
        </w:rPr>
        <w:t>:</w:t>
      </w:r>
    </w:p>
    <w:p w:rsidR="00695A63" w:rsidRPr="00553174" w:rsidRDefault="00695A63" w:rsidP="00695A63">
      <w:pPr>
        <w:shd w:val="clear" w:color="auto" w:fill="FFFFFF"/>
        <w:rPr>
          <w:rFonts w:cs="Arial"/>
          <w:color w:val="000000"/>
          <w:sz w:val="20"/>
          <w:szCs w:val="20"/>
        </w:rPr>
      </w:pPr>
      <w:r w:rsidRPr="00553174">
        <w:rPr>
          <w:rFonts w:cs="Arial"/>
          <w:noProof/>
          <w:color w:val="0000FF"/>
          <w:sz w:val="20"/>
          <w:szCs w:val="20"/>
        </w:rPr>
        <w:drawing>
          <wp:inline distT="0" distB="0" distL="0" distR="0">
            <wp:extent cx="6076950" cy="2324100"/>
            <wp:effectExtent l="0" t="0" r="0" b="0"/>
            <wp:docPr id="21" name="Picture 21" descr="http://www.dotnetlead.com/_/rsrc/1301776976635/design-patterns/flyweight/flyweight2.PN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www.dotnetlead.com/_/rsrc/1301776976635/design-patterns/flyweight/flyweight2.PNG">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76950" cy="2324100"/>
                    </a:xfrm>
                    <a:prstGeom prst="rect">
                      <a:avLst/>
                    </a:prstGeom>
                    <a:noFill/>
                    <a:ln>
                      <a:noFill/>
                    </a:ln>
                  </pic:spPr>
                </pic:pic>
              </a:graphicData>
            </a:graphic>
          </wp:inline>
        </w:drawing>
      </w:r>
    </w:p>
    <w:p w:rsidR="00695A63" w:rsidRPr="00553174" w:rsidRDefault="00695A63" w:rsidP="00695A63">
      <w:pPr>
        <w:numPr>
          <w:ilvl w:val="0"/>
          <w:numId w:val="141"/>
        </w:numPr>
        <w:shd w:val="clear" w:color="auto" w:fill="FFFFFF"/>
        <w:spacing w:before="100" w:beforeAutospacing="1" w:after="100" w:afterAutospacing="1" w:line="240" w:lineRule="auto"/>
        <w:rPr>
          <w:rFonts w:cs="Times New Roman"/>
          <w:color w:val="000000"/>
          <w:sz w:val="20"/>
          <w:szCs w:val="20"/>
        </w:rPr>
      </w:pPr>
      <w:r w:rsidRPr="00553174">
        <w:rPr>
          <w:rFonts w:cs="Arial"/>
          <w:color w:val="000000"/>
          <w:sz w:val="20"/>
          <w:szCs w:val="20"/>
        </w:rPr>
        <w:t>The </w:t>
      </w:r>
      <w:r w:rsidRPr="00553174">
        <w:rPr>
          <w:rFonts w:cs="Arial"/>
          <w:i/>
          <w:iCs/>
          <w:color w:val="0B5394"/>
          <w:sz w:val="20"/>
          <w:szCs w:val="20"/>
        </w:rPr>
        <w:t>AlienFactory </w:t>
      </w:r>
      <w:r w:rsidRPr="00553174">
        <w:rPr>
          <w:rFonts w:cs="Arial"/>
          <w:color w:val="000000"/>
          <w:sz w:val="20"/>
          <w:szCs w:val="20"/>
        </w:rPr>
        <w:t>class stores and retrieves different types of aliens using its </w:t>
      </w:r>
      <w:r w:rsidRPr="00553174">
        <w:rPr>
          <w:rFonts w:cs="Arial"/>
          <w:i/>
          <w:iCs/>
          <w:color w:val="0B5394"/>
          <w:sz w:val="20"/>
          <w:szCs w:val="20"/>
        </w:rPr>
        <w:t>GetAlien </w:t>
      </w:r>
      <w:r w:rsidRPr="00553174">
        <w:rPr>
          <w:rFonts w:cs="Arial"/>
          <w:color w:val="000000"/>
          <w:sz w:val="20"/>
          <w:szCs w:val="20"/>
        </w:rPr>
        <w:t>and </w:t>
      </w:r>
      <w:r w:rsidRPr="00553174">
        <w:rPr>
          <w:rFonts w:cs="Arial"/>
          <w:i/>
          <w:iCs/>
          <w:color w:val="0B5394"/>
          <w:sz w:val="20"/>
          <w:szCs w:val="20"/>
        </w:rPr>
        <w:t>SaveAlien </w:t>
      </w:r>
      <w:r w:rsidRPr="00553174">
        <w:rPr>
          <w:rFonts w:cs="Arial"/>
          <w:color w:val="000000"/>
          <w:sz w:val="20"/>
          <w:szCs w:val="20"/>
        </w:rPr>
        <w:t>methods.</w:t>
      </w:r>
    </w:p>
    <w:p w:rsidR="00695A63" w:rsidRPr="00553174" w:rsidRDefault="00695A63" w:rsidP="00695A63">
      <w:pPr>
        <w:numPr>
          <w:ilvl w:val="0"/>
          <w:numId w:val="142"/>
        </w:numPr>
        <w:shd w:val="clear" w:color="auto" w:fill="FFFFFF"/>
        <w:spacing w:before="100" w:beforeAutospacing="1" w:after="100" w:afterAutospacing="1" w:line="240" w:lineRule="auto"/>
        <w:rPr>
          <w:color w:val="000000"/>
          <w:sz w:val="20"/>
          <w:szCs w:val="20"/>
        </w:rPr>
      </w:pPr>
      <w:r w:rsidRPr="00553174">
        <w:rPr>
          <w:rFonts w:cs="Arial"/>
          <w:color w:val="000000"/>
          <w:sz w:val="20"/>
          <w:szCs w:val="20"/>
        </w:rPr>
        <w:t>The </w:t>
      </w:r>
      <w:r w:rsidRPr="00553174">
        <w:rPr>
          <w:rFonts w:cs="Arial"/>
          <w:i/>
          <w:iCs/>
          <w:color w:val="0B5394"/>
          <w:sz w:val="20"/>
          <w:szCs w:val="20"/>
        </w:rPr>
        <w:t>IAlien </w:t>
      </w:r>
      <w:r w:rsidRPr="00553174">
        <w:rPr>
          <w:rFonts w:cs="Arial"/>
          <w:color w:val="000000"/>
          <w:sz w:val="20"/>
          <w:szCs w:val="20"/>
        </w:rPr>
        <w:t>interface defines the </w:t>
      </w:r>
      <w:r w:rsidRPr="00553174">
        <w:rPr>
          <w:rFonts w:cs="Arial"/>
          <w:i/>
          <w:iCs/>
          <w:color w:val="0B5394"/>
          <w:sz w:val="20"/>
          <w:szCs w:val="20"/>
        </w:rPr>
        <w:t>shape</w:t>
      </w:r>
      <w:r w:rsidRPr="00553174">
        <w:rPr>
          <w:rFonts w:cs="Arial"/>
          <w:color w:val="0B5394"/>
          <w:sz w:val="20"/>
          <w:szCs w:val="20"/>
        </w:rPr>
        <w:t> </w:t>
      </w:r>
      <w:r w:rsidRPr="00553174">
        <w:rPr>
          <w:rFonts w:cs="Arial"/>
          <w:color w:val="000000"/>
          <w:sz w:val="20"/>
          <w:szCs w:val="20"/>
        </w:rPr>
        <w:t>property as the intrinsic state and the </w:t>
      </w:r>
      <w:r w:rsidRPr="00553174">
        <w:rPr>
          <w:rFonts w:cs="Arial"/>
          <w:i/>
          <w:iCs/>
          <w:color w:val="0B5394"/>
          <w:sz w:val="20"/>
          <w:szCs w:val="20"/>
        </w:rPr>
        <w:t>GetColor</w:t>
      </w:r>
      <w:r w:rsidRPr="00553174">
        <w:rPr>
          <w:rFonts w:cs="Arial"/>
          <w:color w:val="0B5394"/>
          <w:sz w:val="20"/>
          <w:szCs w:val="20"/>
        </w:rPr>
        <w:t> </w:t>
      </w:r>
      <w:r w:rsidRPr="00553174">
        <w:rPr>
          <w:rFonts w:cs="Arial"/>
          <w:color w:val="000000"/>
          <w:sz w:val="20"/>
          <w:szCs w:val="20"/>
        </w:rPr>
        <w:t>method as the extrinsic state.</w:t>
      </w:r>
    </w:p>
    <w:p w:rsidR="00695A63" w:rsidRPr="00553174" w:rsidRDefault="00695A63" w:rsidP="00695A63">
      <w:pPr>
        <w:numPr>
          <w:ilvl w:val="0"/>
          <w:numId w:val="143"/>
        </w:numPr>
        <w:shd w:val="clear" w:color="auto" w:fill="FFFFFF"/>
        <w:spacing w:before="100" w:beforeAutospacing="1" w:after="100" w:afterAutospacing="1" w:line="240" w:lineRule="auto"/>
        <w:rPr>
          <w:color w:val="000000"/>
          <w:sz w:val="20"/>
          <w:szCs w:val="20"/>
        </w:rPr>
      </w:pPr>
      <w:r w:rsidRPr="00553174">
        <w:rPr>
          <w:rFonts w:cs="Arial"/>
          <w:color w:val="000000"/>
          <w:sz w:val="20"/>
          <w:szCs w:val="20"/>
        </w:rPr>
        <w:t>The </w:t>
      </w:r>
      <w:r w:rsidRPr="00553174">
        <w:rPr>
          <w:rFonts w:cs="Arial"/>
          <w:i/>
          <w:iCs/>
          <w:color w:val="0B5394"/>
          <w:sz w:val="20"/>
          <w:szCs w:val="20"/>
        </w:rPr>
        <w:t>LargeAlien </w:t>
      </w:r>
      <w:r w:rsidRPr="00553174">
        <w:rPr>
          <w:rFonts w:cs="Arial"/>
          <w:color w:val="000000"/>
          <w:sz w:val="20"/>
          <w:szCs w:val="20"/>
        </w:rPr>
        <w:t>and the </w:t>
      </w:r>
      <w:r w:rsidRPr="00553174">
        <w:rPr>
          <w:rFonts w:cs="Arial"/>
          <w:i/>
          <w:iCs/>
          <w:color w:val="0B5394"/>
          <w:sz w:val="20"/>
          <w:szCs w:val="20"/>
        </w:rPr>
        <w:t>LittleAlien </w:t>
      </w:r>
      <w:r w:rsidRPr="00553174">
        <w:rPr>
          <w:rFonts w:cs="Arial"/>
          <w:color w:val="000000"/>
          <w:sz w:val="20"/>
          <w:szCs w:val="20"/>
        </w:rPr>
        <w:t>classes are the flyweight objects where each has its own </w:t>
      </w:r>
      <w:r w:rsidRPr="00553174">
        <w:rPr>
          <w:rFonts w:cs="Arial"/>
          <w:i/>
          <w:iCs/>
          <w:color w:val="0B5394"/>
          <w:sz w:val="20"/>
          <w:szCs w:val="20"/>
        </w:rPr>
        <w:t>shape </w:t>
      </w:r>
      <w:r w:rsidRPr="00553174">
        <w:rPr>
          <w:rFonts w:cs="Arial"/>
          <w:color w:val="000000"/>
          <w:sz w:val="20"/>
          <w:szCs w:val="20"/>
        </w:rPr>
        <w:t>intrinsic state and ways of calculating the </w:t>
      </w:r>
      <w:r w:rsidRPr="00553174">
        <w:rPr>
          <w:rFonts w:cs="Arial"/>
          <w:i/>
          <w:iCs/>
          <w:color w:val="0B5394"/>
          <w:sz w:val="20"/>
          <w:szCs w:val="20"/>
        </w:rPr>
        <w:t>GetColor </w:t>
      </w:r>
      <w:r w:rsidRPr="00553174">
        <w:rPr>
          <w:rFonts w:cs="Arial"/>
          <w:color w:val="000000"/>
          <w:sz w:val="20"/>
          <w:szCs w:val="20"/>
        </w:rPr>
        <w:t>extrinsic state.</w:t>
      </w:r>
    </w:p>
    <w:p w:rsidR="00695A63" w:rsidRPr="00553174" w:rsidRDefault="00695A63" w:rsidP="00695A63">
      <w:pPr>
        <w:pStyle w:val="NormalWeb"/>
        <w:shd w:val="clear" w:color="auto" w:fill="FFFFFF"/>
        <w:rPr>
          <w:rFonts w:asciiTheme="minorHAnsi" w:hAnsiTheme="minorHAnsi"/>
          <w:color w:val="000000"/>
          <w:sz w:val="20"/>
          <w:szCs w:val="20"/>
        </w:rPr>
      </w:pPr>
      <w:r w:rsidRPr="00553174">
        <w:rPr>
          <w:rFonts w:asciiTheme="minorHAnsi" w:hAnsiTheme="minorHAnsi" w:cs="Arial"/>
          <w:color w:val="000000"/>
          <w:sz w:val="20"/>
          <w:szCs w:val="20"/>
        </w:rPr>
        <w:t>A comparison between the flyweight pattern and the </w:t>
      </w:r>
      <w:hyperlink r:id="rId64" w:tgtFrame="_blank" w:history="1">
        <w:r w:rsidRPr="00553174">
          <w:rPr>
            <w:rStyle w:val="Hyperlink"/>
            <w:rFonts w:asciiTheme="minorHAnsi" w:eastAsiaTheme="majorEastAsia" w:hAnsiTheme="minorHAnsi" w:cs="Arial"/>
            <w:sz w:val="20"/>
            <w:szCs w:val="20"/>
          </w:rPr>
          <w:t>prototype pattern</w:t>
        </w:r>
      </w:hyperlink>
      <w:r w:rsidRPr="00553174">
        <w:rPr>
          <w:rFonts w:asciiTheme="minorHAnsi" w:hAnsiTheme="minorHAnsi" w:cs="Arial"/>
          <w:color w:val="000000"/>
          <w:sz w:val="20"/>
          <w:szCs w:val="20"/>
        </w:rPr>
        <w:t> shows some similarities in the </w:t>
      </w:r>
      <w:hyperlink r:id="rId65" w:tgtFrame="_blank" w:history="1">
        <w:r w:rsidRPr="00553174">
          <w:rPr>
            <w:rStyle w:val="Hyperlink"/>
            <w:rFonts w:asciiTheme="minorHAnsi" w:eastAsiaTheme="majorEastAsia" w:hAnsiTheme="minorHAnsi" w:cs="Arial"/>
            <w:sz w:val="20"/>
            <w:szCs w:val="20"/>
          </w:rPr>
          <w:t>UML</w:t>
        </w:r>
      </w:hyperlink>
      <w:r w:rsidRPr="00553174">
        <w:rPr>
          <w:rFonts w:asciiTheme="minorHAnsi" w:hAnsiTheme="minorHAnsi" w:cs="Arial"/>
          <w:color w:val="000000"/>
          <w:sz w:val="20"/>
          <w:szCs w:val="20"/>
        </w:rPr>
        <w:t>, in that both uses a manager to store and retrieve the objects in the collection. But there is a clear difference between the two. The </w:t>
      </w:r>
      <w:hyperlink r:id="rId66" w:tgtFrame="_blank" w:history="1">
        <w:r w:rsidRPr="00553174">
          <w:rPr>
            <w:rStyle w:val="Hyperlink"/>
            <w:rFonts w:asciiTheme="minorHAnsi" w:eastAsiaTheme="majorEastAsia" w:hAnsiTheme="minorHAnsi" w:cs="Arial"/>
            <w:sz w:val="20"/>
            <w:szCs w:val="20"/>
          </w:rPr>
          <w:t>prototype pattern</w:t>
        </w:r>
      </w:hyperlink>
      <w:r w:rsidRPr="00553174">
        <w:rPr>
          <w:rFonts w:asciiTheme="minorHAnsi" w:hAnsiTheme="minorHAnsi" w:cs="Arial"/>
          <w:color w:val="000000"/>
          <w:sz w:val="20"/>
          <w:szCs w:val="20"/>
        </w:rPr>
        <w:t> is used to create new objects that are similar in nature (hence it's a creational pattern), while the flyweight pattern</w:t>
      </w:r>
      <w:r w:rsidRPr="00553174">
        <w:rPr>
          <w:rFonts w:asciiTheme="minorHAnsi" w:hAnsiTheme="minorHAnsi" w:cs="Arial"/>
          <w:i/>
          <w:iCs/>
          <w:color w:val="000000"/>
          <w:sz w:val="20"/>
          <w:szCs w:val="20"/>
        </w:rPr>
        <w:t> </w:t>
      </w:r>
      <w:r w:rsidRPr="00553174">
        <w:rPr>
          <w:rFonts w:asciiTheme="minorHAnsi" w:hAnsiTheme="minorHAnsi" w:cs="Arial"/>
          <w:color w:val="000000"/>
          <w:sz w:val="20"/>
          <w:szCs w:val="20"/>
        </w:rPr>
        <w:t>is used to allow the application to point to the same instance of the object to save memory (hence it's a structural pattern).</w:t>
      </w:r>
    </w:p>
    <w:p w:rsidR="00695A63" w:rsidRPr="00553174" w:rsidRDefault="00695A63" w:rsidP="00695A63">
      <w:pPr>
        <w:shd w:val="clear" w:color="auto" w:fill="F9FBF9"/>
        <w:spacing w:after="0" w:line="345" w:lineRule="atLeast"/>
        <w:jc w:val="both"/>
        <w:rPr>
          <w:b/>
          <w:color w:val="000000"/>
          <w:sz w:val="20"/>
          <w:szCs w:val="20"/>
        </w:rPr>
      </w:pPr>
    </w:p>
    <w:p w:rsidR="00695A63" w:rsidRPr="00553174" w:rsidRDefault="00695A63" w:rsidP="00695A63">
      <w:pPr>
        <w:shd w:val="clear" w:color="auto" w:fill="FFFFFF"/>
        <w:spacing w:before="100" w:beforeAutospacing="1" w:after="100" w:afterAutospacing="1" w:line="240" w:lineRule="auto"/>
        <w:jc w:val="both"/>
        <w:rPr>
          <w:rFonts w:eastAsia="Times New Roman" w:cs="Times New Roman"/>
          <w:color w:val="000000"/>
          <w:sz w:val="20"/>
          <w:szCs w:val="20"/>
        </w:rPr>
      </w:pPr>
      <w:r w:rsidRPr="00553174">
        <w:rPr>
          <w:rFonts w:eastAsia="Times New Roman" w:cs="Times New Roman"/>
          <w:color w:val="000000"/>
          <w:sz w:val="20"/>
          <w:szCs w:val="20"/>
        </w:rPr>
        <w:t>A Flyweight Pattern says that just </w:t>
      </w:r>
      <w:r w:rsidRPr="00553174">
        <w:rPr>
          <w:rFonts w:eastAsia="Times New Roman" w:cs="Times New Roman"/>
          <w:b/>
          <w:bCs/>
          <w:color w:val="000000"/>
          <w:sz w:val="20"/>
          <w:szCs w:val="20"/>
        </w:rPr>
        <w:t>"to reuse already existing similar kind of objects by storing them and create new object when no matching object is found"</w:t>
      </w:r>
      <w:r w:rsidRPr="00553174">
        <w:rPr>
          <w:rFonts w:eastAsia="Times New Roman" w:cs="Times New Roman"/>
          <w:color w:val="000000"/>
          <w:sz w:val="20"/>
          <w:szCs w:val="20"/>
        </w:rPr>
        <w:t>.</w:t>
      </w:r>
    </w:p>
    <w:p w:rsidR="00695A63" w:rsidRPr="00553174" w:rsidRDefault="00695A63" w:rsidP="00695A63">
      <w:pPr>
        <w:shd w:val="clear" w:color="auto" w:fill="FFFFFF"/>
        <w:spacing w:before="100" w:beforeAutospacing="1" w:after="100" w:afterAutospacing="1" w:line="240" w:lineRule="auto"/>
        <w:jc w:val="both"/>
        <w:outlineLvl w:val="3"/>
        <w:rPr>
          <w:rFonts w:eastAsia="Times New Roman" w:cs="Helvetica"/>
          <w:color w:val="610B4B"/>
          <w:sz w:val="20"/>
          <w:szCs w:val="20"/>
        </w:rPr>
      </w:pPr>
      <w:r w:rsidRPr="00553174">
        <w:rPr>
          <w:rFonts w:eastAsia="Times New Roman" w:cs="Helvetica"/>
          <w:color w:val="610B4B"/>
          <w:sz w:val="20"/>
          <w:szCs w:val="20"/>
        </w:rPr>
        <w:t>Advantage of Flyweight Pattern</w:t>
      </w:r>
    </w:p>
    <w:p w:rsidR="00695A63" w:rsidRPr="00553174" w:rsidRDefault="00695A63" w:rsidP="00695A63">
      <w:pPr>
        <w:numPr>
          <w:ilvl w:val="0"/>
          <w:numId w:val="144"/>
        </w:numPr>
        <w:shd w:val="clear" w:color="auto" w:fill="FFFFFF"/>
        <w:spacing w:before="60" w:after="100" w:afterAutospacing="1" w:line="345" w:lineRule="atLeast"/>
        <w:jc w:val="both"/>
        <w:rPr>
          <w:rFonts w:eastAsia="Times New Roman" w:cs="Times New Roman"/>
          <w:color w:val="000000"/>
          <w:sz w:val="20"/>
          <w:szCs w:val="20"/>
        </w:rPr>
      </w:pPr>
      <w:r w:rsidRPr="00553174">
        <w:rPr>
          <w:rFonts w:eastAsia="Times New Roman" w:cs="Times New Roman"/>
          <w:color w:val="000000"/>
          <w:sz w:val="20"/>
          <w:szCs w:val="20"/>
        </w:rPr>
        <w:t>It reduces the number of objects.</w:t>
      </w:r>
    </w:p>
    <w:p w:rsidR="00695A63" w:rsidRPr="00553174" w:rsidRDefault="00695A63" w:rsidP="00695A63">
      <w:pPr>
        <w:numPr>
          <w:ilvl w:val="0"/>
          <w:numId w:val="144"/>
        </w:numPr>
        <w:shd w:val="clear" w:color="auto" w:fill="FFFFFF"/>
        <w:spacing w:before="60" w:after="100" w:afterAutospacing="1" w:line="345" w:lineRule="atLeast"/>
        <w:jc w:val="both"/>
        <w:rPr>
          <w:rFonts w:eastAsia="Times New Roman" w:cs="Times New Roman"/>
          <w:color w:val="000000"/>
          <w:sz w:val="20"/>
          <w:szCs w:val="20"/>
        </w:rPr>
      </w:pPr>
      <w:r w:rsidRPr="00553174">
        <w:rPr>
          <w:rFonts w:eastAsia="Times New Roman" w:cs="Times New Roman"/>
          <w:color w:val="000000"/>
          <w:sz w:val="20"/>
          <w:szCs w:val="20"/>
        </w:rPr>
        <w:t>It reduces the amount of memory and storage devices required if the objects are persisted</w:t>
      </w:r>
    </w:p>
    <w:p w:rsidR="00695A63" w:rsidRPr="00553174" w:rsidRDefault="00C05106" w:rsidP="00695A63">
      <w:pPr>
        <w:spacing w:after="0" w:line="240" w:lineRule="auto"/>
        <w:rPr>
          <w:rFonts w:eastAsia="Times New Roman" w:cs="Times New Roman"/>
          <w:sz w:val="20"/>
          <w:szCs w:val="20"/>
        </w:rPr>
      </w:pPr>
      <w:r w:rsidRPr="00553174">
        <w:rPr>
          <w:rFonts w:eastAsia="Times New Roman" w:cs="Times New Roman"/>
          <w:sz w:val="20"/>
          <w:szCs w:val="20"/>
        </w:rPr>
        <w:pict>
          <v:rect id="_x0000_i1044" style="width:0;height:.75pt" o:hrstd="t" o:hrnoshade="t" o:hr="t" fillcolor="#d4d4d4" stroked="f"/>
        </w:pict>
      </w:r>
    </w:p>
    <w:p w:rsidR="00695A63" w:rsidRPr="00553174" w:rsidRDefault="00695A63" w:rsidP="00695A63">
      <w:pPr>
        <w:shd w:val="clear" w:color="auto" w:fill="FFFFFF"/>
        <w:spacing w:before="100" w:beforeAutospacing="1" w:after="100" w:afterAutospacing="1" w:line="240" w:lineRule="auto"/>
        <w:jc w:val="both"/>
        <w:outlineLvl w:val="3"/>
        <w:rPr>
          <w:rFonts w:eastAsia="Times New Roman" w:cs="Helvetica"/>
          <w:color w:val="610B4B"/>
          <w:sz w:val="20"/>
          <w:szCs w:val="20"/>
        </w:rPr>
      </w:pPr>
      <w:r w:rsidRPr="00553174">
        <w:rPr>
          <w:rFonts w:eastAsia="Times New Roman" w:cs="Helvetica"/>
          <w:color w:val="610B4B"/>
          <w:sz w:val="20"/>
          <w:szCs w:val="20"/>
        </w:rPr>
        <w:t>Usage of Flyweight Pattern</w:t>
      </w:r>
    </w:p>
    <w:p w:rsidR="00695A63" w:rsidRPr="00553174" w:rsidRDefault="00695A63" w:rsidP="00695A63">
      <w:pPr>
        <w:numPr>
          <w:ilvl w:val="0"/>
          <w:numId w:val="145"/>
        </w:numPr>
        <w:shd w:val="clear" w:color="auto" w:fill="FFFFFF"/>
        <w:spacing w:before="60" w:after="100" w:afterAutospacing="1" w:line="345" w:lineRule="atLeast"/>
        <w:jc w:val="both"/>
        <w:rPr>
          <w:rFonts w:eastAsia="Times New Roman" w:cs="Times New Roman"/>
          <w:color w:val="000000"/>
          <w:sz w:val="20"/>
          <w:szCs w:val="20"/>
        </w:rPr>
      </w:pPr>
      <w:r w:rsidRPr="00553174">
        <w:rPr>
          <w:rFonts w:eastAsia="Times New Roman" w:cs="Times New Roman"/>
          <w:color w:val="000000"/>
          <w:sz w:val="20"/>
          <w:szCs w:val="20"/>
        </w:rPr>
        <w:lastRenderedPageBreak/>
        <w:t>When an application uses number of objects</w:t>
      </w:r>
    </w:p>
    <w:p w:rsidR="00695A63" w:rsidRPr="00553174" w:rsidRDefault="00695A63" w:rsidP="00695A63">
      <w:pPr>
        <w:numPr>
          <w:ilvl w:val="0"/>
          <w:numId w:val="145"/>
        </w:numPr>
        <w:shd w:val="clear" w:color="auto" w:fill="FFFFFF"/>
        <w:spacing w:before="60" w:after="100" w:afterAutospacing="1" w:line="345" w:lineRule="atLeast"/>
        <w:jc w:val="both"/>
        <w:rPr>
          <w:rFonts w:eastAsia="Times New Roman" w:cs="Times New Roman"/>
          <w:color w:val="000000"/>
          <w:sz w:val="20"/>
          <w:szCs w:val="20"/>
        </w:rPr>
      </w:pPr>
      <w:r w:rsidRPr="00553174">
        <w:rPr>
          <w:rFonts w:eastAsia="Times New Roman" w:cs="Times New Roman"/>
          <w:color w:val="000000"/>
          <w:sz w:val="20"/>
          <w:szCs w:val="20"/>
        </w:rPr>
        <w:t>When the storage cost is high because of the quantity of objects.</w:t>
      </w:r>
    </w:p>
    <w:p w:rsidR="00695A63" w:rsidRPr="00553174" w:rsidRDefault="00695A63" w:rsidP="00695A63">
      <w:pPr>
        <w:numPr>
          <w:ilvl w:val="0"/>
          <w:numId w:val="145"/>
        </w:numPr>
        <w:shd w:val="clear" w:color="auto" w:fill="FFFFFF"/>
        <w:spacing w:before="60" w:after="100" w:afterAutospacing="1" w:line="345" w:lineRule="atLeast"/>
        <w:jc w:val="both"/>
        <w:rPr>
          <w:rFonts w:eastAsia="Times New Roman" w:cs="Times New Roman"/>
          <w:color w:val="000000"/>
          <w:sz w:val="20"/>
          <w:szCs w:val="20"/>
        </w:rPr>
      </w:pPr>
      <w:r w:rsidRPr="00553174">
        <w:rPr>
          <w:rFonts w:eastAsia="Times New Roman" w:cs="Times New Roman"/>
          <w:color w:val="000000"/>
          <w:sz w:val="20"/>
          <w:szCs w:val="20"/>
        </w:rPr>
        <w:t>When the application does not depend on object identity.</w:t>
      </w:r>
    </w:p>
    <w:p w:rsidR="00695A63" w:rsidRPr="00553174" w:rsidRDefault="00F61A21" w:rsidP="00695A63">
      <w:pPr>
        <w:shd w:val="clear" w:color="auto" w:fill="F9FBF9"/>
        <w:spacing w:after="0" w:line="345" w:lineRule="atLeast"/>
        <w:jc w:val="both"/>
        <w:rPr>
          <w:b/>
          <w:color w:val="000000"/>
          <w:sz w:val="20"/>
          <w:szCs w:val="20"/>
        </w:rPr>
      </w:pPr>
      <w:r w:rsidRPr="00553174">
        <w:rPr>
          <w:b/>
          <w:color w:val="000000"/>
          <w:sz w:val="20"/>
          <w:szCs w:val="20"/>
        </w:rPr>
        <w:t>Proxy Design pattern</w:t>
      </w:r>
      <w:r w:rsidRPr="00553174">
        <w:rPr>
          <w:b/>
          <w:color w:val="000000"/>
          <w:sz w:val="20"/>
          <w:szCs w:val="20"/>
        </w:rPr>
        <w:sym w:font="Wingdings" w:char="F0E0"/>
      </w: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36"/>
        <w:gridCol w:w="9288"/>
        <w:gridCol w:w="36"/>
      </w:tblGrid>
      <w:tr w:rsidR="00F61A21" w:rsidRPr="00553174" w:rsidTr="00F61A21">
        <w:trPr>
          <w:tblCellSpacing w:w="0" w:type="dxa"/>
        </w:trPr>
        <w:tc>
          <w:tcPr>
            <w:tcW w:w="0" w:type="auto"/>
            <w:vAlign w:val="center"/>
            <w:hideMark/>
          </w:tcPr>
          <w:p w:rsidR="00F61A21" w:rsidRPr="00553174" w:rsidRDefault="00F61A21" w:rsidP="00F61A21">
            <w:pPr>
              <w:spacing w:after="0" w:line="240" w:lineRule="auto"/>
              <w:rPr>
                <w:rFonts w:eastAsia="Times New Roman" w:cs="Times New Roman"/>
                <w:sz w:val="20"/>
                <w:szCs w:val="20"/>
              </w:rPr>
            </w:pPr>
          </w:p>
        </w:tc>
        <w:tc>
          <w:tcPr>
            <w:tcW w:w="0" w:type="auto"/>
            <w:vAlign w:val="center"/>
            <w:hideMark/>
          </w:tcPr>
          <w:p w:rsidR="00F61A21" w:rsidRPr="00553174" w:rsidRDefault="00F61A21" w:rsidP="00F61A21">
            <w:pPr>
              <w:spacing w:after="0" w:line="240" w:lineRule="auto"/>
              <w:rPr>
                <w:rFonts w:eastAsia="Times New Roman" w:cs="Times New Roman"/>
                <w:sz w:val="20"/>
                <w:szCs w:val="20"/>
              </w:rPr>
            </w:pPr>
            <w:r w:rsidRPr="00553174">
              <w:rPr>
                <w:rFonts w:eastAsia="Times New Roman" w:cs="Arial"/>
                <w:sz w:val="20"/>
                <w:szCs w:val="20"/>
              </w:rPr>
              <w:t xml:space="preserve">The </w:t>
            </w:r>
            <w:r w:rsidRPr="00553174">
              <w:rPr>
                <w:rFonts w:eastAsia="Times New Roman" w:cs="Arial"/>
                <w:b/>
                <w:bCs/>
                <w:color w:val="3D85C6"/>
                <w:sz w:val="20"/>
                <w:szCs w:val="20"/>
              </w:rPr>
              <w:t>proxy design pattern</w:t>
            </w:r>
            <w:r w:rsidRPr="00553174">
              <w:rPr>
                <w:rFonts w:eastAsia="Times New Roman" w:cs="Arial"/>
                <w:sz w:val="20"/>
                <w:szCs w:val="20"/>
              </w:rPr>
              <w:t xml:space="preserve"> allows you to provide an interface to other objects by creating a wrapper class as the proxy. The wrapper class, which is the proxy, can add additional functionality to the object of interest without changing the object's code.    </w:t>
            </w:r>
          </w:p>
        </w:tc>
        <w:tc>
          <w:tcPr>
            <w:tcW w:w="0" w:type="auto"/>
            <w:vAlign w:val="center"/>
            <w:hideMark/>
          </w:tcPr>
          <w:p w:rsidR="00F61A21" w:rsidRPr="00553174" w:rsidRDefault="00F61A21" w:rsidP="00F61A21">
            <w:pPr>
              <w:spacing w:after="0" w:line="240" w:lineRule="auto"/>
              <w:rPr>
                <w:rFonts w:eastAsia="Times New Roman" w:cs="Times New Roman"/>
                <w:sz w:val="20"/>
                <w:szCs w:val="20"/>
              </w:rPr>
            </w:pPr>
          </w:p>
        </w:tc>
      </w:tr>
    </w:tbl>
    <w:p w:rsidR="00F61A21" w:rsidRPr="00553174" w:rsidRDefault="00F61A21" w:rsidP="00F61A21">
      <w:pPr>
        <w:spacing w:after="0" w:line="240" w:lineRule="auto"/>
        <w:rPr>
          <w:rFonts w:eastAsia="Times New Roman" w:cs="Times New Roman"/>
          <w:sz w:val="20"/>
          <w:szCs w:val="20"/>
        </w:rPr>
      </w:pPr>
      <w:r w:rsidRPr="00553174">
        <w:rPr>
          <w:rFonts w:eastAsia="Times New Roman" w:cs="Arial"/>
          <w:sz w:val="20"/>
          <w:szCs w:val="20"/>
        </w:rPr>
        <w:t xml:space="preserve">Below are some of the common examples in which the proxy pattern are used:                                                                            </w:t>
      </w:r>
    </w:p>
    <w:p w:rsidR="00F61A21" w:rsidRPr="00553174" w:rsidRDefault="00F61A21" w:rsidP="00F61A21">
      <w:pPr>
        <w:numPr>
          <w:ilvl w:val="0"/>
          <w:numId w:val="146"/>
        </w:numPr>
        <w:spacing w:before="100" w:beforeAutospacing="1" w:after="100" w:afterAutospacing="1" w:line="240" w:lineRule="auto"/>
        <w:rPr>
          <w:rFonts w:eastAsia="Times New Roman" w:cs="Times New Roman"/>
          <w:sz w:val="20"/>
          <w:szCs w:val="20"/>
        </w:rPr>
      </w:pPr>
      <w:r w:rsidRPr="00553174">
        <w:rPr>
          <w:rFonts w:eastAsia="Times New Roman" w:cs="Arial"/>
          <w:sz w:val="20"/>
          <w:szCs w:val="20"/>
        </w:rPr>
        <w:t>Adding security access to an existing object. The proxy will determine if the client can access the object of interest.</w:t>
      </w:r>
    </w:p>
    <w:p w:rsidR="00F61A21" w:rsidRPr="00553174" w:rsidRDefault="00F61A21" w:rsidP="00F61A21">
      <w:pPr>
        <w:numPr>
          <w:ilvl w:val="0"/>
          <w:numId w:val="147"/>
        </w:numPr>
        <w:spacing w:before="100" w:beforeAutospacing="1" w:after="100" w:afterAutospacing="1" w:line="240" w:lineRule="auto"/>
        <w:rPr>
          <w:rFonts w:eastAsia="Times New Roman" w:cs="Times New Roman"/>
          <w:sz w:val="20"/>
          <w:szCs w:val="20"/>
        </w:rPr>
      </w:pPr>
      <w:r w:rsidRPr="00553174">
        <w:rPr>
          <w:rFonts w:eastAsia="Times New Roman" w:cs="Arial"/>
          <w:sz w:val="20"/>
          <w:szCs w:val="20"/>
        </w:rPr>
        <w:t>Simplifying the API of complex objects. The proxy can provide a simple API so that the client code does not have to deal with the complexity of the object of interest.</w:t>
      </w:r>
    </w:p>
    <w:p w:rsidR="00F61A21" w:rsidRPr="00553174" w:rsidRDefault="00F61A21" w:rsidP="00F61A21">
      <w:pPr>
        <w:numPr>
          <w:ilvl w:val="0"/>
          <w:numId w:val="148"/>
        </w:numPr>
        <w:spacing w:before="100" w:beforeAutospacing="1" w:after="100" w:afterAutospacing="1" w:line="240" w:lineRule="auto"/>
        <w:rPr>
          <w:rFonts w:eastAsia="Times New Roman" w:cs="Times New Roman"/>
          <w:sz w:val="20"/>
          <w:szCs w:val="20"/>
        </w:rPr>
      </w:pPr>
      <w:r w:rsidRPr="00553174">
        <w:rPr>
          <w:rFonts w:eastAsia="Times New Roman" w:cs="Arial"/>
          <w:sz w:val="20"/>
          <w:szCs w:val="20"/>
        </w:rPr>
        <w:t>Providing interface for remote resources such as web service or REST resources.</w:t>
      </w:r>
    </w:p>
    <w:p w:rsidR="00F61A21" w:rsidRPr="00553174" w:rsidRDefault="00F61A21" w:rsidP="00F61A21">
      <w:pPr>
        <w:numPr>
          <w:ilvl w:val="0"/>
          <w:numId w:val="149"/>
        </w:numPr>
        <w:spacing w:before="100" w:beforeAutospacing="1" w:after="100" w:afterAutospacing="1" w:line="240" w:lineRule="auto"/>
        <w:rPr>
          <w:rFonts w:eastAsia="Times New Roman" w:cs="Times New Roman"/>
          <w:sz w:val="20"/>
          <w:szCs w:val="20"/>
        </w:rPr>
      </w:pPr>
      <w:r w:rsidRPr="00553174">
        <w:rPr>
          <w:rFonts w:eastAsia="Times New Roman" w:cs="Arial"/>
          <w:sz w:val="20"/>
          <w:szCs w:val="20"/>
        </w:rPr>
        <w:t>Coordinating expensive operations on remote resources by asking the remote resources to start the operation as soon as possible before accessing the resources.</w:t>
      </w:r>
    </w:p>
    <w:p w:rsidR="00F61A21" w:rsidRPr="00553174" w:rsidRDefault="00F61A21" w:rsidP="00F61A21">
      <w:pPr>
        <w:numPr>
          <w:ilvl w:val="0"/>
          <w:numId w:val="150"/>
        </w:numPr>
        <w:spacing w:before="100" w:beforeAutospacing="1" w:after="100" w:afterAutospacing="1" w:line="240" w:lineRule="auto"/>
        <w:rPr>
          <w:rFonts w:eastAsia="Times New Roman" w:cs="Times New Roman"/>
          <w:sz w:val="20"/>
          <w:szCs w:val="20"/>
        </w:rPr>
      </w:pPr>
      <w:r w:rsidRPr="00553174">
        <w:rPr>
          <w:rFonts w:eastAsia="Times New Roman" w:cs="Arial"/>
          <w:sz w:val="20"/>
          <w:szCs w:val="20"/>
        </w:rPr>
        <w:t>Adding a thread-safe feature to an existing class without changing the existing class's code.</w:t>
      </w:r>
    </w:p>
    <w:p w:rsidR="00F61A21" w:rsidRPr="00553174" w:rsidRDefault="00F61A21" w:rsidP="00F61A21">
      <w:pPr>
        <w:spacing w:after="0" w:line="240" w:lineRule="auto"/>
        <w:rPr>
          <w:rFonts w:eastAsia="Times New Roman" w:cs="Times New Roman"/>
          <w:sz w:val="20"/>
          <w:szCs w:val="20"/>
        </w:rPr>
      </w:pPr>
      <w:r w:rsidRPr="00553174">
        <w:rPr>
          <w:rFonts w:eastAsia="Times New Roman" w:cs="Arial"/>
          <w:sz w:val="20"/>
          <w:szCs w:val="20"/>
        </w:rPr>
        <w:br/>
        <w:t>In short, the proxy is the object that is being called by the client to access the real object behind the scene.</w:t>
      </w:r>
    </w:p>
    <w:p w:rsidR="00F61A21" w:rsidRPr="00553174" w:rsidRDefault="00F61A21" w:rsidP="00695A63">
      <w:pPr>
        <w:shd w:val="clear" w:color="auto" w:fill="F9FBF9"/>
        <w:spacing w:after="0" w:line="345" w:lineRule="atLeast"/>
        <w:jc w:val="both"/>
        <w:rPr>
          <w:b/>
          <w:color w:val="000000"/>
          <w:sz w:val="20"/>
          <w:szCs w:val="20"/>
        </w:rPr>
      </w:pPr>
    </w:p>
    <w:p w:rsidR="00F61A21" w:rsidRPr="00553174" w:rsidRDefault="00F61A21" w:rsidP="00F61A21">
      <w:pPr>
        <w:pStyle w:val="NormalWeb"/>
        <w:rPr>
          <w:rFonts w:asciiTheme="minorHAnsi" w:hAnsiTheme="minorHAnsi"/>
          <w:sz w:val="20"/>
          <w:szCs w:val="20"/>
        </w:rPr>
      </w:pPr>
      <w:r w:rsidRPr="00553174">
        <w:rPr>
          <w:rFonts w:asciiTheme="minorHAnsi" w:hAnsiTheme="minorHAnsi"/>
          <w:sz w:val="20"/>
          <w:szCs w:val="20"/>
        </w:rPr>
        <w:t>Simply, proxy means an object representing another object.</w:t>
      </w:r>
    </w:p>
    <w:p w:rsidR="00F61A21" w:rsidRPr="00553174" w:rsidRDefault="00F61A21" w:rsidP="00F61A21">
      <w:pPr>
        <w:pStyle w:val="NormalWeb"/>
        <w:rPr>
          <w:rFonts w:asciiTheme="minorHAnsi" w:hAnsiTheme="minorHAnsi"/>
          <w:sz w:val="20"/>
          <w:szCs w:val="20"/>
        </w:rPr>
      </w:pPr>
      <w:r w:rsidRPr="00553174">
        <w:rPr>
          <w:rFonts w:asciiTheme="minorHAnsi" w:hAnsiTheme="minorHAnsi"/>
          <w:sz w:val="20"/>
          <w:szCs w:val="20"/>
        </w:rPr>
        <w:t xml:space="preserve">According to GoF, a Proxy Pattern </w:t>
      </w:r>
      <w:r w:rsidRPr="00553174">
        <w:rPr>
          <w:rFonts w:asciiTheme="minorHAnsi" w:hAnsiTheme="minorHAnsi"/>
          <w:b/>
          <w:bCs/>
          <w:sz w:val="20"/>
          <w:szCs w:val="20"/>
        </w:rPr>
        <w:t>"provides the control for accessing the original object".</w:t>
      </w:r>
    </w:p>
    <w:p w:rsidR="00F61A21" w:rsidRPr="00553174" w:rsidRDefault="00F61A21" w:rsidP="00F61A21">
      <w:pPr>
        <w:pStyle w:val="NormalWeb"/>
        <w:rPr>
          <w:rFonts w:asciiTheme="minorHAnsi" w:hAnsiTheme="minorHAnsi"/>
          <w:sz w:val="20"/>
          <w:szCs w:val="20"/>
        </w:rPr>
      </w:pPr>
      <w:r w:rsidRPr="00553174">
        <w:rPr>
          <w:rFonts w:asciiTheme="minorHAnsi" w:hAnsiTheme="minorHAnsi"/>
          <w:sz w:val="20"/>
          <w:szCs w:val="20"/>
        </w:rPr>
        <w:t>So, we can perform many operations like hiding the information of original object, on demand loading etc.</w:t>
      </w:r>
    </w:p>
    <w:p w:rsidR="00F61A21" w:rsidRPr="00553174" w:rsidRDefault="00F61A21" w:rsidP="00F61A21">
      <w:pPr>
        <w:pStyle w:val="NormalWeb"/>
        <w:rPr>
          <w:rFonts w:asciiTheme="minorHAnsi" w:hAnsiTheme="minorHAnsi"/>
          <w:sz w:val="20"/>
          <w:szCs w:val="20"/>
        </w:rPr>
      </w:pPr>
      <w:r w:rsidRPr="00553174">
        <w:rPr>
          <w:rFonts w:asciiTheme="minorHAnsi" w:hAnsiTheme="minorHAnsi"/>
          <w:sz w:val="20"/>
          <w:szCs w:val="20"/>
        </w:rPr>
        <w:t xml:space="preserve">Proxy pattern is also known as </w:t>
      </w:r>
      <w:r w:rsidRPr="00553174">
        <w:rPr>
          <w:rFonts w:asciiTheme="minorHAnsi" w:hAnsiTheme="minorHAnsi"/>
          <w:b/>
          <w:bCs/>
          <w:sz w:val="20"/>
          <w:szCs w:val="20"/>
        </w:rPr>
        <w:t>Surrogate or Placeholder.</w:t>
      </w:r>
    </w:p>
    <w:p w:rsidR="00F61A21" w:rsidRPr="00553174" w:rsidRDefault="00F61A21" w:rsidP="00F61A21">
      <w:pPr>
        <w:pStyle w:val="Heading4"/>
        <w:rPr>
          <w:rFonts w:asciiTheme="minorHAnsi" w:hAnsiTheme="minorHAnsi"/>
          <w:sz w:val="20"/>
          <w:szCs w:val="20"/>
        </w:rPr>
      </w:pPr>
      <w:r w:rsidRPr="00553174">
        <w:rPr>
          <w:rFonts w:asciiTheme="minorHAnsi" w:hAnsiTheme="minorHAnsi"/>
          <w:sz w:val="20"/>
          <w:szCs w:val="20"/>
        </w:rPr>
        <w:t>RMI API uses proxy design pattern. Stub and Skeleton are two proxy objects used in RMI.</w:t>
      </w:r>
    </w:p>
    <w:p w:rsidR="00F61A21" w:rsidRPr="00553174" w:rsidRDefault="00F61A21" w:rsidP="00F61A21">
      <w:pPr>
        <w:pStyle w:val="Heading4"/>
        <w:rPr>
          <w:rFonts w:asciiTheme="minorHAnsi" w:hAnsiTheme="minorHAnsi"/>
          <w:sz w:val="20"/>
          <w:szCs w:val="20"/>
        </w:rPr>
      </w:pPr>
      <w:r w:rsidRPr="00553174">
        <w:rPr>
          <w:rFonts w:asciiTheme="minorHAnsi" w:hAnsiTheme="minorHAnsi"/>
          <w:sz w:val="20"/>
          <w:szCs w:val="20"/>
        </w:rPr>
        <w:t>Advantage of Proxy Pattern</w:t>
      </w:r>
    </w:p>
    <w:p w:rsidR="00F61A21" w:rsidRPr="00553174" w:rsidRDefault="00F61A21" w:rsidP="00F61A21">
      <w:pPr>
        <w:numPr>
          <w:ilvl w:val="0"/>
          <w:numId w:val="151"/>
        </w:numPr>
        <w:spacing w:before="100" w:beforeAutospacing="1" w:after="100" w:afterAutospacing="1" w:line="240" w:lineRule="auto"/>
        <w:rPr>
          <w:sz w:val="20"/>
          <w:szCs w:val="20"/>
        </w:rPr>
      </w:pPr>
      <w:r w:rsidRPr="00553174">
        <w:rPr>
          <w:sz w:val="20"/>
          <w:szCs w:val="20"/>
        </w:rPr>
        <w:t>It provides the protection to the original object from the outside world.</w:t>
      </w:r>
    </w:p>
    <w:p w:rsidR="00F61A21" w:rsidRPr="00553174" w:rsidRDefault="00F61A21" w:rsidP="00F61A21">
      <w:pPr>
        <w:spacing w:after="0"/>
        <w:rPr>
          <w:sz w:val="20"/>
          <w:szCs w:val="20"/>
        </w:rPr>
      </w:pPr>
      <w:r w:rsidRPr="00553174">
        <w:rPr>
          <w:sz w:val="20"/>
          <w:szCs w:val="20"/>
        </w:rPr>
        <w:pict>
          <v:rect id="_x0000_i1045" style="width:0;height:1.5pt" o:hralign="center" o:hrstd="t" o:hr="t" fillcolor="#a0a0a0" stroked="f"/>
        </w:pict>
      </w:r>
    </w:p>
    <w:p w:rsidR="00F61A21" w:rsidRPr="00553174" w:rsidRDefault="00F61A21" w:rsidP="00F61A21">
      <w:pPr>
        <w:pStyle w:val="Heading4"/>
        <w:rPr>
          <w:rFonts w:asciiTheme="minorHAnsi" w:hAnsiTheme="minorHAnsi"/>
          <w:sz w:val="20"/>
          <w:szCs w:val="20"/>
        </w:rPr>
      </w:pPr>
      <w:r w:rsidRPr="00553174">
        <w:rPr>
          <w:rFonts w:asciiTheme="minorHAnsi" w:hAnsiTheme="minorHAnsi"/>
          <w:sz w:val="20"/>
          <w:szCs w:val="20"/>
        </w:rPr>
        <w:t>Usage of Proxy Pattern:</w:t>
      </w:r>
    </w:p>
    <w:p w:rsidR="00F61A21" w:rsidRPr="00553174" w:rsidRDefault="00F61A21" w:rsidP="00F61A21">
      <w:pPr>
        <w:pStyle w:val="NormalWeb"/>
        <w:rPr>
          <w:rFonts w:asciiTheme="minorHAnsi" w:hAnsiTheme="minorHAnsi"/>
          <w:sz w:val="20"/>
          <w:szCs w:val="20"/>
        </w:rPr>
      </w:pPr>
      <w:r w:rsidRPr="00553174">
        <w:rPr>
          <w:rFonts w:asciiTheme="minorHAnsi" w:hAnsiTheme="minorHAnsi"/>
          <w:sz w:val="20"/>
          <w:szCs w:val="20"/>
        </w:rPr>
        <w:t xml:space="preserve">It is used: </w:t>
      </w:r>
    </w:p>
    <w:p w:rsidR="00F61A21" w:rsidRPr="00553174" w:rsidRDefault="00F61A21" w:rsidP="00F61A21">
      <w:pPr>
        <w:numPr>
          <w:ilvl w:val="0"/>
          <w:numId w:val="152"/>
        </w:numPr>
        <w:spacing w:before="100" w:beforeAutospacing="1" w:after="100" w:afterAutospacing="1" w:line="240" w:lineRule="auto"/>
        <w:rPr>
          <w:sz w:val="20"/>
          <w:szCs w:val="20"/>
        </w:rPr>
      </w:pPr>
      <w:r w:rsidRPr="00553174">
        <w:rPr>
          <w:sz w:val="20"/>
          <w:szCs w:val="20"/>
        </w:rPr>
        <w:lastRenderedPageBreak/>
        <w:t xml:space="preserve">It can be used in </w:t>
      </w:r>
      <w:r w:rsidRPr="00553174">
        <w:rPr>
          <w:b/>
          <w:bCs/>
          <w:sz w:val="20"/>
          <w:szCs w:val="20"/>
        </w:rPr>
        <w:t>Virtual Proxy</w:t>
      </w:r>
      <w:r w:rsidRPr="00553174">
        <w:rPr>
          <w:sz w:val="20"/>
          <w:szCs w:val="20"/>
        </w:rPr>
        <w:t xml:space="preserve"> scenario---Consider a situation where there is multiple database call to extract huge size image. Since this is an expensive operation so here we can use the proxy pattern which would create multiple proxies and point to the huge size memory consuming object for further processing. The real object gets created only when a client first requests/accesses the object and after that we can just refer to the proxy to reuse the object. This avoids duplication of the object and hence saving memory.</w:t>
      </w:r>
    </w:p>
    <w:p w:rsidR="00F61A21" w:rsidRPr="00553174" w:rsidRDefault="00F61A21" w:rsidP="00F61A21">
      <w:pPr>
        <w:numPr>
          <w:ilvl w:val="0"/>
          <w:numId w:val="152"/>
        </w:numPr>
        <w:spacing w:before="100" w:beforeAutospacing="1" w:after="100" w:afterAutospacing="1" w:line="240" w:lineRule="auto"/>
        <w:rPr>
          <w:sz w:val="20"/>
          <w:szCs w:val="20"/>
        </w:rPr>
      </w:pPr>
      <w:r w:rsidRPr="00553174">
        <w:rPr>
          <w:sz w:val="20"/>
          <w:szCs w:val="20"/>
        </w:rPr>
        <w:t xml:space="preserve">It can be used in </w:t>
      </w:r>
      <w:r w:rsidRPr="00553174">
        <w:rPr>
          <w:b/>
          <w:bCs/>
          <w:sz w:val="20"/>
          <w:szCs w:val="20"/>
        </w:rPr>
        <w:t>Protective Proxy</w:t>
      </w:r>
      <w:r w:rsidRPr="00553174">
        <w:rPr>
          <w:sz w:val="20"/>
          <w:szCs w:val="20"/>
        </w:rPr>
        <w:t xml:space="preserve"> scenario---It acts as an authorization layer to verify that whether the actual user has access the appropriate content or not. For example, a proxy server which provides restriction on internet access in office. Only the websites and contents which are valid will be allowed and the remaining ones will be blocked.</w:t>
      </w:r>
    </w:p>
    <w:p w:rsidR="00F61A21" w:rsidRPr="00553174" w:rsidRDefault="00F61A21" w:rsidP="00F61A21">
      <w:pPr>
        <w:numPr>
          <w:ilvl w:val="0"/>
          <w:numId w:val="152"/>
        </w:numPr>
        <w:spacing w:before="100" w:beforeAutospacing="1" w:after="100" w:afterAutospacing="1" w:line="240" w:lineRule="auto"/>
        <w:rPr>
          <w:sz w:val="20"/>
          <w:szCs w:val="20"/>
        </w:rPr>
      </w:pPr>
      <w:r w:rsidRPr="00553174">
        <w:rPr>
          <w:sz w:val="20"/>
          <w:szCs w:val="20"/>
        </w:rPr>
        <w:t xml:space="preserve">It can be used in </w:t>
      </w:r>
      <w:r w:rsidRPr="00553174">
        <w:rPr>
          <w:b/>
          <w:bCs/>
          <w:sz w:val="20"/>
          <w:szCs w:val="20"/>
        </w:rPr>
        <w:t>Remote Proxy</w:t>
      </w:r>
      <w:r w:rsidRPr="00553174">
        <w:rPr>
          <w:sz w:val="20"/>
          <w:szCs w:val="20"/>
        </w:rPr>
        <w:t xml:space="preserve"> scenario---A remote proxy can be thought about the stub in the RPC call. The remote proxy provides a local representation of the object which is present in the different address location. Another example can be providing interface for remote resources such as web service or REST resources.</w:t>
      </w:r>
    </w:p>
    <w:p w:rsidR="00F61A21" w:rsidRPr="00553174" w:rsidRDefault="00F61A21" w:rsidP="00F61A21">
      <w:pPr>
        <w:numPr>
          <w:ilvl w:val="0"/>
          <w:numId w:val="152"/>
        </w:numPr>
        <w:spacing w:before="100" w:beforeAutospacing="1" w:after="100" w:afterAutospacing="1" w:line="240" w:lineRule="auto"/>
        <w:rPr>
          <w:sz w:val="20"/>
          <w:szCs w:val="20"/>
        </w:rPr>
      </w:pPr>
      <w:r w:rsidRPr="00553174">
        <w:rPr>
          <w:sz w:val="20"/>
          <w:szCs w:val="20"/>
        </w:rPr>
        <w:t xml:space="preserve">It can be used in </w:t>
      </w:r>
      <w:r w:rsidRPr="00553174">
        <w:rPr>
          <w:b/>
          <w:bCs/>
          <w:sz w:val="20"/>
          <w:szCs w:val="20"/>
        </w:rPr>
        <w:t>Smart Proxy</w:t>
      </w:r>
      <w:r w:rsidRPr="00553174">
        <w:rPr>
          <w:sz w:val="20"/>
          <w:szCs w:val="20"/>
        </w:rPr>
        <w:t xml:space="preserve"> scenario---A smart proxy provides additional layer of security by interposing specific actions when the object is accessed. For example, to check whether the real object is locked or not before accessing it so that no other objects can change it.</w:t>
      </w:r>
    </w:p>
    <w:p w:rsidR="00F61A21" w:rsidRPr="00553174" w:rsidRDefault="00F61A21" w:rsidP="00F61A21">
      <w:pPr>
        <w:spacing w:after="0"/>
        <w:rPr>
          <w:sz w:val="20"/>
          <w:szCs w:val="20"/>
        </w:rPr>
      </w:pPr>
      <w:r w:rsidRPr="00553174">
        <w:rPr>
          <w:sz w:val="20"/>
          <w:szCs w:val="20"/>
        </w:rPr>
        <w:pict>
          <v:rect id="_x0000_i1046" style="width:0;height:1.5pt" o:hralign="center" o:hrstd="t" o:hr="t" fillcolor="#a0a0a0" stroked="f"/>
        </w:pict>
      </w:r>
    </w:p>
    <w:p w:rsidR="00F61A21" w:rsidRPr="00553174" w:rsidRDefault="00F61A21" w:rsidP="00F61A21">
      <w:pPr>
        <w:pStyle w:val="Heading3"/>
        <w:rPr>
          <w:rFonts w:asciiTheme="minorHAnsi" w:hAnsiTheme="minorHAnsi"/>
          <w:sz w:val="20"/>
          <w:szCs w:val="20"/>
        </w:rPr>
      </w:pPr>
      <w:r w:rsidRPr="00553174">
        <w:rPr>
          <w:rFonts w:asciiTheme="minorHAnsi" w:hAnsiTheme="minorHAnsi"/>
          <w:sz w:val="20"/>
          <w:szCs w:val="20"/>
        </w:rPr>
        <w:t>Example of Proxy Pattern</w:t>
      </w:r>
    </w:p>
    <w:p w:rsidR="00F61A21" w:rsidRPr="00553174" w:rsidRDefault="00F61A21" w:rsidP="00F61A21">
      <w:pPr>
        <w:pStyle w:val="NormalWeb"/>
        <w:rPr>
          <w:rFonts w:asciiTheme="minorHAnsi" w:hAnsiTheme="minorHAnsi"/>
          <w:sz w:val="20"/>
          <w:szCs w:val="20"/>
        </w:rPr>
      </w:pPr>
      <w:r w:rsidRPr="00553174">
        <w:rPr>
          <w:rFonts w:asciiTheme="minorHAnsi" w:hAnsiTheme="minorHAnsi"/>
          <w:sz w:val="20"/>
          <w:szCs w:val="20"/>
        </w:rPr>
        <w:t>Let's understand the example of proxy design pattern by the above UML diagram.</w:t>
      </w:r>
    </w:p>
    <w:p w:rsidR="00F61A21" w:rsidRPr="00553174" w:rsidRDefault="00F61A21" w:rsidP="00F61A21">
      <w:pPr>
        <w:pStyle w:val="Heading4"/>
        <w:rPr>
          <w:rFonts w:asciiTheme="minorHAnsi" w:hAnsiTheme="minorHAnsi"/>
          <w:sz w:val="20"/>
          <w:szCs w:val="20"/>
        </w:rPr>
      </w:pPr>
      <w:r w:rsidRPr="00553174">
        <w:rPr>
          <w:rFonts w:asciiTheme="minorHAnsi" w:hAnsiTheme="minorHAnsi"/>
          <w:sz w:val="20"/>
          <w:szCs w:val="20"/>
        </w:rPr>
        <w:t>UML for Proxy Pattern:</w:t>
      </w:r>
    </w:p>
    <w:p w:rsidR="00F61A21" w:rsidRPr="00553174" w:rsidRDefault="00F61A21" w:rsidP="00F61A21">
      <w:pPr>
        <w:rPr>
          <w:sz w:val="20"/>
          <w:szCs w:val="20"/>
        </w:rPr>
      </w:pPr>
      <w:r w:rsidRPr="00553174">
        <w:rPr>
          <w:noProof/>
          <w:sz w:val="20"/>
          <w:szCs w:val="20"/>
        </w:rPr>
        <w:lastRenderedPageBreak/>
        <w:drawing>
          <wp:inline distT="0" distB="0" distL="0" distR="0">
            <wp:extent cx="6667500" cy="4210050"/>
            <wp:effectExtent l="0" t="0" r="0" b="0"/>
            <wp:docPr id="23" name="Picture 23" descr="Proxy Pattern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roxy Pattern UML"/>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667500" cy="4210050"/>
                    </a:xfrm>
                    <a:prstGeom prst="rect">
                      <a:avLst/>
                    </a:prstGeom>
                    <a:noFill/>
                    <a:ln>
                      <a:noFill/>
                    </a:ln>
                  </pic:spPr>
                </pic:pic>
              </a:graphicData>
            </a:graphic>
          </wp:inline>
        </w:drawing>
      </w:r>
    </w:p>
    <w:p w:rsidR="00F61A21" w:rsidRPr="00553174" w:rsidRDefault="00F61A21" w:rsidP="00F61A21">
      <w:pPr>
        <w:pStyle w:val="Heading4"/>
        <w:rPr>
          <w:rFonts w:asciiTheme="minorHAnsi" w:hAnsiTheme="minorHAnsi"/>
          <w:sz w:val="20"/>
          <w:szCs w:val="20"/>
        </w:rPr>
      </w:pPr>
      <w:r w:rsidRPr="00553174">
        <w:rPr>
          <w:rFonts w:asciiTheme="minorHAnsi" w:hAnsiTheme="minorHAnsi"/>
          <w:sz w:val="20"/>
          <w:szCs w:val="20"/>
        </w:rPr>
        <w:t>Implementation of above UML:</w:t>
      </w:r>
    </w:p>
    <w:p w:rsidR="00F61A21" w:rsidRPr="00553174" w:rsidRDefault="00F61A21" w:rsidP="00F61A21">
      <w:pPr>
        <w:pStyle w:val="Heading4"/>
        <w:rPr>
          <w:rFonts w:asciiTheme="minorHAnsi" w:hAnsiTheme="minorHAnsi"/>
          <w:sz w:val="20"/>
          <w:szCs w:val="20"/>
        </w:rPr>
      </w:pPr>
      <w:r w:rsidRPr="00553174">
        <w:rPr>
          <w:rFonts w:asciiTheme="minorHAnsi" w:hAnsiTheme="minorHAnsi"/>
          <w:sz w:val="20"/>
          <w:szCs w:val="20"/>
        </w:rPr>
        <w:t>Step 1</w:t>
      </w:r>
    </w:p>
    <w:p w:rsidR="00F61A21" w:rsidRPr="00553174" w:rsidRDefault="00F61A21" w:rsidP="00F61A21">
      <w:pPr>
        <w:pStyle w:val="NormalWeb"/>
        <w:rPr>
          <w:rFonts w:asciiTheme="minorHAnsi" w:hAnsiTheme="minorHAnsi"/>
          <w:sz w:val="20"/>
          <w:szCs w:val="20"/>
        </w:rPr>
      </w:pPr>
      <w:r w:rsidRPr="00553174">
        <w:rPr>
          <w:rFonts w:asciiTheme="minorHAnsi" w:hAnsiTheme="minorHAnsi"/>
          <w:sz w:val="20"/>
          <w:szCs w:val="20"/>
        </w:rPr>
        <w:t xml:space="preserve">Create an </w:t>
      </w:r>
      <w:r w:rsidRPr="00553174">
        <w:rPr>
          <w:rFonts w:asciiTheme="minorHAnsi" w:hAnsiTheme="minorHAnsi"/>
          <w:b/>
          <w:bCs/>
          <w:sz w:val="20"/>
          <w:szCs w:val="20"/>
        </w:rPr>
        <w:t>OfficeInternetAccess</w:t>
      </w:r>
      <w:r w:rsidRPr="00553174">
        <w:rPr>
          <w:rFonts w:asciiTheme="minorHAnsi" w:hAnsiTheme="minorHAnsi"/>
          <w:sz w:val="20"/>
          <w:szCs w:val="20"/>
        </w:rPr>
        <w:t xml:space="preserve"> interface.</w:t>
      </w:r>
    </w:p>
    <w:p w:rsidR="00F61A21" w:rsidRPr="00553174" w:rsidRDefault="00F61A21" w:rsidP="00F61A21">
      <w:pPr>
        <w:numPr>
          <w:ilvl w:val="0"/>
          <w:numId w:val="153"/>
        </w:numPr>
        <w:spacing w:before="100" w:beforeAutospacing="1" w:after="100" w:afterAutospacing="1" w:line="240" w:lineRule="auto"/>
        <w:rPr>
          <w:sz w:val="20"/>
          <w:szCs w:val="20"/>
        </w:rPr>
      </w:pPr>
      <w:r w:rsidRPr="00553174">
        <w:rPr>
          <w:rStyle w:val="keyword"/>
          <w:sz w:val="20"/>
          <w:szCs w:val="20"/>
        </w:rPr>
        <w:t>public</w:t>
      </w:r>
      <w:r w:rsidRPr="00553174">
        <w:rPr>
          <w:sz w:val="20"/>
          <w:szCs w:val="20"/>
        </w:rPr>
        <w:t> </w:t>
      </w:r>
      <w:r w:rsidRPr="00553174">
        <w:rPr>
          <w:rStyle w:val="keyword"/>
          <w:sz w:val="20"/>
          <w:szCs w:val="20"/>
        </w:rPr>
        <w:t>interface</w:t>
      </w:r>
      <w:r w:rsidRPr="00553174">
        <w:rPr>
          <w:sz w:val="20"/>
          <w:szCs w:val="20"/>
        </w:rPr>
        <w:t> OfficeInternetAccess {  </w:t>
      </w:r>
    </w:p>
    <w:p w:rsidR="00F61A21" w:rsidRPr="00553174" w:rsidRDefault="00F61A21" w:rsidP="00F61A21">
      <w:pPr>
        <w:numPr>
          <w:ilvl w:val="0"/>
          <w:numId w:val="153"/>
        </w:numPr>
        <w:spacing w:before="100" w:beforeAutospacing="1" w:after="100" w:afterAutospacing="1" w:line="240" w:lineRule="auto"/>
        <w:rPr>
          <w:sz w:val="20"/>
          <w:szCs w:val="20"/>
        </w:rPr>
      </w:pPr>
      <w:r w:rsidRPr="00553174">
        <w:rPr>
          <w:sz w:val="20"/>
          <w:szCs w:val="20"/>
        </w:rPr>
        <w:t>    </w:t>
      </w:r>
      <w:r w:rsidRPr="00553174">
        <w:rPr>
          <w:rStyle w:val="keyword"/>
          <w:sz w:val="20"/>
          <w:szCs w:val="20"/>
        </w:rPr>
        <w:t>public</w:t>
      </w:r>
      <w:r w:rsidRPr="00553174">
        <w:rPr>
          <w:sz w:val="20"/>
          <w:szCs w:val="20"/>
        </w:rPr>
        <w:t> </w:t>
      </w:r>
      <w:r w:rsidRPr="00553174">
        <w:rPr>
          <w:rStyle w:val="keyword"/>
          <w:sz w:val="20"/>
          <w:szCs w:val="20"/>
        </w:rPr>
        <w:t>void</w:t>
      </w:r>
      <w:r w:rsidRPr="00553174">
        <w:rPr>
          <w:sz w:val="20"/>
          <w:szCs w:val="20"/>
        </w:rPr>
        <w:t> grantInternetAccess();  </w:t>
      </w:r>
    </w:p>
    <w:p w:rsidR="00F61A21" w:rsidRPr="00553174" w:rsidRDefault="00F61A21" w:rsidP="00F61A21">
      <w:pPr>
        <w:numPr>
          <w:ilvl w:val="0"/>
          <w:numId w:val="153"/>
        </w:numPr>
        <w:spacing w:before="100" w:beforeAutospacing="1" w:after="100" w:afterAutospacing="1" w:line="240" w:lineRule="auto"/>
        <w:rPr>
          <w:sz w:val="20"/>
          <w:szCs w:val="20"/>
        </w:rPr>
      </w:pPr>
      <w:r w:rsidRPr="00553174">
        <w:rPr>
          <w:sz w:val="20"/>
          <w:szCs w:val="20"/>
        </w:rPr>
        <w:t>}  </w:t>
      </w:r>
    </w:p>
    <w:p w:rsidR="00F61A21" w:rsidRPr="00553174" w:rsidRDefault="00F61A21" w:rsidP="00F61A21">
      <w:pPr>
        <w:pStyle w:val="Heading4"/>
        <w:rPr>
          <w:rFonts w:asciiTheme="minorHAnsi" w:hAnsiTheme="minorHAnsi"/>
          <w:sz w:val="20"/>
          <w:szCs w:val="20"/>
        </w:rPr>
      </w:pPr>
      <w:r w:rsidRPr="00553174">
        <w:rPr>
          <w:rFonts w:asciiTheme="minorHAnsi" w:hAnsiTheme="minorHAnsi"/>
          <w:sz w:val="20"/>
          <w:szCs w:val="20"/>
        </w:rPr>
        <w:t>Step 2</w:t>
      </w:r>
    </w:p>
    <w:p w:rsidR="00F61A21" w:rsidRPr="00553174" w:rsidRDefault="00F61A21" w:rsidP="00F61A21">
      <w:pPr>
        <w:pStyle w:val="NormalWeb"/>
        <w:rPr>
          <w:rFonts w:asciiTheme="minorHAnsi" w:hAnsiTheme="minorHAnsi"/>
          <w:sz w:val="20"/>
          <w:szCs w:val="20"/>
        </w:rPr>
      </w:pPr>
      <w:r w:rsidRPr="00553174">
        <w:rPr>
          <w:rFonts w:asciiTheme="minorHAnsi" w:hAnsiTheme="minorHAnsi"/>
          <w:sz w:val="20"/>
          <w:szCs w:val="20"/>
        </w:rPr>
        <w:t xml:space="preserve">Create a </w:t>
      </w:r>
      <w:r w:rsidRPr="00553174">
        <w:rPr>
          <w:rFonts w:asciiTheme="minorHAnsi" w:hAnsiTheme="minorHAnsi"/>
          <w:b/>
          <w:bCs/>
          <w:sz w:val="20"/>
          <w:szCs w:val="20"/>
        </w:rPr>
        <w:t>RealInternetAccess</w:t>
      </w:r>
      <w:r w:rsidRPr="00553174">
        <w:rPr>
          <w:rFonts w:asciiTheme="minorHAnsi" w:hAnsiTheme="minorHAnsi"/>
          <w:sz w:val="20"/>
          <w:szCs w:val="20"/>
        </w:rPr>
        <w:t xml:space="preserve"> class that will implement </w:t>
      </w:r>
      <w:r w:rsidRPr="00553174">
        <w:rPr>
          <w:rFonts w:asciiTheme="minorHAnsi" w:hAnsiTheme="minorHAnsi"/>
          <w:b/>
          <w:bCs/>
          <w:sz w:val="20"/>
          <w:szCs w:val="20"/>
        </w:rPr>
        <w:t>OfficeInternetAccess</w:t>
      </w:r>
      <w:r w:rsidRPr="00553174">
        <w:rPr>
          <w:rFonts w:asciiTheme="minorHAnsi" w:hAnsiTheme="minorHAnsi"/>
          <w:sz w:val="20"/>
          <w:szCs w:val="20"/>
        </w:rPr>
        <w:t xml:space="preserve"> interface for granting the permission to the specific employee.</w:t>
      </w:r>
    </w:p>
    <w:p w:rsidR="00F61A21" w:rsidRPr="00553174" w:rsidRDefault="00F61A21" w:rsidP="00F61A21">
      <w:pPr>
        <w:rPr>
          <w:sz w:val="20"/>
          <w:szCs w:val="20"/>
        </w:rPr>
      </w:pPr>
      <w:r w:rsidRPr="00553174">
        <w:rPr>
          <w:sz w:val="20"/>
          <w:szCs w:val="20"/>
        </w:rPr>
        <w:t>File: RealInternetAccess.java</w:t>
      </w:r>
    </w:p>
    <w:p w:rsidR="00F61A21" w:rsidRPr="00553174" w:rsidRDefault="00F61A21" w:rsidP="00F61A21">
      <w:pPr>
        <w:numPr>
          <w:ilvl w:val="0"/>
          <w:numId w:val="154"/>
        </w:numPr>
        <w:spacing w:before="100" w:beforeAutospacing="1" w:after="100" w:afterAutospacing="1" w:line="240" w:lineRule="auto"/>
        <w:rPr>
          <w:sz w:val="20"/>
          <w:szCs w:val="20"/>
        </w:rPr>
      </w:pPr>
      <w:r w:rsidRPr="00553174">
        <w:rPr>
          <w:rStyle w:val="keyword"/>
          <w:sz w:val="20"/>
          <w:szCs w:val="20"/>
        </w:rPr>
        <w:t>public</w:t>
      </w:r>
      <w:r w:rsidRPr="00553174">
        <w:rPr>
          <w:sz w:val="20"/>
          <w:szCs w:val="20"/>
        </w:rPr>
        <w:t> </w:t>
      </w:r>
      <w:r w:rsidRPr="00553174">
        <w:rPr>
          <w:rStyle w:val="keyword"/>
          <w:sz w:val="20"/>
          <w:szCs w:val="20"/>
        </w:rPr>
        <w:t>class</w:t>
      </w:r>
      <w:r w:rsidRPr="00553174">
        <w:rPr>
          <w:sz w:val="20"/>
          <w:szCs w:val="20"/>
        </w:rPr>
        <w:t> RealInternetAccess </w:t>
      </w:r>
      <w:r w:rsidRPr="00553174">
        <w:rPr>
          <w:rStyle w:val="keyword"/>
          <w:sz w:val="20"/>
          <w:szCs w:val="20"/>
        </w:rPr>
        <w:t>implements</w:t>
      </w:r>
      <w:r w:rsidRPr="00553174">
        <w:rPr>
          <w:sz w:val="20"/>
          <w:szCs w:val="20"/>
        </w:rPr>
        <w:t> OfficeInternetAccess {  </w:t>
      </w:r>
    </w:p>
    <w:p w:rsidR="00F61A21" w:rsidRPr="00553174" w:rsidRDefault="00F61A21" w:rsidP="00F61A21">
      <w:pPr>
        <w:numPr>
          <w:ilvl w:val="0"/>
          <w:numId w:val="154"/>
        </w:numPr>
        <w:spacing w:before="100" w:beforeAutospacing="1" w:after="100" w:afterAutospacing="1" w:line="240" w:lineRule="auto"/>
        <w:rPr>
          <w:sz w:val="20"/>
          <w:szCs w:val="20"/>
        </w:rPr>
      </w:pPr>
      <w:r w:rsidRPr="00553174">
        <w:rPr>
          <w:sz w:val="20"/>
          <w:szCs w:val="20"/>
        </w:rPr>
        <w:t>    </w:t>
      </w:r>
      <w:r w:rsidRPr="00553174">
        <w:rPr>
          <w:rStyle w:val="keyword"/>
          <w:sz w:val="20"/>
          <w:szCs w:val="20"/>
        </w:rPr>
        <w:t>private</w:t>
      </w:r>
      <w:r w:rsidRPr="00553174">
        <w:rPr>
          <w:sz w:val="20"/>
          <w:szCs w:val="20"/>
        </w:rPr>
        <w:t> String employeeName;  </w:t>
      </w:r>
    </w:p>
    <w:p w:rsidR="00F61A21" w:rsidRPr="00553174" w:rsidRDefault="00F61A21" w:rsidP="00F61A21">
      <w:pPr>
        <w:numPr>
          <w:ilvl w:val="0"/>
          <w:numId w:val="154"/>
        </w:numPr>
        <w:spacing w:before="100" w:beforeAutospacing="1" w:after="100" w:afterAutospacing="1" w:line="240" w:lineRule="auto"/>
        <w:rPr>
          <w:sz w:val="20"/>
          <w:szCs w:val="20"/>
        </w:rPr>
      </w:pPr>
      <w:r w:rsidRPr="00553174">
        <w:rPr>
          <w:sz w:val="20"/>
          <w:szCs w:val="20"/>
        </w:rPr>
        <w:t>    </w:t>
      </w:r>
      <w:r w:rsidRPr="00553174">
        <w:rPr>
          <w:rStyle w:val="keyword"/>
          <w:sz w:val="20"/>
          <w:szCs w:val="20"/>
        </w:rPr>
        <w:t>public</w:t>
      </w:r>
      <w:r w:rsidRPr="00553174">
        <w:rPr>
          <w:sz w:val="20"/>
          <w:szCs w:val="20"/>
        </w:rPr>
        <w:t> RealInternetAccess(String empName) {  </w:t>
      </w:r>
    </w:p>
    <w:p w:rsidR="00F61A21" w:rsidRPr="00553174" w:rsidRDefault="00F61A21" w:rsidP="00F61A21">
      <w:pPr>
        <w:numPr>
          <w:ilvl w:val="0"/>
          <w:numId w:val="154"/>
        </w:numPr>
        <w:spacing w:before="100" w:beforeAutospacing="1" w:after="100" w:afterAutospacing="1" w:line="240" w:lineRule="auto"/>
        <w:rPr>
          <w:sz w:val="20"/>
          <w:szCs w:val="20"/>
        </w:rPr>
      </w:pPr>
      <w:r w:rsidRPr="00553174">
        <w:rPr>
          <w:sz w:val="20"/>
          <w:szCs w:val="20"/>
        </w:rPr>
        <w:t>        </w:t>
      </w:r>
      <w:r w:rsidRPr="00553174">
        <w:rPr>
          <w:rStyle w:val="keyword"/>
          <w:sz w:val="20"/>
          <w:szCs w:val="20"/>
        </w:rPr>
        <w:t>this</w:t>
      </w:r>
      <w:r w:rsidRPr="00553174">
        <w:rPr>
          <w:sz w:val="20"/>
          <w:szCs w:val="20"/>
        </w:rPr>
        <w:t>.employeeName = empName;  </w:t>
      </w:r>
    </w:p>
    <w:p w:rsidR="00F61A21" w:rsidRPr="00553174" w:rsidRDefault="00F61A21" w:rsidP="00F61A21">
      <w:pPr>
        <w:numPr>
          <w:ilvl w:val="0"/>
          <w:numId w:val="154"/>
        </w:numPr>
        <w:spacing w:before="100" w:beforeAutospacing="1" w:after="100" w:afterAutospacing="1" w:line="240" w:lineRule="auto"/>
        <w:rPr>
          <w:sz w:val="20"/>
          <w:szCs w:val="20"/>
        </w:rPr>
      </w:pPr>
      <w:r w:rsidRPr="00553174">
        <w:rPr>
          <w:sz w:val="20"/>
          <w:szCs w:val="20"/>
        </w:rPr>
        <w:t>    }  </w:t>
      </w:r>
    </w:p>
    <w:p w:rsidR="00F61A21" w:rsidRPr="00553174" w:rsidRDefault="00F61A21" w:rsidP="00F61A21">
      <w:pPr>
        <w:numPr>
          <w:ilvl w:val="0"/>
          <w:numId w:val="154"/>
        </w:numPr>
        <w:spacing w:before="100" w:beforeAutospacing="1" w:after="100" w:afterAutospacing="1" w:line="240" w:lineRule="auto"/>
        <w:rPr>
          <w:sz w:val="20"/>
          <w:szCs w:val="20"/>
        </w:rPr>
      </w:pPr>
      <w:r w:rsidRPr="00553174">
        <w:rPr>
          <w:sz w:val="20"/>
          <w:szCs w:val="20"/>
        </w:rPr>
        <w:t>    </w:t>
      </w:r>
      <w:r w:rsidRPr="00553174">
        <w:rPr>
          <w:rStyle w:val="annotation"/>
          <w:sz w:val="20"/>
          <w:szCs w:val="20"/>
        </w:rPr>
        <w:t>@Override</w:t>
      </w:r>
      <w:r w:rsidRPr="00553174">
        <w:rPr>
          <w:sz w:val="20"/>
          <w:szCs w:val="20"/>
        </w:rPr>
        <w:t>  </w:t>
      </w:r>
    </w:p>
    <w:p w:rsidR="00F61A21" w:rsidRPr="00553174" w:rsidRDefault="00F61A21" w:rsidP="00F61A21">
      <w:pPr>
        <w:numPr>
          <w:ilvl w:val="0"/>
          <w:numId w:val="154"/>
        </w:numPr>
        <w:spacing w:before="100" w:beforeAutospacing="1" w:after="100" w:afterAutospacing="1" w:line="240" w:lineRule="auto"/>
        <w:rPr>
          <w:sz w:val="20"/>
          <w:szCs w:val="20"/>
        </w:rPr>
      </w:pPr>
      <w:r w:rsidRPr="00553174">
        <w:rPr>
          <w:sz w:val="20"/>
          <w:szCs w:val="20"/>
        </w:rPr>
        <w:lastRenderedPageBreak/>
        <w:t>    </w:t>
      </w:r>
      <w:r w:rsidRPr="00553174">
        <w:rPr>
          <w:rStyle w:val="keyword"/>
          <w:sz w:val="20"/>
          <w:szCs w:val="20"/>
        </w:rPr>
        <w:t>public</w:t>
      </w:r>
      <w:r w:rsidRPr="00553174">
        <w:rPr>
          <w:sz w:val="20"/>
          <w:szCs w:val="20"/>
        </w:rPr>
        <w:t> </w:t>
      </w:r>
      <w:r w:rsidRPr="00553174">
        <w:rPr>
          <w:rStyle w:val="keyword"/>
          <w:sz w:val="20"/>
          <w:szCs w:val="20"/>
        </w:rPr>
        <w:t>void</w:t>
      </w:r>
      <w:r w:rsidRPr="00553174">
        <w:rPr>
          <w:sz w:val="20"/>
          <w:szCs w:val="20"/>
        </w:rPr>
        <w:t> grantInternetAccess() {  </w:t>
      </w:r>
    </w:p>
    <w:p w:rsidR="00F61A21" w:rsidRPr="00553174" w:rsidRDefault="00F61A21" w:rsidP="00F61A21">
      <w:pPr>
        <w:numPr>
          <w:ilvl w:val="0"/>
          <w:numId w:val="154"/>
        </w:numPr>
        <w:spacing w:before="100" w:beforeAutospacing="1" w:after="100" w:afterAutospacing="1" w:line="240" w:lineRule="auto"/>
        <w:rPr>
          <w:sz w:val="20"/>
          <w:szCs w:val="20"/>
        </w:rPr>
      </w:pPr>
      <w:r w:rsidRPr="00553174">
        <w:rPr>
          <w:sz w:val="20"/>
          <w:szCs w:val="20"/>
        </w:rPr>
        <w:t>        System.out.println(</w:t>
      </w:r>
      <w:r w:rsidRPr="00553174">
        <w:rPr>
          <w:rStyle w:val="string"/>
          <w:sz w:val="20"/>
          <w:szCs w:val="20"/>
        </w:rPr>
        <w:t>"Internet Access granted for employee: "</w:t>
      </w:r>
      <w:r w:rsidRPr="00553174">
        <w:rPr>
          <w:sz w:val="20"/>
          <w:szCs w:val="20"/>
        </w:rPr>
        <w:t>+ employeeName);  </w:t>
      </w:r>
    </w:p>
    <w:p w:rsidR="00F61A21" w:rsidRPr="00553174" w:rsidRDefault="00F61A21" w:rsidP="00F61A21">
      <w:pPr>
        <w:numPr>
          <w:ilvl w:val="0"/>
          <w:numId w:val="154"/>
        </w:numPr>
        <w:spacing w:before="100" w:beforeAutospacing="1" w:after="100" w:afterAutospacing="1" w:line="240" w:lineRule="auto"/>
        <w:rPr>
          <w:sz w:val="20"/>
          <w:szCs w:val="20"/>
        </w:rPr>
      </w:pPr>
      <w:r w:rsidRPr="00553174">
        <w:rPr>
          <w:sz w:val="20"/>
          <w:szCs w:val="20"/>
        </w:rPr>
        <w:t>    }  </w:t>
      </w:r>
    </w:p>
    <w:p w:rsidR="00F61A21" w:rsidRPr="00553174" w:rsidRDefault="00F61A21" w:rsidP="00F61A21">
      <w:pPr>
        <w:numPr>
          <w:ilvl w:val="0"/>
          <w:numId w:val="154"/>
        </w:numPr>
        <w:spacing w:before="100" w:beforeAutospacing="1" w:after="100" w:afterAutospacing="1" w:line="240" w:lineRule="auto"/>
        <w:rPr>
          <w:sz w:val="20"/>
          <w:szCs w:val="20"/>
        </w:rPr>
      </w:pPr>
      <w:r w:rsidRPr="00553174">
        <w:rPr>
          <w:sz w:val="20"/>
          <w:szCs w:val="20"/>
        </w:rPr>
        <w:t>}  </w:t>
      </w:r>
    </w:p>
    <w:p w:rsidR="00F61A21" w:rsidRPr="00553174" w:rsidRDefault="00F61A21" w:rsidP="00F61A21">
      <w:pPr>
        <w:pStyle w:val="Heading4"/>
        <w:rPr>
          <w:rFonts w:asciiTheme="minorHAnsi" w:hAnsiTheme="minorHAnsi"/>
          <w:sz w:val="20"/>
          <w:szCs w:val="20"/>
        </w:rPr>
      </w:pPr>
      <w:r w:rsidRPr="00553174">
        <w:rPr>
          <w:rFonts w:asciiTheme="minorHAnsi" w:hAnsiTheme="minorHAnsi"/>
          <w:sz w:val="20"/>
          <w:szCs w:val="20"/>
        </w:rPr>
        <w:t>Step 3</w:t>
      </w:r>
    </w:p>
    <w:p w:rsidR="00F61A21" w:rsidRPr="00553174" w:rsidRDefault="00F61A21" w:rsidP="00F61A21">
      <w:pPr>
        <w:pStyle w:val="NormalWeb"/>
        <w:rPr>
          <w:rFonts w:asciiTheme="minorHAnsi" w:hAnsiTheme="minorHAnsi"/>
          <w:sz w:val="20"/>
          <w:szCs w:val="20"/>
        </w:rPr>
      </w:pPr>
      <w:r w:rsidRPr="00553174">
        <w:rPr>
          <w:rFonts w:asciiTheme="minorHAnsi" w:hAnsiTheme="minorHAnsi"/>
          <w:sz w:val="20"/>
          <w:szCs w:val="20"/>
        </w:rPr>
        <w:t xml:space="preserve">Create a </w:t>
      </w:r>
      <w:r w:rsidRPr="00553174">
        <w:rPr>
          <w:rFonts w:asciiTheme="minorHAnsi" w:hAnsiTheme="minorHAnsi"/>
          <w:b/>
          <w:bCs/>
          <w:sz w:val="20"/>
          <w:szCs w:val="20"/>
        </w:rPr>
        <w:t>ProxyInternetAccess</w:t>
      </w:r>
      <w:r w:rsidRPr="00553174">
        <w:rPr>
          <w:rFonts w:asciiTheme="minorHAnsi" w:hAnsiTheme="minorHAnsi"/>
          <w:sz w:val="20"/>
          <w:szCs w:val="20"/>
        </w:rPr>
        <w:t xml:space="preserve"> class that will implement </w:t>
      </w:r>
      <w:r w:rsidRPr="00553174">
        <w:rPr>
          <w:rFonts w:asciiTheme="minorHAnsi" w:hAnsiTheme="minorHAnsi"/>
          <w:b/>
          <w:bCs/>
          <w:sz w:val="20"/>
          <w:szCs w:val="20"/>
        </w:rPr>
        <w:t>OfficeInternetAccess</w:t>
      </w:r>
      <w:r w:rsidRPr="00553174">
        <w:rPr>
          <w:rFonts w:asciiTheme="minorHAnsi" w:hAnsiTheme="minorHAnsi"/>
          <w:sz w:val="20"/>
          <w:szCs w:val="20"/>
        </w:rPr>
        <w:t xml:space="preserve"> interface for providing the object of </w:t>
      </w:r>
      <w:r w:rsidRPr="00553174">
        <w:rPr>
          <w:rFonts w:asciiTheme="minorHAnsi" w:hAnsiTheme="minorHAnsi"/>
          <w:b/>
          <w:bCs/>
          <w:sz w:val="20"/>
          <w:szCs w:val="20"/>
        </w:rPr>
        <w:t>RealInternetAccess</w:t>
      </w:r>
      <w:r w:rsidRPr="00553174">
        <w:rPr>
          <w:rFonts w:asciiTheme="minorHAnsi" w:hAnsiTheme="minorHAnsi"/>
          <w:sz w:val="20"/>
          <w:szCs w:val="20"/>
        </w:rPr>
        <w:t xml:space="preserve"> class.</w:t>
      </w:r>
    </w:p>
    <w:p w:rsidR="00F61A21" w:rsidRPr="00553174" w:rsidRDefault="00F61A21" w:rsidP="00F61A21">
      <w:pPr>
        <w:rPr>
          <w:sz w:val="20"/>
          <w:szCs w:val="20"/>
        </w:rPr>
      </w:pPr>
      <w:r w:rsidRPr="00553174">
        <w:rPr>
          <w:sz w:val="20"/>
          <w:szCs w:val="20"/>
        </w:rPr>
        <w:t>File: ProxyInternetAccess.java</w:t>
      </w:r>
    </w:p>
    <w:p w:rsidR="00F61A21" w:rsidRPr="00553174" w:rsidRDefault="00F61A21" w:rsidP="00F61A21">
      <w:pPr>
        <w:numPr>
          <w:ilvl w:val="0"/>
          <w:numId w:val="155"/>
        </w:numPr>
        <w:spacing w:before="100" w:beforeAutospacing="1" w:after="100" w:afterAutospacing="1" w:line="240" w:lineRule="auto"/>
        <w:rPr>
          <w:sz w:val="20"/>
          <w:szCs w:val="20"/>
        </w:rPr>
      </w:pPr>
      <w:r w:rsidRPr="00553174">
        <w:rPr>
          <w:rStyle w:val="keyword"/>
          <w:sz w:val="20"/>
          <w:szCs w:val="20"/>
        </w:rPr>
        <w:t>public</w:t>
      </w:r>
      <w:r w:rsidRPr="00553174">
        <w:rPr>
          <w:sz w:val="20"/>
          <w:szCs w:val="20"/>
        </w:rPr>
        <w:t> </w:t>
      </w:r>
      <w:r w:rsidRPr="00553174">
        <w:rPr>
          <w:rStyle w:val="keyword"/>
          <w:sz w:val="20"/>
          <w:szCs w:val="20"/>
        </w:rPr>
        <w:t>class</w:t>
      </w:r>
      <w:r w:rsidRPr="00553174">
        <w:rPr>
          <w:sz w:val="20"/>
          <w:szCs w:val="20"/>
        </w:rPr>
        <w:t> ProxyInternetAccess </w:t>
      </w:r>
      <w:r w:rsidRPr="00553174">
        <w:rPr>
          <w:rStyle w:val="keyword"/>
          <w:sz w:val="20"/>
          <w:szCs w:val="20"/>
        </w:rPr>
        <w:t>implements</w:t>
      </w:r>
      <w:r w:rsidRPr="00553174">
        <w:rPr>
          <w:sz w:val="20"/>
          <w:szCs w:val="20"/>
        </w:rPr>
        <w:t> OfficeInternetAccess {  </w:t>
      </w:r>
    </w:p>
    <w:p w:rsidR="00F61A21" w:rsidRPr="00553174" w:rsidRDefault="00F61A21" w:rsidP="00F61A21">
      <w:pPr>
        <w:numPr>
          <w:ilvl w:val="0"/>
          <w:numId w:val="155"/>
        </w:numPr>
        <w:spacing w:before="100" w:beforeAutospacing="1" w:after="100" w:afterAutospacing="1" w:line="240" w:lineRule="auto"/>
        <w:rPr>
          <w:sz w:val="20"/>
          <w:szCs w:val="20"/>
        </w:rPr>
      </w:pPr>
      <w:r w:rsidRPr="00553174">
        <w:rPr>
          <w:sz w:val="20"/>
          <w:szCs w:val="20"/>
        </w:rPr>
        <w:t>           </w:t>
      </w:r>
      <w:r w:rsidRPr="00553174">
        <w:rPr>
          <w:rStyle w:val="keyword"/>
          <w:sz w:val="20"/>
          <w:szCs w:val="20"/>
        </w:rPr>
        <w:t>private</w:t>
      </w:r>
      <w:r w:rsidRPr="00553174">
        <w:rPr>
          <w:sz w:val="20"/>
          <w:szCs w:val="20"/>
        </w:rPr>
        <w:t> String employeeName;  </w:t>
      </w:r>
    </w:p>
    <w:p w:rsidR="00F61A21" w:rsidRPr="00553174" w:rsidRDefault="00F61A21" w:rsidP="00F61A21">
      <w:pPr>
        <w:numPr>
          <w:ilvl w:val="0"/>
          <w:numId w:val="155"/>
        </w:numPr>
        <w:spacing w:before="100" w:beforeAutospacing="1" w:after="100" w:afterAutospacing="1" w:line="240" w:lineRule="auto"/>
        <w:rPr>
          <w:sz w:val="20"/>
          <w:szCs w:val="20"/>
        </w:rPr>
      </w:pPr>
      <w:r w:rsidRPr="00553174">
        <w:rPr>
          <w:sz w:val="20"/>
          <w:szCs w:val="20"/>
        </w:rPr>
        <w:t>           </w:t>
      </w:r>
      <w:r w:rsidRPr="00553174">
        <w:rPr>
          <w:rStyle w:val="keyword"/>
          <w:sz w:val="20"/>
          <w:szCs w:val="20"/>
        </w:rPr>
        <w:t>private</w:t>
      </w:r>
      <w:r w:rsidRPr="00553174">
        <w:rPr>
          <w:sz w:val="20"/>
          <w:szCs w:val="20"/>
        </w:rPr>
        <w:t> RealInternetAccess  realaccess;  </w:t>
      </w:r>
    </w:p>
    <w:p w:rsidR="00F61A21" w:rsidRPr="00553174" w:rsidRDefault="00F61A21" w:rsidP="00F61A21">
      <w:pPr>
        <w:numPr>
          <w:ilvl w:val="0"/>
          <w:numId w:val="155"/>
        </w:numPr>
        <w:spacing w:before="100" w:beforeAutospacing="1" w:after="100" w:afterAutospacing="1" w:line="240" w:lineRule="auto"/>
        <w:rPr>
          <w:sz w:val="20"/>
          <w:szCs w:val="20"/>
        </w:rPr>
      </w:pPr>
      <w:r w:rsidRPr="00553174">
        <w:rPr>
          <w:sz w:val="20"/>
          <w:szCs w:val="20"/>
        </w:rPr>
        <w:t>               </w:t>
      </w:r>
      <w:r w:rsidRPr="00553174">
        <w:rPr>
          <w:rStyle w:val="keyword"/>
          <w:sz w:val="20"/>
          <w:szCs w:val="20"/>
        </w:rPr>
        <w:t>public</w:t>
      </w:r>
      <w:r w:rsidRPr="00553174">
        <w:rPr>
          <w:sz w:val="20"/>
          <w:szCs w:val="20"/>
        </w:rPr>
        <w:t> ProxyInternetAccess(String employeeName) {  </w:t>
      </w:r>
    </w:p>
    <w:p w:rsidR="00F61A21" w:rsidRPr="00553174" w:rsidRDefault="00F61A21" w:rsidP="00F61A21">
      <w:pPr>
        <w:numPr>
          <w:ilvl w:val="0"/>
          <w:numId w:val="155"/>
        </w:numPr>
        <w:spacing w:before="100" w:beforeAutospacing="1" w:after="100" w:afterAutospacing="1" w:line="240" w:lineRule="auto"/>
        <w:rPr>
          <w:sz w:val="20"/>
          <w:szCs w:val="20"/>
        </w:rPr>
      </w:pPr>
      <w:r w:rsidRPr="00553174">
        <w:rPr>
          <w:sz w:val="20"/>
          <w:szCs w:val="20"/>
        </w:rPr>
        <w:t>            </w:t>
      </w:r>
      <w:r w:rsidRPr="00553174">
        <w:rPr>
          <w:rStyle w:val="keyword"/>
          <w:sz w:val="20"/>
          <w:szCs w:val="20"/>
        </w:rPr>
        <w:t>this</w:t>
      </w:r>
      <w:r w:rsidRPr="00553174">
        <w:rPr>
          <w:sz w:val="20"/>
          <w:szCs w:val="20"/>
        </w:rPr>
        <w:t>.employeeName = employeeName;  </w:t>
      </w:r>
    </w:p>
    <w:p w:rsidR="00F61A21" w:rsidRPr="00553174" w:rsidRDefault="00F61A21" w:rsidP="00F61A21">
      <w:pPr>
        <w:numPr>
          <w:ilvl w:val="0"/>
          <w:numId w:val="155"/>
        </w:numPr>
        <w:spacing w:before="100" w:beforeAutospacing="1" w:after="100" w:afterAutospacing="1" w:line="240" w:lineRule="auto"/>
        <w:rPr>
          <w:sz w:val="20"/>
          <w:szCs w:val="20"/>
        </w:rPr>
      </w:pPr>
      <w:r w:rsidRPr="00553174">
        <w:rPr>
          <w:sz w:val="20"/>
          <w:szCs w:val="20"/>
        </w:rPr>
        <w:t>        }  </w:t>
      </w:r>
    </w:p>
    <w:p w:rsidR="00F61A21" w:rsidRPr="00553174" w:rsidRDefault="00F61A21" w:rsidP="00F61A21">
      <w:pPr>
        <w:numPr>
          <w:ilvl w:val="0"/>
          <w:numId w:val="155"/>
        </w:numPr>
        <w:spacing w:before="100" w:beforeAutospacing="1" w:after="100" w:afterAutospacing="1" w:line="240" w:lineRule="auto"/>
        <w:rPr>
          <w:sz w:val="20"/>
          <w:szCs w:val="20"/>
        </w:rPr>
      </w:pPr>
      <w:r w:rsidRPr="00553174">
        <w:rPr>
          <w:sz w:val="20"/>
          <w:szCs w:val="20"/>
        </w:rPr>
        <w:t>        </w:t>
      </w:r>
      <w:r w:rsidRPr="00553174">
        <w:rPr>
          <w:rStyle w:val="annotation"/>
          <w:sz w:val="20"/>
          <w:szCs w:val="20"/>
        </w:rPr>
        <w:t>@Override</w:t>
      </w:r>
      <w:r w:rsidRPr="00553174">
        <w:rPr>
          <w:sz w:val="20"/>
          <w:szCs w:val="20"/>
        </w:rPr>
        <w:t>  </w:t>
      </w:r>
    </w:p>
    <w:p w:rsidR="00F61A21" w:rsidRPr="00553174" w:rsidRDefault="00F61A21" w:rsidP="00F61A21">
      <w:pPr>
        <w:numPr>
          <w:ilvl w:val="0"/>
          <w:numId w:val="155"/>
        </w:numPr>
        <w:spacing w:before="100" w:beforeAutospacing="1" w:after="100" w:afterAutospacing="1" w:line="240" w:lineRule="auto"/>
        <w:rPr>
          <w:sz w:val="20"/>
          <w:szCs w:val="20"/>
        </w:rPr>
      </w:pPr>
      <w:r w:rsidRPr="00553174">
        <w:rPr>
          <w:sz w:val="20"/>
          <w:szCs w:val="20"/>
        </w:rPr>
        <w:t>        </w:t>
      </w:r>
      <w:r w:rsidRPr="00553174">
        <w:rPr>
          <w:rStyle w:val="keyword"/>
          <w:sz w:val="20"/>
          <w:szCs w:val="20"/>
        </w:rPr>
        <w:t>public</w:t>
      </w:r>
      <w:r w:rsidRPr="00553174">
        <w:rPr>
          <w:sz w:val="20"/>
          <w:szCs w:val="20"/>
        </w:rPr>
        <w:t> </w:t>
      </w:r>
      <w:r w:rsidRPr="00553174">
        <w:rPr>
          <w:rStyle w:val="keyword"/>
          <w:sz w:val="20"/>
          <w:szCs w:val="20"/>
        </w:rPr>
        <w:t>void</w:t>
      </w:r>
      <w:r w:rsidRPr="00553174">
        <w:rPr>
          <w:sz w:val="20"/>
          <w:szCs w:val="20"/>
        </w:rPr>
        <w:t> grantInternetAccess()   </w:t>
      </w:r>
    </w:p>
    <w:p w:rsidR="00F61A21" w:rsidRPr="00553174" w:rsidRDefault="00F61A21" w:rsidP="00F61A21">
      <w:pPr>
        <w:numPr>
          <w:ilvl w:val="0"/>
          <w:numId w:val="155"/>
        </w:numPr>
        <w:spacing w:before="100" w:beforeAutospacing="1" w:after="100" w:afterAutospacing="1" w:line="240" w:lineRule="auto"/>
        <w:rPr>
          <w:sz w:val="20"/>
          <w:szCs w:val="20"/>
        </w:rPr>
      </w:pPr>
      <w:r w:rsidRPr="00553174">
        <w:rPr>
          <w:sz w:val="20"/>
          <w:szCs w:val="20"/>
        </w:rPr>
        <w:t>        {  </w:t>
      </w:r>
    </w:p>
    <w:p w:rsidR="00F61A21" w:rsidRPr="00553174" w:rsidRDefault="00F61A21" w:rsidP="00F61A21">
      <w:pPr>
        <w:numPr>
          <w:ilvl w:val="0"/>
          <w:numId w:val="155"/>
        </w:numPr>
        <w:spacing w:before="100" w:beforeAutospacing="1" w:after="100" w:afterAutospacing="1" w:line="240" w:lineRule="auto"/>
        <w:rPr>
          <w:sz w:val="20"/>
          <w:szCs w:val="20"/>
        </w:rPr>
      </w:pPr>
      <w:r w:rsidRPr="00553174">
        <w:rPr>
          <w:sz w:val="20"/>
          <w:szCs w:val="20"/>
        </w:rPr>
        <w:t>            </w:t>
      </w:r>
      <w:r w:rsidRPr="00553174">
        <w:rPr>
          <w:rStyle w:val="keyword"/>
          <w:sz w:val="20"/>
          <w:szCs w:val="20"/>
        </w:rPr>
        <w:t>if</w:t>
      </w:r>
      <w:r w:rsidRPr="00553174">
        <w:rPr>
          <w:sz w:val="20"/>
          <w:szCs w:val="20"/>
        </w:rPr>
        <w:t> (getRole(employeeName) &gt; </w:t>
      </w:r>
      <w:r w:rsidRPr="00553174">
        <w:rPr>
          <w:rStyle w:val="number"/>
          <w:sz w:val="20"/>
          <w:szCs w:val="20"/>
        </w:rPr>
        <w:t>4</w:t>
      </w:r>
      <w:r w:rsidRPr="00553174">
        <w:rPr>
          <w:sz w:val="20"/>
          <w:szCs w:val="20"/>
        </w:rPr>
        <w:t>)   </w:t>
      </w:r>
    </w:p>
    <w:p w:rsidR="00F61A21" w:rsidRPr="00553174" w:rsidRDefault="00F61A21" w:rsidP="00F61A21">
      <w:pPr>
        <w:numPr>
          <w:ilvl w:val="0"/>
          <w:numId w:val="155"/>
        </w:numPr>
        <w:spacing w:before="100" w:beforeAutospacing="1" w:after="100" w:afterAutospacing="1" w:line="240" w:lineRule="auto"/>
        <w:rPr>
          <w:sz w:val="20"/>
          <w:szCs w:val="20"/>
        </w:rPr>
      </w:pPr>
      <w:r w:rsidRPr="00553174">
        <w:rPr>
          <w:sz w:val="20"/>
          <w:szCs w:val="20"/>
        </w:rPr>
        <w:t>            {  </w:t>
      </w:r>
    </w:p>
    <w:p w:rsidR="00F61A21" w:rsidRPr="00553174" w:rsidRDefault="00F61A21" w:rsidP="00F61A21">
      <w:pPr>
        <w:numPr>
          <w:ilvl w:val="0"/>
          <w:numId w:val="155"/>
        </w:numPr>
        <w:spacing w:before="100" w:beforeAutospacing="1" w:after="100" w:afterAutospacing="1" w:line="240" w:lineRule="auto"/>
        <w:rPr>
          <w:sz w:val="20"/>
          <w:szCs w:val="20"/>
        </w:rPr>
      </w:pPr>
      <w:r w:rsidRPr="00553174">
        <w:rPr>
          <w:sz w:val="20"/>
          <w:szCs w:val="20"/>
        </w:rPr>
        <w:t>                realaccess = </w:t>
      </w:r>
      <w:r w:rsidRPr="00553174">
        <w:rPr>
          <w:rStyle w:val="keyword"/>
          <w:sz w:val="20"/>
          <w:szCs w:val="20"/>
        </w:rPr>
        <w:t>new</w:t>
      </w:r>
      <w:r w:rsidRPr="00553174">
        <w:rPr>
          <w:sz w:val="20"/>
          <w:szCs w:val="20"/>
        </w:rPr>
        <w:t> RealInternetAccess(employeeName);  </w:t>
      </w:r>
    </w:p>
    <w:p w:rsidR="00F61A21" w:rsidRPr="00553174" w:rsidRDefault="00F61A21" w:rsidP="00F61A21">
      <w:pPr>
        <w:numPr>
          <w:ilvl w:val="0"/>
          <w:numId w:val="155"/>
        </w:numPr>
        <w:spacing w:before="100" w:beforeAutospacing="1" w:after="100" w:afterAutospacing="1" w:line="240" w:lineRule="auto"/>
        <w:rPr>
          <w:sz w:val="20"/>
          <w:szCs w:val="20"/>
        </w:rPr>
      </w:pPr>
      <w:r w:rsidRPr="00553174">
        <w:rPr>
          <w:sz w:val="20"/>
          <w:szCs w:val="20"/>
        </w:rPr>
        <w:t>                realaccess.grantInternetAccess();  </w:t>
      </w:r>
    </w:p>
    <w:p w:rsidR="00F61A21" w:rsidRPr="00553174" w:rsidRDefault="00F61A21" w:rsidP="00F61A21">
      <w:pPr>
        <w:numPr>
          <w:ilvl w:val="0"/>
          <w:numId w:val="155"/>
        </w:numPr>
        <w:spacing w:before="100" w:beforeAutospacing="1" w:after="100" w:afterAutospacing="1" w:line="240" w:lineRule="auto"/>
        <w:rPr>
          <w:sz w:val="20"/>
          <w:szCs w:val="20"/>
        </w:rPr>
      </w:pPr>
      <w:r w:rsidRPr="00553174">
        <w:rPr>
          <w:sz w:val="20"/>
          <w:szCs w:val="20"/>
        </w:rPr>
        <w:t>            }   </w:t>
      </w:r>
    </w:p>
    <w:p w:rsidR="00F61A21" w:rsidRPr="00553174" w:rsidRDefault="00F61A21" w:rsidP="00F61A21">
      <w:pPr>
        <w:numPr>
          <w:ilvl w:val="0"/>
          <w:numId w:val="155"/>
        </w:numPr>
        <w:spacing w:before="100" w:beforeAutospacing="1" w:after="100" w:afterAutospacing="1" w:line="240" w:lineRule="auto"/>
        <w:rPr>
          <w:sz w:val="20"/>
          <w:szCs w:val="20"/>
        </w:rPr>
      </w:pPr>
      <w:r w:rsidRPr="00553174">
        <w:rPr>
          <w:sz w:val="20"/>
          <w:szCs w:val="20"/>
        </w:rPr>
        <w:t>            </w:t>
      </w:r>
      <w:r w:rsidRPr="00553174">
        <w:rPr>
          <w:rStyle w:val="keyword"/>
          <w:sz w:val="20"/>
          <w:szCs w:val="20"/>
        </w:rPr>
        <w:t>else</w:t>
      </w:r>
      <w:r w:rsidRPr="00553174">
        <w:rPr>
          <w:sz w:val="20"/>
          <w:szCs w:val="20"/>
        </w:rPr>
        <w:t>   </w:t>
      </w:r>
    </w:p>
    <w:p w:rsidR="00F61A21" w:rsidRPr="00553174" w:rsidRDefault="00F61A21" w:rsidP="00F61A21">
      <w:pPr>
        <w:numPr>
          <w:ilvl w:val="0"/>
          <w:numId w:val="155"/>
        </w:numPr>
        <w:spacing w:before="100" w:beforeAutospacing="1" w:after="100" w:afterAutospacing="1" w:line="240" w:lineRule="auto"/>
        <w:rPr>
          <w:sz w:val="20"/>
          <w:szCs w:val="20"/>
        </w:rPr>
      </w:pPr>
      <w:r w:rsidRPr="00553174">
        <w:rPr>
          <w:sz w:val="20"/>
          <w:szCs w:val="20"/>
        </w:rPr>
        <w:t>            {  </w:t>
      </w:r>
    </w:p>
    <w:p w:rsidR="00F61A21" w:rsidRPr="00553174" w:rsidRDefault="00F61A21" w:rsidP="00F61A21">
      <w:pPr>
        <w:numPr>
          <w:ilvl w:val="0"/>
          <w:numId w:val="155"/>
        </w:numPr>
        <w:spacing w:before="100" w:beforeAutospacing="1" w:after="100" w:afterAutospacing="1" w:line="240" w:lineRule="auto"/>
        <w:rPr>
          <w:sz w:val="20"/>
          <w:szCs w:val="20"/>
        </w:rPr>
      </w:pPr>
      <w:r w:rsidRPr="00553174">
        <w:rPr>
          <w:sz w:val="20"/>
          <w:szCs w:val="20"/>
        </w:rPr>
        <w:t>                </w:t>
      </w:r>
      <w:proofErr w:type="gramStart"/>
      <w:r w:rsidRPr="00553174">
        <w:rPr>
          <w:sz w:val="20"/>
          <w:szCs w:val="20"/>
        </w:rPr>
        <w:t>System.out.println(</w:t>
      </w:r>
      <w:proofErr w:type="gramEnd"/>
      <w:r w:rsidRPr="00553174">
        <w:rPr>
          <w:rStyle w:val="string"/>
          <w:sz w:val="20"/>
          <w:szCs w:val="20"/>
        </w:rPr>
        <w:t>"No Internet access granted. Your job level is below 5"</w:t>
      </w:r>
      <w:r w:rsidRPr="00553174">
        <w:rPr>
          <w:sz w:val="20"/>
          <w:szCs w:val="20"/>
        </w:rPr>
        <w:t>);  </w:t>
      </w:r>
    </w:p>
    <w:p w:rsidR="00F61A21" w:rsidRPr="00553174" w:rsidRDefault="00F61A21" w:rsidP="00F61A21">
      <w:pPr>
        <w:numPr>
          <w:ilvl w:val="0"/>
          <w:numId w:val="155"/>
        </w:numPr>
        <w:spacing w:before="100" w:beforeAutospacing="1" w:after="100" w:afterAutospacing="1" w:line="240" w:lineRule="auto"/>
        <w:rPr>
          <w:sz w:val="20"/>
          <w:szCs w:val="20"/>
        </w:rPr>
      </w:pPr>
      <w:r w:rsidRPr="00553174">
        <w:rPr>
          <w:sz w:val="20"/>
          <w:szCs w:val="20"/>
        </w:rPr>
        <w:t>            }  </w:t>
      </w:r>
    </w:p>
    <w:p w:rsidR="00F61A21" w:rsidRPr="00553174" w:rsidRDefault="00F61A21" w:rsidP="00F61A21">
      <w:pPr>
        <w:numPr>
          <w:ilvl w:val="0"/>
          <w:numId w:val="155"/>
        </w:numPr>
        <w:spacing w:before="100" w:beforeAutospacing="1" w:after="100" w:afterAutospacing="1" w:line="240" w:lineRule="auto"/>
        <w:rPr>
          <w:sz w:val="20"/>
          <w:szCs w:val="20"/>
        </w:rPr>
      </w:pPr>
      <w:r w:rsidRPr="00553174">
        <w:rPr>
          <w:sz w:val="20"/>
          <w:szCs w:val="20"/>
        </w:rPr>
        <w:t>        }  </w:t>
      </w:r>
    </w:p>
    <w:p w:rsidR="00F61A21" w:rsidRPr="00553174" w:rsidRDefault="00F61A21" w:rsidP="00F61A21">
      <w:pPr>
        <w:numPr>
          <w:ilvl w:val="0"/>
          <w:numId w:val="155"/>
        </w:numPr>
        <w:spacing w:before="100" w:beforeAutospacing="1" w:after="100" w:afterAutospacing="1" w:line="240" w:lineRule="auto"/>
        <w:rPr>
          <w:sz w:val="20"/>
          <w:szCs w:val="20"/>
        </w:rPr>
      </w:pPr>
      <w:r w:rsidRPr="00553174">
        <w:rPr>
          <w:sz w:val="20"/>
          <w:szCs w:val="20"/>
        </w:rPr>
        <w:t>        </w:t>
      </w:r>
      <w:r w:rsidRPr="00553174">
        <w:rPr>
          <w:rStyle w:val="keyword"/>
          <w:sz w:val="20"/>
          <w:szCs w:val="20"/>
        </w:rPr>
        <w:t>public</w:t>
      </w:r>
      <w:r w:rsidRPr="00553174">
        <w:rPr>
          <w:sz w:val="20"/>
          <w:szCs w:val="20"/>
        </w:rPr>
        <w:t> </w:t>
      </w:r>
      <w:r w:rsidRPr="00553174">
        <w:rPr>
          <w:rStyle w:val="keyword"/>
          <w:sz w:val="20"/>
          <w:szCs w:val="20"/>
        </w:rPr>
        <w:t>int</w:t>
      </w:r>
      <w:r w:rsidRPr="00553174">
        <w:rPr>
          <w:sz w:val="20"/>
          <w:szCs w:val="20"/>
        </w:rPr>
        <w:t> getRole(String emplName) {  </w:t>
      </w:r>
    </w:p>
    <w:p w:rsidR="00F61A21" w:rsidRPr="00553174" w:rsidRDefault="00F61A21" w:rsidP="00F61A21">
      <w:pPr>
        <w:numPr>
          <w:ilvl w:val="0"/>
          <w:numId w:val="155"/>
        </w:numPr>
        <w:spacing w:before="100" w:beforeAutospacing="1" w:after="100" w:afterAutospacing="1" w:line="240" w:lineRule="auto"/>
        <w:rPr>
          <w:sz w:val="20"/>
          <w:szCs w:val="20"/>
        </w:rPr>
      </w:pPr>
      <w:r w:rsidRPr="00553174">
        <w:rPr>
          <w:sz w:val="20"/>
          <w:szCs w:val="20"/>
        </w:rPr>
        <w:t>            </w:t>
      </w:r>
      <w:r w:rsidRPr="00553174">
        <w:rPr>
          <w:rStyle w:val="comment"/>
          <w:sz w:val="20"/>
          <w:szCs w:val="20"/>
        </w:rPr>
        <w:t>// Check role from the database based on Name and designation</w:t>
      </w:r>
      <w:r w:rsidRPr="00553174">
        <w:rPr>
          <w:sz w:val="20"/>
          <w:szCs w:val="20"/>
        </w:rPr>
        <w:t>  </w:t>
      </w:r>
    </w:p>
    <w:p w:rsidR="00F61A21" w:rsidRPr="00553174" w:rsidRDefault="00F61A21" w:rsidP="00F61A21">
      <w:pPr>
        <w:numPr>
          <w:ilvl w:val="0"/>
          <w:numId w:val="155"/>
        </w:numPr>
        <w:spacing w:before="100" w:beforeAutospacing="1" w:after="100" w:afterAutospacing="1" w:line="240" w:lineRule="auto"/>
        <w:rPr>
          <w:sz w:val="20"/>
          <w:szCs w:val="20"/>
        </w:rPr>
      </w:pPr>
      <w:r w:rsidRPr="00553174">
        <w:rPr>
          <w:sz w:val="20"/>
          <w:szCs w:val="20"/>
        </w:rPr>
        <w:t>            </w:t>
      </w:r>
      <w:r w:rsidRPr="00553174">
        <w:rPr>
          <w:rStyle w:val="comment"/>
          <w:sz w:val="20"/>
          <w:szCs w:val="20"/>
        </w:rPr>
        <w:t>// return job level or job designation.</w:t>
      </w:r>
      <w:r w:rsidRPr="00553174">
        <w:rPr>
          <w:sz w:val="20"/>
          <w:szCs w:val="20"/>
        </w:rPr>
        <w:t>  </w:t>
      </w:r>
    </w:p>
    <w:p w:rsidR="00F61A21" w:rsidRPr="00553174" w:rsidRDefault="00F61A21" w:rsidP="00F61A21">
      <w:pPr>
        <w:numPr>
          <w:ilvl w:val="0"/>
          <w:numId w:val="155"/>
        </w:numPr>
        <w:spacing w:before="100" w:beforeAutospacing="1" w:after="100" w:afterAutospacing="1" w:line="240" w:lineRule="auto"/>
        <w:rPr>
          <w:sz w:val="20"/>
          <w:szCs w:val="20"/>
        </w:rPr>
      </w:pPr>
      <w:r w:rsidRPr="00553174">
        <w:rPr>
          <w:sz w:val="20"/>
          <w:szCs w:val="20"/>
        </w:rPr>
        <w:t>            </w:t>
      </w:r>
      <w:r w:rsidRPr="00553174">
        <w:rPr>
          <w:rStyle w:val="keyword"/>
          <w:sz w:val="20"/>
          <w:szCs w:val="20"/>
        </w:rPr>
        <w:t>return</w:t>
      </w:r>
      <w:r w:rsidRPr="00553174">
        <w:rPr>
          <w:sz w:val="20"/>
          <w:szCs w:val="20"/>
        </w:rPr>
        <w:t> </w:t>
      </w:r>
      <w:r w:rsidRPr="00553174">
        <w:rPr>
          <w:rStyle w:val="number"/>
          <w:sz w:val="20"/>
          <w:szCs w:val="20"/>
        </w:rPr>
        <w:t>9</w:t>
      </w:r>
      <w:r w:rsidRPr="00553174">
        <w:rPr>
          <w:sz w:val="20"/>
          <w:szCs w:val="20"/>
        </w:rPr>
        <w:t>;  </w:t>
      </w:r>
    </w:p>
    <w:p w:rsidR="00F61A21" w:rsidRPr="00553174" w:rsidRDefault="00F61A21" w:rsidP="00F61A21">
      <w:pPr>
        <w:numPr>
          <w:ilvl w:val="0"/>
          <w:numId w:val="155"/>
        </w:numPr>
        <w:spacing w:before="100" w:beforeAutospacing="1" w:after="100" w:afterAutospacing="1" w:line="240" w:lineRule="auto"/>
        <w:rPr>
          <w:sz w:val="20"/>
          <w:szCs w:val="20"/>
        </w:rPr>
      </w:pPr>
      <w:r w:rsidRPr="00553174">
        <w:rPr>
          <w:sz w:val="20"/>
          <w:szCs w:val="20"/>
        </w:rPr>
        <w:t>        }  </w:t>
      </w:r>
    </w:p>
    <w:p w:rsidR="00F61A21" w:rsidRPr="00553174" w:rsidRDefault="00F61A21" w:rsidP="00F61A21">
      <w:pPr>
        <w:numPr>
          <w:ilvl w:val="0"/>
          <w:numId w:val="155"/>
        </w:numPr>
        <w:spacing w:before="100" w:beforeAutospacing="1" w:after="100" w:afterAutospacing="1" w:line="240" w:lineRule="auto"/>
        <w:rPr>
          <w:sz w:val="20"/>
          <w:szCs w:val="20"/>
        </w:rPr>
      </w:pPr>
      <w:r w:rsidRPr="00553174">
        <w:rPr>
          <w:sz w:val="20"/>
          <w:szCs w:val="20"/>
        </w:rPr>
        <w:t>}  </w:t>
      </w:r>
    </w:p>
    <w:p w:rsidR="00F61A21" w:rsidRPr="00553174" w:rsidRDefault="00F61A21" w:rsidP="00F61A21">
      <w:pPr>
        <w:pStyle w:val="Heading4"/>
        <w:rPr>
          <w:rFonts w:asciiTheme="minorHAnsi" w:hAnsiTheme="minorHAnsi"/>
          <w:sz w:val="20"/>
          <w:szCs w:val="20"/>
        </w:rPr>
      </w:pPr>
      <w:r w:rsidRPr="00553174">
        <w:rPr>
          <w:rFonts w:asciiTheme="minorHAnsi" w:hAnsiTheme="minorHAnsi"/>
          <w:sz w:val="20"/>
          <w:szCs w:val="20"/>
        </w:rPr>
        <w:t>Step 4</w:t>
      </w:r>
    </w:p>
    <w:p w:rsidR="00F61A21" w:rsidRPr="00553174" w:rsidRDefault="00F61A21" w:rsidP="00F61A21">
      <w:pPr>
        <w:pStyle w:val="NormalWeb"/>
        <w:rPr>
          <w:rFonts w:asciiTheme="minorHAnsi" w:hAnsiTheme="minorHAnsi"/>
          <w:sz w:val="20"/>
          <w:szCs w:val="20"/>
        </w:rPr>
      </w:pPr>
      <w:r w:rsidRPr="00553174">
        <w:rPr>
          <w:rFonts w:asciiTheme="minorHAnsi" w:hAnsiTheme="minorHAnsi"/>
          <w:sz w:val="20"/>
          <w:szCs w:val="20"/>
        </w:rPr>
        <w:t xml:space="preserve">Now, Create a </w:t>
      </w:r>
      <w:r w:rsidRPr="00553174">
        <w:rPr>
          <w:rFonts w:asciiTheme="minorHAnsi" w:hAnsiTheme="minorHAnsi"/>
          <w:b/>
          <w:bCs/>
          <w:sz w:val="20"/>
          <w:szCs w:val="20"/>
        </w:rPr>
        <w:t>ProxyPatternClient</w:t>
      </w:r>
      <w:r w:rsidRPr="00553174">
        <w:rPr>
          <w:rFonts w:asciiTheme="minorHAnsi" w:hAnsiTheme="minorHAnsi"/>
          <w:sz w:val="20"/>
          <w:szCs w:val="20"/>
        </w:rPr>
        <w:t xml:space="preserve"> class that can access the internet actually.</w:t>
      </w:r>
    </w:p>
    <w:p w:rsidR="00F61A21" w:rsidRPr="00553174" w:rsidRDefault="00F61A21" w:rsidP="00F61A21">
      <w:pPr>
        <w:rPr>
          <w:sz w:val="20"/>
          <w:szCs w:val="20"/>
        </w:rPr>
      </w:pPr>
      <w:r w:rsidRPr="00553174">
        <w:rPr>
          <w:sz w:val="20"/>
          <w:szCs w:val="20"/>
        </w:rPr>
        <w:t>File: ProxyPatternClient.java</w:t>
      </w:r>
    </w:p>
    <w:p w:rsidR="00F61A21" w:rsidRPr="00553174" w:rsidRDefault="00F61A21" w:rsidP="00F61A21">
      <w:pPr>
        <w:numPr>
          <w:ilvl w:val="0"/>
          <w:numId w:val="156"/>
        </w:numPr>
        <w:spacing w:before="100" w:beforeAutospacing="1" w:after="100" w:afterAutospacing="1" w:line="240" w:lineRule="auto"/>
        <w:rPr>
          <w:sz w:val="20"/>
          <w:szCs w:val="20"/>
        </w:rPr>
      </w:pPr>
      <w:r w:rsidRPr="00553174">
        <w:rPr>
          <w:rStyle w:val="keyword"/>
          <w:sz w:val="20"/>
          <w:szCs w:val="20"/>
        </w:rPr>
        <w:t>public</w:t>
      </w:r>
      <w:r w:rsidRPr="00553174">
        <w:rPr>
          <w:sz w:val="20"/>
          <w:szCs w:val="20"/>
        </w:rPr>
        <w:t> </w:t>
      </w:r>
      <w:r w:rsidRPr="00553174">
        <w:rPr>
          <w:rStyle w:val="keyword"/>
          <w:sz w:val="20"/>
          <w:szCs w:val="20"/>
        </w:rPr>
        <w:t>class</w:t>
      </w:r>
      <w:r w:rsidRPr="00553174">
        <w:rPr>
          <w:sz w:val="20"/>
          <w:szCs w:val="20"/>
        </w:rPr>
        <w:t> ProxyPatternClient {  </w:t>
      </w:r>
    </w:p>
    <w:p w:rsidR="00F61A21" w:rsidRPr="00553174" w:rsidRDefault="00F61A21" w:rsidP="00F61A21">
      <w:pPr>
        <w:numPr>
          <w:ilvl w:val="0"/>
          <w:numId w:val="156"/>
        </w:numPr>
        <w:spacing w:before="100" w:beforeAutospacing="1" w:after="100" w:afterAutospacing="1" w:line="240" w:lineRule="auto"/>
        <w:rPr>
          <w:sz w:val="20"/>
          <w:szCs w:val="20"/>
        </w:rPr>
      </w:pPr>
      <w:r w:rsidRPr="00553174">
        <w:rPr>
          <w:sz w:val="20"/>
          <w:szCs w:val="20"/>
        </w:rPr>
        <w:t>    </w:t>
      </w:r>
      <w:r w:rsidRPr="00553174">
        <w:rPr>
          <w:rStyle w:val="keyword"/>
          <w:sz w:val="20"/>
          <w:szCs w:val="20"/>
        </w:rPr>
        <w:t>public</w:t>
      </w:r>
      <w:r w:rsidRPr="00553174">
        <w:rPr>
          <w:sz w:val="20"/>
          <w:szCs w:val="20"/>
        </w:rPr>
        <w:t> </w:t>
      </w:r>
      <w:r w:rsidRPr="00553174">
        <w:rPr>
          <w:rStyle w:val="keyword"/>
          <w:sz w:val="20"/>
          <w:szCs w:val="20"/>
        </w:rPr>
        <w:t>static</w:t>
      </w:r>
      <w:r w:rsidRPr="00553174">
        <w:rPr>
          <w:sz w:val="20"/>
          <w:szCs w:val="20"/>
        </w:rPr>
        <w:t> </w:t>
      </w:r>
      <w:r w:rsidRPr="00553174">
        <w:rPr>
          <w:rStyle w:val="keyword"/>
          <w:sz w:val="20"/>
          <w:szCs w:val="20"/>
        </w:rPr>
        <w:t>void</w:t>
      </w:r>
      <w:r w:rsidRPr="00553174">
        <w:rPr>
          <w:sz w:val="20"/>
          <w:szCs w:val="20"/>
        </w:rPr>
        <w:t> main(String[] args)   </w:t>
      </w:r>
    </w:p>
    <w:p w:rsidR="00F61A21" w:rsidRPr="00553174" w:rsidRDefault="00F61A21" w:rsidP="00F61A21">
      <w:pPr>
        <w:numPr>
          <w:ilvl w:val="0"/>
          <w:numId w:val="156"/>
        </w:numPr>
        <w:spacing w:before="100" w:beforeAutospacing="1" w:after="100" w:afterAutospacing="1" w:line="240" w:lineRule="auto"/>
        <w:rPr>
          <w:sz w:val="20"/>
          <w:szCs w:val="20"/>
        </w:rPr>
      </w:pPr>
      <w:r w:rsidRPr="00553174">
        <w:rPr>
          <w:sz w:val="20"/>
          <w:szCs w:val="20"/>
        </w:rPr>
        <w:t>    {  </w:t>
      </w:r>
    </w:p>
    <w:p w:rsidR="00F61A21" w:rsidRPr="00553174" w:rsidRDefault="00F61A21" w:rsidP="00F61A21">
      <w:pPr>
        <w:numPr>
          <w:ilvl w:val="0"/>
          <w:numId w:val="156"/>
        </w:numPr>
        <w:spacing w:before="100" w:beforeAutospacing="1" w:after="100" w:afterAutospacing="1" w:line="240" w:lineRule="auto"/>
        <w:rPr>
          <w:sz w:val="20"/>
          <w:szCs w:val="20"/>
        </w:rPr>
      </w:pPr>
      <w:r w:rsidRPr="00553174">
        <w:rPr>
          <w:sz w:val="20"/>
          <w:szCs w:val="20"/>
        </w:rPr>
        <w:t>        OfficeInternetAccess access = </w:t>
      </w:r>
      <w:r w:rsidRPr="00553174">
        <w:rPr>
          <w:rStyle w:val="keyword"/>
          <w:sz w:val="20"/>
          <w:szCs w:val="20"/>
        </w:rPr>
        <w:t>new</w:t>
      </w:r>
      <w:r w:rsidRPr="00553174">
        <w:rPr>
          <w:sz w:val="20"/>
          <w:szCs w:val="20"/>
        </w:rPr>
        <w:t> ProxyInternetAccess(</w:t>
      </w:r>
      <w:r w:rsidRPr="00553174">
        <w:rPr>
          <w:rStyle w:val="string"/>
          <w:sz w:val="20"/>
          <w:szCs w:val="20"/>
        </w:rPr>
        <w:t>"Ashwani Rajput"</w:t>
      </w:r>
      <w:r w:rsidRPr="00553174">
        <w:rPr>
          <w:sz w:val="20"/>
          <w:szCs w:val="20"/>
        </w:rPr>
        <w:t>);  </w:t>
      </w:r>
    </w:p>
    <w:p w:rsidR="00F61A21" w:rsidRPr="00553174" w:rsidRDefault="00F61A21" w:rsidP="00F61A21">
      <w:pPr>
        <w:numPr>
          <w:ilvl w:val="0"/>
          <w:numId w:val="156"/>
        </w:numPr>
        <w:spacing w:before="100" w:beforeAutospacing="1" w:after="100" w:afterAutospacing="1" w:line="240" w:lineRule="auto"/>
        <w:rPr>
          <w:sz w:val="20"/>
          <w:szCs w:val="20"/>
        </w:rPr>
      </w:pPr>
      <w:r w:rsidRPr="00553174">
        <w:rPr>
          <w:sz w:val="20"/>
          <w:szCs w:val="20"/>
        </w:rPr>
        <w:t>        access.grantInternetAccess();  </w:t>
      </w:r>
    </w:p>
    <w:p w:rsidR="00F61A21" w:rsidRPr="00553174" w:rsidRDefault="00F61A21" w:rsidP="00F61A21">
      <w:pPr>
        <w:numPr>
          <w:ilvl w:val="0"/>
          <w:numId w:val="156"/>
        </w:numPr>
        <w:spacing w:before="100" w:beforeAutospacing="1" w:after="100" w:afterAutospacing="1" w:line="240" w:lineRule="auto"/>
        <w:rPr>
          <w:sz w:val="20"/>
          <w:szCs w:val="20"/>
        </w:rPr>
      </w:pPr>
      <w:r w:rsidRPr="00553174">
        <w:rPr>
          <w:sz w:val="20"/>
          <w:szCs w:val="20"/>
        </w:rPr>
        <w:t>    }  </w:t>
      </w:r>
    </w:p>
    <w:p w:rsidR="00F61A21" w:rsidRPr="00553174" w:rsidRDefault="00F61A21" w:rsidP="00F61A21">
      <w:pPr>
        <w:numPr>
          <w:ilvl w:val="0"/>
          <w:numId w:val="156"/>
        </w:numPr>
        <w:spacing w:before="100" w:beforeAutospacing="1" w:after="100" w:afterAutospacing="1" w:line="240" w:lineRule="auto"/>
        <w:rPr>
          <w:sz w:val="20"/>
          <w:szCs w:val="20"/>
        </w:rPr>
      </w:pPr>
      <w:r w:rsidRPr="00553174">
        <w:rPr>
          <w:sz w:val="20"/>
          <w:szCs w:val="20"/>
        </w:rPr>
        <w:t>}  </w:t>
      </w:r>
    </w:p>
    <w:p w:rsidR="00F61A21" w:rsidRPr="00553174" w:rsidRDefault="00F61A21" w:rsidP="00F61A21">
      <w:pPr>
        <w:spacing w:after="0"/>
        <w:rPr>
          <w:sz w:val="20"/>
          <w:szCs w:val="20"/>
        </w:rPr>
      </w:pPr>
      <w:r w:rsidRPr="00553174">
        <w:rPr>
          <w:sz w:val="20"/>
          <w:szCs w:val="20"/>
        </w:rPr>
        <w:lastRenderedPageBreak/>
        <w:pict>
          <v:rect id="_x0000_i1047" style="width:0;height:1.5pt" o:hralign="center" o:hrstd="t" o:hr="t" fillcolor="#a0a0a0" stroked="f"/>
        </w:pict>
      </w:r>
    </w:p>
    <w:p w:rsidR="00F61A21" w:rsidRPr="00553174" w:rsidRDefault="00F61A21" w:rsidP="00F61A21">
      <w:pPr>
        <w:pStyle w:val="Heading4"/>
        <w:rPr>
          <w:rFonts w:asciiTheme="minorHAnsi" w:hAnsiTheme="minorHAnsi"/>
          <w:sz w:val="20"/>
          <w:szCs w:val="20"/>
        </w:rPr>
      </w:pPr>
      <w:r w:rsidRPr="00553174">
        <w:rPr>
          <w:rFonts w:asciiTheme="minorHAnsi" w:hAnsiTheme="minorHAnsi"/>
          <w:sz w:val="20"/>
          <w:szCs w:val="20"/>
        </w:rPr>
        <w:t>Output</w:t>
      </w:r>
    </w:p>
    <w:p w:rsidR="00F61A21" w:rsidRPr="00553174" w:rsidRDefault="00F61A21" w:rsidP="00F61A21">
      <w:pPr>
        <w:numPr>
          <w:ilvl w:val="0"/>
          <w:numId w:val="157"/>
        </w:numPr>
        <w:spacing w:before="100" w:beforeAutospacing="1" w:after="100" w:afterAutospacing="1" w:line="240" w:lineRule="auto"/>
        <w:rPr>
          <w:sz w:val="20"/>
          <w:szCs w:val="20"/>
        </w:rPr>
      </w:pPr>
      <w:r w:rsidRPr="00553174">
        <w:rPr>
          <w:sz w:val="20"/>
          <w:szCs w:val="20"/>
        </w:rPr>
        <w:t>No Internet access granted. Your job level is below </w:t>
      </w:r>
      <w:r w:rsidRPr="00553174">
        <w:rPr>
          <w:rStyle w:val="number"/>
          <w:sz w:val="20"/>
          <w:szCs w:val="20"/>
        </w:rPr>
        <w:t>5</w:t>
      </w:r>
      <w:r w:rsidRPr="00553174">
        <w:rPr>
          <w:sz w:val="20"/>
          <w:szCs w:val="20"/>
        </w:rPr>
        <w:t>  </w:t>
      </w:r>
    </w:p>
    <w:p w:rsidR="00F61A21" w:rsidRPr="00553174" w:rsidRDefault="00C05106" w:rsidP="00695A63">
      <w:pPr>
        <w:shd w:val="clear" w:color="auto" w:fill="F9FBF9"/>
        <w:spacing w:after="0" w:line="345" w:lineRule="atLeast"/>
        <w:jc w:val="both"/>
        <w:rPr>
          <w:b/>
          <w:color w:val="000000"/>
          <w:sz w:val="20"/>
          <w:szCs w:val="20"/>
        </w:rPr>
      </w:pPr>
      <w:r w:rsidRPr="00553174">
        <w:rPr>
          <w:b/>
          <w:color w:val="000000"/>
          <w:sz w:val="20"/>
          <w:szCs w:val="20"/>
        </w:rPr>
        <w:t>Façade design pattern</w:t>
      </w:r>
      <w:r w:rsidRPr="00553174">
        <w:rPr>
          <w:b/>
          <w:color w:val="000000"/>
          <w:sz w:val="20"/>
          <w:szCs w:val="20"/>
        </w:rPr>
        <w:sym w:font="Wingdings" w:char="F0E0"/>
      </w: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36"/>
        <w:gridCol w:w="9288"/>
        <w:gridCol w:w="36"/>
      </w:tblGrid>
      <w:tr w:rsidR="00630831" w:rsidRPr="00553174" w:rsidTr="00630831">
        <w:trPr>
          <w:tblCellSpacing w:w="0" w:type="dxa"/>
        </w:trPr>
        <w:tc>
          <w:tcPr>
            <w:tcW w:w="0" w:type="auto"/>
            <w:vAlign w:val="center"/>
            <w:hideMark/>
          </w:tcPr>
          <w:p w:rsidR="00630831" w:rsidRPr="00553174" w:rsidRDefault="00630831" w:rsidP="00630831">
            <w:pPr>
              <w:spacing w:after="0" w:line="240" w:lineRule="auto"/>
              <w:rPr>
                <w:rFonts w:eastAsia="Times New Roman" w:cs="Times New Roman"/>
                <w:sz w:val="20"/>
                <w:szCs w:val="20"/>
              </w:rPr>
            </w:pPr>
          </w:p>
        </w:tc>
        <w:tc>
          <w:tcPr>
            <w:tcW w:w="0" w:type="auto"/>
            <w:vAlign w:val="center"/>
            <w:hideMark/>
          </w:tcPr>
          <w:p w:rsidR="00630831" w:rsidRPr="00553174" w:rsidRDefault="00630831" w:rsidP="00630831">
            <w:pPr>
              <w:spacing w:after="0" w:line="240" w:lineRule="auto"/>
              <w:rPr>
                <w:rFonts w:eastAsia="Times New Roman" w:cs="Times New Roman"/>
                <w:sz w:val="20"/>
                <w:szCs w:val="20"/>
              </w:rPr>
            </w:pPr>
            <w:r w:rsidRPr="00553174">
              <w:rPr>
                <w:rFonts w:eastAsia="Times New Roman" w:cs="Arial"/>
                <w:sz w:val="20"/>
                <w:szCs w:val="20"/>
              </w:rPr>
              <w:t xml:space="preserve">The </w:t>
            </w:r>
            <w:r w:rsidRPr="00553174">
              <w:rPr>
                <w:rFonts w:eastAsia="Times New Roman" w:cs="Arial"/>
                <w:b/>
                <w:bCs/>
                <w:color w:val="3D85C6"/>
                <w:sz w:val="20"/>
                <w:szCs w:val="20"/>
              </w:rPr>
              <w:t>façade design pattern</w:t>
            </w:r>
            <w:r w:rsidRPr="00553174">
              <w:rPr>
                <w:rFonts w:eastAsia="Times New Roman" w:cs="Arial"/>
                <w:sz w:val="20"/>
                <w:szCs w:val="20"/>
              </w:rPr>
              <w:t xml:space="preserve"> allows you to provide a simplified interface from multiple class libraries. It provides a simple interface that hides the complexity of the class libraries being used. </w:t>
            </w:r>
          </w:p>
        </w:tc>
        <w:tc>
          <w:tcPr>
            <w:tcW w:w="0" w:type="auto"/>
            <w:vAlign w:val="center"/>
            <w:hideMark/>
          </w:tcPr>
          <w:p w:rsidR="00630831" w:rsidRPr="00553174" w:rsidRDefault="00630831" w:rsidP="00630831">
            <w:pPr>
              <w:spacing w:after="0" w:line="240" w:lineRule="auto"/>
              <w:rPr>
                <w:rFonts w:eastAsia="Times New Roman" w:cs="Times New Roman"/>
                <w:sz w:val="20"/>
                <w:szCs w:val="20"/>
              </w:rPr>
            </w:pPr>
          </w:p>
        </w:tc>
      </w:tr>
    </w:tbl>
    <w:p w:rsidR="00630831" w:rsidRPr="00553174" w:rsidRDefault="00630831" w:rsidP="00630831">
      <w:pPr>
        <w:spacing w:after="0" w:line="240" w:lineRule="auto"/>
        <w:rPr>
          <w:rFonts w:eastAsia="Times New Roman" w:cs="Times New Roman"/>
          <w:sz w:val="20"/>
          <w:szCs w:val="20"/>
        </w:rPr>
      </w:pPr>
      <w:r w:rsidRPr="00553174">
        <w:rPr>
          <w:rFonts w:eastAsia="Times New Roman" w:cs="Arial"/>
          <w:sz w:val="20"/>
          <w:szCs w:val="20"/>
        </w:rPr>
        <w:t>For example, if the client code needs to access 3 different class libraries for a single functionality, instead of having the client code accessing those 3 class libraries, you can just create another class that calls the 3 class libraries and have the client access only the class that you have created. The result is a simplified interface for the client and the client will not need to know the details of the different class libraries.</w:t>
      </w:r>
    </w:p>
    <w:p w:rsidR="00C05106" w:rsidRPr="00553174" w:rsidRDefault="00C05106" w:rsidP="00695A63">
      <w:pPr>
        <w:shd w:val="clear" w:color="auto" w:fill="F9FBF9"/>
        <w:spacing w:after="0" w:line="345" w:lineRule="atLeast"/>
        <w:jc w:val="both"/>
        <w:rPr>
          <w:b/>
          <w:color w:val="000000"/>
          <w:sz w:val="20"/>
          <w:szCs w:val="20"/>
        </w:rPr>
      </w:pPr>
    </w:p>
    <w:p w:rsidR="00630831" w:rsidRPr="00553174" w:rsidRDefault="00630831" w:rsidP="00630831">
      <w:pPr>
        <w:pStyle w:val="NormalWeb"/>
        <w:rPr>
          <w:rFonts w:asciiTheme="minorHAnsi" w:hAnsiTheme="minorHAnsi"/>
          <w:sz w:val="20"/>
          <w:szCs w:val="20"/>
        </w:rPr>
      </w:pPr>
      <w:r w:rsidRPr="00553174">
        <w:rPr>
          <w:rFonts w:asciiTheme="minorHAnsi" w:hAnsiTheme="minorHAnsi"/>
          <w:sz w:val="20"/>
          <w:szCs w:val="20"/>
        </w:rPr>
        <w:t xml:space="preserve">A Facade Pattern says that just </w:t>
      </w:r>
      <w:r w:rsidRPr="00553174">
        <w:rPr>
          <w:rFonts w:asciiTheme="minorHAnsi" w:hAnsiTheme="minorHAnsi"/>
          <w:b/>
          <w:bCs/>
          <w:sz w:val="20"/>
          <w:szCs w:val="20"/>
        </w:rPr>
        <w:t>"just provide a unified and simplified interface to a set of interfaces in a subsystem, therefore it hides the complexities of the subsystem from the client".</w:t>
      </w:r>
    </w:p>
    <w:p w:rsidR="00630831" w:rsidRPr="00553174" w:rsidRDefault="00630831" w:rsidP="00630831">
      <w:pPr>
        <w:pStyle w:val="NormalWeb"/>
        <w:rPr>
          <w:rFonts w:asciiTheme="minorHAnsi" w:hAnsiTheme="minorHAnsi"/>
          <w:sz w:val="20"/>
          <w:szCs w:val="20"/>
        </w:rPr>
      </w:pPr>
      <w:r w:rsidRPr="00553174">
        <w:rPr>
          <w:rFonts w:asciiTheme="minorHAnsi" w:hAnsiTheme="minorHAnsi"/>
          <w:sz w:val="20"/>
          <w:szCs w:val="20"/>
        </w:rPr>
        <w:t>In other words, Facade Pattern describes a higher-level interface that makes the sub-system easier to use.</w:t>
      </w:r>
    </w:p>
    <w:p w:rsidR="00630831" w:rsidRPr="00553174" w:rsidRDefault="00630831" w:rsidP="00630831">
      <w:pPr>
        <w:pStyle w:val="NormalWeb"/>
        <w:rPr>
          <w:rFonts w:asciiTheme="minorHAnsi" w:hAnsiTheme="minorHAnsi"/>
          <w:sz w:val="20"/>
          <w:szCs w:val="20"/>
        </w:rPr>
      </w:pPr>
      <w:r w:rsidRPr="00553174">
        <w:rPr>
          <w:rFonts w:asciiTheme="minorHAnsi" w:hAnsiTheme="minorHAnsi"/>
          <w:sz w:val="20"/>
          <w:szCs w:val="20"/>
        </w:rPr>
        <w:t xml:space="preserve">Practically, </w:t>
      </w:r>
      <w:r w:rsidRPr="00553174">
        <w:rPr>
          <w:rFonts w:asciiTheme="minorHAnsi" w:hAnsiTheme="minorHAnsi"/>
          <w:b/>
          <w:bCs/>
          <w:sz w:val="20"/>
          <w:szCs w:val="20"/>
        </w:rPr>
        <w:t>every Abstract Factory</w:t>
      </w:r>
      <w:r w:rsidRPr="00553174">
        <w:rPr>
          <w:rFonts w:asciiTheme="minorHAnsi" w:hAnsiTheme="minorHAnsi"/>
          <w:sz w:val="20"/>
          <w:szCs w:val="20"/>
        </w:rPr>
        <w:t xml:space="preserve"> is a type of </w:t>
      </w:r>
      <w:r w:rsidRPr="00553174">
        <w:rPr>
          <w:rFonts w:asciiTheme="minorHAnsi" w:hAnsiTheme="minorHAnsi"/>
          <w:b/>
          <w:bCs/>
          <w:sz w:val="20"/>
          <w:szCs w:val="20"/>
        </w:rPr>
        <w:t>Facade.</w:t>
      </w:r>
    </w:p>
    <w:p w:rsidR="00630831" w:rsidRPr="00553174" w:rsidRDefault="00630831" w:rsidP="00630831">
      <w:pPr>
        <w:rPr>
          <w:sz w:val="20"/>
          <w:szCs w:val="20"/>
        </w:rPr>
      </w:pPr>
      <w:r w:rsidRPr="00553174">
        <w:rPr>
          <w:sz w:val="20"/>
          <w:szCs w:val="20"/>
        </w:rPr>
        <w:pict>
          <v:rect id="_x0000_i1048" style="width:0;height:1.5pt" o:hralign="center" o:hrstd="t" o:hr="t" fillcolor="#a0a0a0" stroked="f"/>
        </w:pict>
      </w:r>
    </w:p>
    <w:p w:rsidR="00630831" w:rsidRPr="00553174" w:rsidRDefault="00630831" w:rsidP="00630831">
      <w:pPr>
        <w:pStyle w:val="Heading4"/>
        <w:rPr>
          <w:rFonts w:asciiTheme="minorHAnsi" w:hAnsiTheme="minorHAnsi"/>
          <w:sz w:val="20"/>
          <w:szCs w:val="20"/>
        </w:rPr>
      </w:pPr>
      <w:r w:rsidRPr="00553174">
        <w:rPr>
          <w:rFonts w:asciiTheme="minorHAnsi" w:hAnsiTheme="minorHAnsi"/>
          <w:sz w:val="20"/>
          <w:szCs w:val="20"/>
        </w:rPr>
        <w:t>Advantage of Facade Pattern</w:t>
      </w:r>
    </w:p>
    <w:p w:rsidR="00630831" w:rsidRPr="00553174" w:rsidRDefault="00630831" w:rsidP="00630831">
      <w:pPr>
        <w:numPr>
          <w:ilvl w:val="0"/>
          <w:numId w:val="158"/>
        </w:numPr>
        <w:spacing w:before="100" w:beforeAutospacing="1" w:after="100" w:afterAutospacing="1" w:line="240" w:lineRule="auto"/>
        <w:rPr>
          <w:sz w:val="20"/>
          <w:szCs w:val="20"/>
        </w:rPr>
      </w:pPr>
      <w:r w:rsidRPr="00553174">
        <w:rPr>
          <w:sz w:val="20"/>
          <w:szCs w:val="20"/>
        </w:rPr>
        <w:t>It shields the clients from the complexities of the sub-system components.</w:t>
      </w:r>
    </w:p>
    <w:p w:rsidR="00630831" w:rsidRPr="00553174" w:rsidRDefault="00630831" w:rsidP="00630831">
      <w:pPr>
        <w:numPr>
          <w:ilvl w:val="0"/>
          <w:numId w:val="158"/>
        </w:numPr>
        <w:spacing w:before="100" w:beforeAutospacing="1" w:after="100" w:afterAutospacing="1" w:line="240" w:lineRule="auto"/>
        <w:rPr>
          <w:sz w:val="20"/>
          <w:szCs w:val="20"/>
        </w:rPr>
      </w:pPr>
      <w:r w:rsidRPr="00553174">
        <w:rPr>
          <w:sz w:val="20"/>
          <w:szCs w:val="20"/>
        </w:rPr>
        <w:t>It promotes loose coupling between subsystems and its clients.</w:t>
      </w:r>
    </w:p>
    <w:p w:rsidR="00630831" w:rsidRPr="00553174" w:rsidRDefault="00630831" w:rsidP="00630831">
      <w:pPr>
        <w:spacing w:after="0"/>
        <w:rPr>
          <w:sz w:val="20"/>
          <w:szCs w:val="20"/>
        </w:rPr>
      </w:pPr>
      <w:r w:rsidRPr="00553174">
        <w:rPr>
          <w:sz w:val="20"/>
          <w:szCs w:val="20"/>
        </w:rPr>
        <w:pict>
          <v:rect id="_x0000_i1049" style="width:0;height:1.5pt" o:hralign="center" o:hrstd="t" o:hr="t" fillcolor="#a0a0a0" stroked="f"/>
        </w:pict>
      </w:r>
    </w:p>
    <w:p w:rsidR="00630831" w:rsidRPr="00553174" w:rsidRDefault="00630831" w:rsidP="00630831">
      <w:pPr>
        <w:pStyle w:val="Heading4"/>
        <w:rPr>
          <w:rFonts w:asciiTheme="minorHAnsi" w:hAnsiTheme="minorHAnsi"/>
          <w:sz w:val="20"/>
          <w:szCs w:val="20"/>
        </w:rPr>
      </w:pPr>
      <w:r w:rsidRPr="00553174">
        <w:rPr>
          <w:rFonts w:asciiTheme="minorHAnsi" w:hAnsiTheme="minorHAnsi"/>
          <w:sz w:val="20"/>
          <w:szCs w:val="20"/>
        </w:rPr>
        <w:t>Usage of Facade Pattern:</w:t>
      </w:r>
    </w:p>
    <w:p w:rsidR="00630831" w:rsidRPr="00553174" w:rsidRDefault="00630831" w:rsidP="00630831">
      <w:pPr>
        <w:pStyle w:val="NormalWeb"/>
        <w:rPr>
          <w:rFonts w:asciiTheme="minorHAnsi" w:hAnsiTheme="minorHAnsi"/>
          <w:sz w:val="20"/>
          <w:szCs w:val="20"/>
        </w:rPr>
      </w:pPr>
      <w:r w:rsidRPr="00553174">
        <w:rPr>
          <w:rFonts w:asciiTheme="minorHAnsi" w:hAnsiTheme="minorHAnsi"/>
          <w:sz w:val="20"/>
          <w:szCs w:val="20"/>
        </w:rPr>
        <w:t xml:space="preserve">It is used: </w:t>
      </w:r>
    </w:p>
    <w:p w:rsidR="00630831" w:rsidRPr="00553174" w:rsidRDefault="00630831" w:rsidP="00630831">
      <w:pPr>
        <w:numPr>
          <w:ilvl w:val="0"/>
          <w:numId w:val="159"/>
        </w:numPr>
        <w:spacing w:before="100" w:beforeAutospacing="1" w:after="100" w:afterAutospacing="1" w:line="240" w:lineRule="auto"/>
        <w:rPr>
          <w:sz w:val="20"/>
          <w:szCs w:val="20"/>
        </w:rPr>
      </w:pPr>
      <w:r w:rsidRPr="00553174">
        <w:rPr>
          <w:sz w:val="20"/>
          <w:szCs w:val="20"/>
        </w:rPr>
        <w:t>When you want to provide simple interface to a complex sub-system.</w:t>
      </w:r>
    </w:p>
    <w:p w:rsidR="00630831" w:rsidRPr="00553174" w:rsidRDefault="00630831" w:rsidP="00630831">
      <w:pPr>
        <w:numPr>
          <w:ilvl w:val="0"/>
          <w:numId w:val="159"/>
        </w:numPr>
        <w:spacing w:before="100" w:beforeAutospacing="1" w:after="100" w:afterAutospacing="1" w:line="240" w:lineRule="auto"/>
        <w:rPr>
          <w:sz w:val="20"/>
          <w:szCs w:val="20"/>
        </w:rPr>
      </w:pPr>
      <w:r w:rsidRPr="00553174">
        <w:rPr>
          <w:sz w:val="20"/>
          <w:szCs w:val="20"/>
        </w:rPr>
        <w:t xml:space="preserve">When several dependencies exist between clients and the implementation classes of an abstraction. </w:t>
      </w:r>
    </w:p>
    <w:p w:rsidR="00630831" w:rsidRPr="00553174" w:rsidRDefault="00630831" w:rsidP="00630831">
      <w:pPr>
        <w:spacing w:after="0"/>
        <w:rPr>
          <w:sz w:val="20"/>
          <w:szCs w:val="20"/>
        </w:rPr>
      </w:pPr>
      <w:r w:rsidRPr="00553174">
        <w:rPr>
          <w:sz w:val="20"/>
          <w:szCs w:val="20"/>
        </w:rPr>
        <w:pict>
          <v:rect id="_x0000_i1050" style="width:0;height:1.5pt" o:hralign="center" o:hrstd="t" o:hr="t" fillcolor="#a0a0a0" stroked="f"/>
        </w:pict>
      </w:r>
    </w:p>
    <w:p w:rsidR="00630831" w:rsidRPr="00553174" w:rsidRDefault="00630831" w:rsidP="00630831">
      <w:pPr>
        <w:pStyle w:val="Heading3"/>
        <w:rPr>
          <w:rFonts w:asciiTheme="minorHAnsi" w:hAnsiTheme="minorHAnsi"/>
          <w:sz w:val="20"/>
          <w:szCs w:val="20"/>
        </w:rPr>
      </w:pPr>
      <w:r w:rsidRPr="00553174">
        <w:rPr>
          <w:rFonts w:asciiTheme="minorHAnsi" w:hAnsiTheme="minorHAnsi"/>
          <w:sz w:val="20"/>
          <w:szCs w:val="20"/>
        </w:rPr>
        <w:t>Example of Facade Pattern</w:t>
      </w:r>
    </w:p>
    <w:p w:rsidR="00630831" w:rsidRPr="00553174" w:rsidRDefault="00630831" w:rsidP="00630831">
      <w:pPr>
        <w:pStyle w:val="NormalWeb"/>
        <w:rPr>
          <w:rFonts w:asciiTheme="minorHAnsi" w:hAnsiTheme="minorHAnsi"/>
          <w:sz w:val="20"/>
          <w:szCs w:val="20"/>
        </w:rPr>
      </w:pPr>
      <w:r w:rsidRPr="00553174">
        <w:rPr>
          <w:rFonts w:asciiTheme="minorHAnsi" w:hAnsiTheme="minorHAnsi"/>
          <w:sz w:val="20"/>
          <w:szCs w:val="20"/>
        </w:rPr>
        <w:t>Let's understand the example of facade design pattern by the above UML diagram.</w:t>
      </w:r>
    </w:p>
    <w:p w:rsidR="00630831" w:rsidRPr="00553174" w:rsidRDefault="00630831" w:rsidP="00630831">
      <w:pPr>
        <w:pStyle w:val="Heading4"/>
        <w:rPr>
          <w:rFonts w:asciiTheme="minorHAnsi" w:hAnsiTheme="minorHAnsi"/>
          <w:sz w:val="20"/>
          <w:szCs w:val="20"/>
        </w:rPr>
      </w:pPr>
      <w:r w:rsidRPr="00553174">
        <w:rPr>
          <w:rFonts w:asciiTheme="minorHAnsi" w:hAnsiTheme="minorHAnsi"/>
          <w:sz w:val="20"/>
          <w:szCs w:val="20"/>
        </w:rPr>
        <w:t>UML for Facade Pattern:</w:t>
      </w:r>
    </w:p>
    <w:p w:rsidR="00630831" w:rsidRPr="00553174" w:rsidRDefault="00630831" w:rsidP="00630831">
      <w:pPr>
        <w:rPr>
          <w:sz w:val="20"/>
          <w:szCs w:val="20"/>
        </w:rPr>
      </w:pPr>
      <w:r w:rsidRPr="00553174">
        <w:rPr>
          <w:noProof/>
          <w:sz w:val="20"/>
          <w:szCs w:val="20"/>
        </w:rPr>
        <w:lastRenderedPageBreak/>
        <w:drawing>
          <wp:inline distT="0" distB="0" distL="0" distR="0">
            <wp:extent cx="6667500" cy="3267075"/>
            <wp:effectExtent l="0" t="0" r="0" b="9525"/>
            <wp:docPr id="24" name="Picture 24" descr="Facade Pattern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acade Pattern UML"/>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667500" cy="3267075"/>
                    </a:xfrm>
                    <a:prstGeom prst="rect">
                      <a:avLst/>
                    </a:prstGeom>
                    <a:noFill/>
                    <a:ln>
                      <a:noFill/>
                    </a:ln>
                  </pic:spPr>
                </pic:pic>
              </a:graphicData>
            </a:graphic>
          </wp:inline>
        </w:drawing>
      </w:r>
    </w:p>
    <w:p w:rsidR="00630831" w:rsidRPr="00553174" w:rsidRDefault="00630831" w:rsidP="00630831">
      <w:pPr>
        <w:pStyle w:val="Heading4"/>
        <w:rPr>
          <w:rFonts w:asciiTheme="minorHAnsi" w:hAnsiTheme="minorHAnsi"/>
          <w:sz w:val="20"/>
          <w:szCs w:val="20"/>
        </w:rPr>
      </w:pPr>
      <w:r w:rsidRPr="00553174">
        <w:rPr>
          <w:rFonts w:asciiTheme="minorHAnsi" w:hAnsiTheme="minorHAnsi"/>
          <w:sz w:val="20"/>
          <w:szCs w:val="20"/>
        </w:rPr>
        <w:t>Implementation of above UML:</w:t>
      </w:r>
    </w:p>
    <w:p w:rsidR="00630831" w:rsidRPr="00553174" w:rsidRDefault="00630831" w:rsidP="00630831">
      <w:pPr>
        <w:pStyle w:val="Heading4"/>
        <w:rPr>
          <w:rFonts w:asciiTheme="minorHAnsi" w:hAnsiTheme="minorHAnsi"/>
          <w:sz w:val="20"/>
          <w:szCs w:val="20"/>
        </w:rPr>
      </w:pPr>
      <w:r w:rsidRPr="00553174">
        <w:rPr>
          <w:rFonts w:asciiTheme="minorHAnsi" w:hAnsiTheme="minorHAnsi"/>
          <w:sz w:val="20"/>
          <w:szCs w:val="20"/>
        </w:rPr>
        <w:t>Step 1</w:t>
      </w:r>
    </w:p>
    <w:p w:rsidR="00630831" w:rsidRPr="00553174" w:rsidRDefault="00630831" w:rsidP="00630831">
      <w:pPr>
        <w:pStyle w:val="NormalWeb"/>
        <w:rPr>
          <w:rFonts w:asciiTheme="minorHAnsi" w:hAnsiTheme="minorHAnsi"/>
          <w:sz w:val="20"/>
          <w:szCs w:val="20"/>
        </w:rPr>
      </w:pPr>
      <w:r w:rsidRPr="00553174">
        <w:rPr>
          <w:rFonts w:asciiTheme="minorHAnsi" w:hAnsiTheme="minorHAnsi"/>
          <w:sz w:val="20"/>
          <w:szCs w:val="20"/>
        </w:rPr>
        <w:t xml:space="preserve">Create a </w:t>
      </w:r>
      <w:r w:rsidRPr="00553174">
        <w:rPr>
          <w:rFonts w:asciiTheme="minorHAnsi" w:hAnsiTheme="minorHAnsi"/>
          <w:b/>
          <w:bCs/>
          <w:sz w:val="20"/>
          <w:szCs w:val="20"/>
        </w:rPr>
        <w:t>MobileShop</w:t>
      </w:r>
      <w:r w:rsidRPr="00553174">
        <w:rPr>
          <w:rFonts w:asciiTheme="minorHAnsi" w:hAnsiTheme="minorHAnsi"/>
          <w:sz w:val="20"/>
          <w:szCs w:val="20"/>
        </w:rPr>
        <w:t xml:space="preserve"> interface.</w:t>
      </w:r>
    </w:p>
    <w:p w:rsidR="00630831" w:rsidRPr="00553174" w:rsidRDefault="00630831" w:rsidP="00630831">
      <w:pPr>
        <w:rPr>
          <w:sz w:val="20"/>
          <w:szCs w:val="20"/>
        </w:rPr>
      </w:pPr>
      <w:r w:rsidRPr="00553174">
        <w:rPr>
          <w:sz w:val="20"/>
          <w:szCs w:val="20"/>
        </w:rPr>
        <w:t>File: MobileShop.java</w:t>
      </w:r>
    </w:p>
    <w:p w:rsidR="00630831" w:rsidRPr="00553174" w:rsidRDefault="00630831" w:rsidP="00630831">
      <w:pPr>
        <w:numPr>
          <w:ilvl w:val="0"/>
          <w:numId w:val="160"/>
        </w:numPr>
        <w:spacing w:before="100" w:beforeAutospacing="1" w:after="100" w:afterAutospacing="1" w:line="240" w:lineRule="auto"/>
        <w:rPr>
          <w:sz w:val="20"/>
          <w:szCs w:val="20"/>
        </w:rPr>
      </w:pPr>
      <w:r w:rsidRPr="00553174">
        <w:rPr>
          <w:rStyle w:val="keyword"/>
          <w:sz w:val="20"/>
          <w:szCs w:val="20"/>
        </w:rPr>
        <w:t>public</w:t>
      </w:r>
      <w:r w:rsidRPr="00553174">
        <w:rPr>
          <w:sz w:val="20"/>
          <w:szCs w:val="20"/>
        </w:rPr>
        <w:t> </w:t>
      </w:r>
      <w:r w:rsidRPr="00553174">
        <w:rPr>
          <w:rStyle w:val="keyword"/>
          <w:sz w:val="20"/>
          <w:szCs w:val="20"/>
        </w:rPr>
        <w:t>interface</w:t>
      </w:r>
      <w:r w:rsidRPr="00553174">
        <w:rPr>
          <w:sz w:val="20"/>
          <w:szCs w:val="20"/>
        </w:rPr>
        <w:t> MobileShop {  </w:t>
      </w:r>
    </w:p>
    <w:p w:rsidR="00630831" w:rsidRPr="00553174" w:rsidRDefault="00630831" w:rsidP="00630831">
      <w:pPr>
        <w:numPr>
          <w:ilvl w:val="0"/>
          <w:numId w:val="160"/>
        </w:numPr>
        <w:spacing w:before="100" w:beforeAutospacing="1" w:after="100" w:afterAutospacing="1" w:line="240" w:lineRule="auto"/>
        <w:rPr>
          <w:sz w:val="20"/>
          <w:szCs w:val="20"/>
        </w:rPr>
      </w:pPr>
      <w:r w:rsidRPr="00553174">
        <w:rPr>
          <w:sz w:val="20"/>
          <w:szCs w:val="20"/>
        </w:rPr>
        <w:t>    </w:t>
      </w:r>
      <w:r w:rsidRPr="00553174">
        <w:rPr>
          <w:rStyle w:val="keyword"/>
          <w:sz w:val="20"/>
          <w:szCs w:val="20"/>
        </w:rPr>
        <w:t>public</w:t>
      </w:r>
      <w:r w:rsidRPr="00553174">
        <w:rPr>
          <w:sz w:val="20"/>
          <w:szCs w:val="20"/>
        </w:rPr>
        <w:t> </w:t>
      </w:r>
      <w:r w:rsidRPr="00553174">
        <w:rPr>
          <w:rStyle w:val="keyword"/>
          <w:sz w:val="20"/>
          <w:szCs w:val="20"/>
        </w:rPr>
        <w:t>void</w:t>
      </w:r>
      <w:r w:rsidRPr="00553174">
        <w:rPr>
          <w:sz w:val="20"/>
          <w:szCs w:val="20"/>
        </w:rPr>
        <w:t> modelNo();  </w:t>
      </w:r>
    </w:p>
    <w:p w:rsidR="00630831" w:rsidRPr="00553174" w:rsidRDefault="00630831" w:rsidP="00630831">
      <w:pPr>
        <w:numPr>
          <w:ilvl w:val="0"/>
          <w:numId w:val="160"/>
        </w:numPr>
        <w:spacing w:before="100" w:beforeAutospacing="1" w:after="100" w:afterAutospacing="1" w:line="240" w:lineRule="auto"/>
        <w:rPr>
          <w:sz w:val="20"/>
          <w:szCs w:val="20"/>
        </w:rPr>
      </w:pPr>
      <w:r w:rsidRPr="00553174">
        <w:rPr>
          <w:sz w:val="20"/>
          <w:szCs w:val="20"/>
        </w:rPr>
        <w:t>    </w:t>
      </w:r>
      <w:r w:rsidRPr="00553174">
        <w:rPr>
          <w:rStyle w:val="keyword"/>
          <w:sz w:val="20"/>
          <w:szCs w:val="20"/>
        </w:rPr>
        <w:t>public</w:t>
      </w:r>
      <w:r w:rsidRPr="00553174">
        <w:rPr>
          <w:sz w:val="20"/>
          <w:szCs w:val="20"/>
        </w:rPr>
        <w:t> </w:t>
      </w:r>
      <w:r w:rsidRPr="00553174">
        <w:rPr>
          <w:rStyle w:val="keyword"/>
          <w:sz w:val="20"/>
          <w:szCs w:val="20"/>
        </w:rPr>
        <w:t>void</w:t>
      </w:r>
      <w:r w:rsidRPr="00553174">
        <w:rPr>
          <w:sz w:val="20"/>
          <w:szCs w:val="20"/>
        </w:rPr>
        <w:t> price();  </w:t>
      </w:r>
    </w:p>
    <w:p w:rsidR="00630831" w:rsidRPr="00553174" w:rsidRDefault="00630831" w:rsidP="00630831">
      <w:pPr>
        <w:numPr>
          <w:ilvl w:val="0"/>
          <w:numId w:val="160"/>
        </w:numPr>
        <w:spacing w:before="100" w:beforeAutospacing="1" w:after="100" w:afterAutospacing="1" w:line="240" w:lineRule="auto"/>
        <w:rPr>
          <w:sz w:val="20"/>
          <w:szCs w:val="20"/>
        </w:rPr>
      </w:pPr>
      <w:r w:rsidRPr="00553174">
        <w:rPr>
          <w:sz w:val="20"/>
          <w:szCs w:val="20"/>
        </w:rPr>
        <w:t>}  </w:t>
      </w:r>
    </w:p>
    <w:p w:rsidR="00630831" w:rsidRPr="00553174" w:rsidRDefault="00630831" w:rsidP="00630831">
      <w:pPr>
        <w:pStyle w:val="Heading4"/>
        <w:rPr>
          <w:rFonts w:asciiTheme="minorHAnsi" w:hAnsiTheme="minorHAnsi"/>
          <w:sz w:val="20"/>
          <w:szCs w:val="20"/>
        </w:rPr>
      </w:pPr>
      <w:r w:rsidRPr="00553174">
        <w:rPr>
          <w:rFonts w:asciiTheme="minorHAnsi" w:hAnsiTheme="minorHAnsi"/>
          <w:sz w:val="20"/>
          <w:szCs w:val="20"/>
        </w:rPr>
        <w:t>Step 2</w:t>
      </w:r>
    </w:p>
    <w:p w:rsidR="00630831" w:rsidRPr="00553174" w:rsidRDefault="00630831" w:rsidP="00630831">
      <w:pPr>
        <w:pStyle w:val="NormalWeb"/>
        <w:rPr>
          <w:rFonts w:asciiTheme="minorHAnsi" w:hAnsiTheme="minorHAnsi"/>
          <w:sz w:val="20"/>
          <w:szCs w:val="20"/>
        </w:rPr>
      </w:pPr>
      <w:r w:rsidRPr="00553174">
        <w:rPr>
          <w:rFonts w:asciiTheme="minorHAnsi" w:hAnsiTheme="minorHAnsi"/>
          <w:sz w:val="20"/>
          <w:szCs w:val="20"/>
        </w:rPr>
        <w:t xml:space="preserve">Create </w:t>
      </w:r>
      <w:proofErr w:type="gramStart"/>
      <w:r w:rsidRPr="00553174">
        <w:rPr>
          <w:rFonts w:asciiTheme="minorHAnsi" w:hAnsiTheme="minorHAnsi"/>
          <w:sz w:val="20"/>
          <w:szCs w:val="20"/>
        </w:rPr>
        <w:t>a</w:t>
      </w:r>
      <w:proofErr w:type="gramEnd"/>
      <w:r w:rsidRPr="00553174">
        <w:rPr>
          <w:rFonts w:asciiTheme="minorHAnsi" w:hAnsiTheme="minorHAnsi"/>
          <w:sz w:val="20"/>
          <w:szCs w:val="20"/>
        </w:rPr>
        <w:t xml:space="preserve"> </w:t>
      </w:r>
      <w:r w:rsidRPr="00553174">
        <w:rPr>
          <w:rFonts w:asciiTheme="minorHAnsi" w:hAnsiTheme="minorHAnsi"/>
          <w:b/>
          <w:bCs/>
          <w:sz w:val="20"/>
          <w:szCs w:val="20"/>
        </w:rPr>
        <w:t>Iphone</w:t>
      </w:r>
      <w:r w:rsidRPr="00553174">
        <w:rPr>
          <w:rFonts w:asciiTheme="minorHAnsi" w:hAnsiTheme="minorHAnsi"/>
          <w:sz w:val="20"/>
          <w:szCs w:val="20"/>
        </w:rPr>
        <w:t xml:space="preserve"> implementation class that will implement </w:t>
      </w:r>
      <w:r w:rsidRPr="00553174">
        <w:rPr>
          <w:rFonts w:asciiTheme="minorHAnsi" w:hAnsiTheme="minorHAnsi"/>
          <w:b/>
          <w:bCs/>
          <w:sz w:val="20"/>
          <w:szCs w:val="20"/>
        </w:rPr>
        <w:t>Mobileshop</w:t>
      </w:r>
      <w:r w:rsidRPr="00553174">
        <w:rPr>
          <w:rFonts w:asciiTheme="minorHAnsi" w:hAnsiTheme="minorHAnsi"/>
          <w:sz w:val="20"/>
          <w:szCs w:val="20"/>
        </w:rPr>
        <w:t xml:space="preserve"> interface. </w:t>
      </w:r>
    </w:p>
    <w:p w:rsidR="00630831" w:rsidRPr="00553174" w:rsidRDefault="00630831" w:rsidP="00630831">
      <w:pPr>
        <w:rPr>
          <w:sz w:val="20"/>
          <w:szCs w:val="20"/>
        </w:rPr>
      </w:pPr>
      <w:r w:rsidRPr="00553174">
        <w:rPr>
          <w:sz w:val="20"/>
          <w:szCs w:val="20"/>
        </w:rPr>
        <w:t>File: Iphone.java</w:t>
      </w:r>
    </w:p>
    <w:p w:rsidR="00630831" w:rsidRPr="00553174" w:rsidRDefault="00630831" w:rsidP="00630831">
      <w:pPr>
        <w:numPr>
          <w:ilvl w:val="0"/>
          <w:numId w:val="161"/>
        </w:numPr>
        <w:spacing w:before="100" w:beforeAutospacing="1" w:after="100" w:afterAutospacing="1" w:line="240" w:lineRule="auto"/>
        <w:rPr>
          <w:sz w:val="20"/>
          <w:szCs w:val="20"/>
        </w:rPr>
      </w:pPr>
      <w:r w:rsidRPr="00553174">
        <w:rPr>
          <w:rStyle w:val="keyword"/>
          <w:sz w:val="20"/>
          <w:szCs w:val="20"/>
        </w:rPr>
        <w:t>public</w:t>
      </w:r>
      <w:r w:rsidRPr="00553174">
        <w:rPr>
          <w:sz w:val="20"/>
          <w:szCs w:val="20"/>
        </w:rPr>
        <w:t> </w:t>
      </w:r>
      <w:r w:rsidRPr="00553174">
        <w:rPr>
          <w:rStyle w:val="keyword"/>
          <w:sz w:val="20"/>
          <w:szCs w:val="20"/>
        </w:rPr>
        <w:t>class</w:t>
      </w:r>
      <w:r w:rsidRPr="00553174">
        <w:rPr>
          <w:sz w:val="20"/>
          <w:szCs w:val="20"/>
        </w:rPr>
        <w:t> Iphone </w:t>
      </w:r>
      <w:r w:rsidRPr="00553174">
        <w:rPr>
          <w:rStyle w:val="keyword"/>
          <w:sz w:val="20"/>
          <w:szCs w:val="20"/>
        </w:rPr>
        <w:t>implements</w:t>
      </w:r>
      <w:r w:rsidRPr="00553174">
        <w:rPr>
          <w:sz w:val="20"/>
          <w:szCs w:val="20"/>
        </w:rPr>
        <w:t> MobileShop {  </w:t>
      </w:r>
    </w:p>
    <w:p w:rsidR="00630831" w:rsidRPr="00553174" w:rsidRDefault="00630831" w:rsidP="00630831">
      <w:pPr>
        <w:numPr>
          <w:ilvl w:val="0"/>
          <w:numId w:val="161"/>
        </w:numPr>
        <w:spacing w:before="100" w:beforeAutospacing="1" w:after="100" w:afterAutospacing="1" w:line="240" w:lineRule="auto"/>
        <w:rPr>
          <w:sz w:val="20"/>
          <w:szCs w:val="20"/>
        </w:rPr>
      </w:pPr>
      <w:r w:rsidRPr="00553174">
        <w:rPr>
          <w:sz w:val="20"/>
          <w:szCs w:val="20"/>
        </w:rPr>
        <w:t>    </w:t>
      </w:r>
      <w:r w:rsidRPr="00553174">
        <w:rPr>
          <w:rStyle w:val="annotation"/>
          <w:sz w:val="20"/>
          <w:szCs w:val="20"/>
        </w:rPr>
        <w:t>@Override</w:t>
      </w:r>
      <w:r w:rsidRPr="00553174">
        <w:rPr>
          <w:sz w:val="20"/>
          <w:szCs w:val="20"/>
        </w:rPr>
        <w:t>  </w:t>
      </w:r>
    </w:p>
    <w:p w:rsidR="00630831" w:rsidRPr="00553174" w:rsidRDefault="00630831" w:rsidP="00630831">
      <w:pPr>
        <w:numPr>
          <w:ilvl w:val="0"/>
          <w:numId w:val="161"/>
        </w:numPr>
        <w:spacing w:before="100" w:beforeAutospacing="1" w:after="100" w:afterAutospacing="1" w:line="240" w:lineRule="auto"/>
        <w:rPr>
          <w:sz w:val="20"/>
          <w:szCs w:val="20"/>
        </w:rPr>
      </w:pPr>
      <w:r w:rsidRPr="00553174">
        <w:rPr>
          <w:sz w:val="20"/>
          <w:szCs w:val="20"/>
        </w:rPr>
        <w:t>    </w:t>
      </w:r>
      <w:r w:rsidRPr="00553174">
        <w:rPr>
          <w:rStyle w:val="keyword"/>
          <w:sz w:val="20"/>
          <w:szCs w:val="20"/>
        </w:rPr>
        <w:t>public</w:t>
      </w:r>
      <w:r w:rsidRPr="00553174">
        <w:rPr>
          <w:sz w:val="20"/>
          <w:szCs w:val="20"/>
        </w:rPr>
        <w:t> </w:t>
      </w:r>
      <w:r w:rsidRPr="00553174">
        <w:rPr>
          <w:rStyle w:val="keyword"/>
          <w:sz w:val="20"/>
          <w:szCs w:val="20"/>
        </w:rPr>
        <w:t>void</w:t>
      </w:r>
      <w:r w:rsidRPr="00553174">
        <w:rPr>
          <w:sz w:val="20"/>
          <w:szCs w:val="20"/>
        </w:rPr>
        <w:t> modelNo() {  </w:t>
      </w:r>
    </w:p>
    <w:p w:rsidR="00630831" w:rsidRPr="00553174" w:rsidRDefault="00630831" w:rsidP="00630831">
      <w:pPr>
        <w:numPr>
          <w:ilvl w:val="0"/>
          <w:numId w:val="161"/>
        </w:numPr>
        <w:spacing w:before="100" w:beforeAutospacing="1" w:after="100" w:afterAutospacing="1" w:line="240" w:lineRule="auto"/>
        <w:rPr>
          <w:sz w:val="20"/>
          <w:szCs w:val="20"/>
        </w:rPr>
      </w:pPr>
      <w:r w:rsidRPr="00553174">
        <w:rPr>
          <w:sz w:val="20"/>
          <w:szCs w:val="20"/>
        </w:rPr>
        <w:t>        System.out.println(</w:t>
      </w:r>
      <w:r w:rsidRPr="00553174">
        <w:rPr>
          <w:rStyle w:val="string"/>
          <w:sz w:val="20"/>
          <w:szCs w:val="20"/>
        </w:rPr>
        <w:t>" Iphone 6 "</w:t>
      </w:r>
      <w:r w:rsidRPr="00553174">
        <w:rPr>
          <w:sz w:val="20"/>
          <w:szCs w:val="20"/>
        </w:rPr>
        <w:t>);  </w:t>
      </w:r>
    </w:p>
    <w:p w:rsidR="00630831" w:rsidRPr="00553174" w:rsidRDefault="00630831" w:rsidP="00630831">
      <w:pPr>
        <w:numPr>
          <w:ilvl w:val="0"/>
          <w:numId w:val="161"/>
        </w:numPr>
        <w:spacing w:before="100" w:beforeAutospacing="1" w:after="100" w:afterAutospacing="1" w:line="240" w:lineRule="auto"/>
        <w:rPr>
          <w:sz w:val="20"/>
          <w:szCs w:val="20"/>
        </w:rPr>
      </w:pPr>
      <w:r w:rsidRPr="00553174">
        <w:rPr>
          <w:sz w:val="20"/>
          <w:szCs w:val="20"/>
        </w:rPr>
        <w:t>    }  </w:t>
      </w:r>
    </w:p>
    <w:p w:rsidR="00630831" w:rsidRPr="00553174" w:rsidRDefault="00630831" w:rsidP="00630831">
      <w:pPr>
        <w:numPr>
          <w:ilvl w:val="0"/>
          <w:numId w:val="161"/>
        </w:numPr>
        <w:spacing w:before="100" w:beforeAutospacing="1" w:after="100" w:afterAutospacing="1" w:line="240" w:lineRule="auto"/>
        <w:rPr>
          <w:sz w:val="20"/>
          <w:szCs w:val="20"/>
        </w:rPr>
      </w:pPr>
      <w:r w:rsidRPr="00553174">
        <w:rPr>
          <w:sz w:val="20"/>
          <w:szCs w:val="20"/>
        </w:rPr>
        <w:t>    </w:t>
      </w:r>
      <w:r w:rsidRPr="00553174">
        <w:rPr>
          <w:rStyle w:val="annotation"/>
          <w:sz w:val="20"/>
          <w:szCs w:val="20"/>
        </w:rPr>
        <w:t>@Override</w:t>
      </w:r>
      <w:r w:rsidRPr="00553174">
        <w:rPr>
          <w:sz w:val="20"/>
          <w:szCs w:val="20"/>
        </w:rPr>
        <w:t>  </w:t>
      </w:r>
    </w:p>
    <w:p w:rsidR="00630831" w:rsidRPr="00553174" w:rsidRDefault="00630831" w:rsidP="00630831">
      <w:pPr>
        <w:numPr>
          <w:ilvl w:val="0"/>
          <w:numId w:val="161"/>
        </w:numPr>
        <w:spacing w:before="100" w:beforeAutospacing="1" w:after="100" w:afterAutospacing="1" w:line="240" w:lineRule="auto"/>
        <w:rPr>
          <w:sz w:val="20"/>
          <w:szCs w:val="20"/>
        </w:rPr>
      </w:pPr>
      <w:r w:rsidRPr="00553174">
        <w:rPr>
          <w:sz w:val="20"/>
          <w:szCs w:val="20"/>
        </w:rPr>
        <w:t>    </w:t>
      </w:r>
      <w:r w:rsidRPr="00553174">
        <w:rPr>
          <w:rStyle w:val="keyword"/>
          <w:sz w:val="20"/>
          <w:szCs w:val="20"/>
        </w:rPr>
        <w:t>public</w:t>
      </w:r>
      <w:r w:rsidRPr="00553174">
        <w:rPr>
          <w:sz w:val="20"/>
          <w:szCs w:val="20"/>
        </w:rPr>
        <w:t> </w:t>
      </w:r>
      <w:r w:rsidRPr="00553174">
        <w:rPr>
          <w:rStyle w:val="keyword"/>
          <w:sz w:val="20"/>
          <w:szCs w:val="20"/>
        </w:rPr>
        <w:t>void</w:t>
      </w:r>
      <w:r w:rsidRPr="00553174">
        <w:rPr>
          <w:sz w:val="20"/>
          <w:szCs w:val="20"/>
        </w:rPr>
        <w:t> price() {  </w:t>
      </w:r>
    </w:p>
    <w:p w:rsidR="00630831" w:rsidRPr="00553174" w:rsidRDefault="00630831" w:rsidP="00630831">
      <w:pPr>
        <w:numPr>
          <w:ilvl w:val="0"/>
          <w:numId w:val="161"/>
        </w:numPr>
        <w:spacing w:before="100" w:beforeAutospacing="1" w:after="100" w:afterAutospacing="1" w:line="240" w:lineRule="auto"/>
        <w:rPr>
          <w:sz w:val="20"/>
          <w:szCs w:val="20"/>
        </w:rPr>
      </w:pPr>
      <w:r w:rsidRPr="00553174">
        <w:rPr>
          <w:sz w:val="20"/>
          <w:szCs w:val="20"/>
        </w:rPr>
        <w:t>    System.out.println(</w:t>
      </w:r>
      <w:r w:rsidRPr="00553174">
        <w:rPr>
          <w:rStyle w:val="string"/>
          <w:sz w:val="20"/>
          <w:szCs w:val="20"/>
        </w:rPr>
        <w:t>" Rs 65000.00 "</w:t>
      </w:r>
      <w:r w:rsidRPr="00553174">
        <w:rPr>
          <w:sz w:val="20"/>
          <w:szCs w:val="20"/>
        </w:rPr>
        <w:t>);  </w:t>
      </w:r>
    </w:p>
    <w:p w:rsidR="00630831" w:rsidRPr="00553174" w:rsidRDefault="00630831" w:rsidP="00630831">
      <w:pPr>
        <w:numPr>
          <w:ilvl w:val="0"/>
          <w:numId w:val="161"/>
        </w:numPr>
        <w:spacing w:before="100" w:beforeAutospacing="1" w:after="100" w:afterAutospacing="1" w:line="240" w:lineRule="auto"/>
        <w:rPr>
          <w:sz w:val="20"/>
          <w:szCs w:val="20"/>
        </w:rPr>
      </w:pPr>
      <w:r w:rsidRPr="00553174">
        <w:rPr>
          <w:sz w:val="20"/>
          <w:szCs w:val="20"/>
        </w:rPr>
        <w:t>    }  </w:t>
      </w:r>
    </w:p>
    <w:p w:rsidR="00630831" w:rsidRPr="00553174" w:rsidRDefault="00630831" w:rsidP="00630831">
      <w:pPr>
        <w:numPr>
          <w:ilvl w:val="0"/>
          <w:numId w:val="161"/>
        </w:numPr>
        <w:spacing w:before="100" w:beforeAutospacing="1" w:after="100" w:afterAutospacing="1" w:line="240" w:lineRule="auto"/>
        <w:rPr>
          <w:sz w:val="20"/>
          <w:szCs w:val="20"/>
        </w:rPr>
      </w:pPr>
      <w:r w:rsidRPr="00553174">
        <w:rPr>
          <w:sz w:val="20"/>
          <w:szCs w:val="20"/>
        </w:rPr>
        <w:t>}  </w:t>
      </w:r>
    </w:p>
    <w:p w:rsidR="00630831" w:rsidRPr="00553174" w:rsidRDefault="00630831" w:rsidP="00630831">
      <w:pPr>
        <w:pStyle w:val="Heading4"/>
        <w:rPr>
          <w:rFonts w:asciiTheme="minorHAnsi" w:hAnsiTheme="minorHAnsi"/>
          <w:sz w:val="20"/>
          <w:szCs w:val="20"/>
        </w:rPr>
      </w:pPr>
      <w:r w:rsidRPr="00553174">
        <w:rPr>
          <w:rFonts w:asciiTheme="minorHAnsi" w:hAnsiTheme="minorHAnsi"/>
          <w:sz w:val="20"/>
          <w:szCs w:val="20"/>
        </w:rPr>
        <w:lastRenderedPageBreak/>
        <w:t>Step 3</w:t>
      </w:r>
    </w:p>
    <w:p w:rsidR="00630831" w:rsidRPr="00553174" w:rsidRDefault="00630831" w:rsidP="00630831">
      <w:pPr>
        <w:pStyle w:val="NormalWeb"/>
        <w:rPr>
          <w:rFonts w:asciiTheme="minorHAnsi" w:hAnsiTheme="minorHAnsi"/>
          <w:sz w:val="20"/>
          <w:szCs w:val="20"/>
        </w:rPr>
      </w:pPr>
      <w:r w:rsidRPr="00553174">
        <w:rPr>
          <w:rFonts w:asciiTheme="minorHAnsi" w:hAnsiTheme="minorHAnsi"/>
          <w:sz w:val="20"/>
          <w:szCs w:val="20"/>
        </w:rPr>
        <w:t xml:space="preserve">Create a </w:t>
      </w:r>
      <w:r w:rsidRPr="00553174">
        <w:rPr>
          <w:rFonts w:asciiTheme="minorHAnsi" w:hAnsiTheme="minorHAnsi"/>
          <w:b/>
          <w:bCs/>
          <w:sz w:val="20"/>
          <w:szCs w:val="20"/>
        </w:rPr>
        <w:t>Samsung</w:t>
      </w:r>
      <w:r w:rsidRPr="00553174">
        <w:rPr>
          <w:rFonts w:asciiTheme="minorHAnsi" w:hAnsiTheme="minorHAnsi"/>
          <w:sz w:val="20"/>
          <w:szCs w:val="20"/>
        </w:rPr>
        <w:t xml:space="preserve"> implementation class that will implement </w:t>
      </w:r>
      <w:r w:rsidRPr="00553174">
        <w:rPr>
          <w:rFonts w:asciiTheme="minorHAnsi" w:hAnsiTheme="minorHAnsi"/>
          <w:b/>
          <w:bCs/>
          <w:sz w:val="20"/>
          <w:szCs w:val="20"/>
        </w:rPr>
        <w:t>Mobileshop</w:t>
      </w:r>
      <w:r w:rsidRPr="00553174">
        <w:rPr>
          <w:rFonts w:asciiTheme="minorHAnsi" w:hAnsiTheme="minorHAnsi"/>
          <w:sz w:val="20"/>
          <w:szCs w:val="20"/>
        </w:rPr>
        <w:t xml:space="preserve"> interface.</w:t>
      </w:r>
    </w:p>
    <w:p w:rsidR="00630831" w:rsidRPr="00553174" w:rsidRDefault="00630831" w:rsidP="00630831">
      <w:pPr>
        <w:rPr>
          <w:sz w:val="20"/>
          <w:szCs w:val="20"/>
        </w:rPr>
      </w:pPr>
      <w:r w:rsidRPr="00553174">
        <w:rPr>
          <w:sz w:val="20"/>
          <w:szCs w:val="20"/>
        </w:rPr>
        <w:t>File: Samsung.java</w:t>
      </w:r>
    </w:p>
    <w:p w:rsidR="00630831" w:rsidRPr="00553174" w:rsidRDefault="00630831" w:rsidP="00630831">
      <w:pPr>
        <w:numPr>
          <w:ilvl w:val="0"/>
          <w:numId w:val="162"/>
        </w:numPr>
        <w:spacing w:before="100" w:beforeAutospacing="1" w:after="100" w:afterAutospacing="1" w:line="240" w:lineRule="auto"/>
        <w:rPr>
          <w:sz w:val="20"/>
          <w:szCs w:val="20"/>
        </w:rPr>
      </w:pPr>
      <w:r w:rsidRPr="00553174">
        <w:rPr>
          <w:rStyle w:val="keyword"/>
          <w:sz w:val="20"/>
          <w:szCs w:val="20"/>
        </w:rPr>
        <w:t>public</w:t>
      </w:r>
      <w:r w:rsidRPr="00553174">
        <w:rPr>
          <w:sz w:val="20"/>
          <w:szCs w:val="20"/>
        </w:rPr>
        <w:t> </w:t>
      </w:r>
      <w:r w:rsidRPr="00553174">
        <w:rPr>
          <w:rStyle w:val="keyword"/>
          <w:sz w:val="20"/>
          <w:szCs w:val="20"/>
        </w:rPr>
        <w:t>class</w:t>
      </w:r>
      <w:r w:rsidRPr="00553174">
        <w:rPr>
          <w:sz w:val="20"/>
          <w:szCs w:val="20"/>
        </w:rPr>
        <w:t> Samsung </w:t>
      </w:r>
      <w:r w:rsidRPr="00553174">
        <w:rPr>
          <w:rStyle w:val="keyword"/>
          <w:sz w:val="20"/>
          <w:szCs w:val="20"/>
        </w:rPr>
        <w:t>implements</w:t>
      </w:r>
      <w:r w:rsidRPr="00553174">
        <w:rPr>
          <w:sz w:val="20"/>
          <w:szCs w:val="20"/>
        </w:rPr>
        <w:t> MobileShop {  </w:t>
      </w:r>
    </w:p>
    <w:p w:rsidR="00630831" w:rsidRPr="00553174" w:rsidRDefault="00630831" w:rsidP="00630831">
      <w:pPr>
        <w:numPr>
          <w:ilvl w:val="0"/>
          <w:numId w:val="162"/>
        </w:numPr>
        <w:spacing w:before="100" w:beforeAutospacing="1" w:after="100" w:afterAutospacing="1" w:line="240" w:lineRule="auto"/>
        <w:rPr>
          <w:sz w:val="20"/>
          <w:szCs w:val="20"/>
        </w:rPr>
      </w:pPr>
      <w:r w:rsidRPr="00553174">
        <w:rPr>
          <w:sz w:val="20"/>
          <w:szCs w:val="20"/>
        </w:rPr>
        <w:t>    </w:t>
      </w:r>
      <w:r w:rsidRPr="00553174">
        <w:rPr>
          <w:rStyle w:val="annotation"/>
          <w:sz w:val="20"/>
          <w:szCs w:val="20"/>
        </w:rPr>
        <w:t>@Override</w:t>
      </w:r>
      <w:r w:rsidRPr="00553174">
        <w:rPr>
          <w:sz w:val="20"/>
          <w:szCs w:val="20"/>
        </w:rPr>
        <w:t>  </w:t>
      </w:r>
    </w:p>
    <w:p w:rsidR="00630831" w:rsidRPr="00553174" w:rsidRDefault="00630831" w:rsidP="00630831">
      <w:pPr>
        <w:numPr>
          <w:ilvl w:val="0"/>
          <w:numId w:val="162"/>
        </w:numPr>
        <w:spacing w:before="100" w:beforeAutospacing="1" w:after="100" w:afterAutospacing="1" w:line="240" w:lineRule="auto"/>
        <w:rPr>
          <w:sz w:val="20"/>
          <w:szCs w:val="20"/>
        </w:rPr>
      </w:pPr>
      <w:r w:rsidRPr="00553174">
        <w:rPr>
          <w:sz w:val="20"/>
          <w:szCs w:val="20"/>
        </w:rPr>
        <w:t>    </w:t>
      </w:r>
      <w:r w:rsidRPr="00553174">
        <w:rPr>
          <w:rStyle w:val="keyword"/>
          <w:sz w:val="20"/>
          <w:szCs w:val="20"/>
        </w:rPr>
        <w:t>public</w:t>
      </w:r>
      <w:r w:rsidRPr="00553174">
        <w:rPr>
          <w:sz w:val="20"/>
          <w:szCs w:val="20"/>
        </w:rPr>
        <w:t> </w:t>
      </w:r>
      <w:r w:rsidRPr="00553174">
        <w:rPr>
          <w:rStyle w:val="keyword"/>
          <w:sz w:val="20"/>
          <w:szCs w:val="20"/>
        </w:rPr>
        <w:t>void</w:t>
      </w:r>
      <w:r w:rsidRPr="00553174">
        <w:rPr>
          <w:sz w:val="20"/>
          <w:szCs w:val="20"/>
        </w:rPr>
        <w:t> modelNo() {  </w:t>
      </w:r>
    </w:p>
    <w:p w:rsidR="00630831" w:rsidRPr="00553174" w:rsidRDefault="00630831" w:rsidP="00630831">
      <w:pPr>
        <w:numPr>
          <w:ilvl w:val="0"/>
          <w:numId w:val="162"/>
        </w:numPr>
        <w:spacing w:before="100" w:beforeAutospacing="1" w:after="100" w:afterAutospacing="1" w:line="240" w:lineRule="auto"/>
        <w:rPr>
          <w:sz w:val="20"/>
          <w:szCs w:val="20"/>
        </w:rPr>
      </w:pPr>
      <w:r w:rsidRPr="00553174">
        <w:rPr>
          <w:sz w:val="20"/>
          <w:szCs w:val="20"/>
        </w:rPr>
        <w:t>    System.out.println(</w:t>
      </w:r>
      <w:r w:rsidRPr="00553174">
        <w:rPr>
          <w:rStyle w:val="string"/>
          <w:sz w:val="20"/>
          <w:szCs w:val="20"/>
        </w:rPr>
        <w:t>" Samsung galaxy tab 3 "</w:t>
      </w:r>
      <w:r w:rsidRPr="00553174">
        <w:rPr>
          <w:sz w:val="20"/>
          <w:szCs w:val="20"/>
        </w:rPr>
        <w:t>);  </w:t>
      </w:r>
    </w:p>
    <w:p w:rsidR="00630831" w:rsidRPr="00553174" w:rsidRDefault="00630831" w:rsidP="00630831">
      <w:pPr>
        <w:numPr>
          <w:ilvl w:val="0"/>
          <w:numId w:val="162"/>
        </w:numPr>
        <w:spacing w:before="100" w:beforeAutospacing="1" w:after="100" w:afterAutospacing="1" w:line="240" w:lineRule="auto"/>
        <w:rPr>
          <w:sz w:val="20"/>
          <w:szCs w:val="20"/>
        </w:rPr>
      </w:pPr>
      <w:r w:rsidRPr="00553174">
        <w:rPr>
          <w:sz w:val="20"/>
          <w:szCs w:val="20"/>
        </w:rPr>
        <w:t>    }  </w:t>
      </w:r>
    </w:p>
    <w:p w:rsidR="00630831" w:rsidRPr="00553174" w:rsidRDefault="00630831" w:rsidP="00630831">
      <w:pPr>
        <w:numPr>
          <w:ilvl w:val="0"/>
          <w:numId w:val="162"/>
        </w:numPr>
        <w:spacing w:before="100" w:beforeAutospacing="1" w:after="100" w:afterAutospacing="1" w:line="240" w:lineRule="auto"/>
        <w:rPr>
          <w:sz w:val="20"/>
          <w:szCs w:val="20"/>
        </w:rPr>
      </w:pPr>
      <w:r w:rsidRPr="00553174">
        <w:rPr>
          <w:sz w:val="20"/>
          <w:szCs w:val="20"/>
        </w:rPr>
        <w:t>    </w:t>
      </w:r>
      <w:r w:rsidRPr="00553174">
        <w:rPr>
          <w:rStyle w:val="annotation"/>
          <w:sz w:val="20"/>
          <w:szCs w:val="20"/>
        </w:rPr>
        <w:t>@Override</w:t>
      </w:r>
      <w:r w:rsidRPr="00553174">
        <w:rPr>
          <w:sz w:val="20"/>
          <w:szCs w:val="20"/>
        </w:rPr>
        <w:t>  </w:t>
      </w:r>
    </w:p>
    <w:p w:rsidR="00630831" w:rsidRPr="00553174" w:rsidRDefault="00630831" w:rsidP="00630831">
      <w:pPr>
        <w:numPr>
          <w:ilvl w:val="0"/>
          <w:numId w:val="162"/>
        </w:numPr>
        <w:spacing w:before="100" w:beforeAutospacing="1" w:after="100" w:afterAutospacing="1" w:line="240" w:lineRule="auto"/>
        <w:rPr>
          <w:sz w:val="20"/>
          <w:szCs w:val="20"/>
        </w:rPr>
      </w:pPr>
      <w:r w:rsidRPr="00553174">
        <w:rPr>
          <w:sz w:val="20"/>
          <w:szCs w:val="20"/>
        </w:rPr>
        <w:t>    </w:t>
      </w:r>
      <w:r w:rsidRPr="00553174">
        <w:rPr>
          <w:rStyle w:val="keyword"/>
          <w:sz w:val="20"/>
          <w:szCs w:val="20"/>
        </w:rPr>
        <w:t>public</w:t>
      </w:r>
      <w:r w:rsidRPr="00553174">
        <w:rPr>
          <w:sz w:val="20"/>
          <w:szCs w:val="20"/>
        </w:rPr>
        <w:t> </w:t>
      </w:r>
      <w:r w:rsidRPr="00553174">
        <w:rPr>
          <w:rStyle w:val="keyword"/>
          <w:sz w:val="20"/>
          <w:szCs w:val="20"/>
        </w:rPr>
        <w:t>void</w:t>
      </w:r>
      <w:r w:rsidRPr="00553174">
        <w:rPr>
          <w:sz w:val="20"/>
          <w:szCs w:val="20"/>
        </w:rPr>
        <w:t> price() {  </w:t>
      </w:r>
    </w:p>
    <w:p w:rsidR="00630831" w:rsidRPr="00553174" w:rsidRDefault="00630831" w:rsidP="00630831">
      <w:pPr>
        <w:numPr>
          <w:ilvl w:val="0"/>
          <w:numId w:val="162"/>
        </w:numPr>
        <w:spacing w:before="100" w:beforeAutospacing="1" w:after="100" w:afterAutospacing="1" w:line="240" w:lineRule="auto"/>
        <w:rPr>
          <w:sz w:val="20"/>
          <w:szCs w:val="20"/>
        </w:rPr>
      </w:pPr>
      <w:r w:rsidRPr="00553174">
        <w:rPr>
          <w:sz w:val="20"/>
          <w:szCs w:val="20"/>
        </w:rPr>
        <w:t>        System.out.println(</w:t>
      </w:r>
      <w:r w:rsidRPr="00553174">
        <w:rPr>
          <w:rStyle w:val="string"/>
          <w:sz w:val="20"/>
          <w:szCs w:val="20"/>
        </w:rPr>
        <w:t>" Rs 45000.00 "</w:t>
      </w:r>
      <w:r w:rsidRPr="00553174">
        <w:rPr>
          <w:sz w:val="20"/>
          <w:szCs w:val="20"/>
        </w:rPr>
        <w:t>);  </w:t>
      </w:r>
    </w:p>
    <w:p w:rsidR="00630831" w:rsidRPr="00553174" w:rsidRDefault="00630831" w:rsidP="00630831">
      <w:pPr>
        <w:numPr>
          <w:ilvl w:val="0"/>
          <w:numId w:val="162"/>
        </w:numPr>
        <w:spacing w:before="100" w:beforeAutospacing="1" w:after="100" w:afterAutospacing="1" w:line="240" w:lineRule="auto"/>
        <w:rPr>
          <w:sz w:val="20"/>
          <w:szCs w:val="20"/>
        </w:rPr>
      </w:pPr>
      <w:r w:rsidRPr="00553174">
        <w:rPr>
          <w:sz w:val="20"/>
          <w:szCs w:val="20"/>
        </w:rPr>
        <w:t>    }  </w:t>
      </w:r>
    </w:p>
    <w:p w:rsidR="00630831" w:rsidRPr="00553174" w:rsidRDefault="00630831" w:rsidP="00630831">
      <w:pPr>
        <w:numPr>
          <w:ilvl w:val="0"/>
          <w:numId w:val="162"/>
        </w:numPr>
        <w:spacing w:before="100" w:beforeAutospacing="1" w:after="100" w:afterAutospacing="1" w:line="240" w:lineRule="auto"/>
        <w:rPr>
          <w:sz w:val="20"/>
          <w:szCs w:val="20"/>
        </w:rPr>
      </w:pPr>
      <w:r w:rsidRPr="00553174">
        <w:rPr>
          <w:sz w:val="20"/>
          <w:szCs w:val="20"/>
        </w:rPr>
        <w:t>}  </w:t>
      </w:r>
    </w:p>
    <w:p w:rsidR="00630831" w:rsidRPr="00553174" w:rsidRDefault="00630831" w:rsidP="00630831">
      <w:pPr>
        <w:pStyle w:val="Heading4"/>
        <w:rPr>
          <w:rFonts w:asciiTheme="minorHAnsi" w:hAnsiTheme="minorHAnsi"/>
          <w:sz w:val="20"/>
          <w:szCs w:val="20"/>
        </w:rPr>
      </w:pPr>
      <w:r w:rsidRPr="00553174">
        <w:rPr>
          <w:rFonts w:asciiTheme="minorHAnsi" w:hAnsiTheme="minorHAnsi"/>
          <w:sz w:val="20"/>
          <w:szCs w:val="20"/>
        </w:rPr>
        <w:t>Step 4</w:t>
      </w:r>
    </w:p>
    <w:p w:rsidR="00630831" w:rsidRPr="00553174" w:rsidRDefault="00630831" w:rsidP="00630831">
      <w:pPr>
        <w:pStyle w:val="NormalWeb"/>
        <w:rPr>
          <w:rFonts w:asciiTheme="minorHAnsi" w:hAnsiTheme="minorHAnsi"/>
          <w:sz w:val="20"/>
          <w:szCs w:val="20"/>
        </w:rPr>
      </w:pPr>
      <w:r w:rsidRPr="00553174">
        <w:rPr>
          <w:rFonts w:asciiTheme="minorHAnsi" w:hAnsiTheme="minorHAnsi"/>
          <w:sz w:val="20"/>
          <w:szCs w:val="20"/>
        </w:rPr>
        <w:t xml:space="preserve">Create a </w:t>
      </w:r>
      <w:r w:rsidRPr="00553174">
        <w:rPr>
          <w:rFonts w:asciiTheme="minorHAnsi" w:hAnsiTheme="minorHAnsi"/>
          <w:b/>
          <w:bCs/>
          <w:sz w:val="20"/>
          <w:szCs w:val="20"/>
        </w:rPr>
        <w:t>Blackberry</w:t>
      </w:r>
      <w:r w:rsidRPr="00553174">
        <w:rPr>
          <w:rFonts w:asciiTheme="minorHAnsi" w:hAnsiTheme="minorHAnsi"/>
          <w:sz w:val="20"/>
          <w:szCs w:val="20"/>
        </w:rPr>
        <w:t xml:space="preserve"> implementation class that will implement </w:t>
      </w:r>
      <w:r w:rsidRPr="00553174">
        <w:rPr>
          <w:rFonts w:asciiTheme="minorHAnsi" w:hAnsiTheme="minorHAnsi"/>
          <w:b/>
          <w:bCs/>
          <w:sz w:val="20"/>
          <w:szCs w:val="20"/>
        </w:rPr>
        <w:t>Mobileshop</w:t>
      </w:r>
      <w:r w:rsidRPr="00553174">
        <w:rPr>
          <w:rFonts w:asciiTheme="minorHAnsi" w:hAnsiTheme="minorHAnsi"/>
          <w:sz w:val="20"/>
          <w:szCs w:val="20"/>
        </w:rPr>
        <w:t xml:space="preserve"> </w:t>
      </w:r>
      <w:proofErr w:type="gramStart"/>
      <w:r w:rsidRPr="00553174">
        <w:rPr>
          <w:rFonts w:asciiTheme="minorHAnsi" w:hAnsiTheme="minorHAnsi"/>
          <w:sz w:val="20"/>
          <w:szCs w:val="20"/>
        </w:rPr>
        <w:t>interface .</w:t>
      </w:r>
      <w:proofErr w:type="gramEnd"/>
    </w:p>
    <w:p w:rsidR="00630831" w:rsidRPr="00553174" w:rsidRDefault="00630831" w:rsidP="00630831">
      <w:pPr>
        <w:rPr>
          <w:sz w:val="20"/>
          <w:szCs w:val="20"/>
        </w:rPr>
      </w:pPr>
      <w:r w:rsidRPr="00553174">
        <w:rPr>
          <w:sz w:val="20"/>
          <w:szCs w:val="20"/>
        </w:rPr>
        <w:t>File: Blackberry.java</w:t>
      </w:r>
    </w:p>
    <w:p w:rsidR="00630831" w:rsidRPr="00553174" w:rsidRDefault="00630831" w:rsidP="00630831">
      <w:pPr>
        <w:numPr>
          <w:ilvl w:val="0"/>
          <w:numId w:val="163"/>
        </w:numPr>
        <w:spacing w:before="100" w:beforeAutospacing="1" w:after="100" w:afterAutospacing="1" w:line="240" w:lineRule="auto"/>
        <w:rPr>
          <w:sz w:val="20"/>
          <w:szCs w:val="20"/>
        </w:rPr>
      </w:pPr>
      <w:r w:rsidRPr="00553174">
        <w:rPr>
          <w:rStyle w:val="keyword"/>
          <w:sz w:val="20"/>
          <w:szCs w:val="20"/>
        </w:rPr>
        <w:t>public</w:t>
      </w:r>
      <w:r w:rsidRPr="00553174">
        <w:rPr>
          <w:sz w:val="20"/>
          <w:szCs w:val="20"/>
        </w:rPr>
        <w:t> </w:t>
      </w:r>
      <w:r w:rsidRPr="00553174">
        <w:rPr>
          <w:rStyle w:val="keyword"/>
          <w:sz w:val="20"/>
          <w:szCs w:val="20"/>
        </w:rPr>
        <w:t>class</w:t>
      </w:r>
      <w:r w:rsidRPr="00553174">
        <w:rPr>
          <w:sz w:val="20"/>
          <w:szCs w:val="20"/>
        </w:rPr>
        <w:t> Blackberry </w:t>
      </w:r>
      <w:r w:rsidRPr="00553174">
        <w:rPr>
          <w:rStyle w:val="keyword"/>
          <w:sz w:val="20"/>
          <w:szCs w:val="20"/>
        </w:rPr>
        <w:t>implements</w:t>
      </w:r>
      <w:r w:rsidRPr="00553174">
        <w:rPr>
          <w:sz w:val="20"/>
          <w:szCs w:val="20"/>
        </w:rPr>
        <w:t> MobileShop {  </w:t>
      </w:r>
    </w:p>
    <w:p w:rsidR="00630831" w:rsidRPr="00553174" w:rsidRDefault="00630831" w:rsidP="00630831">
      <w:pPr>
        <w:numPr>
          <w:ilvl w:val="0"/>
          <w:numId w:val="163"/>
        </w:numPr>
        <w:spacing w:before="100" w:beforeAutospacing="1" w:after="100" w:afterAutospacing="1" w:line="240" w:lineRule="auto"/>
        <w:rPr>
          <w:sz w:val="20"/>
          <w:szCs w:val="20"/>
        </w:rPr>
      </w:pPr>
      <w:r w:rsidRPr="00553174">
        <w:rPr>
          <w:sz w:val="20"/>
          <w:szCs w:val="20"/>
        </w:rPr>
        <w:t>    </w:t>
      </w:r>
      <w:r w:rsidRPr="00553174">
        <w:rPr>
          <w:rStyle w:val="annotation"/>
          <w:sz w:val="20"/>
          <w:szCs w:val="20"/>
        </w:rPr>
        <w:t>@Override</w:t>
      </w:r>
      <w:r w:rsidRPr="00553174">
        <w:rPr>
          <w:sz w:val="20"/>
          <w:szCs w:val="20"/>
        </w:rPr>
        <w:t>  </w:t>
      </w:r>
    </w:p>
    <w:p w:rsidR="00630831" w:rsidRPr="00553174" w:rsidRDefault="00630831" w:rsidP="00630831">
      <w:pPr>
        <w:numPr>
          <w:ilvl w:val="0"/>
          <w:numId w:val="163"/>
        </w:numPr>
        <w:spacing w:before="100" w:beforeAutospacing="1" w:after="100" w:afterAutospacing="1" w:line="240" w:lineRule="auto"/>
        <w:rPr>
          <w:sz w:val="20"/>
          <w:szCs w:val="20"/>
        </w:rPr>
      </w:pPr>
      <w:r w:rsidRPr="00553174">
        <w:rPr>
          <w:sz w:val="20"/>
          <w:szCs w:val="20"/>
        </w:rPr>
        <w:t>    </w:t>
      </w:r>
      <w:r w:rsidRPr="00553174">
        <w:rPr>
          <w:rStyle w:val="keyword"/>
          <w:sz w:val="20"/>
          <w:szCs w:val="20"/>
        </w:rPr>
        <w:t>public</w:t>
      </w:r>
      <w:r w:rsidRPr="00553174">
        <w:rPr>
          <w:sz w:val="20"/>
          <w:szCs w:val="20"/>
        </w:rPr>
        <w:t> </w:t>
      </w:r>
      <w:r w:rsidRPr="00553174">
        <w:rPr>
          <w:rStyle w:val="keyword"/>
          <w:sz w:val="20"/>
          <w:szCs w:val="20"/>
        </w:rPr>
        <w:t>void</w:t>
      </w:r>
      <w:r w:rsidRPr="00553174">
        <w:rPr>
          <w:sz w:val="20"/>
          <w:szCs w:val="20"/>
        </w:rPr>
        <w:t> modelNo() {  </w:t>
      </w:r>
    </w:p>
    <w:p w:rsidR="00630831" w:rsidRPr="00553174" w:rsidRDefault="00630831" w:rsidP="00630831">
      <w:pPr>
        <w:numPr>
          <w:ilvl w:val="0"/>
          <w:numId w:val="163"/>
        </w:numPr>
        <w:spacing w:before="100" w:beforeAutospacing="1" w:after="100" w:afterAutospacing="1" w:line="240" w:lineRule="auto"/>
        <w:rPr>
          <w:sz w:val="20"/>
          <w:szCs w:val="20"/>
        </w:rPr>
      </w:pPr>
      <w:r w:rsidRPr="00553174">
        <w:rPr>
          <w:sz w:val="20"/>
          <w:szCs w:val="20"/>
        </w:rPr>
        <w:t>    System.out.println(</w:t>
      </w:r>
      <w:r w:rsidRPr="00553174">
        <w:rPr>
          <w:rStyle w:val="string"/>
          <w:sz w:val="20"/>
          <w:szCs w:val="20"/>
        </w:rPr>
        <w:t>" Blackberry Z10 "</w:t>
      </w:r>
      <w:r w:rsidRPr="00553174">
        <w:rPr>
          <w:sz w:val="20"/>
          <w:szCs w:val="20"/>
        </w:rPr>
        <w:t>);  </w:t>
      </w:r>
    </w:p>
    <w:p w:rsidR="00630831" w:rsidRPr="00553174" w:rsidRDefault="00630831" w:rsidP="00630831">
      <w:pPr>
        <w:numPr>
          <w:ilvl w:val="0"/>
          <w:numId w:val="163"/>
        </w:numPr>
        <w:spacing w:before="100" w:beforeAutospacing="1" w:after="100" w:afterAutospacing="1" w:line="240" w:lineRule="auto"/>
        <w:rPr>
          <w:sz w:val="20"/>
          <w:szCs w:val="20"/>
        </w:rPr>
      </w:pPr>
      <w:r w:rsidRPr="00553174">
        <w:rPr>
          <w:sz w:val="20"/>
          <w:szCs w:val="20"/>
        </w:rPr>
        <w:t>    }  </w:t>
      </w:r>
    </w:p>
    <w:p w:rsidR="00630831" w:rsidRPr="00553174" w:rsidRDefault="00630831" w:rsidP="00630831">
      <w:pPr>
        <w:numPr>
          <w:ilvl w:val="0"/>
          <w:numId w:val="163"/>
        </w:numPr>
        <w:spacing w:before="100" w:beforeAutospacing="1" w:after="100" w:afterAutospacing="1" w:line="240" w:lineRule="auto"/>
        <w:rPr>
          <w:sz w:val="20"/>
          <w:szCs w:val="20"/>
        </w:rPr>
      </w:pPr>
      <w:r w:rsidRPr="00553174">
        <w:rPr>
          <w:sz w:val="20"/>
          <w:szCs w:val="20"/>
        </w:rPr>
        <w:t>    </w:t>
      </w:r>
      <w:r w:rsidRPr="00553174">
        <w:rPr>
          <w:rStyle w:val="annotation"/>
          <w:sz w:val="20"/>
          <w:szCs w:val="20"/>
        </w:rPr>
        <w:t>@Override</w:t>
      </w:r>
      <w:r w:rsidRPr="00553174">
        <w:rPr>
          <w:sz w:val="20"/>
          <w:szCs w:val="20"/>
        </w:rPr>
        <w:t>  </w:t>
      </w:r>
    </w:p>
    <w:p w:rsidR="00630831" w:rsidRPr="00553174" w:rsidRDefault="00630831" w:rsidP="00630831">
      <w:pPr>
        <w:numPr>
          <w:ilvl w:val="0"/>
          <w:numId w:val="163"/>
        </w:numPr>
        <w:spacing w:before="100" w:beforeAutospacing="1" w:after="100" w:afterAutospacing="1" w:line="240" w:lineRule="auto"/>
        <w:rPr>
          <w:sz w:val="20"/>
          <w:szCs w:val="20"/>
        </w:rPr>
      </w:pPr>
      <w:r w:rsidRPr="00553174">
        <w:rPr>
          <w:sz w:val="20"/>
          <w:szCs w:val="20"/>
        </w:rPr>
        <w:t>    </w:t>
      </w:r>
      <w:r w:rsidRPr="00553174">
        <w:rPr>
          <w:rStyle w:val="keyword"/>
          <w:sz w:val="20"/>
          <w:szCs w:val="20"/>
        </w:rPr>
        <w:t>public</w:t>
      </w:r>
      <w:r w:rsidRPr="00553174">
        <w:rPr>
          <w:sz w:val="20"/>
          <w:szCs w:val="20"/>
        </w:rPr>
        <w:t> </w:t>
      </w:r>
      <w:r w:rsidRPr="00553174">
        <w:rPr>
          <w:rStyle w:val="keyword"/>
          <w:sz w:val="20"/>
          <w:szCs w:val="20"/>
        </w:rPr>
        <w:t>void</w:t>
      </w:r>
      <w:r w:rsidRPr="00553174">
        <w:rPr>
          <w:sz w:val="20"/>
          <w:szCs w:val="20"/>
        </w:rPr>
        <w:t> price() {  </w:t>
      </w:r>
    </w:p>
    <w:p w:rsidR="00630831" w:rsidRPr="00553174" w:rsidRDefault="00630831" w:rsidP="00630831">
      <w:pPr>
        <w:numPr>
          <w:ilvl w:val="0"/>
          <w:numId w:val="163"/>
        </w:numPr>
        <w:spacing w:before="100" w:beforeAutospacing="1" w:after="100" w:afterAutospacing="1" w:line="240" w:lineRule="auto"/>
        <w:rPr>
          <w:sz w:val="20"/>
          <w:szCs w:val="20"/>
        </w:rPr>
      </w:pPr>
      <w:r w:rsidRPr="00553174">
        <w:rPr>
          <w:sz w:val="20"/>
          <w:szCs w:val="20"/>
        </w:rPr>
        <w:t>        System.out.println(</w:t>
      </w:r>
      <w:r w:rsidRPr="00553174">
        <w:rPr>
          <w:rStyle w:val="string"/>
          <w:sz w:val="20"/>
          <w:szCs w:val="20"/>
        </w:rPr>
        <w:t>" Rs 55000.00 "</w:t>
      </w:r>
      <w:r w:rsidRPr="00553174">
        <w:rPr>
          <w:sz w:val="20"/>
          <w:szCs w:val="20"/>
        </w:rPr>
        <w:t>);  </w:t>
      </w:r>
    </w:p>
    <w:p w:rsidR="00630831" w:rsidRPr="00553174" w:rsidRDefault="00630831" w:rsidP="00630831">
      <w:pPr>
        <w:numPr>
          <w:ilvl w:val="0"/>
          <w:numId w:val="163"/>
        </w:numPr>
        <w:spacing w:before="100" w:beforeAutospacing="1" w:after="100" w:afterAutospacing="1" w:line="240" w:lineRule="auto"/>
        <w:rPr>
          <w:sz w:val="20"/>
          <w:szCs w:val="20"/>
        </w:rPr>
      </w:pPr>
      <w:r w:rsidRPr="00553174">
        <w:rPr>
          <w:sz w:val="20"/>
          <w:szCs w:val="20"/>
        </w:rPr>
        <w:t>    }  </w:t>
      </w:r>
    </w:p>
    <w:p w:rsidR="00630831" w:rsidRPr="00553174" w:rsidRDefault="00630831" w:rsidP="00630831">
      <w:pPr>
        <w:numPr>
          <w:ilvl w:val="0"/>
          <w:numId w:val="163"/>
        </w:numPr>
        <w:spacing w:before="100" w:beforeAutospacing="1" w:after="100" w:afterAutospacing="1" w:line="240" w:lineRule="auto"/>
        <w:rPr>
          <w:sz w:val="20"/>
          <w:szCs w:val="20"/>
        </w:rPr>
      </w:pPr>
      <w:r w:rsidRPr="00553174">
        <w:rPr>
          <w:sz w:val="20"/>
          <w:szCs w:val="20"/>
        </w:rPr>
        <w:t>}  </w:t>
      </w:r>
    </w:p>
    <w:p w:rsidR="00630831" w:rsidRPr="00553174" w:rsidRDefault="00630831" w:rsidP="00630831">
      <w:pPr>
        <w:pStyle w:val="Heading4"/>
        <w:rPr>
          <w:rFonts w:asciiTheme="minorHAnsi" w:hAnsiTheme="minorHAnsi"/>
          <w:sz w:val="20"/>
          <w:szCs w:val="20"/>
        </w:rPr>
      </w:pPr>
      <w:r w:rsidRPr="00553174">
        <w:rPr>
          <w:rFonts w:asciiTheme="minorHAnsi" w:hAnsiTheme="minorHAnsi"/>
          <w:sz w:val="20"/>
          <w:szCs w:val="20"/>
        </w:rPr>
        <w:t>Step 5</w:t>
      </w:r>
    </w:p>
    <w:p w:rsidR="00630831" w:rsidRPr="00553174" w:rsidRDefault="00630831" w:rsidP="00630831">
      <w:pPr>
        <w:pStyle w:val="NormalWeb"/>
        <w:rPr>
          <w:rFonts w:asciiTheme="minorHAnsi" w:hAnsiTheme="minorHAnsi"/>
          <w:sz w:val="20"/>
          <w:szCs w:val="20"/>
        </w:rPr>
      </w:pPr>
      <w:r w:rsidRPr="00553174">
        <w:rPr>
          <w:rFonts w:asciiTheme="minorHAnsi" w:hAnsiTheme="minorHAnsi"/>
          <w:sz w:val="20"/>
          <w:szCs w:val="20"/>
        </w:rPr>
        <w:t xml:space="preserve">Create a </w:t>
      </w:r>
      <w:r w:rsidRPr="00553174">
        <w:rPr>
          <w:rFonts w:asciiTheme="minorHAnsi" w:hAnsiTheme="minorHAnsi"/>
          <w:b/>
          <w:bCs/>
          <w:sz w:val="20"/>
          <w:szCs w:val="20"/>
        </w:rPr>
        <w:t>ShopKeeper</w:t>
      </w:r>
      <w:r w:rsidRPr="00553174">
        <w:rPr>
          <w:rFonts w:asciiTheme="minorHAnsi" w:hAnsiTheme="minorHAnsi"/>
          <w:sz w:val="20"/>
          <w:szCs w:val="20"/>
        </w:rPr>
        <w:t xml:space="preserve"> concrete class that will use </w:t>
      </w:r>
      <w:r w:rsidRPr="00553174">
        <w:rPr>
          <w:rFonts w:asciiTheme="minorHAnsi" w:hAnsiTheme="minorHAnsi"/>
          <w:b/>
          <w:bCs/>
          <w:sz w:val="20"/>
          <w:szCs w:val="20"/>
        </w:rPr>
        <w:t>MobileShop</w:t>
      </w:r>
      <w:r w:rsidRPr="00553174">
        <w:rPr>
          <w:rFonts w:asciiTheme="minorHAnsi" w:hAnsiTheme="minorHAnsi"/>
          <w:sz w:val="20"/>
          <w:szCs w:val="20"/>
        </w:rPr>
        <w:t xml:space="preserve"> interface.</w:t>
      </w:r>
    </w:p>
    <w:p w:rsidR="00630831" w:rsidRPr="00553174" w:rsidRDefault="00630831" w:rsidP="00630831">
      <w:pPr>
        <w:rPr>
          <w:sz w:val="20"/>
          <w:szCs w:val="20"/>
        </w:rPr>
      </w:pPr>
      <w:r w:rsidRPr="00553174">
        <w:rPr>
          <w:sz w:val="20"/>
          <w:szCs w:val="20"/>
        </w:rPr>
        <w:t>File: ShopKeeper.java</w:t>
      </w:r>
    </w:p>
    <w:p w:rsidR="00630831" w:rsidRPr="00553174" w:rsidRDefault="00630831" w:rsidP="00630831">
      <w:pPr>
        <w:numPr>
          <w:ilvl w:val="0"/>
          <w:numId w:val="164"/>
        </w:numPr>
        <w:spacing w:before="100" w:beforeAutospacing="1" w:after="100" w:afterAutospacing="1" w:line="240" w:lineRule="auto"/>
        <w:rPr>
          <w:sz w:val="20"/>
          <w:szCs w:val="20"/>
        </w:rPr>
      </w:pPr>
      <w:r w:rsidRPr="00553174">
        <w:rPr>
          <w:rStyle w:val="keyword"/>
          <w:sz w:val="20"/>
          <w:szCs w:val="20"/>
        </w:rPr>
        <w:t>public</w:t>
      </w:r>
      <w:r w:rsidRPr="00553174">
        <w:rPr>
          <w:sz w:val="20"/>
          <w:szCs w:val="20"/>
        </w:rPr>
        <w:t> </w:t>
      </w:r>
      <w:r w:rsidRPr="00553174">
        <w:rPr>
          <w:rStyle w:val="keyword"/>
          <w:sz w:val="20"/>
          <w:szCs w:val="20"/>
        </w:rPr>
        <w:t>class</w:t>
      </w:r>
      <w:r w:rsidRPr="00553174">
        <w:rPr>
          <w:sz w:val="20"/>
          <w:szCs w:val="20"/>
        </w:rPr>
        <w:t> ShopKeeper {  </w:t>
      </w:r>
    </w:p>
    <w:p w:rsidR="00630831" w:rsidRPr="00553174" w:rsidRDefault="00630831" w:rsidP="00630831">
      <w:pPr>
        <w:numPr>
          <w:ilvl w:val="0"/>
          <w:numId w:val="164"/>
        </w:numPr>
        <w:spacing w:before="100" w:beforeAutospacing="1" w:after="100" w:afterAutospacing="1" w:line="240" w:lineRule="auto"/>
        <w:rPr>
          <w:sz w:val="20"/>
          <w:szCs w:val="20"/>
        </w:rPr>
      </w:pPr>
      <w:r w:rsidRPr="00553174">
        <w:rPr>
          <w:sz w:val="20"/>
          <w:szCs w:val="20"/>
        </w:rPr>
        <w:t>    </w:t>
      </w:r>
      <w:r w:rsidRPr="00553174">
        <w:rPr>
          <w:rStyle w:val="keyword"/>
          <w:sz w:val="20"/>
          <w:szCs w:val="20"/>
        </w:rPr>
        <w:t>private</w:t>
      </w:r>
      <w:r w:rsidRPr="00553174">
        <w:rPr>
          <w:sz w:val="20"/>
          <w:szCs w:val="20"/>
        </w:rPr>
        <w:t> MobileShop iphone;  </w:t>
      </w:r>
    </w:p>
    <w:p w:rsidR="00630831" w:rsidRPr="00553174" w:rsidRDefault="00630831" w:rsidP="00630831">
      <w:pPr>
        <w:numPr>
          <w:ilvl w:val="0"/>
          <w:numId w:val="164"/>
        </w:numPr>
        <w:spacing w:before="100" w:beforeAutospacing="1" w:after="100" w:afterAutospacing="1" w:line="240" w:lineRule="auto"/>
        <w:rPr>
          <w:sz w:val="20"/>
          <w:szCs w:val="20"/>
        </w:rPr>
      </w:pPr>
      <w:r w:rsidRPr="00553174">
        <w:rPr>
          <w:sz w:val="20"/>
          <w:szCs w:val="20"/>
        </w:rPr>
        <w:t>    </w:t>
      </w:r>
      <w:r w:rsidRPr="00553174">
        <w:rPr>
          <w:rStyle w:val="keyword"/>
          <w:sz w:val="20"/>
          <w:szCs w:val="20"/>
        </w:rPr>
        <w:t>private</w:t>
      </w:r>
      <w:r w:rsidRPr="00553174">
        <w:rPr>
          <w:sz w:val="20"/>
          <w:szCs w:val="20"/>
        </w:rPr>
        <w:t> MobileShop samsung;  </w:t>
      </w:r>
    </w:p>
    <w:p w:rsidR="00630831" w:rsidRPr="00553174" w:rsidRDefault="00630831" w:rsidP="00630831">
      <w:pPr>
        <w:numPr>
          <w:ilvl w:val="0"/>
          <w:numId w:val="164"/>
        </w:numPr>
        <w:spacing w:before="100" w:beforeAutospacing="1" w:after="100" w:afterAutospacing="1" w:line="240" w:lineRule="auto"/>
        <w:rPr>
          <w:sz w:val="20"/>
          <w:szCs w:val="20"/>
        </w:rPr>
      </w:pPr>
      <w:r w:rsidRPr="00553174">
        <w:rPr>
          <w:sz w:val="20"/>
          <w:szCs w:val="20"/>
        </w:rPr>
        <w:t>    </w:t>
      </w:r>
      <w:r w:rsidRPr="00553174">
        <w:rPr>
          <w:rStyle w:val="keyword"/>
          <w:sz w:val="20"/>
          <w:szCs w:val="20"/>
        </w:rPr>
        <w:t>private</w:t>
      </w:r>
      <w:r w:rsidRPr="00553174">
        <w:rPr>
          <w:sz w:val="20"/>
          <w:szCs w:val="20"/>
        </w:rPr>
        <w:t> MobileShop blackberry;  </w:t>
      </w:r>
    </w:p>
    <w:p w:rsidR="00630831" w:rsidRPr="00553174" w:rsidRDefault="00630831" w:rsidP="00630831">
      <w:pPr>
        <w:numPr>
          <w:ilvl w:val="0"/>
          <w:numId w:val="164"/>
        </w:numPr>
        <w:spacing w:before="100" w:beforeAutospacing="1" w:after="100" w:afterAutospacing="1" w:line="240" w:lineRule="auto"/>
        <w:rPr>
          <w:sz w:val="20"/>
          <w:szCs w:val="20"/>
        </w:rPr>
      </w:pPr>
      <w:r w:rsidRPr="00553174">
        <w:rPr>
          <w:sz w:val="20"/>
          <w:szCs w:val="20"/>
        </w:rPr>
        <w:t>      </w:t>
      </w:r>
    </w:p>
    <w:p w:rsidR="00630831" w:rsidRPr="00553174" w:rsidRDefault="00630831" w:rsidP="00630831">
      <w:pPr>
        <w:numPr>
          <w:ilvl w:val="0"/>
          <w:numId w:val="164"/>
        </w:numPr>
        <w:spacing w:before="100" w:beforeAutospacing="1" w:after="100" w:afterAutospacing="1" w:line="240" w:lineRule="auto"/>
        <w:rPr>
          <w:sz w:val="20"/>
          <w:szCs w:val="20"/>
        </w:rPr>
      </w:pPr>
      <w:r w:rsidRPr="00553174">
        <w:rPr>
          <w:sz w:val="20"/>
          <w:szCs w:val="20"/>
        </w:rPr>
        <w:t>    </w:t>
      </w:r>
      <w:r w:rsidRPr="00553174">
        <w:rPr>
          <w:rStyle w:val="keyword"/>
          <w:sz w:val="20"/>
          <w:szCs w:val="20"/>
        </w:rPr>
        <w:t>public</w:t>
      </w:r>
      <w:r w:rsidRPr="00553174">
        <w:rPr>
          <w:sz w:val="20"/>
          <w:szCs w:val="20"/>
        </w:rPr>
        <w:t> ShopKeeper(){  </w:t>
      </w:r>
    </w:p>
    <w:p w:rsidR="00630831" w:rsidRPr="00553174" w:rsidRDefault="00630831" w:rsidP="00630831">
      <w:pPr>
        <w:numPr>
          <w:ilvl w:val="0"/>
          <w:numId w:val="164"/>
        </w:numPr>
        <w:spacing w:before="100" w:beforeAutospacing="1" w:after="100" w:afterAutospacing="1" w:line="240" w:lineRule="auto"/>
        <w:rPr>
          <w:sz w:val="20"/>
          <w:szCs w:val="20"/>
        </w:rPr>
      </w:pPr>
      <w:r w:rsidRPr="00553174">
        <w:rPr>
          <w:sz w:val="20"/>
          <w:szCs w:val="20"/>
        </w:rPr>
        <w:t>        iphone= </w:t>
      </w:r>
      <w:r w:rsidRPr="00553174">
        <w:rPr>
          <w:rStyle w:val="keyword"/>
          <w:sz w:val="20"/>
          <w:szCs w:val="20"/>
        </w:rPr>
        <w:t>new</w:t>
      </w:r>
      <w:r w:rsidRPr="00553174">
        <w:rPr>
          <w:sz w:val="20"/>
          <w:szCs w:val="20"/>
        </w:rPr>
        <w:t> Iphone();  </w:t>
      </w:r>
    </w:p>
    <w:p w:rsidR="00630831" w:rsidRPr="00553174" w:rsidRDefault="00630831" w:rsidP="00630831">
      <w:pPr>
        <w:numPr>
          <w:ilvl w:val="0"/>
          <w:numId w:val="164"/>
        </w:numPr>
        <w:spacing w:before="100" w:beforeAutospacing="1" w:after="100" w:afterAutospacing="1" w:line="240" w:lineRule="auto"/>
        <w:rPr>
          <w:sz w:val="20"/>
          <w:szCs w:val="20"/>
        </w:rPr>
      </w:pPr>
      <w:r w:rsidRPr="00553174">
        <w:rPr>
          <w:sz w:val="20"/>
          <w:szCs w:val="20"/>
        </w:rPr>
        <w:t>        samsung=</w:t>
      </w:r>
      <w:r w:rsidRPr="00553174">
        <w:rPr>
          <w:rStyle w:val="keyword"/>
          <w:sz w:val="20"/>
          <w:szCs w:val="20"/>
        </w:rPr>
        <w:t>new</w:t>
      </w:r>
      <w:r w:rsidRPr="00553174">
        <w:rPr>
          <w:sz w:val="20"/>
          <w:szCs w:val="20"/>
        </w:rPr>
        <w:t> Samsung();  </w:t>
      </w:r>
    </w:p>
    <w:p w:rsidR="00630831" w:rsidRPr="00553174" w:rsidRDefault="00630831" w:rsidP="00630831">
      <w:pPr>
        <w:numPr>
          <w:ilvl w:val="0"/>
          <w:numId w:val="164"/>
        </w:numPr>
        <w:spacing w:before="100" w:beforeAutospacing="1" w:after="100" w:afterAutospacing="1" w:line="240" w:lineRule="auto"/>
        <w:rPr>
          <w:sz w:val="20"/>
          <w:szCs w:val="20"/>
        </w:rPr>
      </w:pPr>
      <w:r w:rsidRPr="00553174">
        <w:rPr>
          <w:sz w:val="20"/>
          <w:szCs w:val="20"/>
        </w:rPr>
        <w:t>        blackberry=</w:t>
      </w:r>
      <w:r w:rsidRPr="00553174">
        <w:rPr>
          <w:rStyle w:val="keyword"/>
          <w:sz w:val="20"/>
          <w:szCs w:val="20"/>
        </w:rPr>
        <w:t>new</w:t>
      </w:r>
      <w:r w:rsidRPr="00553174">
        <w:rPr>
          <w:sz w:val="20"/>
          <w:szCs w:val="20"/>
        </w:rPr>
        <w:t> Blackberry();  </w:t>
      </w:r>
    </w:p>
    <w:p w:rsidR="00630831" w:rsidRPr="00553174" w:rsidRDefault="00630831" w:rsidP="00630831">
      <w:pPr>
        <w:numPr>
          <w:ilvl w:val="0"/>
          <w:numId w:val="164"/>
        </w:numPr>
        <w:spacing w:before="100" w:beforeAutospacing="1" w:after="100" w:afterAutospacing="1" w:line="240" w:lineRule="auto"/>
        <w:rPr>
          <w:sz w:val="20"/>
          <w:szCs w:val="20"/>
        </w:rPr>
      </w:pPr>
      <w:r w:rsidRPr="00553174">
        <w:rPr>
          <w:sz w:val="20"/>
          <w:szCs w:val="20"/>
        </w:rPr>
        <w:t>    }  </w:t>
      </w:r>
    </w:p>
    <w:p w:rsidR="00630831" w:rsidRPr="00553174" w:rsidRDefault="00630831" w:rsidP="00630831">
      <w:pPr>
        <w:numPr>
          <w:ilvl w:val="0"/>
          <w:numId w:val="164"/>
        </w:numPr>
        <w:spacing w:before="100" w:beforeAutospacing="1" w:after="100" w:afterAutospacing="1" w:line="240" w:lineRule="auto"/>
        <w:rPr>
          <w:sz w:val="20"/>
          <w:szCs w:val="20"/>
        </w:rPr>
      </w:pPr>
      <w:r w:rsidRPr="00553174">
        <w:rPr>
          <w:sz w:val="20"/>
          <w:szCs w:val="20"/>
        </w:rPr>
        <w:t>    </w:t>
      </w:r>
      <w:r w:rsidRPr="00553174">
        <w:rPr>
          <w:rStyle w:val="keyword"/>
          <w:sz w:val="20"/>
          <w:szCs w:val="20"/>
        </w:rPr>
        <w:t>public</w:t>
      </w:r>
      <w:r w:rsidRPr="00553174">
        <w:rPr>
          <w:sz w:val="20"/>
          <w:szCs w:val="20"/>
        </w:rPr>
        <w:t> </w:t>
      </w:r>
      <w:r w:rsidRPr="00553174">
        <w:rPr>
          <w:rStyle w:val="keyword"/>
          <w:sz w:val="20"/>
          <w:szCs w:val="20"/>
        </w:rPr>
        <w:t>void</w:t>
      </w:r>
      <w:r w:rsidRPr="00553174">
        <w:rPr>
          <w:sz w:val="20"/>
          <w:szCs w:val="20"/>
        </w:rPr>
        <w:t> iphoneSale(){  </w:t>
      </w:r>
    </w:p>
    <w:p w:rsidR="00630831" w:rsidRPr="00553174" w:rsidRDefault="00630831" w:rsidP="00630831">
      <w:pPr>
        <w:numPr>
          <w:ilvl w:val="0"/>
          <w:numId w:val="164"/>
        </w:numPr>
        <w:spacing w:before="100" w:beforeAutospacing="1" w:after="100" w:afterAutospacing="1" w:line="240" w:lineRule="auto"/>
        <w:rPr>
          <w:sz w:val="20"/>
          <w:szCs w:val="20"/>
        </w:rPr>
      </w:pPr>
      <w:r w:rsidRPr="00553174">
        <w:rPr>
          <w:sz w:val="20"/>
          <w:szCs w:val="20"/>
        </w:rPr>
        <w:lastRenderedPageBreak/>
        <w:t>        iphone.modelNo();  </w:t>
      </w:r>
    </w:p>
    <w:p w:rsidR="00630831" w:rsidRPr="00553174" w:rsidRDefault="00630831" w:rsidP="00630831">
      <w:pPr>
        <w:numPr>
          <w:ilvl w:val="0"/>
          <w:numId w:val="164"/>
        </w:numPr>
        <w:spacing w:before="100" w:beforeAutospacing="1" w:after="100" w:afterAutospacing="1" w:line="240" w:lineRule="auto"/>
        <w:rPr>
          <w:sz w:val="20"/>
          <w:szCs w:val="20"/>
        </w:rPr>
      </w:pPr>
      <w:r w:rsidRPr="00553174">
        <w:rPr>
          <w:sz w:val="20"/>
          <w:szCs w:val="20"/>
        </w:rPr>
        <w:t>        iphone.price();  </w:t>
      </w:r>
    </w:p>
    <w:p w:rsidR="00630831" w:rsidRPr="00553174" w:rsidRDefault="00630831" w:rsidP="00630831">
      <w:pPr>
        <w:numPr>
          <w:ilvl w:val="0"/>
          <w:numId w:val="164"/>
        </w:numPr>
        <w:spacing w:before="100" w:beforeAutospacing="1" w:after="100" w:afterAutospacing="1" w:line="240" w:lineRule="auto"/>
        <w:rPr>
          <w:sz w:val="20"/>
          <w:szCs w:val="20"/>
        </w:rPr>
      </w:pPr>
      <w:r w:rsidRPr="00553174">
        <w:rPr>
          <w:sz w:val="20"/>
          <w:szCs w:val="20"/>
        </w:rPr>
        <w:t>    }  </w:t>
      </w:r>
    </w:p>
    <w:p w:rsidR="00630831" w:rsidRPr="00553174" w:rsidRDefault="00630831" w:rsidP="00630831">
      <w:pPr>
        <w:numPr>
          <w:ilvl w:val="0"/>
          <w:numId w:val="164"/>
        </w:numPr>
        <w:spacing w:before="100" w:beforeAutospacing="1" w:after="100" w:afterAutospacing="1" w:line="240" w:lineRule="auto"/>
        <w:rPr>
          <w:sz w:val="20"/>
          <w:szCs w:val="20"/>
        </w:rPr>
      </w:pPr>
      <w:r w:rsidRPr="00553174">
        <w:rPr>
          <w:sz w:val="20"/>
          <w:szCs w:val="20"/>
        </w:rPr>
        <w:t>        </w:t>
      </w:r>
      <w:r w:rsidRPr="00553174">
        <w:rPr>
          <w:rStyle w:val="keyword"/>
          <w:sz w:val="20"/>
          <w:szCs w:val="20"/>
        </w:rPr>
        <w:t>public</w:t>
      </w:r>
      <w:r w:rsidRPr="00553174">
        <w:rPr>
          <w:sz w:val="20"/>
          <w:szCs w:val="20"/>
        </w:rPr>
        <w:t> </w:t>
      </w:r>
      <w:r w:rsidRPr="00553174">
        <w:rPr>
          <w:rStyle w:val="keyword"/>
          <w:sz w:val="20"/>
          <w:szCs w:val="20"/>
        </w:rPr>
        <w:t>void</w:t>
      </w:r>
      <w:r w:rsidRPr="00553174">
        <w:rPr>
          <w:sz w:val="20"/>
          <w:szCs w:val="20"/>
        </w:rPr>
        <w:t> samsungSale(){  </w:t>
      </w:r>
    </w:p>
    <w:p w:rsidR="00630831" w:rsidRPr="00553174" w:rsidRDefault="00630831" w:rsidP="00630831">
      <w:pPr>
        <w:numPr>
          <w:ilvl w:val="0"/>
          <w:numId w:val="164"/>
        </w:numPr>
        <w:spacing w:before="100" w:beforeAutospacing="1" w:after="100" w:afterAutospacing="1" w:line="240" w:lineRule="auto"/>
        <w:rPr>
          <w:sz w:val="20"/>
          <w:szCs w:val="20"/>
        </w:rPr>
      </w:pPr>
      <w:r w:rsidRPr="00553174">
        <w:rPr>
          <w:sz w:val="20"/>
          <w:szCs w:val="20"/>
        </w:rPr>
        <w:t>        samsung.modelNo();  </w:t>
      </w:r>
    </w:p>
    <w:p w:rsidR="00630831" w:rsidRPr="00553174" w:rsidRDefault="00630831" w:rsidP="00630831">
      <w:pPr>
        <w:numPr>
          <w:ilvl w:val="0"/>
          <w:numId w:val="164"/>
        </w:numPr>
        <w:spacing w:before="100" w:beforeAutospacing="1" w:after="100" w:afterAutospacing="1" w:line="240" w:lineRule="auto"/>
        <w:rPr>
          <w:sz w:val="20"/>
          <w:szCs w:val="20"/>
        </w:rPr>
      </w:pPr>
      <w:r w:rsidRPr="00553174">
        <w:rPr>
          <w:sz w:val="20"/>
          <w:szCs w:val="20"/>
        </w:rPr>
        <w:t>        samsung.price();  </w:t>
      </w:r>
    </w:p>
    <w:p w:rsidR="00630831" w:rsidRPr="00553174" w:rsidRDefault="00630831" w:rsidP="00630831">
      <w:pPr>
        <w:numPr>
          <w:ilvl w:val="0"/>
          <w:numId w:val="164"/>
        </w:numPr>
        <w:spacing w:before="100" w:beforeAutospacing="1" w:after="100" w:afterAutospacing="1" w:line="240" w:lineRule="auto"/>
        <w:rPr>
          <w:sz w:val="20"/>
          <w:szCs w:val="20"/>
        </w:rPr>
      </w:pPr>
      <w:r w:rsidRPr="00553174">
        <w:rPr>
          <w:sz w:val="20"/>
          <w:szCs w:val="20"/>
        </w:rPr>
        <w:t>    }  </w:t>
      </w:r>
    </w:p>
    <w:p w:rsidR="00630831" w:rsidRPr="00553174" w:rsidRDefault="00630831" w:rsidP="00630831">
      <w:pPr>
        <w:numPr>
          <w:ilvl w:val="0"/>
          <w:numId w:val="164"/>
        </w:numPr>
        <w:spacing w:before="100" w:beforeAutospacing="1" w:after="100" w:afterAutospacing="1" w:line="240" w:lineRule="auto"/>
        <w:rPr>
          <w:sz w:val="20"/>
          <w:szCs w:val="20"/>
        </w:rPr>
      </w:pPr>
      <w:r w:rsidRPr="00553174">
        <w:rPr>
          <w:sz w:val="20"/>
          <w:szCs w:val="20"/>
        </w:rPr>
        <w:t>   </w:t>
      </w:r>
      <w:r w:rsidRPr="00553174">
        <w:rPr>
          <w:rStyle w:val="keyword"/>
          <w:sz w:val="20"/>
          <w:szCs w:val="20"/>
        </w:rPr>
        <w:t>public</w:t>
      </w:r>
      <w:r w:rsidRPr="00553174">
        <w:rPr>
          <w:sz w:val="20"/>
          <w:szCs w:val="20"/>
        </w:rPr>
        <w:t> </w:t>
      </w:r>
      <w:r w:rsidRPr="00553174">
        <w:rPr>
          <w:rStyle w:val="keyword"/>
          <w:sz w:val="20"/>
          <w:szCs w:val="20"/>
        </w:rPr>
        <w:t>void</w:t>
      </w:r>
      <w:r w:rsidRPr="00553174">
        <w:rPr>
          <w:sz w:val="20"/>
          <w:szCs w:val="20"/>
        </w:rPr>
        <w:t> blackberrySale(){  </w:t>
      </w:r>
    </w:p>
    <w:p w:rsidR="00630831" w:rsidRPr="00553174" w:rsidRDefault="00630831" w:rsidP="00630831">
      <w:pPr>
        <w:numPr>
          <w:ilvl w:val="0"/>
          <w:numId w:val="164"/>
        </w:numPr>
        <w:spacing w:before="100" w:beforeAutospacing="1" w:after="100" w:afterAutospacing="1" w:line="240" w:lineRule="auto"/>
        <w:rPr>
          <w:sz w:val="20"/>
          <w:szCs w:val="20"/>
        </w:rPr>
      </w:pPr>
      <w:r w:rsidRPr="00553174">
        <w:rPr>
          <w:sz w:val="20"/>
          <w:szCs w:val="20"/>
        </w:rPr>
        <w:t>    blackberry.modelNo();  </w:t>
      </w:r>
    </w:p>
    <w:p w:rsidR="00630831" w:rsidRPr="00553174" w:rsidRDefault="00630831" w:rsidP="00630831">
      <w:pPr>
        <w:numPr>
          <w:ilvl w:val="0"/>
          <w:numId w:val="164"/>
        </w:numPr>
        <w:spacing w:before="100" w:beforeAutospacing="1" w:after="100" w:afterAutospacing="1" w:line="240" w:lineRule="auto"/>
        <w:rPr>
          <w:sz w:val="20"/>
          <w:szCs w:val="20"/>
        </w:rPr>
      </w:pPr>
      <w:r w:rsidRPr="00553174">
        <w:rPr>
          <w:sz w:val="20"/>
          <w:szCs w:val="20"/>
        </w:rPr>
        <w:t>    blackberry.price();  </w:t>
      </w:r>
    </w:p>
    <w:p w:rsidR="00630831" w:rsidRPr="00553174" w:rsidRDefault="00630831" w:rsidP="00630831">
      <w:pPr>
        <w:numPr>
          <w:ilvl w:val="0"/>
          <w:numId w:val="164"/>
        </w:numPr>
        <w:spacing w:before="100" w:beforeAutospacing="1" w:after="100" w:afterAutospacing="1" w:line="240" w:lineRule="auto"/>
        <w:rPr>
          <w:sz w:val="20"/>
          <w:szCs w:val="20"/>
        </w:rPr>
      </w:pPr>
      <w:r w:rsidRPr="00553174">
        <w:rPr>
          <w:sz w:val="20"/>
          <w:szCs w:val="20"/>
        </w:rPr>
        <w:t>        }  </w:t>
      </w:r>
    </w:p>
    <w:p w:rsidR="00630831" w:rsidRPr="00553174" w:rsidRDefault="00630831" w:rsidP="00630831">
      <w:pPr>
        <w:numPr>
          <w:ilvl w:val="0"/>
          <w:numId w:val="164"/>
        </w:numPr>
        <w:spacing w:before="100" w:beforeAutospacing="1" w:after="100" w:afterAutospacing="1" w:line="240" w:lineRule="auto"/>
        <w:rPr>
          <w:sz w:val="20"/>
          <w:szCs w:val="20"/>
        </w:rPr>
      </w:pPr>
      <w:r w:rsidRPr="00553174">
        <w:rPr>
          <w:sz w:val="20"/>
          <w:szCs w:val="20"/>
        </w:rPr>
        <w:t>}  </w:t>
      </w:r>
    </w:p>
    <w:p w:rsidR="00630831" w:rsidRPr="00553174" w:rsidRDefault="00630831" w:rsidP="00630831">
      <w:pPr>
        <w:pStyle w:val="Heading4"/>
        <w:rPr>
          <w:rFonts w:asciiTheme="minorHAnsi" w:hAnsiTheme="minorHAnsi"/>
          <w:sz w:val="20"/>
          <w:szCs w:val="20"/>
        </w:rPr>
      </w:pPr>
      <w:r w:rsidRPr="00553174">
        <w:rPr>
          <w:rFonts w:asciiTheme="minorHAnsi" w:hAnsiTheme="minorHAnsi"/>
          <w:sz w:val="20"/>
          <w:szCs w:val="20"/>
        </w:rPr>
        <w:t>Step 6</w:t>
      </w:r>
    </w:p>
    <w:p w:rsidR="00630831" w:rsidRPr="00553174" w:rsidRDefault="00630831" w:rsidP="00630831">
      <w:pPr>
        <w:pStyle w:val="NormalWeb"/>
        <w:rPr>
          <w:rFonts w:asciiTheme="minorHAnsi" w:hAnsiTheme="minorHAnsi"/>
          <w:sz w:val="20"/>
          <w:szCs w:val="20"/>
        </w:rPr>
      </w:pPr>
      <w:r w:rsidRPr="00553174">
        <w:rPr>
          <w:rFonts w:asciiTheme="minorHAnsi" w:hAnsiTheme="minorHAnsi"/>
          <w:sz w:val="20"/>
          <w:szCs w:val="20"/>
        </w:rPr>
        <w:t xml:space="preserve">Now, </w:t>
      </w:r>
      <w:proofErr w:type="gramStart"/>
      <w:r w:rsidRPr="00553174">
        <w:rPr>
          <w:rFonts w:asciiTheme="minorHAnsi" w:hAnsiTheme="minorHAnsi"/>
          <w:sz w:val="20"/>
          <w:szCs w:val="20"/>
        </w:rPr>
        <w:t>Creating</w:t>
      </w:r>
      <w:proofErr w:type="gramEnd"/>
      <w:r w:rsidRPr="00553174">
        <w:rPr>
          <w:rFonts w:asciiTheme="minorHAnsi" w:hAnsiTheme="minorHAnsi"/>
          <w:sz w:val="20"/>
          <w:szCs w:val="20"/>
        </w:rPr>
        <w:t xml:space="preserve"> a </w:t>
      </w:r>
      <w:r w:rsidRPr="00553174">
        <w:rPr>
          <w:rFonts w:asciiTheme="minorHAnsi" w:hAnsiTheme="minorHAnsi"/>
          <w:b/>
          <w:bCs/>
          <w:sz w:val="20"/>
          <w:szCs w:val="20"/>
        </w:rPr>
        <w:t>client</w:t>
      </w:r>
      <w:r w:rsidRPr="00553174">
        <w:rPr>
          <w:rFonts w:asciiTheme="minorHAnsi" w:hAnsiTheme="minorHAnsi"/>
          <w:sz w:val="20"/>
          <w:szCs w:val="20"/>
        </w:rPr>
        <w:t xml:space="preserve"> that can purchase the mobiles from </w:t>
      </w:r>
      <w:r w:rsidRPr="00553174">
        <w:rPr>
          <w:rFonts w:asciiTheme="minorHAnsi" w:hAnsiTheme="minorHAnsi"/>
          <w:b/>
          <w:bCs/>
          <w:sz w:val="20"/>
          <w:szCs w:val="20"/>
        </w:rPr>
        <w:t>MobileShop</w:t>
      </w:r>
      <w:r w:rsidRPr="00553174">
        <w:rPr>
          <w:rFonts w:asciiTheme="minorHAnsi" w:hAnsiTheme="minorHAnsi"/>
          <w:sz w:val="20"/>
          <w:szCs w:val="20"/>
        </w:rPr>
        <w:t xml:space="preserve"> through </w:t>
      </w:r>
      <w:r w:rsidRPr="00553174">
        <w:rPr>
          <w:rFonts w:asciiTheme="minorHAnsi" w:hAnsiTheme="minorHAnsi"/>
          <w:b/>
          <w:bCs/>
          <w:sz w:val="20"/>
          <w:szCs w:val="20"/>
        </w:rPr>
        <w:t>ShopKeeper.</w:t>
      </w:r>
    </w:p>
    <w:p w:rsidR="00630831" w:rsidRPr="00553174" w:rsidRDefault="00630831" w:rsidP="00630831">
      <w:pPr>
        <w:rPr>
          <w:sz w:val="20"/>
          <w:szCs w:val="20"/>
        </w:rPr>
      </w:pPr>
      <w:r w:rsidRPr="00553174">
        <w:rPr>
          <w:sz w:val="20"/>
          <w:szCs w:val="20"/>
        </w:rPr>
        <w:t>File: FacadePatternClient.java</w:t>
      </w:r>
    </w:p>
    <w:p w:rsidR="00630831" w:rsidRPr="00553174" w:rsidRDefault="00630831" w:rsidP="00630831">
      <w:pPr>
        <w:numPr>
          <w:ilvl w:val="0"/>
          <w:numId w:val="165"/>
        </w:numPr>
        <w:spacing w:before="100" w:beforeAutospacing="1" w:after="100" w:afterAutospacing="1" w:line="240" w:lineRule="auto"/>
        <w:rPr>
          <w:sz w:val="20"/>
          <w:szCs w:val="20"/>
        </w:rPr>
      </w:pPr>
      <w:r w:rsidRPr="00553174">
        <w:rPr>
          <w:rStyle w:val="keyword"/>
          <w:sz w:val="20"/>
          <w:szCs w:val="20"/>
        </w:rPr>
        <w:t>import</w:t>
      </w:r>
      <w:r w:rsidRPr="00553174">
        <w:rPr>
          <w:sz w:val="20"/>
          <w:szCs w:val="20"/>
        </w:rPr>
        <w:t> java.io.BufferedReader;  </w:t>
      </w:r>
    </w:p>
    <w:p w:rsidR="00630831" w:rsidRPr="00553174" w:rsidRDefault="00630831" w:rsidP="00630831">
      <w:pPr>
        <w:numPr>
          <w:ilvl w:val="0"/>
          <w:numId w:val="165"/>
        </w:numPr>
        <w:spacing w:before="100" w:beforeAutospacing="1" w:after="100" w:afterAutospacing="1" w:line="240" w:lineRule="auto"/>
        <w:rPr>
          <w:sz w:val="20"/>
          <w:szCs w:val="20"/>
        </w:rPr>
      </w:pPr>
      <w:r w:rsidRPr="00553174">
        <w:rPr>
          <w:rStyle w:val="keyword"/>
          <w:sz w:val="20"/>
          <w:szCs w:val="20"/>
        </w:rPr>
        <w:t>import</w:t>
      </w:r>
      <w:r w:rsidRPr="00553174">
        <w:rPr>
          <w:sz w:val="20"/>
          <w:szCs w:val="20"/>
        </w:rPr>
        <w:t> java.io.IOException;  </w:t>
      </w:r>
    </w:p>
    <w:p w:rsidR="00630831" w:rsidRPr="00553174" w:rsidRDefault="00630831" w:rsidP="00630831">
      <w:pPr>
        <w:numPr>
          <w:ilvl w:val="0"/>
          <w:numId w:val="165"/>
        </w:numPr>
        <w:spacing w:before="100" w:beforeAutospacing="1" w:after="100" w:afterAutospacing="1" w:line="240" w:lineRule="auto"/>
        <w:rPr>
          <w:sz w:val="20"/>
          <w:szCs w:val="20"/>
        </w:rPr>
      </w:pPr>
      <w:r w:rsidRPr="00553174">
        <w:rPr>
          <w:rStyle w:val="keyword"/>
          <w:sz w:val="20"/>
          <w:szCs w:val="20"/>
        </w:rPr>
        <w:t>import</w:t>
      </w:r>
      <w:r w:rsidRPr="00553174">
        <w:rPr>
          <w:sz w:val="20"/>
          <w:szCs w:val="20"/>
        </w:rPr>
        <w:t> java.io.InputStreamReader;  </w:t>
      </w:r>
    </w:p>
    <w:p w:rsidR="00630831" w:rsidRPr="00553174" w:rsidRDefault="00630831" w:rsidP="00630831">
      <w:pPr>
        <w:numPr>
          <w:ilvl w:val="0"/>
          <w:numId w:val="165"/>
        </w:numPr>
        <w:spacing w:before="100" w:beforeAutospacing="1" w:after="100" w:afterAutospacing="1" w:line="240" w:lineRule="auto"/>
        <w:rPr>
          <w:sz w:val="20"/>
          <w:szCs w:val="20"/>
        </w:rPr>
      </w:pPr>
      <w:r w:rsidRPr="00553174">
        <w:rPr>
          <w:sz w:val="20"/>
          <w:szCs w:val="20"/>
        </w:rPr>
        <w:t>  </w:t>
      </w:r>
    </w:p>
    <w:p w:rsidR="00630831" w:rsidRPr="00553174" w:rsidRDefault="00630831" w:rsidP="00630831">
      <w:pPr>
        <w:numPr>
          <w:ilvl w:val="0"/>
          <w:numId w:val="165"/>
        </w:numPr>
        <w:spacing w:before="100" w:beforeAutospacing="1" w:after="100" w:afterAutospacing="1" w:line="240" w:lineRule="auto"/>
        <w:rPr>
          <w:sz w:val="20"/>
          <w:szCs w:val="20"/>
        </w:rPr>
      </w:pPr>
      <w:r w:rsidRPr="00553174">
        <w:rPr>
          <w:rStyle w:val="keyword"/>
          <w:sz w:val="20"/>
          <w:szCs w:val="20"/>
        </w:rPr>
        <w:t>public</w:t>
      </w:r>
      <w:r w:rsidRPr="00553174">
        <w:rPr>
          <w:sz w:val="20"/>
          <w:szCs w:val="20"/>
        </w:rPr>
        <w:t> </w:t>
      </w:r>
      <w:r w:rsidRPr="00553174">
        <w:rPr>
          <w:rStyle w:val="keyword"/>
          <w:sz w:val="20"/>
          <w:szCs w:val="20"/>
        </w:rPr>
        <w:t>class</w:t>
      </w:r>
      <w:r w:rsidRPr="00553174">
        <w:rPr>
          <w:sz w:val="20"/>
          <w:szCs w:val="20"/>
        </w:rPr>
        <w:t> FacadePatternClient {  </w:t>
      </w:r>
    </w:p>
    <w:p w:rsidR="00630831" w:rsidRPr="00553174" w:rsidRDefault="00630831" w:rsidP="00630831">
      <w:pPr>
        <w:numPr>
          <w:ilvl w:val="0"/>
          <w:numId w:val="165"/>
        </w:numPr>
        <w:spacing w:before="100" w:beforeAutospacing="1" w:after="100" w:afterAutospacing="1" w:line="240" w:lineRule="auto"/>
        <w:rPr>
          <w:sz w:val="20"/>
          <w:szCs w:val="20"/>
        </w:rPr>
      </w:pPr>
      <w:r w:rsidRPr="00553174">
        <w:rPr>
          <w:sz w:val="20"/>
          <w:szCs w:val="20"/>
        </w:rPr>
        <w:t>    </w:t>
      </w:r>
      <w:r w:rsidRPr="00553174">
        <w:rPr>
          <w:rStyle w:val="keyword"/>
          <w:sz w:val="20"/>
          <w:szCs w:val="20"/>
        </w:rPr>
        <w:t>private</w:t>
      </w:r>
      <w:r w:rsidRPr="00553174">
        <w:rPr>
          <w:sz w:val="20"/>
          <w:szCs w:val="20"/>
        </w:rPr>
        <w:t> </w:t>
      </w:r>
      <w:r w:rsidRPr="00553174">
        <w:rPr>
          <w:rStyle w:val="keyword"/>
          <w:sz w:val="20"/>
          <w:szCs w:val="20"/>
        </w:rPr>
        <w:t>static</w:t>
      </w:r>
      <w:r w:rsidRPr="00553174">
        <w:rPr>
          <w:sz w:val="20"/>
          <w:szCs w:val="20"/>
        </w:rPr>
        <w:t> </w:t>
      </w:r>
      <w:r w:rsidRPr="00553174">
        <w:rPr>
          <w:rStyle w:val="keyword"/>
          <w:sz w:val="20"/>
          <w:szCs w:val="20"/>
        </w:rPr>
        <w:t>int</w:t>
      </w:r>
      <w:r w:rsidRPr="00553174">
        <w:rPr>
          <w:sz w:val="20"/>
          <w:szCs w:val="20"/>
        </w:rPr>
        <w:t>  choice;  </w:t>
      </w:r>
    </w:p>
    <w:p w:rsidR="00630831" w:rsidRPr="00553174" w:rsidRDefault="00630831" w:rsidP="00630831">
      <w:pPr>
        <w:numPr>
          <w:ilvl w:val="0"/>
          <w:numId w:val="165"/>
        </w:numPr>
        <w:spacing w:before="100" w:beforeAutospacing="1" w:after="100" w:afterAutospacing="1" w:line="240" w:lineRule="auto"/>
        <w:rPr>
          <w:sz w:val="20"/>
          <w:szCs w:val="20"/>
        </w:rPr>
      </w:pPr>
      <w:r w:rsidRPr="00553174">
        <w:rPr>
          <w:sz w:val="20"/>
          <w:szCs w:val="20"/>
        </w:rPr>
        <w:t>    </w:t>
      </w:r>
      <w:r w:rsidRPr="00553174">
        <w:rPr>
          <w:rStyle w:val="keyword"/>
          <w:sz w:val="20"/>
          <w:szCs w:val="20"/>
        </w:rPr>
        <w:t>public</w:t>
      </w:r>
      <w:r w:rsidRPr="00553174">
        <w:rPr>
          <w:sz w:val="20"/>
          <w:szCs w:val="20"/>
        </w:rPr>
        <w:t> </w:t>
      </w:r>
      <w:r w:rsidRPr="00553174">
        <w:rPr>
          <w:rStyle w:val="keyword"/>
          <w:sz w:val="20"/>
          <w:szCs w:val="20"/>
        </w:rPr>
        <w:t>static</w:t>
      </w:r>
      <w:r w:rsidRPr="00553174">
        <w:rPr>
          <w:sz w:val="20"/>
          <w:szCs w:val="20"/>
        </w:rPr>
        <w:t> </w:t>
      </w:r>
      <w:r w:rsidRPr="00553174">
        <w:rPr>
          <w:rStyle w:val="keyword"/>
          <w:sz w:val="20"/>
          <w:szCs w:val="20"/>
        </w:rPr>
        <w:t>void</w:t>
      </w:r>
      <w:r w:rsidRPr="00553174">
        <w:rPr>
          <w:sz w:val="20"/>
          <w:szCs w:val="20"/>
        </w:rPr>
        <w:t> main(String args[]) </w:t>
      </w:r>
      <w:r w:rsidRPr="00553174">
        <w:rPr>
          <w:rStyle w:val="keyword"/>
          <w:sz w:val="20"/>
          <w:szCs w:val="20"/>
        </w:rPr>
        <w:t>throws</w:t>
      </w:r>
      <w:r w:rsidRPr="00553174">
        <w:rPr>
          <w:sz w:val="20"/>
          <w:szCs w:val="20"/>
        </w:rPr>
        <w:t> NumberFormatException, IOException{  </w:t>
      </w:r>
    </w:p>
    <w:p w:rsidR="00630831" w:rsidRPr="00553174" w:rsidRDefault="00630831" w:rsidP="00630831">
      <w:pPr>
        <w:numPr>
          <w:ilvl w:val="0"/>
          <w:numId w:val="165"/>
        </w:numPr>
        <w:spacing w:before="100" w:beforeAutospacing="1" w:after="100" w:afterAutospacing="1" w:line="240" w:lineRule="auto"/>
        <w:rPr>
          <w:sz w:val="20"/>
          <w:szCs w:val="20"/>
        </w:rPr>
      </w:pPr>
      <w:r w:rsidRPr="00553174">
        <w:rPr>
          <w:sz w:val="20"/>
          <w:szCs w:val="20"/>
        </w:rPr>
        <w:t>        </w:t>
      </w:r>
      <w:r w:rsidRPr="00553174">
        <w:rPr>
          <w:rStyle w:val="keyword"/>
          <w:sz w:val="20"/>
          <w:szCs w:val="20"/>
        </w:rPr>
        <w:t>do</w:t>
      </w:r>
      <w:r w:rsidRPr="00553174">
        <w:rPr>
          <w:sz w:val="20"/>
          <w:szCs w:val="20"/>
        </w:rPr>
        <w:t>{       </w:t>
      </w:r>
    </w:p>
    <w:p w:rsidR="00630831" w:rsidRPr="00553174" w:rsidRDefault="00630831" w:rsidP="00630831">
      <w:pPr>
        <w:numPr>
          <w:ilvl w:val="0"/>
          <w:numId w:val="165"/>
        </w:numPr>
        <w:spacing w:before="100" w:beforeAutospacing="1" w:after="100" w:afterAutospacing="1" w:line="240" w:lineRule="auto"/>
        <w:rPr>
          <w:sz w:val="20"/>
          <w:szCs w:val="20"/>
        </w:rPr>
      </w:pPr>
      <w:r w:rsidRPr="00553174">
        <w:rPr>
          <w:sz w:val="20"/>
          <w:szCs w:val="20"/>
        </w:rPr>
        <w:t>            System.out.print(</w:t>
      </w:r>
      <w:r w:rsidRPr="00553174">
        <w:rPr>
          <w:rStyle w:val="string"/>
          <w:sz w:val="20"/>
          <w:szCs w:val="20"/>
        </w:rPr>
        <w:t>"========= Mobile Shop ============ \n"</w:t>
      </w:r>
      <w:r w:rsidRPr="00553174">
        <w:rPr>
          <w:sz w:val="20"/>
          <w:szCs w:val="20"/>
        </w:rPr>
        <w:t>);  </w:t>
      </w:r>
    </w:p>
    <w:p w:rsidR="00630831" w:rsidRPr="00553174" w:rsidRDefault="00630831" w:rsidP="00630831">
      <w:pPr>
        <w:numPr>
          <w:ilvl w:val="0"/>
          <w:numId w:val="165"/>
        </w:numPr>
        <w:spacing w:before="100" w:beforeAutospacing="1" w:after="100" w:afterAutospacing="1" w:line="240" w:lineRule="auto"/>
        <w:rPr>
          <w:sz w:val="20"/>
          <w:szCs w:val="20"/>
        </w:rPr>
      </w:pPr>
      <w:r w:rsidRPr="00553174">
        <w:rPr>
          <w:sz w:val="20"/>
          <w:szCs w:val="20"/>
        </w:rPr>
        <w:t>            </w:t>
      </w:r>
      <w:proofErr w:type="gramStart"/>
      <w:r w:rsidRPr="00553174">
        <w:rPr>
          <w:sz w:val="20"/>
          <w:szCs w:val="20"/>
        </w:rPr>
        <w:t>System.out.print(</w:t>
      </w:r>
      <w:proofErr w:type="gramEnd"/>
      <w:r w:rsidRPr="00553174">
        <w:rPr>
          <w:rStyle w:val="string"/>
          <w:sz w:val="20"/>
          <w:szCs w:val="20"/>
        </w:rPr>
        <w:t>"            1. IPHONE.              \n"</w:t>
      </w:r>
      <w:r w:rsidRPr="00553174">
        <w:rPr>
          <w:sz w:val="20"/>
          <w:szCs w:val="20"/>
        </w:rPr>
        <w:t>);  </w:t>
      </w:r>
    </w:p>
    <w:p w:rsidR="00630831" w:rsidRPr="00553174" w:rsidRDefault="00630831" w:rsidP="00630831">
      <w:pPr>
        <w:numPr>
          <w:ilvl w:val="0"/>
          <w:numId w:val="165"/>
        </w:numPr>
        <w:spacing w:before="100" w:beforeAutospacing="1" w:after="100" w:afterAutospacing="1" w:line="240" w:lineRule="auto"/>
        <w:rPr>
          <w:sz w:val="20"/>
          <w:szCs w:val="20"/>
        </w:rPr>
      </w:pPr>
      <w:r w:rsidRPr="00553174">
        <w:rPr>
          <w:sz w:val="20"/>
          <w:szCs w:val="20"/>
        </w:rPr>
        <w:t>            </w:t>
      </w:r>
      <w:proofErr w:type="gramStart"/>
      <w:r w:rsidRPr="00553174">
        <w:rPr>
          <w:sz w:val="20"/>
          <w:szCs w:val="20"/>
        </w:rPr>
        <w:t>System.out.print(</w:t>
      </w:r>
      <w:proofErr w:type="gramEnd"/>
      <w:r w:rsidRPr="00553174">
        <w:rPr>
          <w:rStyle w:val="string"/>
          <w:sz w:val="20"/>
          <w:szCs w:val="20"/>
        </w:rPr>
        <w:t>"            2. SAMSUNG.              \n"</w:t>
      </w:r>
      <w:r w:rsidRPr="00553174">
        <w:rPr>
          <w:sz w:val="20"/>
          <w:szCs w:val="20"/>
        </w:rPr>
        <w:t>);  </w:t>
      </w:r>
    </w:p>
    <w:p w:rsidR="00630831" w:rsidRPr="00553174" w:rsidRDefault="00630831" w:rsidP="00630831">
      <w:pPr>
        <w:numPr>
          <w:ilvl w:val="0"/>
          <w:numId w:val="165"/>
        </w:numPr>
        <w:spacing w:before="100" w:beforeAutospacing="1" w:after="100" w:afterAutospacing="1" w:line="240" w:lineRule="auto"/>
        <w:rPr>
          <w:sz w:val="20"/>
          <w:szCs w:val="20"/>
        </w:rPr>
      </w:pPr>
      <w:r w:rsidRPr="00553174">
        <w:rPr>
          <w:sz w:val="20"/>
          <w:szCs w:val="20"/>
        </w:rPr>
        <w:t>            </w:t>
      </w:r>
      <w:proofErr w:type="gramStart"/>
      <w:r w:rsidRPr="00553174">
        <w:rPr>
          <w:sz w:val="20"/>
          <w:szCs w:val="20"/>
        </w:rPr>
        <w:t>System.out.print(</w:t>
      </w:r>
      <w:proofErr w:type="gramEnd"/>
      <w:r w:rsidRPr="00553174">
        <w:rPr>
          <w:rStyle w:val="string"/>
          <w:sz w:val="20"/>
          <w:szCs w:val="20"/>
        </w:rPr>
        <w:t>"            3. BLACKBERRY.            \n"</w:t>
      </w:r>
      <w:r w:rsidRPr="00553174">
        <w:rPr>
          <w:sz w:val="20"/>
          <w:szCs w:val="20"/>
        </w:rPr>
        <w:t>);  </w:t>
      </w:r>
    </w:p>
    <w:p w:rsidR="00630831" w:rsidRPr="00553174" w:rsidRDefault="00630831" w:rsidP="00630831">
      <w:pPr>
        <w:numPr>
          <w:ilvl w:val="0"/>
          <w:numId w:val="165"/>
        </w:numPr>
        <w:spacing w:before="100" w:beforeAutospacing="1" w:after="100" w:afterAutospacing="1" w:line="240" w:lineRule="auto"/>
        <w:rPr>
          <w:sz w:val="20"/>
          <w:szCs w:val="20"/>
        </w:rPr>
      </w:pPr>
      <w:r w:rsidRPr="00553174">
        <w:rPr>
          <w:sz w:val="20"/>
          <w:szCs w:val="20"/>
        </w:rPr>
        <w:t>            </w:t>
      </w:r>
      <w:proofErr w:type="gramStart"/>
      <w:r w:rsidRPr="00553174">
        <w:rPr>
          <w:sz w:val="20"/>
          <w:szCs w:val="20"/>
        </w:rPr>
        <w:t>System.out.print(</w:t>
      </w:r>
      <w:proofErr w:type="gramEnd"/>
      <w:r w:rsidRPr="00553174">
        <w:rPr>
          <w:rStyle w:val="string"/>
          <w:sz w:val="20"/>
          <w:szCs w:val="20"/>
        </w:rPr>
        <w:t>"            4. Exit.                     \n"</w:t>
      </w:r>
      <w:r w:rsidRPr="00553174">
        <w:rPr>
          <w:sz w:val="20"/>
          <w:szCs w:val="20"/>
        </w:rPr>
        <w:t>);  </w:t>
      </w:r>
    </w:p>
    <w:p w:rsidR="00630831" w:rsidRPr="00553174" w:rsidRDefault="00630831" w:rsidP="00630831">
      <w:pPr>
        <w:numPr>
          <w:ilvl w:val="0"/>
          <w:numId w:val="165"/>
        </w:numPr>
        <w:spacing w:before="100" w:beforeAutospacing="1" w:after="100" w:afterAutospacing="1" w:line="240" w:lineRule="auto"/>
        <w:rPr>
          <w:sz w:val="20"/>
          <w:szCs w:val="20"/>
        </w:rPr>
      </w:pPr>
      <w:r w:rsidRPr="00553174">
        <w:rPr>
          <w:sz w:val="20"/>
          <w:szCs w:val="20"/>
        </w:rPr>
        <w:t>            System.out.print(</w:t>
      </w:r>
      <w:r w:rsidRPr="00553174">
        <w:rPr>
          <w:rStyle w:val="string"/>
          <w:sz w:val="20"/>
          <w:szCs w:val="20"/>
        </w:rPr>
        <w:t>"Enter your choice: "</w:t>
      </w:r>
      <w:r w:rsidRPr="00553174">
        <w:rPr>
          <w:sz w:val="20"/>
          <w:szCs w:val="20"/>
        </w:rPr>
        <w:t>);  </w:t>
      </w:r>
    </w:p>
    <w:p w:rsidR="00630831" w:rsidRPr="00553174" w:rsidRDefault="00630831" w:rsidP="00630831">
      <w:pPr>
        <w:numPr>
          <w:ilvl w:val="0"/>
          <w:numId w:val="165"/>
        </w:numPr>
        <w:spacing w:before="100" w:beforeAutospacing="1" w:after="100" w:afterAutospacing="1" w:line="240" w:lineRule="auto"/>
        <w:rPr>
          <w:sz w:val="20"/>
          <w:szCs w:val="20"/>
        </w:rPr>
      </w:pPr>
      <w:r w:rsidRPr="00553174">
        <w:rPr>
          <w:sz w:val="20"/>
          <w:szCs w:val="20"/>
        </w:rPr>
        <w:t>              </w:t>
      </w:r>
    </w:p>
    <w:p w:rsidR="00630831" w:rsidRPr="00553174" w:rsidRDefault="00630831" w:rsidP="00630831">
      <w:pPr>
        <w:numPr>
          <w:ilvl w:val="0"/>
          <w:numId w:val="165"/>
        </w:numPr>
        <w:spacing w:before="100" w:beforeAutospacing="1" w:after="100" w:afterAutospacing="1" w:line="240" w:lineRule="auto"/>
        <w:rPr>
          <w:sz w:val="20"/>
          <w:szCs w:val="20"/>
        </w:rPr>
      </w:pPr>
      <w:r w:rsidRPr="00553174">
        <w:rPr>
          <w:sz w:val="20"/>
          <w:szCs w:val="20"/>
        </w:rPr>
        <w:t>            BufferedReader br=</w:t>
      </w:r>
      <w:r w:rsidRPr="00553174">
        <w:rPr>
          <w:rStyle w:val="keyword"/>
          <w:sz w:val="20"/>
          <w:szCs w:val="20"/>
        </w:rPr>
        <w:t>new</w:t>
      </w:r>
      <w:r w:rsidRPr="00553174">
        <w:rPr>
          <w:sz w:val="20"/>
          <w:szCs w:val="20"/>
        </w:rPr>
        <w:t> BufferedReader(</w:t>
      </w:r>
      <w:r w:rsidRPr="00553174">
        <w:rPr>
          <w:rStyle w:val="keyword"/>
          <w:sz w:val="20"/>
          <w:szCs w:val="20"/>
        </w:rPr>
        <w:t>new</w:t>
      </w:r>
      <w:r w:rsidRPr="00553174">
        <w:rPr>
          <w:sz w:val="20"/>
          <w:szCs w:val="20"/>
        </w:rPr>
        <w:t> InputStreamReader(System.in));  </w:t>
      </w:r>
    </w:p>
    <w:p w:rsidR="00630831" w:rsidRPr="00553174" w:rsidRDefault="00630831" w:rsidP="00630831">
      <w:pPr>
        <w:numPr>
          <w:ilvl w:val="0"/>
          <w:numId w:val="165"/>
        </w:numPr>
        <w:spacing w:before="100" w:beforeAutospacing="1" w:after="100" w:afterAutospacing="1" w:line="240" w:lineRule="auto"/>
        <w:rPr>
          <w:sz w:val="20"/>
          <w:szCs w:val="20"/>
        </w:rPr>
      </w:pPr>
      <w:r w:rsidRPr="00553174">
        <w:rPr>
          <w:sz w:val="20"/>
          <w:szCs w:val="20"/>
        </w:rPr>
        <w:t>            choice=Integer.parseInt(br.readLine());  </w:t>
      </w:r>
    </w:p>
    <w:p w:rsidR="00630831" w:rsidRPr="00553174" w:rsidRDefault="00630831" w:rsidP="00630831">
      <w:pPr>
        <w:numPr>
          <w:ilvl w:val="0"/>
          <w:numId w:val="165"/>
        </w:numPr>
        <w:spacing w:before="100" w:beforeAutospacing="1" w:after="100" w:afterAutospacing="1" w:line="240" w:lineRule="auto"/>
        <w:rPr>
          <w:sz w:val="20"/>
          <w:szCs w:val="20"/>
        </w:rPr>
      </w:pPr>
      <w:r w:rsidRPr="00553174">
        <w:rPr>
          <w:sz w:val="20"/>
          <w:szCs w:val="20"/>
        </w:rPr>
        <w:t>            ShopKeeper sk=</w:t>
      </w:r>
      <w:r w:rsidRPr="00553174">
        <w:rPr>
          <w:rStyle w:val="keyword"/>
          <w:sz w:val="20"/>
          <w:szCs w:val="20"/>
        </w:rPr>
        <w:t>new</w:t>
      </w:r>
      <w:r w:rsidRPr="00553174">
        <w:rPr>
          <w:sz w:val="20"/>
          <w:szCs w:val="20"/>
        </w:rPr>
        <w:t> ShopKeeper();  </w:t>
      </w:r>
    </w:p>
    <w:p w:rsidR="00630831" w:rsidRPr="00553174" w:rsidRDefault="00630831" w:rsidP="00630831">
      <w:pPr>
        <w:numPr>
          <w:ilvl w:val="0"/>
          <w:numId w:val="165"/>
        </w:numPr>
        <w:spacing w:before="100" w:beforeAutospacing="1" w:after="100" w:afterAutospacing="1" w:line="240" w:lineRule="auto"/>
        <w:rPr>
          <w:sz w:val="20"/>
          <w:szCs w:val="20"/>
        </w:rPr>
      </w:pPr>
      <w:r w:rsidRPr="00553174">
        <w:rPr>
          <w:sz w:val="20"/>
          <w:szCs w:val="20"/>
        </w:rPr>
        <w:t>              </w:t>
      </w:r>
    </w:p>
    <w:p w:rsidR="00630831" w:rsidRPr="00553174" w:rsidRDefault="00630831" w:rsidP="00630831">
      <w:pPr>
        <w:numPr>
          <w:ilvl w:val="0"/>
          <w:numId w:val="165"/>
        </w:numPr>
        <w:spacing w:before="100" w:beforeAutospacing="1" w:after="100" w:afterAutospacing="1" w:line="240" w:lineRule="auto"/>
        <w:rPr>
          <w:sz w:val="20"/>
          <w:szCs w:val="20"/>
        </w:rPr>
      </w:pPr>
      <w:r w:rsidRPr="00553174">
        <w:rPr>
          <w:sz w:val="20"/>
          <w:szCs w:val="20"/>
        </w:rPr>
        <w:t>            </w:t>
      </w:r>
      <w:r w:rsidRPr="00553174">
        <w:rPr>
          <w:rStyle w:val="keyword"/>
          <w:sz w:val="20"/>
          <w:szCs w:val="20"/>
        </w:rPr>
        <w:t>switch</w:t>
      </w:r>
      <w:r w:rsidRPr="00553174">
        <w:rPr>
          <w:sz w:val="20"/>
          <w:szCs w:val="20"/>
        </w:rPr>
        <w:t> (choice) {  </w:t>
      </w:r>
    </w:p>
    <w:p w:rsidR="00630831" w:rsidRPr="00553174" w:rsidRDefault="00630831" w:rsidP="00630831">
      <w:pPr>
        <w:numPr>
          <w:ilvl w:val="0"/>
          <w:numId w:val="165"/>
        </w:numPr>
        <w:spacing w:before="100" w:beforeAutospacing="1" w:after="100" w:afterAutospacing="1" w:line="240" w:lineRule="auto"/>
        <w:rPr>
          <w:sz w:val="20"/>
          <w:szCs w:val="20"/>
        </w:rPr>
      </w:pPr>
      <w:r w:rsidRPr="00553174">
        <w:rPr>
          <w:sz w:val="20"/>
          <w:szCs w:val="20"/>
        </w:rPr>
        <w:t>            </w:t>
      </w:r>
      <w:r w:rsidRPr="00553174">
        <w:rPr>
          <w:rStyle w:val="keyword"/>
          <w:sz w:val="20"/>
          <w:szCs w:val="20"/>
        </w:rPr>
        <w:t>case</w:t>
      </w:r>
      <w:r w:rsidRPr="00553174">
        <w:rPr>
          <w:sz w:val="20"/>
          <w:szCs w:val="20"/>
        </w:rPr>
        <w:t> </w:t>
      </w:r>
      <w:r w:rsidRPr="00553174">
        <w:rPr>
          <w:rStyle w:val="number"/>
          <w:sz w:val="20"/>
          <w:szCs w:val="20"/>
        </w:rPr>
        <w:t>1</w:t>
      </w:r>
      <w:r w:rsidRPr="00553174">
        <w:rPr>
          <w:sz w:val="20"/>
          <w:szCs w:val="20"/>
        </w:rPr>
        <w:t>:  </w:t>
      </w:r>
    </w:p>
    <w:p w:rsidR="00630831" w:rsidRPr="00553174" w:rsidRDefault="00630831" w:rsidP="00630831">
      <w:pPr>
        <w:numPr>
          <w:ilvl w:val="0"/>
          <w:numId w:val="165"/>
        </w:numPr>
        <w:spacing w:before="100" w:beforeAutospacing="1" w:after="100" w:afterAutospacing="1" w:line="240" w:lineRule="auto"/>
        <w:rPr>
          <w:sz w:val="20"/>
          <w:szCs w:val="20"/>
        </w:rPr>
      </w:pPr>
      <w:r w:rsidRPr="00553174">
        <w:rPr>
          <w:sz w:val="20"/>
          <w:szCs w:val="20"/>
        </w:rPr>
        <w:t>                {   </w:t>
      </w:r>
    </w:p>
    <w:p w:rsidR="00630831" w:rsidRPr="00553174" w:rsidRDefault="00630831" w:rsidP="00630831">
      <w:pPr>
        <w:numPr>
          <w:ilvl w:val="0"/>
          <w:numId w:val="165"/>
        </w:numPr>
        <w:spacing w:before="100" w:beforeAutospacing="1" w:after="100" w:afterAutospacing="1" w:line="240" w:lineRule="auto"/>
        <w:rPr>
          <w:sz w:val="20"/>
          <w:szCs w:val="20"/>
        </w:rPr>
      </w:pPr>
      <w:r w:rsidRPr="00553174">
        <w:rPr>
          <w:sz w:val="20"/>
          <w:szCs w:val="20"/>
        </w:rPr>
        <w:t>                  sk.iphoneSale();  </w:t>
      </w:r>
    </w:p>
    <w:p w:rsidR="00630831" w:rsidRPr="00553174" w:rsidRDefault="00630831" w:rsidP="00630831">
      <w:pPr>
        <w:numPr>
          <w:ilvl w:val="0"/>
          <w:numId w:val="165"/>
        </w:numPr>
        <w:spacing w:before="100" w:beforeAutospacing="1" w:after="100" w:afterAutospacing="1" w:line="240" w:lineRule="auto"/>
        <w:rPr>
          <w:sz w:val="20"/>
          <w:szCs w:val="20"/>
        </w:rPr>
      </w:pPr>
      <w:r w:rsidRPr="00553174">
        <w:rPr>
          <w:sz w:val="20"/>
          <w:szCs w:val="20"/>
        </w:rPr>
        <w:t>                    }  </w:t>
      </w:r>
    </w:p>
    <w:p w:rsidR="00630831" w:rsidRPr="00553174" w:rsidRDefault="00630831" w:rsidP="00630831">
      <w:pPr>
        <w:numPr>
          <w:ilvl w:val="0"/>
          <w:numId w:val="165"/>
        </w:numPr>
        <w:spacing w:before="100" w:beforeAutospacing="1" w:after="100" w:afterAutospacing="1" w:line="240" w:lineRule="auto"/>
        <w:rPr>
          <w:sz w:val="20"/>
          <w:szCs w:val="20"/>
        </w:rPr>
      </w:pPr>
      <w:r w:rsidRPr="00553174">
        <w:rPr>
          <w:sz w:val="20"/>
          <w:szCs w:val="20"/>
        </w:rPr>
        <w:t>                </w:t>
      </w:r>
      <w:r w:rsidRPr="00553174">
        <w:rPr>
          <w:rStyle w:val="keyword"/>
          <w:sz w:val="20"/>
          <w:szCs w:val="20"/>
        </w:rPr>
        <w:t>break</w:t>
      </w:r>
      <w:r w:rsidRPr="00553174">
        <w:rPr>
          <w:sz w:val="20"/>
          <w:szCs w:val="20"/>
        </w:rPr>
        <w:t>;  </w:t>
      </w:r>
    </w:p>
    <w:p w:rsidR="00630831" w:rsidRPr="00553174" w:rsidRDefault="00630831" w:rsidP="00630831">
      <w:pPr>
        <w:numPr>
          <w:ilvl w:val="0"/>
          <w:numId w:val="165"/>
        </w:numPr>
        <w:spacing w:before="100" w:beforeAutospacing="1" w:after="100" w:afterAutospacing="1" w:line="240" w:lineRule="auto"/>
        <w:rPr>
          <w:sz w:val="20"/>
          <w:szCs w:val="20"/>
        </w:rPr>
      </w:pPr>
      <w:r w:rsidRPr="00553174">
        <w:rPr>
          <w:sz w:val="20"/>
          <w:szCs w:val="20"/>
        </w:rPr>
        <w:t>       </w:t>
      </w:r>
      <w:r w:rsidRPr="00553174">
        <w:rPr>
          <w:rStyle w:val="keyword"/>
          <w:sz w:val="20"/>
          <w:szCs w:val="20"/>
        </w:rPr>
        <w:t>case</w:t>
      </w:r>
      <w:r w:rsidRPr="00553174">
        <w:rPr>
          <w:sz w:val="20"/>
          <w:szCs w:val="20"/>
        </w:rPr>
        <w:t> </w:t>
      </w:r>
      <w:r w:rsidRPr="00553174">
        <w:rPr>
          <w:rStyle w:val="number"/>
          <w:sz w:val="20"/>
          <w:szCs w:val="20"/>
        </w:rPr>
        <w:t>2</w:t>
      </w:r>
      <w:r w:rsidRPr="00553174">
        <w:rPr>
          <w:sz w:val="20"/>
          <w:szCs w:val="20"/>
        </w:rPr>
        <w:t>:  </w:t>
      </w:r>
    </w:p>
    <w:p w:rsidR="00630831" w:rsidRPr="00553174" w:rsidRDefault="00630831" w:rsidP="00630831">
      <w:pPr>
        <w:numPr>
          <w:ilvl w:val="0"/>
          <w:numId w:val="165"/>
        </w:numPr>
        <w:spacing w:before="100" w:beforeAutospacing="1" w:after="100" w:afterAutospacing="1" w:line="240" w:lineRule="auto"/>
        <w:rPr>
          <w:sz w:val="20"/>
          <w:szCs w:val="20"/>
        </w:rPr>
      </w:pPr>
      <w:r w:rsidRPr="00553174">
        <w:rPr>
          <w:sz w:val="20"/>
          <w:szCs w:val="20"/>
        </w:rPr>
        <w:t>                {  </w:t>
      </w:r>
    </w:p>
    <w:p w:rsidR="00630831" w:rsidRPr="00553174" w:rsidRDefault="00630831" w:rsidP="00630831">
      <w:pPr>
        <w:numPr>
          <w:ilvl w:val="0"/>
          <w:numId w:val="165"/>
        </w:numPr>
        <w:spacing w:before="100" w:beforeAutospacing="1" w:after="100" w:afterAutospacing="1" w:line="240" w:lineRule="auto"/>
        <w:rPr>
          <w:sz w:val="20"/>
          <w:szCs w:val="20"/>
        </w:rPr>
      </w:pPr>
      <w:r w:rsidRPr="00553174">
        <w:rPr>
          <w:sz w:val="20"/>
          <w:szCs w:val="20"/>
        </w:rPr>
        <w:t>                  sk.samsungSale();        </w:t>
      </w:r>
    </w:p>
    <w:p w:rsidR="00630831" w:rsidRPr="00553174" w:rsidRDefault="00630831" w:rsidP="00630831">
      <w:pPr>
        <w:numPr>
          <w:ilvl w:val="0"/>
          <w:numId w:val="165"/>
        </w:numPr>
        <w:spacing w:before="100" w:beforeAutospacing="1" w:after="100" w:afterAutospacing="1" w:line="240" w:lineRule="auto"/>
        <w:rPr>
          <w:sz w:val="20"/>
          <w:szCs w:val="20"/>
        </w:rPr>
      </w:pPr>
      <w:r w:rsidRPr="00553174">
        <w:rPr>
          <w:sz w:val="20"/>
          <w:szCs w:val="20"/>
        </w:rPr>
        <w:t>                    }  </w:t>
      </w:r>
    </w:p>
    <w:p w:rsidR="00630831" w:rsidRPr="00553174" w:rsidRDefault="00630831" w:rsidP="00630831">
      <w:pPr>
        <w:numPr>
          <w:ilvl w:val="0"/>
          <w:numId w:val="165"/>
        </w:numPr>
        <w:spacing w:before="100" w:beforeAutospacing="1" w:after="100" w:afterAutospacing="1" w:line="240" w:lineRule="auto"/>
        <w:rPr>
          <w:sz w:val="20"/>
          <w:szCs w:val="20"/>
        </w:rPr>
      </w:pPr>
      <w:r w:rsidRPr="00553174">
        <w:rPr>
          <w:sz w:val="20"/>
          <w:szCs w:val="20"/>
        </w:rPr>
        <w:t>                </w:t>
      </w:r>
      <w:r w:rsidRPr="00553174">
        <w:rPr>
          <w:rStyle w:val="keyword"/>
          <w:sz w:val="20"/>
          <w:szCs w:val="20"/>
        </w:rPr>
        <w:t>break</w:t>
      </w:r>
      <w:r w:rsidRPr="00553174">
        <w:rPr>
          <w:sz w:val="20"/>
          <w:szCs w:val="20"/>
        </w:rPr>
        <w:t>;    </w:t>
      </w:r>
    </w:p>
    <w:p w:rsidR="00630831" w:rsidRPr="00553174" w:rsidRDefault="00630831" w:rsidP="00630831">
      <w:pPr>
        <w:numPr>
          <w:ilvl w:val="0"/>
          <w:numId w:val="165"/>
        </w:numPr>
        <w:spacing w:before="100" w:beforeAutospacing="1" w:after="100" w:afterAutospacing="1" w:line="240" w:lineRule="auto"/>
        <w:rPr>
          <w:sz w:val="20"/>
          <w:szCs w:val="20"/>
        </w:rPr>
      </w:pPr>
      <w:r w:rsidRPr="00553174">
        <w:rPr>
          <w:sz w:val="20"/>
          <w:szCs w:val="20"/>
        </w:rPr>
        <w:t>       </w:t>
      </w:r>
      <w:r w:rsidRPr="00553174">
        <w:rPr>
          <w:rStyle w:val="keyword"/>
          <w:sz w:val="20"/>
          <w:szCs w:val="20"/>
        </w:rPr>
        <w:t>case</w:t>
      </w:r>
      <w:r w:rsidRPr="00553174">
        <w:rPr>
          <w:sz w:val="20"/>
          <w:szCs w:val="20"/>
        </w:rPr>
        <w:t> </w:t>
      </w:r>
      <w:r w:rsidRPr="00553174">
        <w:rPr>
          <w:rStyle w:val="number"/>
          <w:sz w:val="20"/>
          <w:szCs w:val="20"/>
        </w:rPr>
        <w:t>3</w:t>
      </w:r>
      <w:r w:rsidRPr="00553174">
        <w:rPr>
          <w:sz w:val="20"/>
          <w:szCs w:val="20"/>
        </w:rPr>
        <w:t>:  </w:t>
      </w:r>
    </w:p>
    <w:p w:rsidR="00630831" w:rsidRPr="00553174" w:rsidRDefault="00630831" w:rsidP="00630831">
      <w:pPr>
        <w:numPr>
          <w:ilvl w:val="0"/>
          <w:numId w:val="165"/>
        </w:numPr>
        <w:spacing w:before="100" w:beforeAutospacing="1" w:after="100" w:afterAutospacing="1" w:line="240" w:lineRule="auto"/>
        <w:rPr>
          <w:sz w:val="20"/>
          <w:szCs w:val="20"/>
        </w:rPr>
      </w:pPr>
      <w:r w:rsidRPr="00553174">
        <w:rPr>
          <w:sz w:val="20"/>
          <w:szCs w:val="20"/>
        </w:rPr>
        <w:t>                           {  </w:t>
      </w:r>
    </w:p>
    <w:p w:rsidR="00630831" w:rsidRPr="00553174" w:rsidRDefault="00630831" w:rsidP="00630831">
      <w:pPr>
        <w:numPr>
          <w:ilvl w:val="0"/>
          <w:numId w:val="165"/>
        </w:numPr>
        <w:spacing w:before="100" w:beforeAutospacing="1" w:after="100" w:afterAutospacing="1" w:line="240" w:lineRule="auto"/>
        <w:rPr>
          <w:sz w:val="20"/>
          <w:szCs w:val="20"/>
        </w:rPr>
      </w:pPr>
      <w:r w:rsidRPr="00553174">
        <w:rPr>
          <w:sz w:val="20"/>
          <w:szCs w:val="20"/>
        </w:rPr>
        <w:t>                           sk.blackberrySale();       </w:t>
      </w:r>
    </w:p>
    <w:p w:rsidR="00630831" w:rsidRPr="00553174" w:rsidRDefault="00630831" w:rsidP="00630831">
      <w:pPr>
        <w:numPr>
          <w:ilvl w:val="0"/>
          <w:numId w:val="165"/>
        </w:numPr>
        <w:spacing w:before="100" w:beforeAutospacing="1" w:after="100" w:afterAutospacing="1" w:line="240" w:lineRule="auto"/>
        <w:rPr>
          <w:sz w:val="20"/>
          <w:szCs w:val="20"/>
        </w:rPr>
      </w:pPr>
      <w:r w:rsidRPr="00553174">
        <w:rPr>
          <w:sz w:val="20"/>
          <w:szCs w:val="20"/>
        </w:rPr>
        <w:lastRenderedPageBreak/>
        <w:t>                           }  </w:t>
      </w:r>
    </w:p>
    <w:p w:rsidR="00630831" w:rsidRPr="00553174" w:rsidRDefault="00630831" w:rsidP="00630831">
      <w:pPr>
        <w:numPr>
          <w:ilvl w:val="0"/>
          <w:numId w:val="165"/>
        </w:numPr>
        <w:spacing w:before="100" w:beforeAutospacing="1" w:after="100" w:afterAutospacing="1" w:line="240" w:lineRule="auto"/>
        <w:rPr>
          <w:sz w:val="20"/>
          <w:szCs w:val="20"/>
        </w:rPr>
      </w:pPr>
      <w:r w:rsidRPr="00553174">
        <w:rPr>
          <w:sz w:val="20"/>
          <w:szCs w:val="20"/>
        </w:rPr>
        <w:t>                   </w:t>
      </w:r>
      <w:r w:rsidRPr="00553174">
        <w:rPr>
          <w:rStyle w:val="keyword"/>
          <w:sz w:val="20"/>
          <w:szCs w:val="20"/>
        </w:rPr>
        <w:t>break</w:t>
      </w:r>
      <w:r w:rsidRPr="00553174">
        <w:rPr>
          <w:sz w:val="20"/>
          <w:szCs w:val="20"/>
        </w:rPr>
        <w:t>;     </w:t>
      </w:r>
    </w:p>
    <w:p w:rsidR="00630831" w:rsidRPr="00553174" w:rsidRDefault="00630831" w:rsidP="00630831">
      <w:pPr>
        <w:numPr>
          <w:ilvl w:val="0"/>
          <w:numId w:val="165"/>
        </w:numPr>
        <w:spacing w:before="100" w:beforeAutospacing="1" w:after="100" w:afterAutospacing="1" w:line="240" w:lineRule="auto"/>
        <w:rPr>
          <w:sz w:val="20"/>
          <w:szCs w:val="20"/>
        </w:rPr>
      </w:pPr>
      <w:r w:rsidRPr="00553174">
        <w:rPr>
          <w:sz w:val="20"/>
          <w:szCs w:val="20"/>
        </w:rPr>
        <w:t>            </w:t>
      </w:r>
      <w:r w:rsidRPr="00553174">
        <w:rPr>
          <w:rStyle w:val="keyword"/>
          <w:sz w:val="20"/>
          <w:szCs w:val="20"/>
        </w:rPr>
        <w:t>default</w:t>
      </w:r>
      <w:r w:rsidRPr="00553174">
        <w:rPr>
          <w:sz w:val="20"/>
          <w:szCs w:val="20"/>
        </w:rPr>
        <w:t>:  </w:t>
      </w:r>
    </w:p>
    <w:p w:rsidR="00630831" w:rsidRPr="00553174" w:rsidRDefault="00630831" w:rsidP="00630831">
      <w:pPr>
        <w:numPr>
          <w:ilvl w:val="0"/>
          <w:numId w:val="165"/>
        </w:numPr>
        <w:spacing w:before="100" w:beforeAutospacing="1" w:after="100" w:afterAutospacing="1" w:line="240" w:lineRule="auto"/>
        <w:rPr>
          <w:sz w:val="20"/>
          <w:szCs w:val="20"/>
        </w:rPr>
      </w:pPr>
      <w:r w:rsidRPr="00553174">
        <w:rPr>
          <w:sz w:val="20"/>
          <w:szCs w:val="20"/>
        </w:rPr>
        <w:t>            {    </w:t>
      </w:r>
    </w:p>
    <w:p w:rsidR="00630831" w:rsidRPr="00553174" w:rsidRDefault="00630831" w:rsidP="00630831">
      <w:pPr>
        <w:numPr>
          <w:ilvl w:val="0"/>
          <w:numId w:val="165"/>
        </w:numPr>
        <w:spacing w:before="100" w:beforeAutospacing="1" w:after="100" w:afterAutospacing="1" w:line="240" w:lineRule="auto"/>
        <w:rPr>
          <w:sz w:val="20"/>
          <w:szCs w:val="20"/>
        </w:rPr>
      </w:pPr>
      <w:r w:rsidRPr="00553174">
        <w:rPr>
          <w:sz w:val="20"/>
          <w:szCs w:val="20"/>
        </w:rPr>
        <w:t>                System.out.println(</w:t>
      </w:r>
      <w:r w:rsidRPr="00553174">
        <w:rPr>
          <w:rStyle w:val="string"/>
          <w:sz w:val="20"/>
          <w:szCs w:val="20"/>
        </w:rPr>
        <w:t>"Nothing You purchased"</w:t>
      </w:r>
      <w:r w:rsidRPr="00553174">
        <w:rPr>
          <w:sz w:val="20"/>
          <w:szCs w:val="20"/>
        </w:rPr>
        <w:t>);  </w:t>
      </w:r>
    </w:p>
    <w:p w:rsidR="00630831" w:rsidRPr="00553174" w:rsidRDefault="00630831" w:rsidP="00630831">
      <w:pPr>
        <w:numPr>
          <w:ilvl w:val="0"/>
          <w:numId w:val="165"/>
        </w:numPr>
        <w:spacing w:before="100" w:beforeAutospacing="1" w:after="100" w:afterAutospacing="1" w:line="240" w:lineRule="auto"/>
        <w:rPr>
          <w:sz w:val="20"/>
          <w:szCs w:val="20"/>
        </w:rPr>
      </w:pPr>
      <w:r w:rsidRPr="00553174">
        <w:rPr>
          <w:sz w:val="20"/>
          <w:szCs w:val="20"/>
        </w:rPr>
        <w:t>            }         </w:t>
      </w:r>
    </w:p>
    <w:p w:rsidR="00630831" w:rsidRPr="00553174" w:rsidRDefault="00630831" w:rsidP="00630831">
      <w:pPr>
        <w:numPr>
          <w:ilvl w:val="0"/>
          <w:numId w:val="165"/>
        </w:numPr>
        <w:spacing w:before="100" w:beforeAutospacing="1" w:after="100" w:afterAutospacing="1" w:line="240" w:lineRule="auto"/>
        <w:rPr>
          <w:sz w:val="20"/>
          <w:szCs w:val="20"/>
        </w:rPr>
      </w:pPr>
      <w:r w:rsidRPr="00553174">
        <w:rPr>
          <w:sz w:val="20"/>
          <w:szCs w:val="20"/>
        </w:rPr>
        <w:t>                </w:t>
      </w:r>
      <w:r w:rsidRPr="00553174">
        <w:rPr>
          <w:rStyle w:val="keyword"/>
          <w:sz w:val="20"/>
          <w:szCs w:val="20"/>
        </w:rPr>
        <w:t>return</w:t>
      </w:r>
      <w:r w:rsidRPr="00553174">
        <w:rPr>
          <w:sz w:val="20"/>
          <w:szCs w:val="20"/>
        </w:rPr>
        <w:t>;  </w:t>
      </w:r>
    </w:p>
    <w:p w:rsidR="00630831" w:rsidRPr="00553174" w:rsidRDefault="00630831" w:rsidP="00630831">
      <w:pPr>
        <w:numPr>
          <w:ilvl w:val="0"/>
          <w:numId w:val="165"/>
        </w:numPr>
        <w:spacing w:before="100" w:beforeAutospacing="1" w:after="100" w:afterAutospacing="1" w:line="240" w:lineRule="auto"/>
        <w:rPr>
          <w:sz w:val="20"/>
          <w:szCs w:val="20"/>
        </w:rPr>
      </w:pPr>
      <w:r w:rsidRPr="00553174">
        <w:rPr>
          <w:sz w:val="20"/>
          <w:szCs w:val="20"/>
        </w:rPr>
        <w:t>            }  </w:t>
      </w:r>
    </w:p>
    <w:p w:rsidR="00630831" w:rsidRPr="00553174" w:rsidRDefault="00630831" w:rsidP="00630831">
      <w:pPr>
        <w:numPr>
          <w:ilvl w:val="0"/>
          <w:numId w:val="165"/>
        </w:numPr>
        <w:spacing w:before="100" w:beforeAutospacing="1" w:after="100" w:afterAutospacing="1" w:line="240" w:lineRule="auto"/>
        <w:rPr>
          <w:sz w:val="20"/>
          <w:szCs w:val="20"/>
        </w:rPr>
      </w:pPr>
      <w:r w:rsidRPr="00553174">
        <w:rPr>
          <w:sz w:val="20"/>
          <w:szCs w:val="20"/>
        </w:rPr>
        <w:t>              </w:t>
      </w:r>
    </w:p>
    <w:p w:rsidR="00630831" w:rsidRPr="00553174" w:rsidRDefault="00630831" w:rsidP="00630831">
      <w:pPr>
        <w:numPr>
          <w:ilvl w:val="0"/>
          <w:numId w:val="165"/>
        </w:numPr>
        <w:spacing w:before="100" w:beforeAutospacing="1" w:after="100" w:afterAutospacing="1" w:line="240" w:lineRule="auto"/>
        <w:rPr>
          <w:sz w:val="20"/>
          <w:szCs w:val="20"/>
        </w:rPr>
      </w:pPr>
      <w:r w:rsidRPr="00553174">
        <w:rPr>
          <w:sz w:val="20"/>
          <w:szCs w:val="20"/>
        </w:rPr>
        <w:t>      }</w:t>
      </w:r>
      <w:r w:rsidRPr="00553174">
        <w:rPr>
          <w:rStyle w:val="keyword"/>
          <w:sz w:val="20"/>
          <w:szCs w:val="20"/>
        </w:rPr>
        <w:t>while</w:t>
      </w:r>
      <w:r w:rsidRPr="00553174">
        <w:rPr>
          <w:sz w:val="20"/>
          <w:szCs w:val="20"/>
        </w:rPr>
        <w:t>(choice!=</w:t>
      </w:r>
      <w:r w:rsidRPr="00553174">
        <w:rPr>
          <w:rStyle w:val="number"/>
          <w:sz w:val="20"/>
          <w:szCs w:val="20"/>
        </w:rPr>
        <w:t>4</w:t>
      </w:r>
      <w:r w:rsidRPr="00553174">
        <w:rPr>
          <w:sz w:val="20"/>
          <w:szCs w:val="20"/>
        </w:rPr>
        <w:t>);  </w:t>
      </w:r>
    </w:p>
    <w:p w:rsidR="00630831" w:rsidRPr="00553174" w:rsidRDefault="00630831" w:rsidP="00630831">
      <w:pPr>
        <w:numPr>
          <w:ilvl w:val="0"/>
          <w:numId w:val="165"/>
        </w:numPr>
        <w:spacing w:before="100" w:beforeAutospacing="1" w:after="100" w:afterAutospacing="1" w:line="240" w:lineRule="auto"/>
        <w:rPr>
          <w:sz w:val="20"/>
          <w:szCs w:val="20"/>
        </w:rPr>
      </w:pPr>
      <w:r w:rsidRPr="00553174">
        <w:rPr>
          <w:sz w:val="20"/>
          <w:szCs w:val="20"/>
        </w:rPr>
        <w:t>   }  </w:t>
      </w:r>
    </w:p>
    <w:p w:rsidR="00630831" w:rsidRPr="00553174" w:rsidRDefault="00630831" w:rsidP="00630831">
      <w:pPr>
        <w:numPr>
          <w:ilvl w:val="0"/>
          <w:numId w:val="165"/>
        </w:numPr>
        <w:spacing w:before="100" w:beforeAutospacing="1" w:after="100" w:afterAutospacing="1" w:line="240" w:lineRule="auto"/>
        <w:rPr>
          <w:sz w:val="20"/>
          <w:szCs w:val="20"/>
        </w:rPr>
      </w:pPr>
      <w:r w:rsidRPr="00553174">
        <w:rPr>
          <w:sz w:val="20"/>
          <w:szCs w:val="20"/>
        </w:rPr>
        <w:t>}  </w:t>
      </w:r>
    </w:p>
    <w:p w:rsidR="00630831" w:rsidRPr="00553174" w:rsidRDefault="00630831" w:rsidP="00630831">
      <w:pPr>
        <w:spacing w:after="0"/>
        <w:rPr>
          <w:sz w:val="20"/>
          <w:szCs w:val="20"/>
        </w:rPr>
      </w:pPr>
      <w:r w:rsidRPr="00553174">
        <w:rPr>
          <w:sz w:val="20"/>
          <w:szCs w:val="20"/>
        </w:rPr>
        <w:pict>
          <v:rect id="_x0000_i1051" style="width:0;height:1.5pt" o:hralign="center" o:hrstd="t" o:hr="t" fillcolor="#a0a0a0" stroked="f"/>
        </w:pict>
      </w:r>
    </w:p>
    <w:p w:rsidR="00630831" w:rsidRPr="00553174" w:rsidRDefault="00630831" w:rsidP="00630831">
      <w:pPr>
        <w:rPr>
          <w:sz w:val="20"/>
          <w:szCs w:val="20"/>
        </w:rPr>
      </w:pPr>
      <w:hyperlink r:id="rId69" w:history="1">
        <w:proofErr w:type="gramStart"/>
        <w:r w:rsidRPr="00553174">
          <w:rPr>
            <w:rStyle w:val="Hyperlink"/>
            <w:sz w:val="20"/>
            <w:szCs w:val="20"/>
          </w:rPr>
          <w:t>download</w:t>
        </w:r>
        <w:proofErr w:type="gramEnd"/>
        <w:r w:rsidRPr="00553174">
          <w:rPr>
            <w:rStyle w:val="Hyperlink"/>
            <w:sz w:val="20"/>
            <w:szCs w:val="20"/>
          </w:rPr>
          <w:t xml:space="preserve"> this example</w:t>
        </w:r>
      </w:hyperlink>
      <w:r w:rsidRPr="00553174">
        <w:rPr>
          <w:sz w:val="20"/>
          <w:szCs w:val="20"/>
        </w:rPr>
        <w:t xml:space="preserve"> </w:t>
      </w:r>
    </w:p>
    <w:p w:rsidR="00630831" w:rsidRPr="00553174" w:rsidRDefault="00630831" w:rsidP="00630831">
      <w:pPr>
        <w:pStyle w:val="Heading4"/>
        <w:rPr>
          <w:rFonts w:asciiTheme="minorHAnsi" w:hAnsiTheme="minorHAnsi"/>
          <w:sz w:val="20"/>
          <w:szCs w:val="20"/>
        </w:rPr>
      </w:pPr>
      <w:r w:rsidRPr="00553174">
        <w:rPr>
          <w:rFonts w:asciiTheme="minorHAnsi" w:hAnsiTheme="minorHAnsi"/>
          <w:sz w:val="20"/>
          <w:szCs w:val="20"/>
        </w:rPr>
        <w:t>Output</w:t>
      </w:r>
    </w:p>
    <w:p w:rsidR="00630831" w:rsidRPr="00553174" w:rsidRDefault="00630831" w:rsidP="00630831">
      <w:pPr>
        <w:numPr>
          <w:ilvl w:val="0"/>
          <w:numId w:val="166"/>
        </w:numPr>
        <w:spacing w:before="100" w:beforeAutospacing="1" w:after="100" w:afterAutospacing="1" w:line="240" w:lineRule="auto"/>
        <w:rPr>
          <w:sz w:val="20"/>
          <w:szCs w:val="20"/>
        </w:rPr>
      </w:pPr>
      <w:r w:rsidRPr="00553174">
        <w:rPr>
          <w:sz w:val="20"/>
          <w:szCs w:val="20"/>
        </w:rPr>
        <w:t>========= Mobile Shop ============  </w:t>
      </w:r>
    </w:p>
    <w:p w:rsidR="00630831" w:rsidRPr="00553174" w:rsidRDefault="00630831" w:rsidP="00630831">
      <w:pPr>
        <w:numPr>
          <w:ilvl w:val="0"/>
          <w:numId w:val="166"/>
        </w:numPr>
        <w:spacing w:before="100" w:beforeAutospacing="1" w:after="100" w:afterAutospacing="1" w:line="240" w:lineRule="auto"/>
        <w:rPr>
          <w:sz w:val="20"/>
          <w:szCs w:val="20"/>
        </w:rPr>
      </w:pPr>
      <w:r w:rsidRPr="00553174">
        <w:rPr>
          <w:sz w:val="20"/>
          <w:szCs w:val="20"/>
        </w:rPr>
        <w:t>            </w:t>
      </w:r>
      <w:r w:rsidRPr="00553174">
        <w:rPr>
          <w:rStyle w:val="number"/>
          <w:sz w:val="20"/>
          <w:szCs w:val="20"/>
        </w:rPr>
        <w:t>1</w:t>
      </w:r>
      <w:r w:rsidRPr="00553174">
        <w:rPr>
          <w:sz w:val="20"/>
          <w:szCs w:val="20"/>
        </w:rPr>
        <w:t>. IPHONE.  </w:t>
      </w:r>
    </w:p>
    <w:p w:rsidR="00630831" w:rsidRPr="00553174" w:rsidRDefault="00630831" w:rsidP="00630831">
      <w:pPr>
        <w:numPr>
          <w:ilvl w:val="0"/>
          <w:numId w:val="166"/>
        </w:numPr>
        <w:spacing w:before="100" w:beforeAutospacing="1" w:after="100" w:afterAutospacing="1" w:line="240" w:lineRule="auto"/>
        <w:rPr>
          <w:sz w:val="20"/>
          <w:szCs w:val="20"/>
        </w:rPr>
      </w:pPr>
      <w:r w:rsidRPr="00553174">
        <w:rPr>
          <w:sz w:val="20"/>
          <w:szCs w:val="20"/>
        </w:rPr>
        <w:t>            </w:t>
      </w:r>
      <w:r w:rsidRPr="00553174">
        <w:rPr>
          <w:rStyle w:val="number"/>
          <w:sz w:val="20"/>
          <w:szCs w:val="20"/>
        </w:rPr>
        <w:t>2</w:t>
      </w:r>
      <w:r w:rsidRPr="00553174">
        <w:rPr>
          <w:sz w:val="20"/>
          <w:szCs w:val="20"/>
        </w:rPr>
        <w:t>. SAMSUNG.  </w:t>
      </w:r>
    </w:p>
    <w:p w:rsidR="00630831" w:rsidRPr="00553174" w:rsidRDefault="00630831" w:rsidP="00630831">
      <w:pPr>
        <w:numPr>
          <w:ilvl w:val="0"/>
          <w:numId w:val="166"/>
        </w:numPr>
        <w:spacing w:before="100" w:beforeAutospacing="1" w:after="100" w:afterAutospacing="1" w:line="240" w:lineRule="auto"/>
        <w:rPr>
          <w:sz w:val="20"/>
          <w:szCs w:val="20"/>
        </w:rPr>
      </w:pPr>
      <w:r w:rsidRPr="00553174">
        <w:rPr>
          <w:sz w:val="20"/>
          <w:szCs w:val="20"/>
        </w:rPr>
        <w:t>            </w:t>
      </w:r>
      <w:r w:rsidRPr="00553174">
        <w:rPr>
          <w:rStyle w:val="number"/>
          <w:sz w:val="20"/>
          <w:szCs w:val="20"/>
        </w:rPr>
        <w:t>3</w:t>
      </w:r>
      <w:r w:rsidRPr="00553174">
        <w:rPr>
          <w:sz w:val="20"/>
          <w:szCs w:val="20"/>
        </w:rPr>
        <w:t>. BLACKBERRY.  </w:t>
      </w:r>
    </w:p>
    <w:p w:rsidR="00630831" w:rsidRPr="00553174" w:rsidRDefault="00630831" w:rsidP="00630831">
      <w:pPr>
        <w:numPr>
          <w:ilvl w:val="0"/>
          <w:numId w:val="166"/>
        </w:numPr>
        <w:spacing w:before="100" w:beforeAutospacing="1" w:after="100" w:afterAutospacing="1" w:line="240" w:lineRule="auto"/>
        <w:rPr>
          <w:sz w:val="20"/>
          <w:szCs w:val="20"/>
        </w:rPr>
      </w:pPr>
      <w:r w:rsidRPr="00553174">
        <w:rPr>
          <w:sz w:val="20"/>
          <w:szCs w:val="20"/>
        </w:rPr>
        <w:t>            </w:t>
      </w:r>
      <w:r w:rsidRPr="00553174">
        <w:rPr>
          <w:rStyle w:val="number"/>
          <w:sz w:val="20"/>
          <w:szCs w:val="20"/>
        </w:rPr>
        <w:t>4</w:t>
      </w:r>
      <w:r w:rsidRPr="00553174">
        <w:rPr>
          <w:sz w:val="20"/>
          <w:szCs w:val="20"/>
        </w:rPr>
        <w:t>. Exit.  </w:t>
      </w:r>
    </w:p>
    <w:p w:rsidR="00630831" w:rsidRPr="00553174" w:rsidRDefault="00630831" w:rsidP="00630831">
      <w:pPr>
        <w:numPr>
          <w:ilvl w:val="0"/>
          <w:numId w:val="166"/>
        </w:numPr>
        <w:spacing w:before="100" w:beforeAutospacing="1" w:after="100" w:afterAutospacing="1" w:line="240" w:lineRule="auto"/>
        <w:rPr>
          <w:sz w:val="20"/>
          <w:szCs w:val="20"/>
        </w:rPr>
      </w:pPr>
      <w:r w:rsidRPr="00553174">
        <w:rPr>
          <w:sz w:val="20"/>
          <w:szCs w:val="20"/>
        </w:rPr>
        <w:t>Enter your choice: </w:t>
      </w:r>
      <w:r w:rsidRPr="00553174">
        <w:rPr>
          <w:rStyle w:val="number"/>
          <w:sz w:val="20"/>
          <w:szCs w:val="20"/>
        </w:rPr>
        <w:t>1</w:t>
      </w:r>
      <w:r w:rsidRPr="00553174">
        <w:rPr>
          <w:sz w:val="20"/>
          <w:szCs w:val="20"/>
        </w:rPr>
        <w:t>  </w:t>
      </w:r>
    </w:p>
    <w:p w:rsidR="00630831" w:rsidRPr="00553174" w:rsidRDefault="00630831" w:rsidP="00630831">
      <w:pPr>
        <w:numPr>
          <w:ilvl w:val="0"/>
          <w:numId w:val="166"/>
        </w:numPr>
        <w:spacing w:before="100" w:beforeAutospacing="1" w:after="100" w:afterAutospacing="1" w:line="240" w:lineRule="auto"/>
        <w:rPr>
          <w:sz w:val="20"/>
          <w:szCs w:val="20"/>
        </w:rPr>
      </w:pPr>
      <w:r w:rsidRPr="00553174">
        <w:rPr>
          <w:sz w:val="20"/>
          <w:szCs w:val="20"/>
        </w:rPr>
        <w:t> Iphone </w:t>
      </w:r>
      <w:r w:rsidRPr="00553174">
        <w:rPr>
          <w:rStyle w:val="number"/>
          <w:sz w:val="20"/>
          <w:szCs w:val="20"/>
        </w:rPr>
        <w:t>6</w:t>
      </w:r>
      <w:r w:rsidRPr="00553174">
        <w:rPr>
          <w:sz w:val="20"/>
          <w:szCs w:val="20"/>
        </w:rPr>
        <w:t>  </w:t>
      </w:r>
    </w:p>
    <w:p w:rsidR="00630831" w:rsidRPr="00553174" w:rsidRDefault="00630831" w:rsidP="00630831">
      <w:pPr>
        <w:numPr>
          <w:ilvl w:val="0"/>
          <w:numId w:val="166"/>
        </w:numPr>
        <w:spacing w:before="100" w:beforeAutospacing="1" w:after="100" w:afterAutospacing="1" w:line="240" w:lineRule="auto"/>
        <w:rPr>
          <w:sz w:val="20"/>
          <w:szCs w:val="20"/>
        </w:rPr>
      </w:pPr>
      <w:r w:rsidRPr="00553174">
        <w:rPr>
          <w:sz w:val="20"/>
          <w:szCs w:val="20"/>
        </w:rPr>
        <w:t> Rs </w:t>
      </w:r>
      <w:r w:rsidRPr="00553174">
        <w:rPr>
          <w:rStyle w:val="number"/>
          <w:sz w:val="20"/>
          <w:szCs w:val="20"/>
        </w:rPr>
        <w:t>65000.00</w:t>
      </w:r>
      <w:r w:rsidRPr="00553174">
        <w:rPr>
          <w:sz w:val="20"/>
          <w:szCs w:val="20"/>
        </w:rPr>
        <w:t>  </w:t>
      </w:r>
    </w:p>
    <w:p w:rsidR="00630831" w:rsidRPr="00553174" w:rsidRDefault="00630831" w:rsidP="00630831">
      <w:pPr>
        <w:numPr>
          <w:ilvl w:val="0"/>
          <w:numId w:val="166"/>
        </w:numPr>
        <w:spacing w:before="100" w:beforeAutospacing="1" w:after="100" w:afterAutospacing="1" w:line="240" w:lineRule="auto"/>
        <w:rPr>
          <w:sz w:val="20"/>
          <w:szCs w:val="20"/>
        </w:rPr>
      </w:pPr>
      <w:r w:rsidRPr="00553174">
        <w:rPr>
          <w:sz w:val="20"/>
          <w:szCs w:val="20"/>
        </w:rPr>
        <w:t>========= Mobile Shop ============  </w:t>
      </w:r>
    </w:p>
    <w:p w:rsidR="00630831" w:rsidRPr="00553174" w:rsidRDefault="00630831" w:rsidP="00630831">
      <w:pPr>
        <w:numPr>
          <w:ilvl w:val="0"/>
          <w:numId w:val="166"/>
        </w:numPr>
        <w:spacing w:before="100" w:beforeAutospacing="1" w:after="100" w:afterAutospacing="1" w:line="240" w:lineRule="auto"/>
        <w:rPr>
          <w:sz w:val="20"/>
          <w:szCs w:val="20"/>
        </w:rPr>
      </w:pPr>
      <w:r w:rsidRPr="00553174">
        <w:rPr>
          <w:sz w:val="20"/>
          <w:szCs w:val="20"/>
        </w:rPr>
        <w:t>            </w:t>
      </w:r>
      <w:r w:rsidRPr="00553174">
        <w:rPr>
          <w:rStyle w:val="number"/>
          <w:sz w:val="20"/>
          <w:szCs w:val="20"/>
        </w:rPr>
        <w:t>1</w:t>
      </w:r>
      <w:r w:rsidRPr="00553174">
        <w:rPr>
          <w:sz w:val="20"/>
          <w:szCs w:val="20"/>
        </w:rPr>
        <w:t>. IPHONE.  </w:t>
      </w:r>
    </w:p>
    <w:p w:rsidR="00630831" w:rsidRPr="00553174" w:rsidRDefault="00630831" w:rsidP="00630831">
      <w:pPr>
        <w:numPr>
          <w:ilvl w:val="0"/>
          <w:numId w:val="166"/>
        </w:numPr>
        <w:spacing w:before="100" w:beforeAutospacing="1" w:after="100" w:afterAutospacing="1" w:line="240" w:lineRule="auto"/>
        <w:rPr>
          <w:sz w:val="20"/>
          <w:szCs w:val="20"/>
        </w:rPr>
      </w:pPr>
      <w:r w:rsidRPr="00553174">
        <w:rPr>
          <w:sz w:val="20"/>
          <w:szCs w:val="20"/>
        </w:rPr>
        <w:t>            </w:t>
      </w:r>
      <w:r w:rsidRPr="00553174">
        <w:rPr>
          <w:rStyle w:val="number"/>
          <w:sz w:val="20"/>
          <w:szCs w:val="20"/>
        </w:rPr>
        <w:t>2</w:t>
      </w:r>
      <w:r w:rsidRPr="00553174">
        <w:rPr>
          <w:sz w:val="20"/>
          <w:szCs w:val="20"/>
        </w:rPr>
        <w:t>. SAMSUNG.  </w:t>
      </w:r>
    </w:p>
    <w:p w:rsidR="00630831" w:rsidRPr="00553174" w:rsidRDefault="00630831" w:rsidP="00630831">
      <w:pPr>
        <w:numPr>
          <w:ilvl w:val="0"/>
          <w:numId w:val="166"/>
        </w:numPr>
        <w:spacing w:before="100" w:beforeAutospacing="1" w:after="100" w:afterAutospacing="1" w:line="240" w:lineRule="auto"/>
        <w:rPr>
          <w:sz w:val="20"/>
          <w:szCs w:val="20"/>
        </w:rPr>
      </w:pPr>
      <w:r w:rsidRPr="00553174">
        <w:rPr>
          <w:sz w:val="20"/>
          <w:szCs w:val="20"/>
        </w:rPr>
        <w:t>            </w:t>
      </w:r>
      <w:r w:rsidRPr="00553174">
        <w:rPr>
          <w:rStyle w:val="number"/>
          <w:sz w:val="20"/>
          <w:szCs w:val="20"/>
        </w:rPr>
        <w:t>3</w:t>
      </w:r>
      <w:r w:rsidRPr="00553174">
        <w:rPr>
          <w:sz w:val="20"/>
          <w:szCs w:val="20"/>
        </w:rPr>
        <w:t>. BLACKBERRY.  </w:t>
      </w:r>
    </w:p>
    <w:p w:rsidR="00630831" w:rsidRPr="00553174" w:rsidRDefault="00630831" w:rsidP="00630831">
      <w:pPr>
        <w:numPr>
          <w:ilvl w:val="0"/>
          <w:numId w:val="166"/>
        </w:numPr>
        <w:spacing w:before="100" w:beforeAutospacing="1" w:after="100" w:afterAutospacing="1" w:line="240" w:lineRule="auto"/>
        <w:rPr>
          <w:sz w:val="20"/>
          <w:szCs w:val="20"/>
        </w:rPr>
      </w:pPr>
      <w:r w:rsidRPr="00553174">
        <w:rPr>
          <w:sz w:val="20"/>
          <w:szCs w:val="20"/>
        </w:rPr>
        <w:t>            </w:t>
      </w:r>
      <w:r w:rsidRPr="00553174">
        <w:rPr>
          <w:rStyle w:val="number"/>
          <w:sz w:val="20"/>
          <w:szCs w:val="20"/>
        </w:rPr>
        <w:t>4</w:t>
      </w:r>
      <w:r w:rsidRPr="00553174">
        <w:rPr>
          <w:sz w:val="20"/>
          <w:szCs w:val="20"/>
        </w:rPr>
        <w:t>. Exit.  </w:t>
      </w:r>
    </w:p>
    <w:p w:rsidR="00630831" w:rsidRPr="00553174" w:rsidRDefault="00630831" w:rsidP="00630831">
      <w:pPr>
        <w:numPr>
          <w:ilvl w:val="0"/>
          <w:numId w:val="166"/>
        </w:numPr>
        <w:spacing w:before="100" w:beforeAutospacing="1" w:after="100" w:afterAutospacing="1" w:line="240" w:lineRule="auto"/>
        <w:rPr>
          <w:sz w:val="20"/>
          <w:szCs w:val="20"/>
        </w:rPr>
      </w:pPr>
      <w:r w:rsidRPr="00553174">
        <w:rPr>
          <w:sz w:val="20"/>
          <w:szCs w:val="20"/>
        </w:rPr>
        <w:t>Enter your choice: </w:t>
      </w:r>
      <w:r w:rsidRPr="00553174">
        <w:rPr>
          <w:rStyle w:val="number"/>
          <w:sz w:val="20"/>
          <w:szCs w:val="20"/>
        </w:rPr>
        <w:t>2</w:t>
      </w:r>
      <w:r w:rsidRPr="00553174">
        <w:rPr>
          <w:sz w:val="20"/>
          <w:szCs w:val="20"/>
        </w:rPr>
        <w:t>  </w:t>
      </w:r>
    </w:p>
    <w:p w:rsidR="00630831" w:rsidRPr="00553174" w:rsidRDefault="00630831" w:rsidP="00630831">
      <w:pPr>
        <w:numPr>
          <w:ilvl w:val="0"/>
          <w:numId w:val="166"/>
        </w:numPr>
        <w:spacing w:before="100" w:beforeAutospacing="1" w:after="100" w:afterAutospacing="1" w:line="240" w:lineRule="auto"/>
        <w:rPr>
          <w:sz w:val="20"/>
          <w:szCs w:val="20"/>
        </w:rPr>
      </w:pPr>
      <w:r w:rsidRPr="00553174">
        <w:rPr>
          <w:sz w:val="20"/>
          <w:szCs w:val="20"/>
        </w:rPr>
        <w:t> Samsung galaxy tab </w:t>
      </w:r>
      <w:r w:rsidRPr="00553174">
        <w:rPr>
          <w:rStyle w:val="number"/>
          <w:sz w:val="20"/>
          <w:szCs w:val="20"/>
        </w:rPr>
        <w:t>3</w:t>
      </w:r>
      <w:r w:rsidRPr="00553174">
        <w:rPr>
          <w:sz w:val="20"/>
          <w:szCs w:val="20"/>
        </w:rPr>
        <w:t>  </w:t>
      </w:r>
    </w:p>
    <w:p w:rsidR="00630831" w:rsidRPr="00553174" w:rsidRDefault="00630831" w:rsidP="00630831">
      <w:pPr>
        <w:numPr>
          <w:ilvl w:val="0"/>
          <w:numId w:val="166"/>
        </w:numPr>
        <w:spacing w:before="100" w:beforeAutospacing="1" w:after="100" w:afterAutospacing="1" w:line="240" w:lineRule="auto"/>
        <w:rPr>
          <w:sz w:val="20"/>
          <w:szCs w:val="20"/>
        </w:rPr>
      </w:pPr>
      <w:r w:rsidRPr="00553174">
        <w:rPr>
          <w:sz w:val="20"/>
          <w:szCs w:val="20"/>
        </w:rPr>
        <w:t> Rs </w:t>
      </w:r>
      <w:r w:rsidRPr="00553174">
        <w:rPr>
          <w:rStyle w:val="number"/>
          <w:sz w:val="20"/>
          <w:szCs w:val="20"/>
        </w:rPr>
        <w:t>45000.00</w:t>
      </w:r>
      <w:r w:rsidRPr="00553174">
        <w:rPr>
          <w:sz w:val="20"/>
          <w:szCs w:val="20"/>
        </w:rPr>
        <w:t>  </w:t>
      </w:r>
    </w:p>
    <w:p w:rsidR="00630831" w:rsidRPr="00553174" w:rsidRDefault="00630831" w:rsidP="00630831">
      <w:pPr>
        <w:numPr>
          <w:ilvl w:val="0"/>
          <w:numId w:val="166"/>
        </w:numPr>
        <w:spacing w:before="100" w:beforeAutospacing="1" w:after="100" w:afterAutospacing="1" w:line="240" w:lineRule="auto"/>
        <w:rPr>
          <w:sz w:val="20"/>
          <w:szCs w:val="20"/>
        </w:rPr>
      </w:pPr>
      <w:r w:rsidRPr="00553174">
        <w:rPr>
          <w:sz w:val="20"/>
          <w:szCs w:val="20"/>
        </w:rPr>
        <w:t>========= Mobile Shop ============  </w:t>
      </w:r>
    </w:p>
    <w:p w:rsidR="00630831" w:rsidRPr="00553174" w:rsidRDefault="00630831" w:rsidP="00630831">
      <w:pPr>
        <w:numPr>
          <w:ilvl w:val="0"/>
          <w:numId w:val="166"/>
        </w:numPr>
        <w:spacing w:before="100" w:beforeAutospacing="1" w:after="100" w:afterAutospacing="1" w:line="240" w:lineRule="auto"/>
        <w:rPr>
          <w:sz w:val="20"/>
          <w:szCs w:val="20"/>
        </w:rPr>
      </w:pPr>
      <w:r w:rsidRPr="00553174">
        <w:rPr>
          <w:sz w:val="20"/>
          <w:szCs w:val="20"/>
        </w:rPr>
        <w:t>            </w:t>
      </w:r>
      <w:r w:rsidRPr="00553174">
        <w:rPr>
          <w:rStyle w:val="number"/>
          <w:sz w:val="20"/>
          <w:szCs w:val="20"/>
        </w:rPr>
        <w:t>1</w:t>
      </w:r>
      <w:r w:rsidRPr="00553174">
        <w:rPr>
          <w:sz w:val="20"/>
          <w:szCs w:val="20"/>
        </w:rPr>
        <w:t>. IPHONE.  </w:t>
      </w:r>
    </w:p>
    <w:p w:rsidR="00630831" w:rsidRPr="00553174" w:rsidRDefault="00630831" w:rsidP="00630831">
      <w:pPr>
        <w:numPr>
          <w:ilvl w:val="0"/>
          <w:numId w:val="166"/>
        </w:numPr>
        <w:spacing w:before="100" w:beforeAutospacing="1" w:after="100" w:afterAutospacing="1" w:line="240" w:lineRule="auto"/>
        <w:rPr>
          <w:sz w:val="20"/>
          <w:szCs w:val="20"/>
        </w:rPr>
      </w:pPr>
      <w:r w:rsidRPr="00553174">
        <w:rPr>
          <w:sz w:val="20"/>
          <w:szCs w:val="20"/>
        </w:rPr>
        <w:t>            </w:t>
      </w:r>
      <w:r w:rsidRPr="00553174">
        <w:rPr>
          <w:rStyle w:val="number"/>
          <w:sz w:val="20"/>
          <w:szCs w:val="20"/>
        </w:rPr>
        <w:t>2</w:t>
      </w:r>
      <w:r w:rsidRPr="00553174">
        <w:rPr>
          <w:sz w:val="20"/>
          <w:szCs w:val="20"/>
        </w:rPr>
        <w:t>. SAMSUNG.  </w:t>
      </w:r>
    </w:p>
    <w:p w:rsidR="00630831" w:rsidRPr="00553174" w:rsidRDefault="00630831" w:rsidP="00630831">
      <w:pPr>
        <w:numPr>
          <w:ilvl w:val="0"/>
          <w:numId w:val="166"/>
        </w:numPr>
        <w:spacing w:before="100" w:beforeAutospacing="1" w:after="100" w:afterAutospacing="1" w:line="240" w:lineRule="auto"/>
        <w:rPr>
          <w:sz w:val="20"/>
          <w:szCs w:val="20"/>
        </w:rPr>
      </w:pPr>
      <w:r w:rsidRPr="00553174">
        <w:rPr>
          <w:sz w:val="20"/>
          <w:szCs w:val="20"/>
        </w:rPr>
        <w:t>            </w:t>
      </w:r>
      <w:r w:rsidRPr="00553174">
        <w:rPr>
          <w:rStyle w:val="number"/>
          <w:sz w:val="20"/>
          <w:szCs w:val="20"/>
        </w:rPr>
        <w:t>3</w:t>
      </w:r>
      <w:r w:rsidRPr="00553174">
        <w:rPr>
          <w:sz w:val="20"/>
          <w:szCs w:val="20"/>
        </w:rPr>
        <w:t>. BLACKBERRY.  </w:t>
      </w:r>
    </w:p>
    <w:p w:rsidR="00630831" w:rsidRPr="00553174" w:rsidRDefault="00630831" w:rsidP="00630831">
      <w:pPr>
        <w:numPr>
          <w:ilvl w:val="0"/>
          <w:numId w:val="166"/>
        </w:numPr>
        <w:spacing w:before="100" w:beforeAutospacing="1" w:after="100" w:afterAutospacing="1" w:line="240" w:lineRule="auto"/>
        <w:rPr>
          <w:sz w:val="20"/>
          <w:szCs w:val="20"/>
        </w:rPr>
      </w:pPr>
      <w:r w:rsidRPr="00553174">
        <w:rPr>
          <w:sz w:val="20"/>
          <w:szCs w:val="20"/>
        </w:rPr>
        <w:t>            </w:t>
      </w:r>
      <w:r w:rsidRPr="00553174">
        <w:rPr>
          <w:rStyle w:val="number"/>
          <w:sz w:val="20"/>
          <w:szCs w:val="20"/>
        </w:rPr>
        <w:t>4</w:t>
      </w:r>
      <w:r w:rsidRPr="00553174">
        <w:rPr>
          <w:sz w:val="20"/>
          <w:szCs w:val="20"/>
        </w:rPr>
        <w:t>. Exit.  </w:t>
      </w:r>
    </w:p>
    <w:p w:rsidR="00630831" w:rsidRPr="00553174" w:rsidRDefault="00630831" w:rsidP="00630831">
      <w:pPr>
        <w:numPr>
          <w:ilvl w:val="0"/>
          <w:numId w:val="166"/>
        </w:numPr>
        <w:spacing w:before="100" w:beforeAutospacing="1" w:after="100" w:afterAutospacing="1" w:line="240" w:lineRule="auto"/>
        <w:rPr>
          <w:sz w:val="20"/>
          <w:szCs w:val="20"/>
        </w:rPr>
      </w:pPr>
      <w:r w:rsidRPr="00553174">
        <w:rPr>
          <w:sz w:val="20"/>
          <w:szCs w:val="20"/>
        </w:rPr>
        <w:t>Enter your choice: </w:t>
      </w:r>
      <w:r w:rsidRPr="00553174">
        <w:rPr>
          <w:rStyle w:val="number"/>
          <w:sz w:val="20"/>
          <w:szCs w:val="20"/>
        </w:rPr>
        <w:t>3</w:t>
      </w:r>
      <w:r w:rsidRPr="00553174">
        <w:rPr>
          <w:sz w:val="20"/>
          <w:szCs w:val="20"/>
        </w:rPr>
        <w:t>  </w:t>
      </w:r>
    </w:p>
    <w:p w:rsidR="00630831" w:rsidRPr="00553174" w:rsidRDefault="00630831" w:rsidP="00630831">
      <w:pPr>
        <w:numPr>
          <w:ilvl w:val="0"/>
          <w:numId w:val="166"/>
        </w:numPr>
        <w:spacing w:before="100" w:beforeAutospacing="1" w:after="100" w:afterAutospacing="1" w:line="240" w:lineRule="auto"/>
        <w:rPr>
          <w:sz w:val="20"/>
          <w:szCs w:val="20"/>
        </w:rPr>
      </w:pPr>
      <w:r w:rsidRPr="00553174">
        <w:rPr>
          <w:sz w:val="20"/>
          <w:szCs w:val="20"/>
        </w:rPr>
        <w:t> Blackberry Z10  </w:t>
      </w:r>
    </w:p>
    <w:p w:rsidR="00630831" w:rsidRPr="00553174" w:rsidRDefault="00630831" w:rsidP="00630831">
      <w:pPr>
        <w:numPr>
          <w:ilvl w:val="0"/>
          <w:numId w:val="166"/>
        </w:numPr>
        <w:spacing w:before="100" w:beforeAutospacing="1" w:after="100" w:afterAutospacing="1" w:line="240" w:lineRule="auto"/>
        <w:rPr>
          <w:sz w:val="20"/>
          <w:szCs w:val="20"/>
        </w:rPr>
      </w:pPr>
      <w:r w:rsidRPr="00553174">
        <w:rPr>
          <w:sz w:val="20"/>
          <w:szCs w:val="20"/>
        </w:rPr>
        <w:t> Rs </w:t>
      </w:r>
      <w:r w:rsidRPr="00553174">
        <w:rPr>
          <w:rStyle w:val="number"/>
          <w:sz w:val="20"/>
          <w:szCs w:val="20"/>
        </w:rPr>
        <w:t>55000.00</w:t>
      </w:r>
      <w:r w:rsidRPr="00553174">
        <w:rPr>
          <w:sz w:val="20"/>
          <w:szCs w:val="20"/>
        </w:rPr>
        <w:t>  </w:t>
      </w:r>
    </w:p>
    <w:p w:rsidR="00630831" w:rsidRPr="00553174" w:rsidRDefault="00630831" w:rsidP="00630831">
      <w:pPr>
        <w:numPr>
          <w:ilvl w:val="0"/>
          <w:numId w:val="166"/>
        </w:numPr>
        <w:spacing w:before="100" w:beforeAutospacing="1" w:after="100" w:afterAutospacing="1" w:line="240" w:lineRule="auto"/>
        <w:rPr>
          <w:sz w:val="20"/>
          <w:szCs w:val="20"/>
        </w:rPr>
      </w:pPr>
      <w:r w:rsidRPr="00553174">
        <w:rPr>
          <w:sz w:val="20"/>
          <w:szCs w:val="20"/>
        </w:rPr>
        <w:t>========= Mobile Shop ============  </w:t>
      </w:r>
    </w:p>
    <w:p w:rsidR="00630831" w:rsidRPr="00553174" w:rsidRDefault="00630831" w:rsidP="00630831">
      <w:pPr>
        <w:numPr>
          <w:ilvl w:val="0"/>
          <w:numId w:val="166"/>
        </w:numPr>
        <w:spacing w:before="100" w:beforeAutospacing="1" w:after="100" w:afterAutospacing="1" w:line="240" w:lineRule="auto"/>
        <w:rPr>
          <w:sz w:val="20"/>
          <w:szCs w:val="20"/>
        </w:rPr>
      </w:pPr>
      <w:r w:rsidRPr="00553174">
        <w:rPr>
          <w:sz w:val="20"/>
          <w:szCs w:val="20"/>
        </w:rPr>
        <w:t>            </w:t>
      </w:r>
      <w:r w:rsidRPr="00553174">
        <w:rPr>
          <w:rStyle w:val="number"/>
          <w:sz w:val="20"/>
          <w:szCs w:val="20"/>
        </w:rPr>
        <w:t>1</w:t>
      </w:r>
      <w:r w:rsidRPr="00553174">
        <w:rPr>
          <w:sz w:val="20"/>
          <w:szCs w:val="20"/>
        </w:rPr>
        <w:t>. IPHONE.  </w:t>
      </w:r>
    </w:p>
    <w:p w:rsidR="00630831" w:rsidRPr="00553174" w:rsidRDefault="00630831" w:rsidP="00630831">
      <w:pPr>
        <w:numPr>
          <w:ilvl w:val="0"/>
          <w:numId w:val="166"/>
        </w:numPr>
        <w:spacing w:before="100" w:beforeAutospacing="1" w:after="100" w:afterAutospacing="1" w:line="240" w:lineRule="auto"/>
        <w:rPr>
          <w:sz w:val="20"/>
          <w:szCs w:val="20"/>
        </w:rPr>
      </w:pPr>
      <w:r w:rsidRPr="00553174">
        <w:rPr>
          <w:sz w:val="20"/>
          <w:szCs w:val="20"/>
        </w:rPr>
        <w:t>            </w:t>
      </w:r>
      <w:r w:rsidRPr="00553174">
        <w:rPr>
          <w:rStyle w:val="number"/>
          <w:sz w:val="20"/>
          <w:szCs w:val="20"/>
        </w:rPr>
        <w:t>2</w:t>
      </w:r>
      <w:r w:rsidRPr="00553174">
        <w:rPr>
          <w:sz w:val="20"/>
          <w:szCs w:val="20"/>
        </w:rPr>
        <w:t>. SAMSUNG.  </w:t>
      </w:r>
    </w:p>
    <w:p w:rsidR="00630831" w:rsidRPr="00553174" w:rsidRDefault="00630831" w:rsidP="00630831">
      <w:pPr>
        <w:numPr>
          <w:ilvl w:val="0"/>
          <w:numId w:val="166"/>
        </w:numPr>
        <w:spacing w:before="100" w:beforeAutospacing="1" w:after="100" w:afterAutospacing="1" w:line="240" w:lineRule="auto"/>
        <w:rPr>
          <w:sz w:val="20"/>
          <w:szCs w:val="20"/>
        </w:rPr>
      </w:pPr>
      <w:r w:rsidRPr="00553174">
        <w:rPr>
          <w:sz w:val="20"/>
          <w:szCs w:val="20"/>
        </w:rPr>
        <w:t>            </w:t>
      </w:r>
      <w:r w:rsidRPr="00553174">
        <w:rPr>
          <w:rStyle w:val="number"/>
          <w:sz w:val="20"/>
          <w:szCs w:val="20"/>
        </w:rPr>
        <w:t>3</w:t>
      </w:r>
      <w:r w:rsidRPr="00553174">
        <w:rPr>
          <w:sz w:val="20"/>
          <w:szCs w:val="20"/>
        </w:rPr>
        <w:t>. BLACKBERRY.  </w:t>
      </w:r>
    </w:p>
    <w:p w:rsidR="00630831" w:rsidRPr="00553174" w:rsidRDefault="00630831" w:rsidP="00630831">
      <w:pPr>
        <w:numPr>
          <w:ilvl w:val="0"/>
          <w:numId w:val="166"/>
        </w:numPr>
        <w:spacing w:before="100" w:beforeAutospacing="1" w:after="100" w:afterAutospacing="1" w:line="240" w:lineRule="auto"/>
        <w:rPr>
          <w:sz w:val="20"/>
          <w:szCs w:val="20"/>
        </w:rPr>
      </w:pPr>
      <w:r w:rsidRPr="00553174">
        <w:rPr>
          <w:sz w:val="20"/>
          <w:szCs w:val="20"/>
        </w:rPr>
        <w:t>            </w:t>
      </w:r>
      <w:r w:rsidRPr="00553174">
        <w:rPr>
          <w:rStyle w:val="number"/>
          <w:sz w:val="20"/>
          <w:szCs w:val="20"/>
        </w:rPr>
        <w:t>4</w:t>
      </w:r>
      <w:r w:rsidRPr="00553174">
        <w:rPr>
          <w:sz w:val="20"/>
          <w:szCs w:val="20"/>
        </w:rPr>
        <w:t>. Exit.  </w:t>
      </w:r>
    </w:p>
    <w:p w:rsidR="00630831" w:rsidRPr="00553174" w:rsidRDefault="00630831" w:rsidP="00630831">
      <w:pPr>
        <w:numPr>
          <w:ilvl w:val="0"/>
          <w:numId w:val="166"/>
        </w:numPr>
        <w:spacing w:before="100" w:beforeAutospacing="1" w:after="100" w:afterAutospacing="1" w:line="240" w:lineRule="auto"/>
        <w:rPr>
          <w:sz w:val="20"/>
          <w:szCs w:val="20"/>
        </w:rPr>
      </w:pPr>
      <w:r w:rsidRPr="00553174">
        <w:rPr>
          <w:sz w:val="20"/>
          <w:szCs w:val="20"/>
        </w:rPr>
        <w:t>Enter your choice: </w:t>
      </w:r>
      <w:r w:rsidRPr="00553174">
        <w:rPr>
          <w:rStyle w:val="number"/>
          <w:sz w:val="20"/>
          <w:szCs w:val="20"/>
        </w:rPr>
        <w:t>4</w:t>
      </w:r>
      <w:r w:rsidRPr="00553174">
        <w:rPr>
          <w:sz w:val="20"/>
          <w:szCs w:val="20"/>
        </w:rPr>
        <w:t>  </w:t>
      </w:r>
    </w:p>
    <w:p w:rsidR="00630831" w:rsidRPr="00553174" w:rsidRDefault="00630831" w:rsidP="00630831">
      <w:pPr>
        <w:numPr>
          <w:ilvl w:val="0"/>
          <w:numId w:val="166"/>
        </w:numPr>
        <w:spacing w:before="100" w:beforeAutospacing="1" w:after="100" w:afterAutospacing="1" w:line="240" w:lineRule="auto"/>
        <w:rPr>
          <w:sz w:val="20"/>
          <w:szCs w:val="20"/>
        </w:rPr>
      </w:pPr>
      <w:r w:rsidRPr="00553174">
        <w:rPr>
          <w:sz w:val="20"/>
          <w:szCs w:val="20"/>
        </w:rPr>
        <w:t>Nothing You purchased  </w:t>
      </w:r>
    </w:p>
    <w:p w:rsidR="00091FA0" w:rsidRPr="00553174" w:rsidRDefault="00091FA0" w:rsidP="00695A63">
      <w:pPr>
        <w:shd w:val="clear" w:color="auto" w:fill="F9FBF9"/>
        <w:spacing w:after="0" w:line="345" w:lineRule="atLeast"/>
        <w:jc w:val="both"/>
        <w:rPr>
          <w:b/>
          <w:color w:val="000000"/>
          <w:sz w:val="20"/>
          <w:szCs w:val="20"/>
        </w:rPr>
      </w:pPr>
      <w:r w:rsidRPr="00553174">
        <w:rPr>
          <w:b/>
          <w:color w:val="000000"/>
          <w:sz w:val="20"/>
          <w:szCs w:val="20"/>
        </w:rPr>
        <w:t xml:space="preserve">Behavioral design pattern </w:t>
      </w:r>
      <w:r w:rsidRPr="00553174">
        <w:rPr>
          <w:b/>
          <w:color w:val="000000"/>
          <w:sz w:val="20"/>
          <w:szCs w:val="20"/>
        </w:rPr>
        <w:sym w:font="Wingdings" w:char="F0E0"/>
      </w:r>
    </w:p>
    <w:p w:rsidR="00091FA0" w:rsidRPr="00553174" w:rsidRDefault="00091FA0" w:rsidP="00695A63">
      <w:pPr>
        <w:shd w:val="clear" w:color="auto" w:fill="F9FBF9"/>
        <w:spacing w:after="0" w:line="345" w:lineRule="atLeast"/>
        <w:jc w:val="both"/>
        <w:rPr>
          <w:b/>
          <w:color w:val="000000"/>
          <w:sz w:val="20"/>
          <w:szCs w:val="20"/>
        </w:rPr>
      </w:pPr>
      <w:r w:rsidRPr="00553174">
        <w:rPr>
          <w:b/>
          <w:color w:val="000000"/>
          <w:sz w:val="20"/>
          <w:szCs w:val="20"/>
        </w:rPr>
        <w:lastRenderedPageBreak/>
        <w:t>Chain of responsibility:</w:t>
      </w: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36"/>
        <w:gridCol w:w="9288"/>
        <w:gridCol w:w="36"/>
      </w:tblGrid>
      <w:tr w:rsidR="00091FA0" w:rsidRPr="00553174" w:rsidTr="00091FA0">
        <w:trPr>
          <w:tblCellSpacing w:w="0" w:type="dxa"/>
        </w:trPr>
        <w:tc>
          <w:tcPr>
            <w:tcW w:w="0" w:type="auto"/>
            <w:vAlign w:val="center"/>
            <w:hideMark/>
          </w:tcPr>
          <w:p w:rsidR="00091FA0" w:rsidRPr="00553174" w:rsidRDefault="00091FA0" w:rsidP="00091FA0">
            <w:pPr>
              <w:spacing w:after="0" w:line="240" w:lineRule="auto"/>
              <w:rPr>
                <w:rFonts w:eastAsia="Times New Roman" w:cs="Times New Roman"/>
                <w:sz w:val="20"/>
                <w:szCs w:val="20"/>
              </w:rPr>
            </w:pPr>
          </w:p>
        </w:tc>
        <w:tc>
          <w:tcPr>
            <w:tcW w:w="0" w:type="auto"/>
            <w:vAlign w:val="center"/>
            <w:hideMark/>
          </w:tcPr>
          <w:p w:rsidR="00091FA0" w:rsidRPr="00553174" w:rsidRDefault="00091FA0" w:rsidP="00091FA0">
            <w:pPr>
              <w:spacing w:after="0" w:line="240" w:lineRule="auto"/>
              <w:rPr>
                <w:rFonts w:eastAsia="Times New Roman" w:cs="Times New Roman"/>
                <w:sz w:val="20"/>
                <w:szCs w:val="20"/>
              </w:rPr>
            </w:pPr>
            <w:r w:rsidRPr="00553174">
              <w:rPr>
                <w:rFonts w:eastAsia="Times New Roman" w:cs="Arial"/>
                <w:sz w:val="20"/>
                <w:szCs w:val="20"/>
              </w:rPr>
              <w:t xml:space="preserve">The </w:t>
            </w:r>
            <w:r w:rsidRPr="00553174">
              <w:rPr>
                <w:rFonts w:eastAsia="Times New Roman" w:cs="Arial"/>
                <w:b/>
                <w:bCs/>
                <w:color w:val="3D85C6"/>
                <w:sz w:val="20"/>
                <w:szCs w:val="20"/>
              </w:rPr>
              <w:t>chain of responsibility pattern</w:t>
            </w:r>
            <w:r w:rsidRPr="00553174">
              <w:rPr>
                <w:rFonts w:eastAsia="Times New Roman" w:cs="Arial"/>
                <w:sz w:val="20"/>
                <w:szCs w:val="20"/>
              </w:rPr>
              <w:t xml:space="preserve"> allows you to pass a request to from an object to the next until the request is fulfilled.  For example, you can pass a mortgage application request to a bank manager, and if the manager cannot approve the loan, it can be passed to his supervisor and so on. The chain of responsibility automates the passing of requests from one object to the next. </w:t>
            </w:r>
          </w:p>
        </w:tc>
        <w:tc>
          <w:tcPr>
            <w:tcW w:w="0" w:type="auto"/>
            <w:vAlign w:val="center"/>
            <w:hideMark/>
          </w:tcPr>
          <w:p w:rsidR="00091FA0" w:rsidRPr="00553174" w:rsidRDefault="00091FA0" w:rsidP="00091FA0">
            <w:pPr>
              <w:spacing w:after="0" w:line="240" w:lineRule="auto"/>
              <w:rPr>
                <w:rFonts w:eastAsia="Times New Roman" w:cs="Times New Roman"/>
                <w:sz w:val="20"/>
                <w:szCs w:val="20"/>
              </w:rPr>
            </w:pPr>
          </w:p>
        </w:tc>
      </w:tr>
    </w:tbl>
    <w:p w:rsidR="00091FA0" w:rsidRPr="00553174" w:rsidRDefault="00091FA0" w:rsidP="00091FA0">
      <w:pPr>
        <w:spacing w:after="0" w:line="240" w:lineRule="auto"/>
        <w:rPr>
          <w:rFonts w:eastAsia="Times New Roman" w:cs="Times New Roman"/>
          <w:sz w:val="20"/>
          <w:szCs w:val="20"/>
        </w:rPr>
      </w:pPr>
      <w:r w:rsidRPr="00553174">
        <w:rPr>
          <w:rFonts w:eastAsia="Times New Roman" w:cs="Arial"/>
          <w:sz w:val="20"/>
          <w:szCs w:val="20"/>
        </w:rPr>
        <w:t>The logic of the pattern is analogous to the exception handling routine in the compiler. When an exception happens, it is passed to the next catch statement until it is matched to an exception type where it will be handled.</w:t>
      </w:r>
    </w:p>
    <w:p w:rsidR="00091FA0" w:rsidRPr="00553174" w:rsidRDefault="00091FA0" w:rsidP="00091FA0">
      <w:pPr>
        <w:pStyle w:val="NormalWeb"/>
        <w:rPr>
          <w:rFonts w:asciiTheme="minorHAnsi" w:hAnsiTheme="minorHAnsi"/>
          <w:sz w:val="20"/>
          <w:szCs w:val="20"/>
        </w:rPr>
      </w:pPr>
      <w:r w:rsidRPr="00553174">
        <w:rPr>
          <w:rFonts w:asciiTheme="minorHAnsi" w:hAnsiTheme="minorHAnsi"/>
          <w:sz w:val="20"/>
          <w:szCs w:val="20"/>
        </w:rPr>
        <w:t>In chain of responsibility, sender sends a request to a chain of objects. The request can be handled by any object in the chain.</w:t>
      </w:r>
    </w:p>
    <w:p w:rsidR="00091FA0" w:rsidRPr="00553174" w:rsidRDefault="00091FA0" w:rsidP="00091FA0">
      <w:pPr>
        <w:pStyle w:val="NormalWeb"/>
        <w:rPr>
          <w:rFonts w:asciiTheme="minorHAnsi" w:hAnsiTheme="minorHAnsi"/>
          <w:sz w:val="20"/>
          <w:szCs w:val="20"/>
        </w:rPr>
      </w:pPr>
      <w:r w:rsidRPr="00553174">
        <w:rPr>
          <w:rFonts w:asciiTheme="minorHAnsi" w:hAnsiTheme="minorHAnsi"/>
          <w:sz w:val="20"/>
          <w:szCs w:val="20"/>
        </w:rPr>
        <w:t xml:space="preserve">A Chain of Responsibility Pattern says that just </w:t>
      </w:r>
      <w:r w:rsidRPr="00553174">
        <w:rPr>
          <w:rFonts w:asciiTheme="minorHAnsi" w:hAnsiTheme="minorHAnsi"/>
          <w:b/>
          <w:bCs/>
          <w:sz w:val="20"/>
          <w:szCs w:val="20"/>
        </w:rPr>
        <w:t>"avoid coupling the sender of a request to its receiver by giving multiple objects a chance to handle the request".</w:t>
      </w:r>
      <w:r w:rsidRPr="00553174">
        <w:rPr>
          <w:rFonts w:asciiTheme="minorHAnsi" w:hAnsiTheme="minorHAnsi"/>
          <w:sz w:val="20"/>
          <w:szCs w:val="20"/>
        </w:rPr>
        <w:t xml:space="preserve"> For example, an ATM uses the Chain of Responsibility design pattern in money giving process.</w:t>
      </w:r>
    </w:p>
    <w:p w:rsidR="00091FA0" w:rsidRPr="00553174" w:rsidRDefault="00091FA0" w:rsidP="00091FA0">
      <w:pPr>
        <w:pStyle w:val="NormalWeb"/>
        <w:rPr>
          <w:rFonts w:asciiTheme="minorHAnsi" w:hAnsiTheme="minorHAnsi"/>
          <w:sz w:val="20"/>
          <w:szCs w:val="20"/>
        </w:rPr>
      </w:pPr>
      <w:r w:rsidRPr="00553174">
        <w:rPr>
          <w:rFonts w:asciiTheme="minorHAnsi" w:hAnsiTheme="minorHAnsi"/>
          <w:sz w:val="20"/>
          <w:szCs w:val="20"/>
        </w:rPr>
        <w:t>In other words, we can say that normally each receiver contains reference of another receiver. If one object cannot handle the request then it passes the same to the next receiver and so on.</w:t>
      </w:r>
    </w:p>
    <w:p w:rsidR="00091FA0" w:rsidRPr="00553174" w:rsidRDefault="00091FA0" w:rsidP="00091FA0">
      <w:pPr>
        <w:rPr>
          <w:sz w:val="20"/>
          <w:szCs w:val="20"/>
        </w:rPr>
      </w:pPr>
      <w:r w:rsidRPr="00553174">
        <w:rPr>
          <w:sz w:val="20"/>
          <w:szCs w:val="20"/>
        </w:rPr>
        <w:pict>
          <v:rect id="_x0000_i1052" style="width:0;height:1.5pt" o:hralign="center" o:hrstd="t" o:hr="t" fillcolor="#a0a0a0" stroked="f"/>
        </w:pict>
      </w:r>
    </w:p>
    <w:p w:rsidR="00091FA0" w:rsidRPr="00553174" w:rsidRDefault="00091FA0" w:rsidP="00091FA0">
      <w:pPr>
        <w:pStyle w:val="Heading4"/>
        <w:rPr>
          <w:rFonts w:asciiTheme="minorHAnsi" w:hAnsiTheme="minorHAnsi"/>
          <w:sz w:val="20"/>
          <w:szCs w:val="20"/>
        </w:rPr>
      </w:pPr>
      <w:bookmarkStart w:id="0" w:name="benefits"/>
      <w:bookmarkEnd w:id="0"/>
      <w:r w:rsidRPr="00553174">
        <w:rPr>
          <w:rFonts w:asciiTheme="minorHAnsi" w:hAnsiTheme="minorHAnsi"/>
          <w:sz w:val="20"/>
          <w:szCs w:val="20"/>
        </w:rPr>
        <w:t>Advantage of Chain of Responsibility Pattern</w:t>
      </w:r>
    </w:p>
    <w:p w:rsidR="00091FA0" w:rsidRPr="00553174" w:rsidRDefault="00091FA0" w:rsidP="00091FA0">
      <w:pPr>
        <w:numPr>
          <w:ilvl w:val="0"/>
          <w:numId w:val="167"/>
        </w:numPr>
        <w:spacing w:before="100" w:beforeAutospacing="1" w:after="100" w:afterAutospacing="1" w:line="240" w:lineRule="auto"/>
        <w:rPr>
          <w:sz w:val="20"/>
          <w:szCs w:val="20"/>
        </w:rPr>
      </w:pPr>
      <w:r w:rsidRPr="00553174">
        <w:rPr>
          <w:sz w:val="20"/>
          <w:szCs w:val="20"/>
        </w:rPr>
        <w:t>It reduces the coupling.</w:t>
      </w:r>
    </w:p>
    <w:p w:rsidR="00091FA0" w:rsidRPr="00553174" w:rsidRDefault="00091FA0" w:rsidP="00091FA0">
      <w:pPr>
        <w:numPr>
          <w:ilvl w:val="0"/>
          <w:numId w:val="167"/>
        </w:numPr>
        <w:spacing w:before="100" w:beforeAutospacing="1" w:after="100" w:afterAutospacing="1" w:line="240" w:lineRule="auto"/>
        <w:rPr>
          <w:sz w:val="20"/>
          <w:szCs w:val="20"/>
        </w:rPr>
      </w:pPr>
      <w:r w:rsidRPr="00553174">
        <w:rPr>
          <w:sz w:val="20"/>
          <w:szCs w:val="20"/>
        </w:rPr>
        <w:t>It adds flexibility while assigning the responsibilities to objects.</w:t>
      </w:r>
    </w:p>
    <w:p w:rsidR="00091FA0" w:rsidRPr="00553174" w:rsidRDefault="00091FA0" w:rsidP="00091FA0">
      <w:pPr>
        <w:numPr>
          <w:ilvl w:val="0"/>
          <w:numId w:val="167"/>
        </w:numPr>
        <w:spacing w:before="100" w:beforeAutospacing="1" w:after="100" w:afterAutospacing="1" w:line="240" w:lineRule="auto"/>
        <w:rPr>
          <w:sz w:val="20"/>
          <w:szCs w:val="20"/>
        </w:rPr>
      </w:pPr>
      <w:r w:rsidRPr="00553174">
        <w:rPr>
          <w:sz w:val="20"/>
          <w:szCs w:val="20"/>
        </w:rPr>
        <w:t>It allows a set of classes to act as one; events produced in one class can be sent to other handler classes with the help of composition.</w:t>
      </w:r>
    </w:p>
    <w:p w:rsidR="00091FA0" w:rsidRPr="00553174" w:rsidRDefault="00091FA0" w:rsidP="00091FA0">
      <w:pPr>
        <w:spacing w:after="0"/>
        <w:rPr>
          <w:sz w:val="20"/>
          <w:szCs w:val="20"/>
        </w:rPr>
      </w:pPr>
      <w:r w:rsidRPr="00553174">
        <w:rPr>
          <w:sz w:val="20"/>
          <w:szCs w:val="20"/>
        </w:rPr>
        <w:pict>
          <v:rect id="_x0000_i1053" style="width:0;height:1.5pt" o:hralign="center" o:hrstd="t" o:hr="t" fillcolor="#a0a0a0" stroked="f"/>
        </w:pict>
      </w:r>
    </w:p>
    <w:p w:rsidR="00091FA0" w:rsidRPr="00553174" w:rsidRDefault="00091FA0" w:rsidP="00091FA0">
      <w:pPr>
        <w:pStyle w:val="Heading4"/>
        <w:rPr>
          <w:rFonts w:asciiTheme="minorHAnsi" w:hAnsiTheme="minorHAnsi"/>
          <w:sz w:val="20"/>
          <w:szCs w:val="20"/>
        </w:rPr>
      </w:pPr>
      <w:bookmarkStart w:id="1" w:name="usage"/>
      <w:bookmarkEnd w:id="1"/>
      <w:r w:rsidRPr="00553174">
        <w:rPr>
          <w:rFonts w:asciiTheme="minorHAnsi" w:hAnsiTheme="minorHAnsi"/>
          <w:sz w:val="20"/>
          <w:szCs w:val="20"/>
        </w:rPr>
        <w:t>Usage of Chain of Responsibility Pattern:</w:t>
      </w:r>
    </w:p>
    <w:p w:rsidR="00091FA0" w:rsidRPr="00553174" w:rsidRDefault="00091FA0" w:rsidP="00091FA0">
      <w:pPr>
        <w:pStyle w:val="NormalWeb"/>
        <w:rPr>
          <w:rFonts w:asciiTheme="minorHAnsi" w:hAnsiTheme="minorHAnsi"/>
          <w:sz w:val="20"/>
          <w:szCs w:val="20"/>
        </w:rPr>
      </w:pPr>
      <w:r w:rsidRPr="00553174">
        <w:rPr>
          <w:rFonts w:asciiTheme="minorHAnsi" w:hAnsiTheme="minorHAnsi"/>
          <w:sz w:val="20"/>
          <w:szCs w:val="20"/>
        </w:rPr>
        <w:t xml:space="preserve">It is used: </w:t>
      </w:r>
    </w:p>
    <w:p w:rsidR="00091FA0" w:rsidRPr="00553174" w:rsidRDefault="00091FA0" w:rsidP="00091FA0">
      <w:pPr>
        <w:numPr>
          <w:ilvl w:val="0"/>
          <w:numId w:val="168"/>
        </w:numPr>
        <w:spacing w:before="100" w:beforeAutospacing="1" w:after="100" w:afterAutospacing="1" w:line="240" w:lineRule="auto"/>
        <w:rPr>
          <w:sz w:val="20"/>
          <w:szCs w:val="20"/>
        </w:rPr>
      </w:pPr>
      <w:r w:rsidRPr="00553174">
        <w:rPr>
          <w:sz w:val="20"/>
          <w:szCs w:val="20"/>
        </w:rPr>
        <w:t xml:space="preserve">When more than one object can handle a request and the handler is unknown. </w:t>
      </w:r>
    </w:p>
    <w:p w:rsidR="00091FA0" w:rsidRPr="00553174" w:rsidRDefault="00091FA0" w:rsidP="00091FA0">
      <w:pPr>
        <w:numPr>
          <w:ilvl w:val="0"/>
          <w:numId w:val="168"/>
        </w:numPr>
        <w:spacing w:before="100" w:beforeAutospacing="1" w:after="100" w:afterAutospacing="1" w:line="240" w:lineRule="auto"/>
        <w:rPr>
          <w:sz w:val="20"/>
          <w:szCs w:val="20"/>
        </w:rPr>
      </w:pPr>
      <w:r w:rsidRPr="00553174">
        <w:rPr>
          <w:sz w:val="20"/>
          <w:szCs w:val="20"/>
        </w:rPr>
        <w:t>When the group of objects that can handle the request must be specified in dynamic way.</w:t>
      </w:r>
    </w:p>
    <w:p w:rsidR="00091FA0" w:rsidRPr="00553174" w:rsidRDefault="00091FA0" w:rsidP="00091FA0">
      <w:pPr>
        <w:spacing w:after="0"/>
        <w:rPr>
          <w:sz w:val="20"/>
          <w:szCs w:val="20"/>
        </w:rPr>
      </w:pPr>
      <w:r w:rsidRPr="00553174">
        <w:rPr>
          <w:sz w:val="20"/>
          <w:szCs w:val="20"/>
        </w:rPr>
        <w:pict>
          <v:rect id="_x0000_i1054" style="width:0;height:1.5pt" o:hralign="center" o:hrstd="t" o:hr="t" fillcolor="#a0a0a0" stroked="f"/>
        </w:pict>
      </w:r>
    </w:p>
    <w:p w:rsidR="00091FA0" w:rsidRPr="00553174" w:rsidRDefault="00091FA0" w:rsidP="00091FA0">
      <w:pPr>
        <w:pStyle w:val="Heading3"/>
        <w:rPr>
          <w:rFonts w:asciiTheme="minorHAnsi" w:hAnsiTheme="minorHAnsi"/>
          <w:sz w:val="20"/>
          <w:szCs w:val="20"/>
        </w:rPr>
      </w:pPr>
      <w:r w:rsidRPr="00553174">
        <w:rPr>
          <w:rFonts w:asciiTheme="minorHAnsi" w:hAnsiTheme="minorHAnsi"/>
          <w:sz w:val="20"/>
          <w:szCs w:val="20"/>
        </w:rPr>
        <w:t>Example of Chain of Responsibility Pattern</w:t>
      </w:r>
    </w:p>
    <w:p w:rsidR="00091FA0" w:rsidRPr="00553174" w:rsidRDefault="00091FA0" w:rsidP="00091FA0">
      <w:pPr>
        <w:pStyle w:val="NormalWeb"/>
        <w:rPr>
          <w:rFonts w:asciiTheme="minorHAnsi" w:hAnsiTheme="minorHAnsi"/>
          <w:sz w:val="20"/>
          <w:szCs w:val="20"/>
        </w:rPr>
      </w:pPr>
      <w:r w:rsidRPr="00553174">
        <w:rPr>
          <w:rFonts w:asciiTheme="minorHAnsi" w:hAnsiTheme="minorHAnsi"/>
          <w:sz w:val="20"/>
          <w:szCs w:val="20"/>
        </w:rPr>
        <w:t>Let's understand the example of Chain of Responsibility Pattern by the above UML diagram.</w:t>
      </w:r>
    </w:p>
    <w:p w:rsidR="00091FA0" w:rsidRPr="00553174" w:rsidRDefault="00091FA0" w:rsidP="00091FA0">
      <w:pPr>
        <w:pStyle w:val="Heading4"/>
        <w:rPr>
          <w:rFonts w:asciiTheme="minorHAnsi" w:hAnsiTheme="minorHAnsi"/>
          <w:sz w:val="20"/>
          <w:szCs w:val="20"/>
        </w:rPr>
      </w:pPr>
      <w:bookmarkStart w:id="2" w:name="uml"/>
      <w:bookmarkEnd w:id="2"/>
      <w:r w:rsidRPr="00553174">
        <w:rPr>
          <w:rFonts w:asciiTheme="minorHAnsi" w:hAnsiTheme="minorHAnsi"/>
          <w:sz w:val="20"/>
          <w:szCs w:val="20"/>
        </w:rPr>
        <w:t>UML for Chain of Responsibility Pattern:</w:t>
      </w:r>
    </w:p>
    <w:p w:rsidR="00091FA0" w:rsidRPr="00553174" w:rsidRDefault="00091FA0" w:rsidP="00091FA0">
      <w:pPr>
        <w:rPr>
          <w:sz w:val="20"/>
          <w:szCs w:val="20"/>
        </w:rPr>
      </w:pPr>
      <w:r w:rsidRPr="00553174">
        <w:rPr>
          <w:noProof/>
          <w:sz w:val="20"/>
          <w:szCs w:val="20"/>
        </w:rPr>
        <w:lastRenderedPageBreak/>
        <w:drawing>
          <wp:inline distT="0" distB="0" distL="0" distR="0">
            <wp:extent cx="6667500" cy="4124325"/>
            <wp:effectExtent l="0" t="0" r="0" b="9525"/>
            <wp:docPr id="25" name="Picture 25" descr="Chain of Responsibility Pattern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hain of Responsibility Pattern UML"/>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667500" cy="4124325"/>
                    </a:xfrm>
                    <a:prstGeom prst="rect">
                      <a:avLst/>
                    </a:prstGeom>
                    <a:noFill/>
                    <a:ln>
                      <a:noFill/>
                    </a:ln>
                  </pic:spPr>
                </pic:pic>
              </a:graphicData>
            </a:graphic>
          </wp:inline>
        </w:drawing>
      </w:r>
    </w:p>
    <w:p w:rsidR="00091FA0" w:rsidRPr="00553174" w:rsidRDefault="00091FA0" w:rsidP="00091FA0">
      <w:pPr>
        <w:pStyle w:val="Heading4"/>
        <w:rPr>
          <w:rFonts w:asciiTheme="minorHAnsi" w:hAnsiTheme="minorHAnsi"/>
          <w:sz w:val="20"/>
          <w:szCs w:val="20"/>
        </w:rPr>
      </w:pPr>
      <w:r w:rsidRPr="00553174">
        <w:rPr>
          <w:rFonts w:asciiTheme="minorHAnsi" w:hAnsiTheme="minorHAnsi"/>
          <w:sz w:val="20"/>
          <w:szCs w:val="20"/>
        </w:rPr>
        <w:t>Implementation of above UML:</w:t>
      </w:r>
    </w:p>
    <w:p w:rsidR="00091FA0" w:rsidRPr="00553174" w:rsidRDefault="00091FA0" w:rsidP="00091FA0">
      <w:pPr>
        <w:pStyle w:val="Heading4"/>
        <w:rPr>
          <w:rFonts w:asciiTheme="minorHAnsi" w:hAnsiTheme="minorHAnsi"/>
          <w:sz w:val="20"/>
          <w:szCs w:val="20"/>
        </w:rPr>
      </w:pPr>
      <w:r w:rsidRPr="00553174">
        <w:rPr>
          <w:rFonts w:asciiTheme="minorHAnsi" w:hAnsiTheme="minorHAnsi"/>
          <w:sz w:val="20"/>
          <w:szCs w:val="20"/>
        </w:rPr>
        <w:t>Step 1</w:t>
      </w:r>
    </w:p>
    <w:p w:rsidR="00091FA0" w:rsidRPr="00553174" w:rsidRDefault="00091FA0" w:rsidP="00091FA0">
      <w:pPr>
        <w:pStyle w:val="NormalWeb"/>
        <w:rPr>
          <w:rFonts w:asciiTheme="minorHAnsi" w:hAnsiTheme="minorHAnsi"/>
          <w:sz w:val="20"/>
          <w:szCs w:val="20"/>
        </w:rPr>
      </w:pPr>
      <w:r w:rsidRPr="00553174">
        <w:rPr>
          <w:rFonts w:asciiTheme="minorHAnsi" w:hAnsiTheme="minorHAnsi"/>
          <w:sz w:val="20"/>
          <w:szCs w:val="20"/>
        </w:rPr>
        <w:t xml:space="preserve">Create a </w:t>
      </w:r>
      <w:r w:rsidRPr="00553174">
        <w:rPr>
          <w:rFonts w:asciiTheme="minorHAnsi" w:hAnsiTheme="minorHAnsi"/>
          <w:b/>
          <w:bCs/>
          <w:sz w:val="20"/>
          <w:szCs w:val="20"/>
        </w:rPr>
        <w:t>Logger</w:t>
      </w:r>
      <w:r w:rsidRPr="00553174">
        <w:rPr>
          <w:rFonts w:asciiTheme="minorHAnsi" w:hAnsiTheme="minorHAnsi"/>
          <w:sz w:val="20"/>
          <w:szCs w:val="20"/>
        </w:rPr>
        <w:t xml:space="preserve"> abstract class.</w:t>
      </w:r>
    </w:p>
    <w:p w:rsidR="00091FA0" w:rsidRPr="00553174" w:rsidRDefault="00091FA0" w:rsidP="00091FA0">
      <w:pPr>
        <w:numPr>
          <w:ilvl w:val="0"/>
          <w:numId w:val="169"/>
        </w:numPr>
        <w:spacing w:before="100" w:beforeAutospacing="1" w:after="100" w:afterAutospacing="1" w:line="240" w:lineRule="auto"/>
        <w:rPr>
          <w:sz w:val="20"/>
          <w:szCs w:val="20"/>
        </w:rPr>
      </w:pPr>
      <w:r w:rsidRPr="00553174">
        <w:rPr>
          <w:rStyle w:val="keyword"/>
          <w:sz w:val="20"/>
          <w:szCs w:val="20"/>
        </w:rPr>
        <w:t>public</w:t>
      </w:r>
      <w:r w:rsidRPr="00553174">
        <w:rPr>
          <w:sz w:val="20"/>
          <w:szCs w:val="20"/>
        </w:rPr>
        <w:t> </w:t>
      </w:r>
      <w:r w:rsidRPr="00553174">
        <w:rPr>
          <w:rStyle w:val="keyword"/>
          <w:sz w:val="20"/>
          <w:szCs w:val="20"/>
        </w:rPr>
        <w:t>abstract</w:t>
      </w:r>
      <w:r w:rsidRPr="00553174">
        <w:rPr>
          <w:sz w:val="20"/>
          <w:szCs w:val="20"/>
        </w:rPr>
        <w:t> </w:t>
      </w:r>
      <w:r w:rsidRPr="00553174">
        <w:rPr>
          <w:rStyle w:val="keyword"/>
          <w:sz w:val="20"/>
          <w:szCs w:val="20"/>
        </w:rPr>
        <w:t>class</w:t>
      </w:r>
      <w:r w:rsidRPr="00553174">
        <w:rPr>
          <w:sz w:val="20"/>
          <w:szCs w:val="20"/>
        </w:rPr>
        <w:t> Logger {  </w:t>
      </w:r>
    </w:p>
    <w:p w:rsidR="00091FA0" w:rsidRPr="00553174" w:rsidRDefault="00091FA0" w:rsidP="00091FA0">
      <w:pPr>
        <w:numPr>
          <w:ilvl w:val="0"/>
          <w:numId w:val="169"/>
        </w:numPr>
        <w:spacing w:before="100" w:beforeAutospacing="1" w:after="100" w:afterAutospacing="1" w:line="240" w:lineRule="auto"/>
        <w:rPr>
          <w:sz w:val="20"/>
          <w:szCs w:val="20"/>
        </w:rPr>
      </w:pPr>
      <w:r w:rsidRPr="00553174">
        <w:rPr>
          <w:sz w:val="20"/>
          <w:szCs w:val="20"/>
        </w:rPr>
        <w:t>    </w:t>
      </w:r>
      <w:r w:rsidRPr="00553174">
        <w:rPr>
          <w:rStyle w:val="keyword"/>
          <w:sz w:val="20"/>
          <w:szCs w:val="20"/>
        </w:rPr>
        <w:t>public</w:t>
      </w:r>
      <w:r w:rsidRPr="00553174">
        <w:rPr>
          <w:sz w:val="20"/>
          <w:szCs w:val="20"/>
        </w:rPr>
        <w:t> </w:t>
      </w:r>
      <w:r w:rsidRPr="00553174">
        <w:rPr>
          <w:rStyle w:val="keyword"/>
          <w:sz w:val="20"/>
          <w:szCs w:val="20"/>
        </w:rPr>
        <w:t>static</w:t>
      </w:r>
      <w:r w:rsidRPr="00553174">
        <w:rPr>
          <w:sz w:val="20"/>
          <w:szCs w:val="20"/>
        </w:rPr>
        <w:t> </w:t>
      </w:r>
      <w:r w:rsidRPr="00553174">
        <w:rPr>
          <w:rStyle w:val="keyword"/>
          <w:sz w:val="20"/>
          <w:szCs w:val="20"/>
        </w:rPr>
        <w:t>int</w:t>
      </w:r>
      <w:r w:rsidRPr="00553174">
        <w:rPr>
          <w:sz w:val="20"/>
          <w:szCs w:val="20"/>
        </w:rPr>
        <w:t> OUTPUTINFO=</w:t>
      </w:r>
      <w:r w:rsidRPr="00553174">
        <w:rPr>
          <w:rStyle w:val="number"/>
          <w:sz w:val="20"/>
          <w:szCs w:val="20"/>
        </w:rPr>
        <w:t>1</w:t>
      </w:r>
      <w:r w:rsidRPr="00553174">
        <w:rPr>
          <w:sz w:val="20"/>
          <w:szCs w:val="20"/>
        </w:rPr>
        <w:t>;  </w:t>
      </w:r>
    </w:p>
    <w:p w:rsidR="00091FA0" w:rsidRPr="00553174" w:rsidRDefault="00091FA0" w:rsidP="00091FA0">
      <w:pPr>
        <w:numPr>
          <w:ilvl w:val="0"/>
          <w:numId w:val="169"/>
        </w:numPr>
        <w:spacing w:before="100" w:beforeAutospacing="1" w:after="100" w:afterAutospacing="1" w:line="240" w:lineRule="auto"/>
        <w:rPr>
          <w:sz w:val="20"/>
          <w:szCs w:val="20"/>
        </w:rPr>
      </w:pPr>
      <w:r w:rsidRPr="00553174">
        <w:rPr>
          <w:sz w:val="20"/>
          <w:szCs w:val="20"/>
        </w:rPr>
        <w:t>    </w:t>
      </w:r>
      <w:r w:rsidRPr="00553174">
        <w:rPr>
          <w:rStyle w:val="keyword"/>
          <w:sz w:val="20"/>
          <w:szCs w:val="20"/>
        </w:rPr>
        <w:t>public</w:t>
      </w:r>
      <w:r w:rsidRPr="00553174">
        <w:rPr>
          <w:sz w:val="20"/>
          <w:szCs w:val="20"/>
        </w:rPr>
        <w:t> </w:t>
      </w:r>
      <w:r w:rsidRPr="00553174">
        <w:rPr>
          <w:rStyle w:val="keyword"/>
          <w:sz w:val="20"/>
          <w:szCs w:val="20"/>
        </w:rPr>
        <w:t>static</w:t>
      </w:r>
      <w:r w:rsidRPr="00553174">
        <w:rPr>
          <w:sz w:val="20"/>
          <w:szCs w:val="20"/>
        </w:rPr>
        <w:t> </w:t>
      </w:r>
      <w:r w:rsidRPr="00553174">
        <w:rPr>
          <w:rStyle w:val="keyword"/>
          <w:sz w:val="20"/>
          <w:szCs w:val="20"/>
        </w:rPr>
        <w:t>int</w:t>
      </w:r>
      <w:r w:rsidRPr="00553174">
        <w:rPr>
          <w:sz w:val="20"/>
          <w:szCs w:val="20"/>
        </w:rPr>
        <w:t> ERRORINFO=</w:t>
      </w:r>
      <w:r w:rsidRPr="00553174">
        <w:rPr>
          <w:rStyle w:val="number"/>
          <w:sz w:val="20"/>
          <w:szCs w:val="20"/>
        </w:rPr>
        <w:t>2</w:t>
      </w:r>
      <w:r w:rsidRPr="00553174">
        <w:rPr>
          <w:sz w:val="20"/>
          <w:szCs w:val="20"/>
        </w:rPr>
        <w:t>;  </w:t>
      </w:r>
    </w:p>
    <w:p w:rsidR="00091FA0" w:rsidRPr="00553174" w:rsidRDefault="00091FA0" w:rsidP="00091FA0">
      <w:pPr>
        <w:numPr>
          <w:ilvl w:val="0"/>
          <w:numId w:val="169"/>
        </w:numPr>
        <w:spacing w:before="100" w:beforeAutospacing="1" w:after="100" w:afterAutospacing="1" w:line="240" w:lineRule="auto"/>
        <w:rPr>
          <w:sz w:val="20"/>
          <w:szCs w:val="20"/>
        </w:rPr>
      </w:pPr>
      <w:r w:rsidRPr="00553174">
        <w:rPr>
          <w:sz w:val="20"/>
          <w:szCs w:val="20"/>
        </w:rPr>
        <w:t>    </w:t>
      </w:r>
      <w:r w:rsidRPr="00553174">
        <w:rPr>
          <w:rStyle w:val="keyword"/>
          <w:sz w:val="20"/>
          <w:szCs w:val="20"/>
        </w:rPr>
        <w:t>public</w:t>
      </w:r>
      <w:r w:rsidRPr="00553174">
        <w:rPr>
          <w:sz w:val="20"/>
          <w:szCs w:val="20"/>
        </w:rPr>
        <w:t> </w:t>
      </w:r>
      <w:r w:rsidRPr="00553174">
        <w:rPr>
          <w:rStyle w:val="keyword"/>
          <w:sz w:val="20"/>
          <w:szCs w:val="20"/>
        </w:rPr>
        <w:t>static</w:t>
      </w:r>
      <w:r w:rsidRPr="00553174">
        <w:rPr>
          <w:sz w:val="20"/>
          <w:szCs w:val="20"/>
        </w:rPr>
        <w:t> </w:t>
      </w:r>
      <w:r w:rsidRPr="00553174">
        <w:rPr>
          <w:rStyle w:val="keyword"/>
          <w:sz w:val="20"/>
          <w:szCs w:val="20"/>
        </w:rPr>
        <w:t>int</w:t>
      </w:r>
      <w:r w:rsidRPr="00553174">
        <w:rPr>
          <w:sz w:val="20"/>
          <w:szCs w:val="20"/>
        </w:rPr>
        <w:t> DEBUGINFO=</w:t>
      </w:r>
      <w:r w:rsidRPr="00553174">
        <w:rPr>
          <w:rStyle w:val="number"/>
          <w:sz w:val="20"/>
          <w:szCs w:val="20"/>
        </w:rPr>
        <w:t>3</w:t>
      </w:r>
      <w:r w:rsidRPr="00553174">
        <w:rPr>
          <w:sz w:val="20"/>
          <w:szCs w:val="20"/>
        </w:rPr>
        <w:t>;  </w:t>
      </w:r>
    </w:p>
    <w:p w:rsidR="00091FA0" w:rsidRPr="00553174" w:rsidRDefault="00091FA0" w:rsidP="00091FA0">
      <w:pPr>
        <w:numPr>
          <w:ilvl w:val="0"/>
          <w:numId w:val="169"/>
        </w:numPr>
        <w:spacing w:before="100" w:beforeAutospacing="1" w:after="100" w:afterAutospacing="1" w:line="240" w:lineRule="auto"/>
        <w:rPr>
          <w:sz w:val="20"/>
          <w:szCs w:val="20"/>
        </w:rPr>
      </w:pPr>
      <w:r w:rsidRPr="00553174">
        <w:rPr>
          <w:sz w:val="20"/>
          <w:szCs w:val="20"/>
        </w:rPr>
        <w:t>    </w:t>
      </w:r>
      <w:r w:rsidRPr="00553174">
        <w:rPr>
          <w:rStyle w:val="keyword"/>
          <w:sz w:val="20"/>
          <w:szCs w:val="20"/>
        </w:rPr>
        <w:t>protected</w:t>
      </w:r>
      <w:r w:rsidRPr="00553174">
        <w:rPr>
          <w:sz w:val="20"/>
          <w:szCs w:val="20"/>
        </w:rPr>
        <w:t> </w:t>
      </w:r>
      <w:r w:rsidRPr="00553174">
        <w:rPr>
          <w:rStyle w:val="keyword"/>
          <w:sz w:val="20"/>
          <w:szCs w:val="20"/>
        </w:rPr>
        <w:t>int</w:t>
      </w:r>
      <w:r w:rsidRPr="00553174">
        <w:rPr>
          <w:sz w:val="20"/>
          <w:szCs w:val="20"/>
        </w:rPr>
        <w:t> levels;  </w:t>
      </w:r>
    </w:p>
    <w:p w:rsidR="00091FA0" w:rsidRPr="00553174" w:rsidRDefault="00091FA0" w:rsidP="00091FA0">
      <w:pPr>
        <w:numPr>
          <w:ilvl w:val="0"/>
          <w:numId w:val="169"/>
        </w:numPr>
        <w:spacing w:before="100" w:beforeAutospacing="1" w:after="100" w:afterAutospacing="1" w:line="240" w:lineRule="auto"/>
        <w:rPr>
          <w:sz w:val="20"/>
          <w:szCs w:val="20"/>
        </w:rPr>
      </w:pPr>
      <w:r w:rsidRPr="00553174">
        <w:rPr>
          <w:sz w:val="20"/>
          <w:szCs w:val="20"/>
        </w:rPr>
        <w:t>    </w:t>
      </w:r>
      <w:r w:rsidRPr="00553174">
        <w:rPr>
          <w:rStyle w:val="keyword"/>
          <w:sz w:val="20"/>
          <w:szCs w:val="20"/>
        </w:rPr>
        <w:t>protected</w:t>
      </w:r>
      <w:r w:rsidRPr="00553174">
        <w:rPr>
          <w:sz w:val="20"/>
          <w:szCs w:val="20"/>
        </w:rPr>
        <w:t> Logger nextLevelLogger;  </w:t>
      </w:r>
    </w:p>
    <w:p w:rsidR="00091FA0" w:rsidRPr="00553174" w:rsidRDefault="00091FA0" w:rsidP="00091FA0">
      <w:pPr>
        <w:numPr>
          <w:ilvl w:val="0"/>
          <w:numId w:val="169"/>
        </w:numPr>
        <w:spacing w:before="100" w:beforeAutospacing="1" w:after="100" w:afterAutospacing="1" w:line="240" w:lineRule="auto"/>
        <w:rPr>
          <w:sz w:val="20"/>
          <w:szCs w:val="20"/>
        </w:rPr>
      </w:pPr>
      <w:r w:rsidRPr="00553174">
        <w:rPr>
          <w:sz w:val="20"/>
          <w:szCs w:val="20"/>
        </w:rPr>
        <w:t>    </w:t>
      </w:r>
      <w:r w:rsidRPr="00553174">
        <w:rPr>
          <w:rStyle w:val="keyword"/>
          <w:sz w:val="20"/>
          <w:szCs w:val="20"/>
        </w:rPr>
        <w:t>public</w:t>
      </w:r>
      <w:r w:rsidRPr="00553174">
        <w:rPr>
          <w:sz w:val="20"/>
          <w:szCs w:val="20"/>
        </w:rPr>
        <w:t> </w:t>
      </w:r>
      <w:r w:rsidRPr="00553174">
        <w:rPr>
          <w:rStyle w:val="keyword"/>
          <w:sz w:val="20"/>
          <w:szCs w:val="20"/>
        </w:rPr>
        <w:t>void</w:t>
      </w:r>
      <w:r w:rsidRPr="00553174">
        <w:rPr>
          <w:sz w:val="20"/>
          <w:szCs w:val="20"/>
        </w:rPr>
        <w:t> setNextLevelLogger(Logger nextLevelLogger) {  </w:t>
      </w:r>
    </w:p>
    <w:p w:rsidR="00091FA0" w:rsidRPr="00553174" w:rsidRDefault="00091FA0" w:rsidP="00091FA0">
      <w:pPr>
        <w:numPr>
          <w:ilvl w:val="0"/>
          <w:numId w:val="169"/>
        </w:numPr>
        <w:spacing w:before="100" w:beforeAutospacing="1" w:after="100" w:afterAutospacing="1" w:line="240" w:lineRule="auto"/>
        <w:rPr>
          <w:sz w:val="20"/>
          <w:szCs w:val="20"/>
        </w:rPr>
      </w:pPr>
      <w:r w:rsidRPr="00553174">
        <w:rPr>
          <w:sz w:val="20"/>
          <w:szCs w:val="20"/>
        </w:rPr>
        <w:t>        </w:t>
      </w:r>
      <w:r w:rsidRPr="00553174">
        <w:rPr>
          <w:rStyle w:val="keyword"/>
          <w:sz w:val="20"/>
          <w:szCs w:val="20"/>
        </w:rPr>
        <w:t>this</w:t>
      </w:r>
      <w:r w:rsidRPr="00553174">
        <w:rPr>
          <w:sz w:val="20"/>
          <w:szCs w:val="20"/>
        </w:rPr>
        <w:t>.nextLevelLogger = nextLevelLogger;  </w:t>
      </w:r>
    </w:p>
    <w:p w:rsidR="00091FA0" w:rsidRPr="00553174" w:rsidRDefault="00091FA0" w:rsidP="00091FA0">
      <w:pPr>
        <w:numPr>
          <w:ilvl w:val="0"/>
          <w:numId w:val="169"/>
        </w:numPr>
        <w:spacing w:before="100" w:beforeAutospacing="1" w:after="100" w:afterAutospacing="1" w:line="240" w:lineRule="auto"/>
        <w:rPr>
          <w:sz w:val="20"/>
          <w:szCs w:val="20"/>
        </w:rPr>
      </w:pPr>
      <w:r w:rsidRPr="00553174">
        <w:rPr>
          <w:sz w:val="20"/>
          <w:szCs w:val="20"/>
        </w:rPr>
        <w:t>    }  </w:t>
      </w:r>
    </w:p>
    <w:p w:rsidR="00091FA0" w:rsidRPr="00553174" w:rsidRDefault="00091FA0" w:rsidP="00091FA0">
      <w:pPr>
        <w:numPr>
          <w:ilvl w:val="0"/>
          <w:numId w:val="169"/>
        </w:numPr>
        <w:spacing w:before="100" w:beforeAutospacing="1" w:after="100" w:afterAutospacing="1" w:line="240" w:lineRule="auto"/>
        <w:rPr>
          <w:sz w:val="20"/>
          <w:szCs w:val="20"/>
        </w:rPr>
      </w:pPr>
      <w:r w:rsidRPr="00553174">
        <w:rPr>
          <w:sz w:val="20"/>
          <w:szCs w:val="20"/>
        </w:rPr>
        <w:t>        </w:t>
      </w:r>
      <w:r w:rsidRPr="00553174">
        <w:rPr>
          <w:rStyle w:val="keyword"/>
          <w:sz w:val="20"/>
          <w:szCs w:val="20"/>
        </w:rPr>
        <w:t>public</w:t>
      </w:r>
      <w:r w:rsidRPr="00553174">
        <w:rPr>
          <w:sz w:val="20"/>
          <w:szCs w:val="20"/>
        </w:rPr>
        <w:t> </w:t>
      </w:r>
      <w:r w:rsidRPr="00553174">
        <w:rPr>
          <w:rStyle w:val="keyword"/>
          <w:sz w:val="20"/>
          <w:szCs w:val="20"/>
        </w:rPr>
        <w:t>void</w:t>
      </w:r>
      <w:r w:rsidRPr="00553174">
        <w:rPr>
          <w:sz w:val="20"/>
          <w:szCs w:val="20"/>
        </w:rPr>
        <w:t> logMessage(</w:t>
      </w:r>
      <w:r w:rsidRPr="00553174">
        <w:rPr>
          <w:rStyle w:val="keyword"/>
          <w:sz w:val="20"/>
          <w:szCs w:val="20"/>
        </w:rPr>
        <w:t>int</w:t>
      </w:r>
      <w:r w:rsidRPr="00553174">
        <w:rPr>
          <w:sz w:val="20"/>
          <w:szCs w:val="20"/>
        </w:rPr>
        <w:t> levels, String msg){  </w:t>
      </w:r>
    </w:p>
    <w:p w:rsidR="00091FA0" w:rsidRPr="00553174" w:rsidRDefault="00091FA0" w:rsidP="00091FA0">
      <w:pPr>
        <w:numPr>
          <w:ilvl w:val="0"/>
          <w:numId w:val="169"/>
        </w:numPr>
        <w:spacing w:before="100" w:beforeAutospacing="1" w:after="100" w:afterAutospacing="1" w:line="240" w:lineRule="auto"/>
        <w:rPr>
          <w:sz w:val="20"/>
          <w:szCs w:val="20"/>
        </w:rPr>
      </w:pPr>
      <w:r w:rsidRPr="00553174">
        <w:rPr>
          <w:sz w:val="20"/>
          <w:szCs w:val="20"/>
        </w:rPr>
        <w:t>        </w:t>
      </w:r>
      <w:r w:rsidRPr="00553174">
        <w:rPr>
          <w:rStyle w:val="keyword"/>
          <w:sz w:val="20"/>
          <w:szCs w:val="20"/>
        </w:rPr>
        <w:t>if</w:t>
      </w:r>
      <w:r w:rsidRPr="00553174">
        <w:rPr>
          <w:sz w:val="20"/>
          <w:szCs w:val="20"/>
        </w:rPr>
        <w:t>(</w:t>
      </w:r>
      <w:r w:rsidRPr="00553174">
        <w:rPr>
          <w:rStyle w:val="keyword"/>
          <w:sz w:val="20"/>
          <w:szCs w:val="20"/>
        </w:rPr>
        <w:t>this</w:t>
      </w:r>
      <w:r w:rsidRPr="00553174">
        <w:rPr>
          <w:sz w:val="20"/>
          <w:szCs w:val="20"/>
        </w:rPr>
        <w:t>.levels&lt;=levels){  </w:t>
      </w:r>
    </w:p>
    <w:p w:rsidR="00091FA0" w:rsidRPr="00553174" w:rsidRDefault="00091FA0" w:rsidP="00091FA0">
      <w:pPr>
        <w:numPr>
          <w:ilvl w:val="0"/>
          <w:numId w:val="169"/>
        </w:numPr>
        <w:spacing w:before="100" w:beforeAutospacing="1" w:after="100" w:afterAutospacing="1" w:line="240" w:lineRule="auto"/>
        <w:rPr>
          <w:sz w:val="20"/>
          <w:szCs w:val="20"/>
        </w:rPr>
      </w:pPr>
      <w:r w:rsidRPr="00553174">
        <w:rPr>
          <w:sz w:val="20"/>
          <w:szCs w:val="20"/>
        </w:rPr>
        <w:t>            displayLogInfo(msg);  </w:t>
      </w:r>
    </w:p>
    <w:p w:rsidR="00091FA0" w:rsidRPr="00553174" w:rsidRDefault="00091FA0" w:rsidP="00091FA0">
      <w:pPr>
        <w:numPr>
          <w:ilvl w:val="0"/>
          <w:numId w:val="169"/>
        </w:numPr>
        <w:spacing w:before="100" w:beforeAutospacing="1" w:after="100" w:afterAutospacing="1" w:line="240" w:lineRule="auto"/>
        <w:rPr>
          <w:sz w:val="20"/>
          <w:szCs w:val="20"/>
        </w:rPr>
      </w:pPr>
      <w:r w:rsidRPr="00553174">
        <w:rPr>
          <w:sz w:val="20"/>
          <w:szCs w:val="20"/>
        </w:rPr>
        <w:t>        }  </w:t>
      </w:r>
    </w:p>
    <w:p w:rsidR="00091FA0" w:rsidRPr="00553174" w:rsidRDefault="00091FA0" w:rsidP="00091FA0">
      <w:pPr>
        <w:numPr>
          <w:ilvl w:val="0"/>
          <w:numId w:val="169"/>
        </w:numPr>
        <w:spacing w:before="100" w:beforeAutospacing="1" w:after="100" w:afterAutospacing="1" w:line="240" w:lineRule="auto"/>
        <w:rPr>
          <w:sz w:val="20"/>
          <w:szCs w:val="20"/>
        </w:rPr>
      </w:pPr>
      <w:r w:rsidRPr="00553174">
        <w:rPr>
          <w:sz w:val="20"/>
          <w:szCs w:val="20"/>
        </w:rPr>
        <w:t>        </w:t>
      </w:r>
      <w:r w:rsidRPr="00553174">
        <w:rPr>
          <w:rStyle w:val="keyword"/>
          <w:sz w:val="20"/>
          <w:szCs w:val="20"/>
        </w:rPr>
        <w:t>if</w:t>
      </w:r>
      <w:r w:rsidRPr="00553174">
        <w:rPr>
          <w:sz w:val="20"/>
          <w:szCs w:val="20"/>
        </w:rPr>
        <w:t> (nextLevelLogger!=</w:t>
      </w:r>
      <w:r w:rsidRPr="00553174">
        <w:rPr>
          <w:rStyle w:val="keyword"/>
          <w:sz w:val="20"/>
          <w:szCs w:val="20"/>
        </w:rPr>
        <w:t>null</w:t>
      </w:r>
      <w:r w:rsidRPr="00553174">
        <w:rPr>
          <w:sz w:val="20"/>
          <w:szCs w:val="20"/>
        </w:rPr>
        <w:t>) {  </w:t>
      </w:r>
    </w:p>
    <w:p w:rsidR="00091FA0" w:rsidRPr="00553174" w:rsidRDefault="00091FA0" w:rsidP="00091FA0">
      <w:pPr>
        <w:numPr>
          <w:ilvl w:val="0"/>
          <w:numId w:val="169"/>
        </w:numPr>
        <w:spacing w:before="100" w:beforeAutospacing="1" w:after="100" w:afterAutospacing="1" w:line="240" w:lineRule="auto"/>
        <w:rPr>
          <w:sz w:val="20"/>
          <w:szCs w:val="20"/>
        </w:rPr>
      </w:pPr>
      <w:r w:rsidRPr="00553174">
        <w:rPr>
          <w:sz w:val="20"/>
          <w:szCs w:val="20"/>
        </w:rPr>
        <w:t>            nextLevelLogger.logMessage(levels, msg);  </w:t>
      </w:r>
    </w:p>
    <w:p w:rsidR="00091FA0" w:rsidRPr="00553174" w:rsidRDefault="00091FA0" w:rsidP="00091FA0">
      <w:pPr>
        <w:numPr>
          <w:ilvl w:val="0"/>
          <w:numId w:val="169"/>
        </w:numPr>
        <w:spacing w:before="100" w:beforeAutospacing="1" w:after="100" w:afterAutospacing="1" w:line="240" w:lineRule="auto"/>
        <w:rPr>
          <w:sz w:val="20"/>
          <w:szCs w:val="20"/>
        </w:rPr>
      </w:pPr>
      <w:r w:rsidRPr="00553174">
        <w:rPr>
          <w:sz w:val="20"/>
          <w:szCs w:val="20"/>
        </w:rPr>
        <w:t>        }  </w:t>
      </w:r>
    </w:p>
    <w:p w:rsidR="00091FA0" w:rsidRPr="00553174" w:rsidRDefault="00091FA0" w:rsidP="00091FA0">
      <w:pPr>
        <w:numPr>
          <w:ilvl w:val="0"/>
          <w:numId w:val="169"/>
        </w:numPr>
        <w:spacing w:before="100" w:beforeAutospacing="1" w:after="100" w:afterAutospacing="1" w:line="240" w:lineRule="auto"/>
        <w:rPr>
          <w:sz w:val="20"/>
          <w:szCs w:val="20"/>
        </w:rPr>
      </w:pPr>
      <w:r w:rsidRPr="00553174">
        <w:rPr>
          <w:sz w:val="20"/>
          <w:szCs w:val="20"/>
        </w:rPr>
        <w:t>    }  </w:t>
      </w:r>
    </w:p>
    <w:p w:rsidR="00091FA0" w:rsidRPr="00553174" w:rsidRDefault="00091FA0" w:rsidP="00091FA0">
      <w:pPr>
        <w:numPr>
          <w:ilvl w:val="0"/>
          <w:numId w:val="169"/>
        </w:numPr>
        <w:spacing w:before="100" w:beforeAutospacing="1" w:after="100" w:afterAutospacing="1" w:line="240" w:lineRule="auto"/>
        <w:rPr>
          <w:sz w:val="20"/>
          <w:szCs w:val="20"/>
        </w:rPr>
      </w:pPr>
      <w:r w:rsidRPr="00553174">
        <w:rPr>
          <w:sz w:val="20"/>
          <w:szCs w:val="20"/>
        </w:rPr>
        <w:t>    </w:t>
      </w:r>
      <w:r w:rsidRPr="00553174">
        <w:rPr>
          <w:rStyle w:val="keyword"/>
          <w:sz w:val="20"/>
          <w:szCs w:val="20"/>
        </w:rPr>
        <w:t>protected</w:t>
      </w:r>
      <w:r w:rsidRPr="00553174">
        <w:rPr>
          <w:sz w:val="20"/>
          <w:szCs w:val="20"/>
        </w:rPr>
        <w:t> </w:t>
      </w:r>
      <w:r w:rsidRPr="00553174">
        <w:rPr>
          <w:rStyle w:val="keyword"/>
          <w:sz w:val="20"/>
          <w:szCs w:val="20"/>
        </w:rPr>
        <w:t>abstract</w:t>
      </w:r>
      <w:r w:rsidRPr="00553174">
        <w:rPr>
          <w:sz w:val="20"/>
          <w:szCs w:val="20"/>
        </w:rPr>
        <w:t> </w:t>
      </w:r>
      <w:r w:rsidRPr="00553174">
        <w:rPr>
          <w:rStyle w:val="keyword"/>
          <w:sz w:val="20"/>
          <w:szCs w:val="20"/>
        </w:rPr>
        <w:t>void</w:t>
      </w:r>
      <w:r w:rsidRPr="00553174">
        <w:rPr>
          <w:sz w:val="20"/>
          <w:szCs w:val="20"/>
        </w:rPr>
        <w:t> displayLogInfo(String msg);  </w:t>
      </w:r>
    </w:p>
    <w:p w:rsidR="00091FA0" w:rsidRPr="00553174" w:rsidRDefault="00091FA0" w:rsidP="00091FA0">
      <w:pPr>
        <w:numPr>
          <w:ilvl w:val="0"/>
          <w:numId w:val="169"/>
        </w:numPr>
        <w:spacing w:before="100" w:beforeAutospacing="1" w:after="100" w:afterAutospacing="1" w:line="240" w:lineRule="auto"/>
        <w:rPr>
          <w:sz w:val="20"/>
          <w:szCs w:val="20"/>
        </w:rPr>
      </w:pPr>
      <w:r w:rsidRPr="00553174">
        <w:rPr>
          <w:sz w:val="20"/>
          <w:szCs w:val="20"/>
        </w:rPr>
        <w:lastRenderedPageBreak/>
        <w:t>}  </w:t>
      </w:r>
    </w:p>
    <w:p w:rsidR="00091FA0" w:rsidRPr="00553174" w:rsidRDefault="00091FA0" w:rsidP="00091FA0">
      <w:pPr>
        <w:pStyle w:val="Heading4"/>
        <w:rPr>
          <w:rFonts w:asciiTheme="minorHAnsi" w:hAnsiTheme="minorHAnsi"/>
          <w:sz w:val="20"/>
          <w:szCs w:val="20"/>
        </w:rPr>
      </w:pPr>
      <w:r w:rsidRPr="00553174">
        <w:rPr>
          <w:rFonts w:asciiTheme="minorHAnsi" w:hAnsiTheme="minorHAnsi"/>
          <w:sz w:val="20"/>
          <w:szCs w:val="20"/>
        </w:rPr>
        <w:t>Step 2</w:t>
      </w:r>
    </w:p>
    <w:p w:rsidR="00091FA0" w:rsidRPr="00553174" w:rsidRDefault="00091FA0" w:rsidP="00091FA0">
      <w:pPr>
        <w:pStyle w:val="NormalWeb"/>
        <w:rPr>
          <w:rFonts w:asciiTheme="minorHAnsi" w:hAnsiTheme="minorHAnsi"/>
          <w:sz w:val="20"/>
          <w:szCs w:val="20"/>
        </w:rPr>
      </w:pPr>
      <w:r w:rsidRPr="00553174">
        <w:rPr>
          <w:rFonts w:asciiTheme="minorHAnsi" w:hAnsiTheme="minorHAnsi"/>
          <w:sz w:val="20"/>
          <w:szCs w:val="20"/>
        </w:rPr>
        <w:t xml:space="preserve">Create a </w:t>
      </w:r>
      <w:r w:rsidRPr="00553174">
        <w:rPr>
          <w:rFonts w:asciiTheme="minorHAnsi" w:hAnsiTheme="minorHAnsi"/>
          <w:b/>
          <w:bCs/>
          <w:sz w:val="20"/>
          <w:szCs w:val="20"/>
        </w:rPr>
        <w:t>ConsoleBasedLogger</w:t>
      </w:r>
      <w:r w:rsidRPr="00553174">
        <w:rPr>
          <w:rFonts w:asciiTheme="minorHAnsi" w:hAnsiTheme="minorHAnsi"/>
          <w:sz w:val="20"/>
          <w:szCs w:val="20"/>
        </w:rPr>
        <w:t xml:space="preserve"> class.</w:t>
      </w:r>
    </w:p>
    <w:p w:rsidR="00091FA0" w:rsidRPr="00553174" w:rsidRDefault="00091FA0" w:rsidP="00091FA0">
      <w:pPr>
        <w:rPr>
          <w:sz w:val="20"/>
          <w:szCs w:val="20"/>
        </w:rPr>
      </w:pPr>
      <w:r w:rsidRPr="00553174">
        <w:rPr>
          <w:sz w:val="20"/>
          <w:szCs w:val="20"/>
        </w:rPr>
        <w:t>File: ConsoleBasedLogger.java</w:t>
      </w:r>
    </w:p>
    <w:p w:rsidR="00091FA0" w:rsidRPr="00553174" w:rsidRDefault="00091FA0" w:rsidP="00091FA0">
      <w:pPr>
        <w:numPr>
          <w:ilvl w:val="0"/>
          <w:numId w:val="170"/>
        </w:numPr>
        <w:spacing w:before="100" w:beforeAutospacing="1" w:after="100" w:afterAutospacing="1" w:line="240" w:lineRule="auto"/>
        <w:rPr>
          <w:sz w:val="20"/>
          <w:szCs w:val="20"/>
        </w:rPr>
      </w:pPr>
      <w:r w:rsidRPr="00553174">
        <w:rPr>
          <w:rStyle w:val="keyword"/>
          <w:sz w:val="20"/>
          <w:szCs w:val="20"/>
        </w:rPr>
        <w:t>public</w:t>
      </w:r>
      <w:r w:rsidRPr="00553174">
        <w:rPr>
          <w:sz w:val="20"/>
          <w:szCs w:val="20"/>
        </w:rPr>
        <w:t> </w:t>
      </w:r>
      <w:r w:rsidRPr="00553174">
        <w:rPr>
          <w:rStyle w:val="keyword"/>
          <w:sz w:val="20"/>
          <w:szCs w:val="20"/>
        </w:rPr>
        <w:t>class</w:t>
      </w:r>
      <w:r w:rsidRPr="00553174">
        <w:rPr>
          <w:sz w:val="20"/>
          <w:szCs w:val="20"/>
        </w:rPr>
        <w:t> ConsoleBasedLogger </w:t>
      </w:r>
      <w:r w:rsidRPr="00553174">
        <w:rPr>
          <w:rStyle w:val="keyword"/>
          <w:sz w:val="20"/>
          <w:szCs w:val="20"/>
        </w:rPr>
        <w:t>extends</w:t>
      </w:r>
      <w:r w:rsidRPr="00553174">
        <w:rPr>
          <w:sz w:val="20"/>
          <w:szCs w:val="20"/>
        </w:rPr>
        <w:t> Logger {  </w:t>
      </w:r>
    </w:p>
    <w:p w:rsidR="00091FA0" w:rsidRPr="00553174" w:rsidRDefault="00091FA0" w:rsidP="00091FA0">
      <w:pPr>
        <w:numPr>
          <w:ilvl w:val="0"/>
          <w:numId w:val="170"/>
        </w:numPr>
        <w:spacing w:before="100" w:beforeAutospacing="1" w:after="100" w:afterAutospacing="1" w:line="240" w:lineRule="auto"/>
        <w:rPr>
          <w:sz w:val="20"/>
          <w:szCs w:val="20"/>
        </w:rPr>
      </w:pPr>
      <w:r w:rsidRPr="00553174">
        <w:rPr>
          <w:sz w:val="20"/>
          <w:szCs w:val="20"/>
        </w:rPr>
        <w:t>    </w:t>
      </w:r>
      <w:r w:rsidRPr="00553174">
        <w:rPr>
          <w:rStyle w:val="keyword"/>
          <w:sz w:val="20"/>
          <w:szCs w:val="20"/>
        </w:rPr>
        <w:t>public</w:t>
      </w:r>
      <w:r w:rsidRPr="00553174">
        <w:rPr>
          <w:sz w:val="20"/>
          <w:szCs w:val="20"/>
        </w:rPr>
        <w:t> ConsoleBasedLogger(</w:t>
      </w:r>
      <w:r w:rsidRPr="00553174">
        <w:rPr>
          <w:rStyle w:val="keyword"/>
          <w:sz w:val="20"/>
          <w:szCs w:val="20"/>
        </w:rPr>
        <w:t>int</w:t>
      </w:r>
      <w:r w:rsidRPr="00553174">
        <w:rPr>
          <w:sz w:val="20"/>
          <w:szCs w:val="20"/>
        </w:rPr>
        <w:t> levels) {  </w:t>
      </w:r>
    </w:p>
    <w:p w:rsidR="00091FA0" w:rsidRPr="00553174" w:rsidRDefault="00091FA0" w:rsidP="00091FA0">
      <w:pPr>
        <w:numPr>
          <w:ilvl w:val="0"/>
          <w:numId w:val="170"/>
        </w:numPr>
        <w:spacing w:before="100" w:beforeAutospacing="1" w:after="100" w:afterAutospacing="1" w:line="240" w:lineRule="auto"/>
        <w:rPr>
          <w:sz w:val="20"/>
          <w:szCs w:val="20"/>
        </w:rPr>
      </w:pPr>
      <w:r w:rsidRPr="00553174">
        <w:rPr>
          <w:sz w:val="20"/>
          <w:szCs w:val="20"/>
        </w:rPr>
        <w:t>        </w:t>
      </w:r>
      <w:r w:rsidRPr="00553174">
        <w:rPr>
          <w:rStyle w:val="keyword"/>
          <w:sz w:val="20"/>
          <w:szCs w:val="20"/>
        </w:rPr>
        <w:t>this</w:t>
      </w:r>
      <w:r w:rsidRPr="00553174">
        <w:rPr>
          <w:sz w:val="20"/>
          <w:szCs w:val="20"/>
        </w:rPr>
        <w:t>.levels=levels;  </w:t>
      </w:r>
    </w:p>
    <w:p w:rsidR="00091FA0" w:rsidRPr="00553174" w:rsidRDefault="00091FA0" w:rsidP="00091FA0">
      <w:pPr>
        <w:numPr>
          <w:ilvl w:val="0"/>
          <w:numId w:val="170"/>
        </w:numPr>
        <w:spacing w:before="100" w:beforeAutospacing="1" w:after="100" w:afterAutospacing="1" w:line="240" w:lineRule="auto"/>
        <w:rPr>
          <w:sz w:val="20"/>
          <w:szCs w:val="20"/>
        </w:rPr>
      </w:pPr>
      <w:r w:rsidRPr="00553174">
        <w:rPr>
          <w:sz w:val="20"/>
          <w:szCs w:val="20"/>
        </w:rPr>
        <w:t>    }  </w:t>
      </w:r>
    </w:p>
    <w:p w:rsidR="00091FA0" w:rsidRPr="00553174" w:rsidRDefault="00091FA0" w:rsidP="00091FA0">
      <w:pPr>
        <w:numPr>
          <w:ilvl w:val="0"/>
          <w:numId w:val="170"/>
        </w:numPr>
        <w:spacing w:before="100" w:beforeAutospacing="1" w:after="100" w:afterAutospacing="1" w:line="240" w:lineRule="auto"/>
        <w:rPr>
          <w:sz w:val="20"/>
          <w:szCs w:val="20"/>
        </w:rPr>
      </w:pPr>
      <w:r w:rsidRPr="00553174">
        <w:rPr>
          <w:sz w:val="20"/>
          <w:szCs w:val="20"/>
        </w:rPr>
        <w:t>    </w:t>
      </w:r>
      <w:r w:rsidRPr="00553174">
        <w:rPr>
          <w:rStyle w:val="annotation"/>
          <w:sz w:val="20"/>
          <w:szCs w:val="20"/>
        </w:rPr>
        <w:t>@Override</w:t>
      </w:r>
      <w:r w:rsidRPr="00553174">
        <w:rPr>
          <w:sz w:val="20"/>
          <w:szCs w:val="20"/>
        </w:rPr>
        <w:t>  </w:t>
      </w:r>
    </w:p>
    <w:p w:rsidR="00091FA0" w:rsidRPr="00553174" w:rsidRDefault="00091FA0" w:rsidP="00091FA0">
      <w:pPr>
        <w:numPr>
          <w:ilvl w:val="0"/>
          <w:numId w:val="170"/>
        </w:numPr>
        <w:spacing w:before="100" w:beforeAutospacing="1" w:after="100" w:afterAutospacing="1" w:line="240" w:lineRule="auto"/>
        <w:rPr>
          <w:sz w:val="20"/>
          <w:szCs w:val="20"/>
        </w:rPr>
      </w:pPr>
      <w:r w:rsidRPr="00553174">
        <w:rPr>
          <w:sz w:val="20"/>
          <w:szCs w:val="20"/>
        </w:rPr>
        <w:t>    </w:t>
      </w:r>
      <w:r w:rsidRPr="00553174">
        <w:rPr>
          <w:rStyle w:val="keyword"/>
          <w:sz w:val="20"/>
          <w:szCs w:val="20"/>
        </w:rPr>
        <w:t>protected</w:t>
      </w:r>
      <w:r w:rsidRPr="00553174">
        <w:rPr>
          <w:sz w:val="20"/>
          <w:szCs w:val="20"/>
        </w:rPr>
        <w:t> </w:t>
      </w:r>
      <w:r w:rsidRPr="00553174">
        <w:rPr>
          <w:rStyle w:val="keyword"/>
          <w:sz w:val="20"/>
          <w:szCs w:val="20"/>
        </w:rPr>
        <w:t>void</w:t>
      </w:r>
      <w:r w:rsidRPr="00553174">
        <w:rPr>
          <w:sz w:val="20"/>
          <w:szCs w:val="20"/>
        </w:rPr>
        <w:t> displayLogInfo(String msg) {  </w:t>
      </w:r>
    </w:p>
    <w:p w:rsidR="00091FA0" w:rsidRPr="00553174" w:rsidRDefault="00091FA0" w:rsidP="00091FA0">
      <w:pPr>
        <w:numPr>
          <w:ilvl w:val="0"/>
          <w:numId w:val="170"/>
        </w:numPr>
        <w:spacing w:before="100" w:beforeAutospacing="1" w:after="100" w:afterAutospacing="1" w:line="240" w:lineRule="auto"/>
        <w:rPr>
          <w:sz w:val="20"/>
          <w:szCs w:val="20"/>
        </w:rPr>
      </w:pPr>
      <w:r w:rsidRPr="00553174">
        <w:rPr>
          <w:sz w:val="20"/>
          <w:szCs w:val="20"/>
        </w:rPr>
        <w:t>        System.out.println(</w:t>
      </w:r>
      <w:r w:rsidRPr="00553174">
        <w:rPr>
          <w:rStyle w:val="string"/>
          <w:sz w:val="20"/>
          <w:szCs w:val="20"/>
        </w:rPr>
        <w:t>"CONSOLE LOGGER INFO: "</w:t>
      </w:r>
      <w:r w:rsidRPr="00553174">
        <w:rPr>
          <w:sz w:val="20"/>
          <w:szCs w:val="20"/>
        </w:rPr>
        <w:t>+msg);  </w:t>
      </w:r>
    </w:p>
    <w:p w:rsidR="00091FA0" w:rsidRPr="00553174" w:rsidRDefault="00091FA0" w:rsidP="00091FA0">
      <w:pPr>
        <w:numPr>
          <w:ilvl w:val="0"/>
          <w:numId w:val="170"/>
        </w:numPr>
        <w:spacing w:before="100" w:beforeAutospacing="1" w:after="100" w:afterAutospacing="1" w:line="240" w:lineRule="auto"/>
        <w:rPr>
          <w:sz w:val="20"/>
          <w:szCs w:val="20"/>
        </w:rPr>
      </w:pPr>
      <w:r w:rsidRPr="00553174">
        <w:rPr>
          <w:sz w:val="20"/>
          <w:szCs w:val="20"/>
        </w:rPr>
        <w:t>    }  </w:t>
      </w:r>
    </w:p>
    <w:p w:rsidR="00091FA0" w:rsidRPr="00553174" w:rsidRDefault="00091FA0" w:rsidP="00091FA0">
      <w:pPr>
        <w:numPr>
          <w:ilvl w:val="0"/>
          <w:numId w:val="170"/>
        </w:numPr>
        <w:spacing w:before="100" w:beforeAutospacing="1" w:after="100" w:afterAutospacing="1" w:line="240" w:lineRule="auto"/>
        <w:rPr>
          <w:sz w:val="20"/>
          <w:szCs w:val="20"/>
        </w:rPr>
      </w:pPr>
      <w:r w:rsidRPr="00553174">
        <w:rPr>
          <w:sz w:val="20"/>
          <w:szCs w:val="20"/>
        </w:rPr>
        <w:t>}  </w:t>
      </w:r>
    </w:p>
    <w:p w:rsidR="00091FA0" w:rsidRPr="00553174" w:rsidRDefault="00091FA0" w:rsidP="00091FA0">
      <w:pPr>
        <w:pStyle w:val="Heading4"/>
        <w:rPr>
          <w:rFonts w:asciiTheme="minorHAnsi" w:hAnsiTheme="minorHAnsi"/>
          <w:sz w:val="20"/>
          <w:szCs w:val="20"/>
        </w:rPr>
      </w:pPr>
      <w:r w:rsidRPr="00553174">
        <w:rPr>
          <w:rFonts w:asciiTheme="minorHAnsi" w:hAnsiTheme="minorHAnsi"/>
          <w:sz w:val="20"/>
          <w:szCs w:val="20"/>
        </w:rPr>
        <w:t>Step 3</w:t>
      </w:r>
    </w:p>
    <w:p w:rsidR="00091FA0" w:rsidRPr="00553174" w:rsidRDefault="00091FA0" w:rsidP="00091FA0">
      <w:pPr>
        <w:pStyle w:val="NormalWeb"/>
        <w:rPr>
          <w:rFonts w:asciiTheme="minorHAnsi" w:hAnsiTheme="minorHAnsi"/>
          <w:sz w:val="20"/>
          <w:szCs w:val="20"/>
        </w:rPr>
      </w:pPr>
      <w:r w:rsidRPr="00553174">
        <w:rPr>
          <w:rFonts w:asciiTheme="minorHAnsi" w:hAnsiTheme="minorHAnsi"/>
          <w:sz w:val="20"/>
          <w:szCs w:val="20"/>
        </w:rPr>
        <w:t xml:space="preserve">Create a </w:t>
      </w:r>
      <w:r w:rsidRPr="00553174">
        <w:rPr>
          <w:rFonts w:asciiTheme="minorHAnsi" w:hAnsiTheme="minorHAnsi"/>
          <w:b/>
          <w:bCs/>
          <w:sz w:val="20"/>
          <w:szCs w:val="20"/>
        </w:rPr>
        <w:t>DebugBasedLogger</w:t>
      </w:r>
      <w:r w:rsidRPr="00553174">
        <w:rPr>
          <w:rFonts w:asciiTheme="minorHAnsi" w:hAnsiTheme="minorHAnsi"/>
          <w:sz w:val="20"/>
          <w:szCs w:val="20"/>
        </w:rPr>
        <w:t xml:space="preserve"> class.</w:t>
      </w:r>
    </w:p>
    <w:p w:rsidR="00091FA0" w:rsidRPr="00553174" w:rsidRDefault="00091FA0" w:rsidP="00091FA0">
      <w:pPr>
        <w:rPr>
          <w:sz w:val="20"/>
          <w:szCs w:val="20"/>
        </w:rPr>
      </w:pPr>
      <w:r w:rsidRPr="00553174">
        <w:rPr>
          <w:sz w:val="20"/>
          <w:szCs w:val="20"/>
        </w:rPr>
        <w:t>File: DebugBasedLogger.java</w:t>
      </w:r>
    </w:p>
    <w:p w:rsidR="00091FA0" w:rsidRPr="00553174" w:rsidRDefault="00091FA0" w:rsidP="00091FA0">
      <w:pPr>
        <w:numPr>
          <w:ilvl w:val="0"/>
          <w:numId w:val="171"/>
        </w:numPr>
        <w:spacing w:before="100" w:beforeAutospacing="1" w:after="100" w:afterAutospacing="1" w:line="240" w:lineRule="auto"/>
        <w:rPr>
          <w:sz w:val="20"/>
          <w:szCs w:val="20"/>
        </w:rPr>
      </w:pPr>
      <w:r w:rsidRPr="00553174">
        <w:rPr>
          <w:rStyle w:val="keyword"/>
          <w:sz w:val="20"/>
          <w:szCs w:val="20"/>
        </w:rPr>
        <w:t>public</w:t>
      </w:r>
      <w:r w:rsidRPr="00553174">
        <w:rPr>
          <w:sz w:val="20"/>
          <w:szCs w:val="20"/>
        </w:rPr>
        <w:t> </w:t>
      </w:r>
      <w:r w:rsidRPr="00553174">
        <w:rPr>
          <w:rStyle w:val="keyword"/>
          <w:sz w:val="20"/>
          <w:szCs w:val="20"/>
        </w:rPr>
        <w:t>class</w:t>
      </w:r>
      <w:r w:rsidRPr="00553174">
        <w:rPr>
          <w:sz w:val="20"/>
          <w:szCs w:val="20"/>
        </w:rPr>
        <w:t> DebugBasedLogger </w:t>
      </w:r>
      <w:r w:rsidRPr="00553174">
        <w:rPr>
          <w:rStyle w:val="keyword"/>
          <w:sz w:val="20"/>
          <w:szCs w:val="20"/>
        </w:rPr>
        <w:t>extends</w:t>
      </w:r>
      <w:r w:rsidRPr="00553174">
        <w:rPr>
          <w:sz w:val="20"/>
          <w:szCs w:val="20"/>
        </w:rPr>
        <w:t> Logger {  </w:t>
      </w:r>
    </w:p>
    <w:p w:rsidR="00091FA0" w:rsidRPr="00553174" w:rsidRDefault="00091FA0" w:rsidP="00091FA0">
      <w:pPr>
        <w:numPr>
          <w:ilvl w:val="0"/>
          <w:numId w:val="171"/>
        </w:numPr>
        <w:spacing w:before="100" w:beforeAutospacing="1" w:after="100" w:afterAutospacing="1" w:line="240" w:lineRule="auto"/>
        <w:rPr>
          <w:sz w:val="20"/>
          <w:szCs w:val="20"/>
        </w:rPr>
      </w:pPr>
      <w:r w:rsidRPr="00553174">
        <w:rPr>
          <w:sz w:val="20"/>
          <w:szCs w:val="20"/>
        </w:rPr>
        <w:t>    </w:t>
      </w:r>
      <w:r w:rsidRPr="00553174">
        <w:rPr>
          <w:rStyle w:val="keyword"/>
          <w:sz w:val="20"/>
          <w:szCs w:val="20"/>
        </w:rPr>
        <w:t>public</w:t>
      </w:r>
      <w:r w:rsidRPr="00553174">
        <w:rPr>
          <w:sz w:val="20"/>
          <w:szCs w:val="20"/>
        </w:rPr>
        <w:t> DebugBasedLogger(</w:t>
      </w:r>
      <w:r w:rsidRPr="00553174">
        <w:rPr>
          <w:rStyle w:val="keyword"/>
          <w:sz w:val="20"/>
          <w:szCs w:val="20"/>
        </w:rPr>
        <w:t>int</w:t>
      </w:r>
      <w:r w:rsidRPr="00553174">
        <w:rPr>
          <w:sz w:val="20"/>
          <w:szCs w:val="20"/>
        </w:rPr>
        <w:t> levels) {  </w:t>
      </w:r>
    </w:p>
    <w:p w:rsidR="00091FA0" w:rsidRPr="00553174" w:rsidRDefault="00091FA0" w:rsidP="00091FA0">
      <w:pPr>
        <w:numPr>
          <w:ilvl w:val="0"/>
          <w:numId w:val="171"/>
        </w:numPr>
        <w:spacing w:before="100" w:beforeAutospacing="1" w:after="100" w:afterAutospacing="1" w:line="240" w:lineRule="auto"/>
        <w:rPr>
          <w:sz w:val="20"/>
          <w:szCs w:val="20"/>
        </w:rPr>
      </w:pPr>
      <w:r w:rsidRPr="00553174">
        <w:rPr>
          <w:sz w:val="20"/>
          <w:szCs w:val="20"/>
        </w:rPr>
        <w:t>        </w:t>
      </w:r>
      <w:r w:rsidRPr="00553174">
        <w:rPr>
          <w:rStyle w:val="keyword"/>
          <w:sz w:val="20"/>
          <w:szCs w:val="20"/>
        </w:rPr>
        <w:t>this</w:t>
      </w:r>
      <w:r w:rsidRPr="00553174">
        <w:rPr>
          <w:sz w:val="20"/>
          <w:szCs w:val="20"/>
        </w:rPr>
        <w:t>.levels=levels;  </w:t>
      </w:r>
    </w:p>
    <w:p w:rsidR="00091FA0" w:rsidRPr="00553174" w:rsidRDefault="00091FA0" w:rsidP="00091FA0">
      <w:pPr>
        <w:numPr>
          <w:ilvl w:val="0"/>
          <w:numId w:val="171"/>
        </w:numPr>
        <w:spacing w:before="100" w:beforeAutospacing="1" w:after="100" w:afterAutospacing="1" w:line="240" w:lineRule="auto"/>
        <w:rPr>
          <w:sz w:val="20"/>
          <w:szCs w:val="20"/>
        </w:rPr>
      </w:pPr>
      <w:r w:rsidRPr="00553174">
        <w:rPr>
          <w:sz w:val="20"/>
          <w:szCs w:val="20"/>
        </w:rPr>
        <w:t>    }  </w:t>
      </w:r>
    </w:p>
    <w:p w:rsidR="00091FA0" w:rsidRPr="00553174" w:rsidRDefault="00091FA0" w:rsidP="00091FA0">
      <w:pPr>
        <w:numPr>
          <w:ilvl w:val="0"/>
          <w:numId w:val="171"/>
        </w:numPr>
        <w:spacing w:before="100" w:beforeAutospacing="1" w:after="100" w:afterAutospacing="1" w:line="240" w:lineRule="auto"/>
        <w:rPr>
          <w:sz w:val="20"/>
          <w:szCs w:val="20"/>
        </w:rPr>
      </w:pPr>
      <w:r w:rsidRPr="00553174">
        <w:rPr>
          <w:sz w:val="20"/>
          <w:szCs w:val="20"/>
        </w:rPr>
        <w:t>    </w:t>
      </w:r>
      <w:r w:rsidRPr="00553174">
        <w:rPr>
          <w:rStyle w:val="annotation"/>
          <w:sz w:val="20"/>
          <w:szCs w:val="20"/>
        </w:rPr>
        <w:t>@Override</w:t>
      </w:r>
      <w:r w:rsidRPr="00553174">
        <w:rPr>
          <w:sz w:val="20"/>
          <w:szCs w:val="20"/>
        </w:rPr>
        <w:t>  </w:t>
      </w:r>
    </w:p>
    <w:p w:rsidR="00091FA0" w:rsidRPr="00553174" w:rsidRDefault="00091FA0" w:rsidP="00091FA0">
      <w:pPr>
        <w:numPr>
          <w:ilvl w:val="0"/>
          <w:numId w:val="171"/>
        </w:numPr>
        <w:spacing w:before="100" w:beforeAutospacing="1" w:after="100" w:afterAutospacing="1" w:line="240" w:lineRule="auto"/>
        <w:rPr>
          <w:sz w:val="20"/>
          <w:szCs w:val="20"/>
        </w:rPr>
      </w:pPr>
      <w:r w:rsidRPr="00553174">
        <w:rPr>
          <w:sz w:val="20"/>
          <w:szCs w:val="20"/>
        </w:rPr>
        <w:t>    </w:t>
      </w:r>
      <w:r w:rsidRPr="00553174">
        <w:rPr>
          <w:rStyle w:val="keyword"/>
          <w:sz w:val="20"/>
          <w:szCs w:val="20"/>
        </w:rPr>
        <w:t>protected</w:t>
      </w:r>
      <w:r w:rsidRPr="00553174">
        <w:rPr>
          <w:sz w:val="20"/>
          <w:szCs w:val="20"/>
        </w:rPr>
        <w:t> </w:t>
      </w:r>
      <w:r w:rsidRPr="00553174">
        <w:rPr>
          <w:rStyle w:val="keyword"/>
          <w:sz w:val="20"/>
          <w:szCs w:val="20"/>
        </w:rPr>
        <w:t>void</w:t>
      </w:r>
      <w:r w:rsidRPr="00553174">
        <w:rPr>
          <w:sz w:val="20"/>
          <w:szCs w:val="20"/>
        </w:rPr>
        <w:t> displayLogInfo(String msg) {  </w:t>
      </w:r>
    </w:p>
    <w:p w:rsidR="00091FA0" w:rsidRPr="00553174" w:rsidRDefault="00091FA0" w:rsidP="00091FA0">
      <w:pPr>
        <w:numPr>
          <w:ilvl w:val="0"/>
          <w:numId w:val="171"/>
        </w:numPr>
        <w:spacing w:before="100" w:beforeAutospacing="1" w:after="100" w:afterAutospacing="1" w:line="240" w:lineRule="auto"/>
        <w:rPr>
          <w:sz w:val="20"/>
          <w:szCs w:val="20"/>
        </w:rPr>
      </w:pPr>
      <w:r w:rsidRPr="00553174">
        <w:rPr>
          <w:sz w:val="20"/>
          <w:szCs w:val="20"/>
        </w:rPr>
        <w:t>        System.out.println(</w:t>
      </w:r>
      <w:r w:rsidRPr="00553174">
        <w:rPr>
          <w:rStyle w:val="string"/>
          <w:sz w:val="20"/>
          <w:szCs w:val="20"/>
        </w:rPr>
        <w:t>"DEBUG LOGGER INFO: "</w:t>
      </w:r>
      <w:r w:rsidRPr="00553174">
        <w:rPr>
          <w:sz w:val="20"/>
          <w:szCs w:val="20"/>
        </w:rPr>
        <w:t>+msg);  </w:t>
      </w:r>
    </w:p>
    <w:p w:rsidR="00091FA0" w:rsidRPr="00553174" w:rsidRDefault="00091FA0" w:rsidP="00091FA0">
      <w:pPr>
        <w:numPr>
          <w:ilvl w:val="0"/>
          <w:numId w:val="171"/>
        </w:numPr>
        <w:spacing w:before="100" w:beforeAutospacing="1" w:after="100" w:afterAutospacing="1" w:line="240" w:lineRule="auto"/>
        <w:rPr>
          <w:sz w:val="20"/>
          <w:szCs w:val="20"/>
        </w:rPr>
      </w:pPr>
      <w:r w:rsidRPr="00553174">
        <w:rPr>
          <w:sz w:val="20"/>
          <w:szCs w:val="20"/>
        </w:rPr>
        <w:t>    }  </w:t>
      </w:r>
    </w:p>
    <w:p w:rsidR="00091FA0" w:rsidRPr="00553174" w:rsidRDefault="00091FA0" w:rsidP="00091FA0">
      <w:pPr>
        <w:numPr>
          <w:ilvl w:val="0"/>
          <w:numId w:val="171"/>
        </w:numPr>
        <w:spacing w:before="100" w:beforeAutospacing="1" w:after="100" w:afterAutospacing="1" w:line="240" w:lineRule="auto"/>
        <w:rPr>
          <w:sz w:val="20"/>
          <w:szCs w:val="20"/>
        </w:rPr>
      </w:pPr>
      <w:r w:rsidRPr="00553174">
        <w:rPr>
          <w:sz w:val="20"/>
          <w:szCs w:val="20"/>
        </w:rPr>
        <w:t>}</w:t>
      </w:r>
      <w:r w:rsidRPr="00553174">
        <w:rPr>
          <w:rStyle w:val="comment"/>
          <w:sz w:val="20"/>
          <w:szCs w:val="20"/>
        </w:rPr>
        <w:t>// End of the DebugBasedLogger class.</w:t>
      </w:r>
      <w:r w:rsidRPr="00553174">
        <w:rPr>
          <w:sz w:val="20"/>
          <w:szCs w:val="20"/>
        </w:rPr>
        <w:t>  </w:t>
      </w:r>
    </w:p>
    <w:p w:rsidR="00091FA0" w:rsidRPr="00553174" w:rsidRDefault="00091FA0" w:rsidP="00091FA0">
      <w:pPr>
        <w:pStyle w:val="Heading4"/>
        <w:rPr>
          <w:rFonts w:asciiTheme="minorHAnsi" w:hAnsiTheme="minorHAnsi"/>
          <w:sz w:val="20"/>
          <w:szCs w:val="20"/>
        </w:rPr>
      </w:pPr>
      <w:r w:rsidRPr="00553174">
        <w:rPr>
          <w:rFonts w:asciiTheme="minorHAnsi" w:hAnsiTheme="minorHAnsi"/>
          <w:sz w:val="20"/>
          <w:szCs w:val="20"/>
        </w:rPr>
        <w:t>Step 4</w:t>
      </w:r>
    </w:p>
    <w:p w:rsidR="00091FA0" w:rsidRPr="00553174" w:rsidRDefault="00091FA0" w:rsidP="00091FA0">
      <w:pPr>
        <w:pStyle w:val="NormalWeb"/>
        <w:rPr>
          <w:rFonts w:asciiTheme="minorHAnsi" w:hAnsiTheme="minorHAnsi"/>
          <w:sz w:val="20"/>
          <w:szCs w:val="20"/>
        </w:rPr>
      </w:pPr>
      <w:r w:rsidRPr="00553174">
        <w:rPr>
          <w:rFonts w:asciiTheme="minorHAnsi" w:hAnsiTheme="minorHAnsi"/>
          <w:sz w:val="20"/>
          <w:szCs w:val="20"/>
        </w:rPr>
        <w:t xml:space="preserve">Create </w:t>
      </w:r>
      <w:proofErr w:type="gramStart"/>
      <w:r w:rsidRPr="00553174">
        <w:rPr>
          <w:rFonts w:asciiTheme="minorHAnsi" w:hAnsiTheme="minorHAnsi"/>
          <w:sz w:val="20"/>
          <w:szCs w:val="20"/>
        </w:rPr>
        <w:t>a</w:t>
      </w:r>
      <w:proofErr w:type="gramEnd"/>
      <w:r w:rsidRPr="00553174">
        <w:rPr>
          <w:rFonts w:asciiTheme="minorHAnsi" w:hAnsiTheme="minorHAnsi"/>
          <w:sz w:val="20"/>
          <w:szCs w:val="20"/>
        </w:rPr>
        <w:t xml:space="preserve"> </w:t>
      </w:r>
      <w:r w:rsidRPr="00553174">
        <w:rPr>
          <w:rFonts w:asciiTheme="minorHAnsi" w:hAnsiTheme="minorHAnsi"/>
          <w:b/>
          <w:bCs/>
          <w:sz w:val="20"/>
          <w:szCs w:val="20"/>
        </w:rPr>
        <w:t>ErrorBasedLogger</w:t>
      </w:r>
      <w:r w:rsidRPr="00553174">
        <w:rPr>
          <w:rFonts w:asciiTheme="minorHAnsi" w:hAnsiTheme="minorHAnsi"/>
          <w:sz w:val="20"/>
          <w:szCs w:val="20"/>
        </w:rPr>
        <w:t xml:space="preserve"> class.</w:t>
      </w:r>
    </w:p>
    <w:p w:rsidR="00091FA0" w:rsidRPr="00553174" w:rsidRDefault="00091FA0" w:rsidP="00091FA0">
      <w:pPr>
        <w:rPr>
          <w:sz w:val="20"/>
          <w:szCs w:val="20"/>
        </w:rPr>
      </w:pPr>
      <w:r w:rsidRPr="00553174">
        <w:rPr>
          <w:sz w:val="20"/>
          <w:szCs w:val="20"/>
        </w:rPr>
        <w:t>File: ErrorBasedLogger.java</w:t>
      </w:r>
    </w:p>
    <w:p w:rsidR="00091FA0" w:rsidRPr="00553174" w:rsidRDefault="00091FA0" w:rsidP="00091FA0">
      <w:pPr>
        <w:numPr>
          <w:ilvl w:val="0"/>
          <w:numId w:val="172"/>
        </w:numPr>
        <w:spacing w:before="100" w:beforeAutospacing="1" w:after="100" w:afterAutospacing="1" w:line="240" w:lineRule="auto"/>
        <w:rPr>
          <w:sz w:val="20"/>
          <w:szCs w:val="20"/>
        </w:rPr>
      </w:pPr>
      <w:r w:rsidRPr="00553174">
        <w:rPr>
          <w:rStyle w:val="keyword"/>
          <w:sz w:val="20"/>
          <w:szCs w:val="20"/>
        </w:rPr>
        <w:t>public</w:t>
      </w:r>
      <w:r w:rsidRPr="00553174">
        <w:rPr>
          <w:sz w:val="20"/>
          <w:szCs w:val="20"/>
        </w:rPr>
        <w:t> </w:t>
      </w:r>
      <w:r w:rsidRPr="00553174">
        <w:rPr>
          <w:rStyle w:val="keyword"/>
          <w:sz w:val="20"/>
          <w:szCs w:val="20"/>
        </w:rPr>
        <w:t>class</w:t>
      </w:r>
      <w:r w:rsidRPr="00553174">
        <w:rPr>
          <w:sz w:val="20"/>
          <w:szCs w:val="20"/>
        </w:rPr>
        <w:t> ErrorBasedLogger </w:t>
      </w:r>
      <w:r w:rsidRPr="00553174">
        <w:rPr>
          <w:rStyle w:val="keyword"/>
          <w:sz w:val="20"/>
          <w:szCs w:val="20"/>
        </w:rPr>
        <w:t>extends</w:t>
      </w:r>
      <w:r w:rsidRPr="00553174">
        <w:rPr>
          <w:sz w:val="20"/>
          <w:szCs w:val="20"/>
        </w:rPr>
        <w:t> Logger {  </w:t>
      </w:r>
    </w:p>
    <w:p w:rsidR="00091FA0" w:rsidRPr="00553174" w:rsidRDefault="00091FA0" w:rsidP="00091FA0">
      <w:pPr>
        <w:numPr>
          <w:ilvl w:val="0"/>
          <w:numId w:val="172"/>
        </w:numPr>
        <w:spacing w:before="100" w:beforeAutospacing="1" w:after="100" w:afterAutospacing="1" w:line="240" w:lineRule="auto"/>
        <w:rPr>
          <w:sz w:val="20"/>
          <w:szCs w:val="20"/>
        </w:rPr>
      </w:pPr>
      <w:r w:rsidRPr="00553174">
        <w:rPr>
          <w:sz w:val="20"/>
          <w:szCs w:val="20"/>
        </w:rPr>
        <w:t>    </w:t>
      </w:r>
      <w:r w:rsidRPr="00553174">
        <w:rPr>
          <w:rStyle w:val="keyword"/>
          <w:sz w:val="20"/>
          <w:szCs w:val="20"/>
        </w:rPr>
        <w:t>public</w:t>
      </w:r>
      <w:r w:rsidRPr="00553174">
        <w:rPr>
          <w:sz w:val="20"/>
          <w:szCs w:val="20"/>
        </w:rPr>
        <w:t> ErrorBasedLogger(</w:t>
      </w:r>
      <w:r w:rsidRPr="00553174">
        <w:rPr>
          <w:rStyle w:val="keyword"/>
          <w:sz w:val="20"/>
          <w:szCs w:val="20"/>
        </w:rPr>
        <w:t>int</w:t>
      </w:r>
      <w:r w:rsidRPr="00553174">
        <w:rPr>
          <w:sz w:val="20"/>
          <w:szCs w:val="20"/>
        </w:rPr>
        <w:t> levels) {  </w:t>
      </w:r>
    </w:p>
    <w:p w:rsidR="00091FA0" w:rsidRPr="00553174" w:rsidRDefault="00091FA0" w:rsidP="00091FA0">
      <w:pPr>
        <w:numPr>
          <w:ilvl w:val="0"/>
          <w:numId w:val="172"/>
        </w:numPr>
        <w:spacing w:before="100" w:beforeAutospacing="1" w:after="100" w:afterAutospacing="1" w:line="240" w:lineRule="auto"/>
        <w:rPr>
          <w:sz w:val="20"/>
          <w:szCs w:val="20"/>
        </w:rPr>
      </w:pPr>
      <w:r w:rsidRPr="00553174">
        <w:rPr>
          <w:sz w:val="20"/>
          <w:szCs w:val="20"/>
        </w:rPr>
        <w:t>        </w:t>
      </w:r>
      <w:r w:rsidRPr="00553174">
        <w:rPr>
          <w:rStyle w:val="keyword"/>
          <w:sz w:val="20"/>
          <w:szCs w:val="20"/>
        </w:rPr>
        <w:t>this</w:t>
      </w:r>
      <w:r w:rsidRPr="00553174">
        <w:rPr>
          <w:sz w:val="20"/>
          <w:szCs w:val="20"/>
        </w:rPr>
        <w:t>.levels=levels;  </w:t>
      </w:r>
    </w:p>
    <w:p w:rsidR="00091FA0" w:rsidRPr="00553174" w:rsidRDefault="00091FA0" w:rsidP="00091FA0">
      <w:pPr>
        <w:numPr>
          <w:ilvl w:val="0"/>
          <w:numId w:val="172"/>
        </w:numPr>
        <w:spacing w:before="100" w:beforeAutospacing="1" w:after="100" w:afterAutospacing="1" w:line="240" w:lineRule="auto"/>
        <w:rPr>
          <w:sz w:val="20"/>
          <w:szCs w:val="20"/>
        </w:rPr>
      </w:pPr>
      <w:r w:rsidRPr="00553174">
        <w:rPr>
          <w:sz w:val="20"/>
          <w:szCs w:val="20"/>
        </w:rPr>
        <w:t>    }  </w:t>
      </w:r>
    </w:p>
    <w:p w:rsidR="00091FA0" w:rsidRPr="00553174" w:rsidRDefault="00091FA0" w:rsidP="00091FA0">
      <w:pPr>
        <w:numPr>
          <w:ilvl w:val="0"/>
          <w:numId w:val="172"/>
        </w:numPr>
        <w:spacing w:before="100" w:beforeAutospacing="1" w:after="100" w:afterAutospacing="1" w:line="240" w:lineRule="auto"/>
        <w:rPr>
          <w:sz w:val="20"/>
          <w:szCs w:val="20"/>
        </w:rPr>
      </w:pPr>
      <w:r w:rsidRPr="00553174">
        <w:rPr>
          <w:sz w:val="20"/>
          <w:szCs w:val="20"/>
        </w:rPr>
        <w:t>    </w:t>
      </w:r>
      <w:r w:rsidRPr="00553174">
        <w:rPr>
          <w:rStyle w:val="annotation"/>
          <w:sz w:val="20"/>
          <w:szCs w:val="20"/>
        </w:rPr>
        <w:t>@Override</w:t>
      </w:r>
      <w:r w:rsidRPr="00553174">
        <w:rPr>
          <w:sz w:val="20"/>
          <w:szCs w:val="20"/>
        </w:rPr>
        <w:t>  </w:t>
      </w:r>
    </w:p>
    <w:p w:rsidR="00091FA0" w:rsidRPr="00553174" w:rsidRDefault="00091FA0" w:rsidP="00091FA0">
      <w:pPr>
        <w:numPr>
          <w:ilvl w:val="0"/>
          <w:numId w:val="172"/>
        </w:numPr>
        <w:spacing w:before="100" w:beforeAutospacing="1" w:after="100" w:afterAutospacing="1" w:line="240" w:lineRule="auto"/>
        <w:rPr>
          <w:sz w:val="20"/>
          <w:szCs w:val="20"/>
        </w:rPr>
      </w:pPr>
      <w:r w:rsidRPr="00553174">
        <w:rPr>
          <w:sz w:val="20"/>
          <w:szCs w:val="20"/>
        </w:rPr>
        <w:t>    </w:t>
      </w:r>
      <w:r w:rsidRPr="00553174">
        <w:rPr>
          <w:rStyle w:val="keyword"/>
          <w:sz w:val="20"/>
          <w:szCs w:val="20"/>
        </w:rPr>
        <w:t>protected</w:t>
      </w:r>
      <w:r w:rsidRPr="00553174">
        <w:rPr>
          <w:sz w:val="20"/>
          <w:szCs w:val="20"/>
        </w:rPr>
        <w:t> </w:t>
      </w:r>
      <w:r w:rsidRPr="00553174">
        <w:rPr>
          <w:rStyle w:val="keyword"/>
          <w:sz w:val="20"/>
          <w:szCs w:val="20"/>
        </w:rPr>
        <w:t>void</w:t>
      </w:r>
      <w:r w:rsidRPr="00553174">
        <w:rPr>
          <w:sz w:val="20"/>
          <w:szCs w:val="20"/>
        </w:rPr>
        <w:t> displayLogInfo(String msg) {  </w:t>
      </w:r>
    </w:p>
    <w:p w:rsidR="00091FA0" w:rsidRPr="00553174" w:rsidRDefault="00091FA0" w:rsidP="00091FA0">
      <w:pPr>
        <w:numPr>
          <w:ilvl w:val="0"/>
          <w:numId w:val="172"/>
        </w:numPr>
        <w:spacing w:before="100" w:beforeAutospacing="1" w:after="100" w:afterAutospacing="1" w:line="240" w:lineRule="auto"/>
        <w:rPr>
          <w:sz w:val="20"/>
          <w:szCs w:val="20"/>
        </w:rPr>
      </w:pPr>
      <w:r w:rsidRPr="00553174">
        <w:rPr>
          <w:sz w:val="20"/>
          <w:szCs w:val="20"/>
        </w:rPr>
        <w:t>        System.out.println(</w:t>
      </w:r>
      <w:r w:rsidRPr="00553174">
        <w:rPr>
          <w:rStyle w:val="string"/>
          <w:sz w:val="20"/>
          <w:szCs w:val="20"/>
        </w:rPr>
        <w:t>"ERROR LOGGER INFO: "</w:t>
      </w:r>
      <w:r w:rsidRPr="00553174">
        <w:rPr>
          <w:sz w:val="20"/>
          <w:szCs w:val="20"/>
        </w:rPr>
        <w:t>+msg);  </w:t>
      </w:r>
    </w:p>
    <w:p w:rsidR="00091FA0" w:rsidRPr="00553174" w:rsidRDefault="00091FA0" w:rsidP="00091FA0">
      <w:pPr>
        <w:numPr>
          <w:ilvl w:val="0"/>
          <w:numId w:val="172"/>
        </w:numPr>
        <w:spacing w:before="100" w:beforeAutospacing="1" w:after="100" w:afterAutospacing="1" w:line="240" w:lineRule="auto"/>
        <w:rPr>
          <w:sz w:val="20"/>
          <w:szCs w:val="20"/>
        </w:rPr>
      </w:pPr>
      <w:r w:rsidRPr="00553174">
        <w:rPr>
          <w:sz w:val="20"/>
          <w:szCs w:val="20"/>
        </w:rPr>
        <w:t>    }  </w:t>
      </w:r>
    </w:p>
    <w:p w:rsidR="00091FA0" w:rsidRPr="00553174" w:rsidRDefault="00091FA0" w:rsidP="00091FA0">
      <w:pPr>
        <w:numPr>
          <w:ilvl w:val="0"/>
          <w:numId w:val="172"/>
        </w:numPr>
        <w:spacing w:before="100" w:beforeAutospacing="1" w:after="100" w:afterAutospacing="1" w:line="240" w:lineRule="auto"/>
        <w:rPr>
          <w:sz w:val="20"/>
          <w:szCs w:val="20"/>
        </w:rPr>
      </w:pPr>
      <w:r w:rsidRPr="00553174">
        <w:rPr>
          <w:sz w:val="20"/>
          <w:szCs w:val="20"/>
        </w:rPr>
        <w:t>}</w:t>
      </w:r>
      <w:r w:rsidRPr="00553174">
        <w:rPr>
          <w:rStyle w:val="comment"/>
          <w:sz w:val="20"/>
          <w:szCs w:val="20"/>
        </w:rPr>
        <w:t>// End of the ErrorBasedLogger class.</w:t>
      </w:r>
      <w:r w:rsidRPr="00553174">
        <w:rPr>
          <w:sz w:val="20"/>
          <w:szCs w:val="20"/>
        </w:rPr>
        <w:t>  </w:t>
      </w:r>
    </w:p>
    <w:p w:rsidR="00091FA0" w:rsidRPr="00553174" w:rsidRDefault="00091FA0" w:rsidP="00091FA0">
      <w:pPr>
        <w:pStyle w:val="Heading4"/>
        <w:rPr>
          <w:rFonts w:asciiTheme="minorHAnsi" w:hAnsiTheme="minorHAnsi"/>
          <w:sz w:val="20"/>
          <w:szCs w:val="20"/>
        </w:rPr>
      </w:pPr>
      <w:r w:rsidRPr="00553174">
        <w:rPr>
          <w:rFonts w:asciiTheme="minorHAnsi" w:hAnsiTheme="minorHAnsi"/>
          <w:sz w:val="20"/>
          <w:szCs w:val="20"/>
        </w:rPr>
        <w:lastRenderedPageBreak/>
        <w:t>Step 5</w:t>
      </w:r>
    </w:p>
    <w:p w:rsidR="00091FA0" w:rsidRPr="00553174" w:rsidRDefault="00091FA0" w:rsidP="00091FA0">
      <w:pPr>
        <w:pStyle w:val="NormalWeb"/>
        <w:rPr>
          <w:rFonts w:asciiTheme="minorHAnsi" w:hAnsiTheme="minorHAnsi"/>
          <w:sz w:val="20"/>
          <w:szCs w:val="20"/>
        </w:rPr>
      </w:pPr>
      <w:r w:rsidRPr="00553174">
        <w:rPr>
          <w:rFonts w:asciiTheme="minorHAnsi" w:hAnsiTheme="minorHAnsi"/>
          <w:sz w:val="20"/>
          <w:szCs w:val="20"/>
        </w:rPr>
        <w:t xml:space="preserve">Create a </w:t>
      </w:r>
      <w:r w:rsidRPr="00553174">
        <w:rPr>
          <w:rFonts w:asciiTheme="minorHAnsi" w:hAnsiTheme="minorHAnsi"/>
          <w:b/>
          <w:bCs/>
          <w:sz w:val="20"/>
          <w:szCs w:val="20"/>
        </w:rPr>
        <w:t>ChainOfResponsibilityClient</w:t>
      </w:r>
      <w:r w:rsidRPr="00553174">
        <w:rPr>
          <w:rFonts w:asciiTheme="minorHAnsi" w:hAnsiTheme="minorHAnsi"/>
          <w:sz w:val="20"/>
          <w:szCs w:val="20"/>
        </w:rPr>
        <w:t xml:space="preserve"> class.</w:t>
      </w:r>
    </w:p>
    <w:p w:rsidR="00091FA0" w:rsidRPr="00553174" w:rsidRDefault="00091FA0" w:rsidP="00091FA0">
      <w:pPr>
        <w:rPr>
          <w:sz w:val="20"/>
          <w:szCs w:val="20"/>
        </w:rPr>
      </w:pPr>
      <w:r w:rsidRPr="00553174">
        <w:rPr>
          <w:sz w:val="20"/>
          <w:szCs w:val="20"/>
        </w:rPr>
        <w:t>File: ChainofResponsibilityClient.java</w:t>
      </w:r>
    </w:p>
    <w:p w:rsidR="00091FA0" w:rsidRPr="00553174" w:rsidRDefault="00091FA0" w:rsidP="00091FA0">
      <w:pPr>
        <w:numPr>
          <w:ilvl w:val="0"/>
          <w:numId w:val="173"/>
        </w:numPr>
        <w:spacing w:before="100" w:beforeAutospacing="1" w:after="100" w:afterAutospacing="1" w:line="240" w:lineRule="auto"/>
        <w:rPr>
          <w:sz w:val="20"/>
          <w:szCs w:val="20"/>
        </w:rPr>
      </w:pPr>
      <w:r w:rsidRPr="00553174">
        <w:rPr>
          <w:rStyle w:val="keyword"/>
          <w:sz w:val="20"/>
          <w:szCs w:val="20"/>
        </w:rPr>
        <w:t>public</w:t>
      </w:r>
      <w:r w:rsidRPr="00553174">
        <w:rPr>
          <w:sz w:val="20"/>
          <w:szCs w:val="20"/>
        </w:rPr>
        <w:t> </w:t>
      </w:r>
      <w:r w:rsidRPr="00553174">
        <w:rPr>
          <w:rStyle w:val="keyword"/>
          <w:sz w:val="20"/>
          <w:szCs w:val="20"/>
        </w:rPr>
        <w:t>class</w:t>
      </w:r>
      <w:r w:rsidRPr="00553174">
        <w:rPr>
          <w:sz w:val="20"/>
          <w:szCs w:val="20"/>
        </w:rPr>
        <w:t> ChainofResponsibilityClient {  </w:t>
      </w:r>
    </w:p>
    <w:p w:rsidR="00091FA0" w:rsidRPr="00553174" w:rsidRDefault="00091FA0" w:rsidP="00091FA0">
      <w:pPr>
        <w:numPr>
          <w:ilvl w:val="0"/>
          <w:numId w:val="173"/>
        </w:numPr>
        <w:spacing w:before="100" w:beforeAutospacing="1" w:after="100" w:afterAutospacing="1" w:line="240" w:lineRule="auto"/>
        <w:rPr>
          <w:sz w:val="20"/>
          <w:szCs w:val="20"/>
        </w:rPr>
      </w:pPr>
      <w:r w:rsidRPr="00553174">
        <w:rPr>
          <w:sz w:val="20"/>
          <w:szCs w:val="20"/>
        </w:rPr>
        <w:t>    </w:t>
      </w:r>
      <w:r w:rsidRPr="00553174">
        <w:rPr>
          <w:rStyle w:val="keyword"/>
          <w:sz w:val="20"/>
          <w:szCs w:val="20"/>
        </w:rPr>
        <w:t>private</w:t>
      </w:r>
      <w:r w:rsidRPr="00553174">
        <w:rPr>
          <w:sz w:val="20"/>
          <w:szCs w:val="20"/>
        </w:rPr>
        <w:t> </w:t>
      </w:r>
      <w:r w:rsidRPr="00553174">
        <w:rPr>
          <w:rStyle w:val="keyword"/>
          <w:sz w:val="20"/>
          <w:szCs w:val="20"/>
        </w:rPr>
        <w:t>static</w:t>
      </w:r>
      <w:r w:rsidRPr="00553174">
        <w:rPr>
          <w:sz w:val="20"/>
          <w:szCs w:val="20"/>
        </w:rPr>
        <w:t> Logger doChaining(){  </w:t>
      </w:r>
    </w:p>
    <w:p w:rsidR="00091FA0" w:rsidRPr="00553174" w:rsidRDefault="00091FA0" w:rsidP="00091FA0">
      <w:pPr>
        <w:numPr>
          <w:ilvl w:val="0"/>
          <w:numId w:val="173"/>
        </w:numPr>
        <w:spacing w:before="100" w:beforeAutospacing="1" w:after="100" w:afterAutospacing="1" w:line="240" w:lineRule="auto"/>
        <w:rPr>
          <w:sz w:val="20"/>
          <w:szCs w:val="20"/>
        </w:rPr>
      </w:pPr>
      <w:r w:rsidRPr="00553174">
        <w:rPr>
          <w:sz w:val="20"/>
          <w:szCs w:val="20"/>
        </w:rPr>
        <w:t>          Logger consoleLogger = </w:t>
      </w:r>
      <w:r w:rsidRPr="00553174">
        <w:rPr>
          <w:rStyle w:val="keyword"/>
          <w:sz w:val="20"/>
          <w:szCs w:val="20"/>
        </w:rPr>
        <w:t>new</w:t>
      </w:r>
      <w:r w:rsidRPr="00553174">
        <w:rPr>
          <w:sz w:val="20"/>
          <w:szCs w:val="20"/>
        </w:rPr>
        <w:t> ConsoleBasedLogger(Logger.OUTPUTINFO);  </w:t>
      </w:r>
    </w:p>
    <w:p w:rsidR="00091FA0" w:rsidRPr="00553174" w:rsidRDefault="00091FA0" w:rsidP="00091FA0">
      <w:pPr>
        <w:numPr>
          <w:ilvl w:val="0"/>
          <w:numId w:val="173"/>
        </w:numPr>
        <w:spacing w:before="100" w:beforeAutospacing="1" w:after="100" w:afterAutospacing="1" w:line="240" w:lineRule="auto"/>
        <w:rPr>
          <w:sz w:val="20"/>
          <w:szCs w:val="20"/>
        </w:rPr>
      </w:pPr>
      <w:r w:rsidRPr="00553174">
        <w:rPr>
          <w:sz w:val="20"/>
          <w:szCs w:val="20"/>
        </w:rPr>
        <w:t>            </w:t>
      </w:r>
    </w:p>
    <w:p w:rsidR="00091FA0" w:rsidRPr="00553174" w:rsidRDefault="00091FA0" w:rsidP="00091FA0">
      <w:pPr>
        <w:numPr>
          <w:ilvl w:val="0"/>
          <w:numId w:val="173"/>
        </w:numPr>
        <w:spacing w:before="100" w:beforeAutospacing="1" w:after="100" w:afterAutospacing="1" w:line="240" w:lineRule="auto"/>
        <w:rPr>
          <w:sz w:val="20"/>
          <w:szCs w:val="20"/>
        </w:rPr>
      </w:pPr>
      <w:r w:rsidRPr="00553174">
        <w:rPr>
          <w:sz w:val="20"/>
          <w:szCs w:val="20"/>
        </w:rPr>
        <w:t>          Logger errorLogger = </w:t>
      </w:r>
      <w:r w:rsidRPr="00553174">
        <w:rPr>
          <w:rStyle w:val="keyword"/>
          <w:sz w:val="20"/>
          <w:szCs w:val="20"/>
        </w:rPr>
        <w:t>new</w:t>
      </w:r>
      <w:r w:rsidRPr="00553174">
        <w:rPr>
          <w:sz w:val="20"/>
          <w:szCs w:val="20"/>
        </w:rPr>
        <w:t> ErrorBasedLogger(Logger.ERRORINFO);  </w:t>
      </w:r>
    </w:p>
    <w:p w:rsidR="00091FA0" w:rsidRPr="00553174" w:rsidRDefault="00091FA0" w:rsidP="00091FA0">
      <w:pPr>
        <w:numPr>
          <w:ilvl w:val="0"/>
          <w:numId w:val="173"/>
        </w:numPr>
        <w:spacing w:before="100" w:beforeAutospacing="1" w:after="100" w:afterAutospacing="1" w:line="240" w:lineRule="auto"/>
        <w:rPr>
          <w:sz w:val="20"/>
          <w:szCs w:val="20"/>
        </w:rPr>
      </w:pPr>
      <w:r w:rsidRPr="00553174">
        <w:rPr>
          <w:sz w:val="20"/>
          <w:szCs w:val="20"/>
        </w:rPr>
        <w:t>          consoleLogger.setNextLevelLogger(errorLogger);  </w:t>
      </w:r>
    </w:p>
    <w:p w:rsidR="00091FA0" w:rsidRPr="00553174" w:rsidRDefault="00091FA0" w:rsidP="00091FA0">
      <w:pPr>
        <w:numPr>
          <w:ilvl w:val="0"/>
          <w:numId w:val="173"/>
        </w:numPr>
        <w:spacing w:before="100" w:beforeAutospacing="1" w:after="100" w:afterAutospacing="1" w:line="240" w:lineRule="auto"/>
        <w:rPr>
          <w:sz w:val="20"/>
          <w:szCs w:val="20"/>
        </w:rPr>
      </w:pPr>
      <w:r w:rsidRPr="00553174">
        <w:rPr>
          <w:sz w:val="20"/>
          <w:szCs w:val="20"/>
        </w:rPr>
        <w:t>            </w:t>
      </w:r>
    </w:p>
    <w:p w:rsidR="00091FA0" w:rsidRPr="00553174" w:rsidRDefault="00091FA0" w:rsidP="00091FA0">
      <w:pPr>
        <w:numPr>
          <w:ilvl w:val="0"/>
          <w:numId w:val="173"/>
        </w:numPr>
        <w:spacing w:before="100" w:beforeAutospacing="1" w:after="100" w:afterAutospacing="1" w:line="240" w:lineRule="auto"/>
        <w:rPr>
          <w:sz w:val="20"/>
          <w:szCs w:val="20"/>
        </w:rPr>
      </w:pPr>
      <w:r w:rsidRPr="00553174">
        <w:rPr>
          <w:sz w:val="20"/>
          <w:szCs w:val="20"/>
        </w:rPr>
        <w:t>          Logger debugLogger = </w:t>
      </w:r>
      <w:r w:rsidRPr="00553174">
        <w:rPr>
          <w:rStyle w:val="keyword"/>
          <w:sz w:val="20"/>
          <w:szCs w:val="20"/>
        </w:rPr>
        <w:t>new</w:t>
      </w:r>
      <w:r w:rsidRPr="00553174">
        <w:rPr>
          <w:sz w:val="20"/>
          <w:szCs w:val="20"/>
        </w:rPr>
        <w:t> DebugBasedLogger(Logger.DEBUGINFO);  </w:t>
      </w:r>
    </w:p>
    <w:p w:rsidR="00091FA0" w:rsidRPr="00553174" w:rsidRDefault="00091FA0" w:rsidP="00091FA0">
      <w:pPr>
        <w:numPr>
          <w:ilvl w:val="0"/>
          <w:numId w:val="173"/>
        </w:numPr>
        <w:spacing w:before="100" w:beforeAutospacing="1" w:after="100" w:afterAutospacing="1" w:line="240" w:lineRule="auto"/>
        <w:rPr>
          <w:sz w:val="20"/>
          <w:szCs w:val="20"/>
        </w:rPr>
      </w:pPr>
      <w:r w:rsidRPr="00553174">
        <w:rPr>
          <w:sz w:val="20"/>
          <w:szCs w:val="20"/>
        </w:rPr>
        <w:t>          errorLogger.setNextLevelLogger(debugLogger);  </w:t>
      </w:r>
    </w:p>
    <w:p w:rsidR="00091FA0" w:rsidRPr="00553174" w:rsidRDefault="00091FA0" w:rsidP="00091FA0">
      <w:pPr>
        <w:numPr>
          <w:ilvl w:val="0"/>
          <w:numId w:val="173"/>
        </w:numPr>
        <w:spacing w:before="100" w:beforeAutospacing="1" w:after="100" w:afterAutospacing="1" w:line="240" w:lineRule="auto"/>
        <w:rPr>
          <w:sz w:val="20"/>
          <w:szCs w:val="20"/>
        </w:rPr>
      </w:pPr>
      <w:r w:rsidRPr="00553174">
        <w:rPr>
          <w:sz w:val="20"/>
          <w:szCs w:val="20"/>
        </w:rPr>
        <w:t>            </w:t>
      </w:r>
    </w:p>
    <w:p w:rsidR="00091FA0" w:rsidRPr="00553174" w:rsidRDefault="00091FA0" w:rsidP="00091FA0">
      <w:pPr>
        <w:numPr>
          <w:ilvl w:val="0"/>
          <w:numId w:val="173"/>
        </w:numPr>
        <w:spacing w:before="100" w:beforeAutospacing="1" w:after="100" w:afterAutospacing="1" w:line="240" w:lineRule="auto"/>
        <w:rPr>
          <w:sz w:val="20"/>
          <w:szCs w:val="20"/>
        </w:rPr>
      </w:pPr>
      <w:r w:rsidRPr="00553174">
        <w:rPr>
          <w:sz w:val="20"/>
          <w:szCs w:val="20"/>
        </w:rPr>
        <w:t>          </w:t>
      </w:r>
      <w:r w:rsidRPr="00553174">
        <w:rPr>
          <w:rStyle w:val="keyword"/>
          <w:sz w:val="20"/>
          <w:szCs w:val="20"/>
        </w:rPr>
        <w:t>return</w:t>
      </w:r>
      <w:r w:rsidRPr="00553174">
        <w:rPr>
          <w:sz w:val="20"/>
          <w:szCs w:val="20"/>
        </w:rPr>
        <w:t> consoleLogger;   </w:t>
      </w:r>
    </w:p>
    <w:p w:rsidR="00091FA0" w:rsidRPr="00553174" w:rsidRDefault="00091FA0" w:rsidP="00091FA0">
      <w:pPr>
        <w:numPr>
          <w:ilvl w:val="0"/>
          <w:numId w:val="173"/>
        </w:numPr>
        <w:spacing w:before="100" w:beforeAutospacing="1" w:after="100" w:afterAutospacing="1" w:line="240" w:lineRule="auto"/>
        <w:rPr>
          <w:sz w:val="20"/>
          <w:szCs w:val="20"/>
        </w:rPr>
      </w:pPr>
      <w:r w:rsidRPr="00553174">
        <w:rPr>
          <w:sz w:val="20"/>
          <w:szCs w:val="20"/>
        </w:rPr>
        <w:t>          }  </w:t>
      </w:r>
    </w:p>
    <w:p w:rsidR="00091FA0" w:rsidRPr="00553174" w:rsidRDefault="00091FA0" w:rsidP="00091FA0">
      <w:pPr>
        <w:numPr>
          <w:ilvl w:val="0"/>
          <w:numId w:val="173"/>
        </w:numPr>
        <w:spacing w:before="100" w:beforeAutospacing="1" w:after="100" w:afterAutospacing="1" w:line="240" w:lineRule="auto"/>
        <w:rPr>
          <w:sz w:val="20"/>
          <w:szCs w:val="20"/>
        </w:rPr>
      </w:pPr>
      <w:r w:rsidRPr="00553174">
        <w:rPr>
          <w:sz w:val="20"/>
          <w:szCs w:val="20"/>
        </w:rPr>
        <w:t>          </w:t>
      </w:r>
      <w:r w:rsidRPr="00553174">
        <w:rPr>
          <w:rStyle w:val="keyword"/>
          <w:sz w:val="20"/>
          <w:szCs w:val="20"/>
        </w:rPr>
        <w:t>public</w:t>
      </w:r>
      <w:r w:rsidRPr="00553174">
        <w:rPr>
          <w:sz w:val="20"/>
          <w:szCs w:val="20"/>
        </w:rPr>
        <w:t> </w:t>
      </w:r>
      <w:r w:rsidRPr="00553174">
        <w:rPr>
          <w:rStyle w:val="keyword"/>
          <w:sz w:val="20"/>
          <w:szCs w:val="20"/>
        </w:rPr>
        <w:t>static</w:t>
      </w:r>
      <w:r w:rsidRPr="00553174">
        <w:rPr>
          <w:sz w:val="20"/>
          <w:szCs w:val="20"/>
        </w:rPr>
        <w:t> </w:t>
      </w:r>
      <w:r w:rsidRPr="00553174">
        <w:rPr>
          <w:rStyle w:val="keyword"/>
          <w:sz w:val="20"/>
          <w:szCs w:val="20"/>
        </w:rPr>
        <w:t>void</w:t>
      </w:r>
      <w:r w:rsidRPr="00553174">
        <w:rPr>
          <w:sz w:val="20"/>
          <w:szCs w:val="20"/>
        </w:rPr>
        <w:t> main(String args[]){  </w:t>
      </w:r>
    </w:p>
    <w:p w:rsidR="00091FA0" w:rsidRPr="00553174" w:rsidRDefault="00091FA0" w:rsidP="00091FA0">
      <w:pPr>
        <w:numPr>
          <w:ilvl w:val="0"/>
          <w:numId w:val="173"/>
        </w:numPr>
        <w:spacing w:before="100" w:beforeAutospacing="1" w:after="100" w:afterAutospacing="1" w:line="240" w:lineRule="auto"/>
        <w:rPr>
          <w:sz w:val="20"/>
          <w:szCs w:val="20"/>
        </w:rPr>
      </w:pPr>
      <w:r w:rsidRPr="00553174">
        <w:rPr>
          <w:sz w:val="20"/>
          <w:szCs w:val="20"/>
        </w:rPr>
        <w:t>          Logger chainLogger= doChaining();  </w:t>
      </w:r>
    </w:p>
    <w:p w:rsidR="00091FA0" w:rsidRPr="00553174" w:rsidRDefault="00091FA0" w:rsidP="00091FA0">
      <w:pPr>
        <w:numPr>
          <w:ilvl w:val="0"/>
          <w:numId w:val="173"/>
        </w:numPr>
        <w:spacing w:before="100" w:beforeAutospacing="1" w:after="100" w:afterAutospacing="1" w:line="240" w:lineRule="auto"/>
        <w:rPr>
          <w:sz w:val="20"/>
          <w:szCs w:val="20"/>
        </w:rPr>
      </w:pPr>
      <w:r w:rsidRPr="00553174">
        <w:rPr>
          <w:sz w:val="20"/>
          <w:szCs w:val="20"/>
        </w:rPr>
        <w:t>  </w:t>
      </w:r>
    </w:p>
    <w:p w:rsidR="00091FA0" w:rsidRPr="00553174" w:rsidRDefault="00091FA0" w:rsidP="00091FA0">
      <w:pPr>
        <w:numPr>
          <w:ilvl w:val="0"/>
          <w:numId w:val="173"/>
        </w:numPr>
        <w:spacing w:before="100" w:beforeAutospacing="1" w:after="100" w:afterAutospacing="1" w:line="240" w:lineRule="auto"/>
        <w:rPr>
          <w:sz w:val="20"/>
          <w:szCs w:val="20"/>
        </w:rPr>
      </w:pPr>
      <w:r w:rsidRPr="00553174">
        <w:rPr>
          <w:sz w:val="20"/>
          <w:szCs w:val="20"/>
        </w:rPr>
        <w:t>              chainLogger.logMessage(Logger.OUTPUTINFO, </w:t>
      </w:r>
      <w:r w:rsidRPr="00553174">
        <w:rPr>
          <w:rStyle w:val="string"/>
          <w:sz w:val="20"/>
          <w:szCs w:val="20"/>
        </w:rPr>
        <w:t>"Enter the sequence of values "</w:t>
      </w:r>
      <w:r w:rsidRPr="00553174">
        <w:rPr>
          <w:sz w:val="20"/>
          <w:szCs w:val="20"/>
        </w:rPr>
        <w:t>);  </w:t>
      </w:r>
    </w:p>
    <w:p w:rsidR="00091FA0" w:rsidRPr="00553174" w:rsidRDefault="00091FA0" w:rsidP="00091FA0">
      <w:pPr>
        <w:numPr>
          <w:ilvl w:val="0"/>
          <w:numId w:val="173"/>
        </w:numPr>
        <w:spacing w:before="100" w:beforeAutospacing="1" w:after="100" w:afterAutospacing="1" w:line="240" w:lineRule="auto"/>
        <w:rPr>
          <w:sz w:val="20"/>
          <w:szCs w:val="20"/>
        </w:rPr>
      </w:pPr>
      <w:r w:rsidRPr="00553174">
        <w:rPr>
          <w:sz w:val="20"/>
          <w:szCs w:val="20"/>
        </w:rPr>
        <w:t>              chainLogger.logMessage(Logger.ERRORINFO, </w:t>
      </w:r>
      <w:r w:rsidRPr="00553174">
        <w:rPr>
          <w:rStyle w:val="string"/>
          <w:sz w:val="20"/>
          <w:szCs w:val="20"/>
        </w:rPr>
        <w:t>"An error is occured now"</w:t>
      </w:r>
      <w:r w:rsidRPr="00553174">
        <w:rPr>
          <w:sz w:val="20"/>
          <w:szCs w:val="20"/>
        </w:rPr>
        <w:t>);  </w:t>
      </w:r>
    </w:p>
    <w:p w:rsidR="00091FA0" w:rsidRPr="00553174" w:rsidRDefault="00091FA0" w:rsidP="00091FA0">
      <w:pPr>
        <w:numPr>
          <w:ilvl w:val="0"/>
          <w:numId w:val="173"/>
        </w:numPr>
        <w:spacing w:before="100" w:beforeAutospacing="1" w:after="100" w:afterAutospacing="1" w:line="240" w:lineRule="auto"/>
        <w:rPr>
          <w:sz w:val="20"/>
          <w:szCs w:val="20"/>
        </w:rPr>
      </w:pPr>
      <w:r w:rsidRPr="00553174">
        <w:rPr>
          <w:sz w:val="20"/>
          <w:szCs w:val="20"/>
        </w:rPr>
        <w:t>              chainLogger.logMessage(Logger.DEBUGINFO, </w:t>
      </w:r>
      <w:r w:rsidRPr="00553174">
        <w:rPr>
          <w:rStyle w:val="string"/>
          <w:sz w:val="20"/>
          <w:szCs w:val="20"/>
        </w:rPr>
        <w:t>"This was the error now debugging is compeled"</w:t>
      </w:r>
      <w:r w:rsidRPr="00553174">
        <w:rPr>
          <w:sz w:val="20"/>
          <w:szCs w:val="20"/>
        </w:rPr>
        <w:t>);  </w:t>
      </w:r>
    </w:p>
    <w:p w:rsidR="00091FA0" w:rsidRPr="00553174" w:rsidRDefault="00091FA0" w:rsidP="00091FA0">
      <w:pPr>
        <w:numPr>
          <w:ilvl w:val="0"/>
          <w:numId w:val="173"/>
        </w:numPr>
        <w:spacing w:before="100" w:beforeAutospacing="1" w:after="100" w:afterAutospacing="1" w:line="240" w:lineRule="auto"/>
        <w:rPr>
          <w:sz w:val="20"/>
          <w:szCs w:val="20"/>
        </w:rPr>
      </w:pPr>
      <w:r w:rsidRPr="00553174">
        <w:rPr>
          <w:sz w:val="20"/>
          <w:szCs w:val="20"/>
        </w:rPr>
        <w:t>              }  </w:t>
      </w:r>
    </w:p>
    <w:p w:rsidR="00091FA0" w:rsidRPr="00553174" w:rsidRDefault="00091FA0" w:rsidP="00091FA0">
      <w:pPr>
        <w:numPr>
          <w:ilvl w:val="0"/>
          <w:numId w:val="173"/>
        </w:numPr>
        <w:spacing w:before="100" w:beforeAutospacing="1" w:after="100" w:afterAutospacing="1" w:line="240" w:lineRule="auto"/>
        <w:rPr>
          <w:sz w:val="20"/>
          <w:szCs w:val="20"/>
        </w:rPr>
      </w:pPr>
      <w:r w:rsidRPr="00553174">
        <w:rPr>
          <w:sz w:val="20"/>
          <w:szCs w:val="20"/>
        </w:rPr>
        <w:t>}  </w:t>
      </w:r>
    </w:p>
    <w:p w:rsidR="002A372F" w:rsidRPr="00553174" w:rsidRDefault="00091FA0" w:rsidP="00091FA0">
      <w:pPr>
        <w:spacing w:after="0"/>
        <w:rPr>
          <w:sz w:val="20"/>
          <w:szCs w:val="20"/>
        </w:rPr>
      </w:pPr>
      <w:r w:rsidRPr="00553174">
        <w:rPr>
          <w:sz w:val="20"/>
          <w:szCs w:val="20"/>
        </w:rPr>
        <w:pict>
          <v:rect id="_x0000_i1055" style="width:0;height:1.5pt" o:hralign="center" o:hrstd="t" o:hr="t" fillcolor="#a0a0a0" stroked="f"/>
        </w:pict>
      </w:r>
    </w:p>
    <w:p w:rsidR="00091FA0" w:rsidRPr="00553174" w:rsidRDefault="00091FA0" w:rsidP="00091FA0">
      <w:pPr>
        <w:pStyle w:val="Heading4"/>
        <w:rPr>
          <w:rFonts w:asciiTheme="minorHAnsi" w:hAnsiTheme="minorHAnsi"/>
          <w:sz w:val="20"/>
          <w:szCs w:val="20"/>
        </w:rPr>
      </w:pPr>
      <w:r w:rsidRPr="00553174">
        <w:rPr>
          <w:rFonts w:asciiTheme="minorHAnsi" w:hAnsiTheme="minorHAnsi"/>
          <w:sz w:val="20"/>
          <w:szCs w:val="20"/>
        </w:rPr>
        <w:t>Output</w:t>
      </w:r>
    </w:p>
    <w:p w:rsidR="00091FA0" w:rsidRPr="00553174" w:rsidRDefault="00091FA0" w:rsidP="00091FA0">
      <w:pPr>
        <w:numPr>
          <w:ilvl w:val="0"/>
          <w:numId w:val="174"/>
        </w:numPr>
        <w:spacing w:before="100" w:beforeAutospacing="1" w:after="100" w:afterAutospacing="1" w:line="240" w:lineRule="auto"/>
        <w:rPr>
          <w:sz w:val="20"/>
          <w:szCs w:val="20"/>
        </w:rPr>
      </w:pPr>
      <w:r w:rsidRPr="00553174">
        <w:rPr>
          <w:sz w:val="20"/>
          <w:szCs w:val="20"/>
        </w:rPr>
        <w:t>bilityClient  </w:t>
      </w:r>
    </w:p>
    <w:p w:rsidR="00091FA0" w:rsidRPr="00553174" w:rsidRDefault="00091FA0" w:rsidP="00091FA0">
      <w:pPr>
        <w:numPr>
          <w:ilvl w:val="0"/>
          <w:numId w:val="174"/>
        </w:numPr>
        <w:spacing w:before="100" w:beforeAutospacing="1" w:after="100" w:afterAutospacing="1" w:line="240" w:lineRule="auto"/>
        <w:rPr>
          <w:sz w:val="20"/>
          <w:szCs w:val="20"/>
        </w:rPr>
      </w:pPr>
      <w:r w:rsidRPr="00553174">
        <w:rPr>
          <w:sz w:val="20"/>
          <w:szCs w:val="20"/>
        </w:rPr>
        <w:t>CONSOLE LOGGER INFO: Enter the sequence of values  </w:t>
      </w:r>
    </w:p>
    <w:p w:rsidR="00091FA0" w:rsidRPr="00553174" w:rsidRDefault="00091FA0" w:rsidP="00091FA0">
      <w:pPr>
        <w:numPr>
          <w:ilvl w:val="0"/>
          <w:numId w:val="174"/>
        </w:numPr>
        <w:spacing w:before="100" w:beforeAutospacing="1" w:after="100" w:afterAutospacing="1" w:line="240" w:lineRule="auto"/>
        <w:rPr>
          <w:sz w:val="20"/>
          <w:szCs w:val="20"/>
        </w:rPr>
      </w:pPr>
      <w:r w:rsidRPr="00553174">
        <w:rPr>
          <w:sz w:val="20"/>
          <w:szCs w:val="20"/>
        </w:rPr>
        <w:t>CONSOLE LOGGER INFO: An error is occured now  </w:t>
      </w:r>
    </w:p>
    <w:p w:rsidR="00091FA0" w:rsidRPr="00553174" w:rsidRDefault="00091FA0" w:rsidP="00091FA0">
      <w:pPr>
        <w:numPr>
          <w:ilvl w:val="0"/>
          <w:numId w:val="174"/>
        </w:numPr>
        <w:spacing w:before="100" w:beforeAutospacing="1" w:after="100" w:afterAutospacing="1" w:line="240" w:lineRule="auto"/>
        <w:rPr>
          <w:sz w:val="20"/>
          <w:szCs w:val="20"/>
        </w:rPr>
      </w:pPr>
      <w:r w:rsidRPr="00553174">
        <w:rPr>
          <w:sz w:val="20"/>
          <w:szCs w:val="20"/>
        </w:rPr>
        <w:t>ERROR LOGGER INFO: An error is occured now  </w:t>
      </w:r>
    </w:p>
    <w:p w:rsidR="00091FA0" w:rsidRPr="00553174" w:rsidRDefault="00091FA0" w:rsidP="00091FA0">
      <w:pPr>
        <w:numPr>
          <w:ilvl w:val="0"/>
          <w:numId w:val="174"/>
        </w:numPr>
        <w:spacing w:before="100" w:beforeAutospacing="1" w:after="100" w:afterAutospacing="1" w:line="240" w:lineRule="auto"/>
        <w:rPr>
          <w:sz w:val="20"/>
          <w:szCs w:val="20"/>
        </w:rPr>
      </w:pPr>
      <w:r w:rsidRPr="00553174">
        <w:rPr>
          <w:sz w:val="20"/>
          <w:szCs w:val="20"/>
        </w:rPr>
        <w:t>CONSOLE LOGGER INFO: This was the error now debugging is compeled  </w:t>
      </w:r>
    </w:p>
    <w:p w:rsidR="00091FA0" w:rsidRPr="00553174" w:rsidRDefault="00091FA0" w:rsidP="00091FA0">
      <w:pPr>
        <w:numPr>
          <w:ilvl w:val="0"/>
          <w:numId w:val="174"/>
        </w:numPr>
        <w:spacing w:before="100" w:beforeAutospacing="1" w:after="100" w:afterAutospacing="1" w:line="240" w:lineRule="auto"/>
        <w:rPr>
          <w:sz w:val="20"/>
          <w:szCs w:val="20"/>
        </w:rPr>
      </w:pPr>
      <w:r w:rsidRPr="00553174">
        <w:rPr>
          <w:sz w:val="20"/>
          <w:szCs w:val="20"/>
        </w:rPr>
        <w:t>ERROR LOGGER INFO: This was the error now debugging is compeled  </w:t>
      </w:r>
    </w:p>
    <w:p w:rsidR="00091FA0" w:rsidRPr="00553174" w:rsidRDefault="00091FA0" w:rsidP="00091FA0">
      <w:pPr>
        <w:numPr>
          <w:ilvl w:val="0"/>
          <w:numId w:val="174"/>
        </w:numPr>
        <w:spacing w:before="100" w:beforeAutospacing="1" w:after="100" w:afterAutospacing="1" w:line="240" w:lineRule="auto"/>
        <w:rPr>
          <w:sz w:val="20"/>
          <w:szCs w:val="20"/>
        </w:rPr>
      </w:pPr>
      <w:r w:rsidRPr="00553174">
        <w:rPr>
          <w:sz w:val="20"/>
          <w:szCs w:val="20"/>
        </w:rPr>
        <w:t>DEBUG LOGGER INFO: This was the error now debugging is compeled</w:t>
      </w:r>
    </w:p>
    <w:p w:rsidR="00630831" w:rsidRPr="00553174" w:rsidRDefault="00091FA0" w:rsidP="00695A63">
      <w:pPr>
        <w:shd w:val="clear" w:color="auto" w:fill="F9FBF9"/>
        <w:spacing w:after="0" w:line="345" w:lineRule="atLeast"/>
        <w:jc w:val="both"/>
        <w:rPr>
          <w:b/>
          <w:color w:val="000000"/>
          <w:sz w:val="20"/>
          <w:szCs w:val="20"/>
        </w:rPr>
      </w:pPr>
      <w:r w:rsidRPr="00553174">
        <w:rPr>
          <w:b/>
          <w:color w:val="000000"/>
          <w:sz w:val="20"/>
          <w:szCs w:val="20"/>
        </w:rPr>
        <w:t xml:space="preserve"> </w:t>
      </w:r>
      <w:r w:rsidR="002A372F" w:rsidRPr="00553174">
        <w:rPr>
          <w:b/>
          <w:color w:val="000000"/>
          <w:sz w:val="20"/>
          <w:szCs w:val="20"/>
        </w:rPr>
        <w:t>Command</w:t>
      </w: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36"/>
        <w:gridCol w:w="9288"/>
        <w:gridCol w:w="36"/>
      </w:tblGrid>
      <w:tr w:rsidR="002A372F" w:rsidRPr="00553174" w:rsidTr="002A372F">
        <w:trPr>
          <w:tblCellSpacing w:w="0" w:type="dxa"/>
        </w:trPr>
        <w:tc>
          <w:tcPr>
            <w:tcW w:w="0" w:type="auto"/>
            <w:vAlign w:val="center"/>
            <w:hideMark/>
          </w:tcPr>
          <w:p w:rsidR="002A372F" w:rsidRPr="00553174" w:rsidRDefault="002A372F">
            <w:pPr>
              <w:rPr>
                <w:sz w:val="20"/>
                <w:szCs w:val="20"/>
              </w:rPr>
            </w:pPr>
          </w:p>
        </w:tc>
        <w:tc>
          <w:tcPr>
            <w:tcW w:w="0" w:type="auto"/>
            <w:vAlign w:val="center"/>
            <w:hideMark/>
          </w:tcPr>
          <w:p w:rsidR="002A372F" w:rsidRPr="00553174" w:rsidRDefault="002A372F" w:rsidP="002A372F">
            <w:pPr>
              <w:spacing w:after="240"/>
              <w:rPr>
                <w:sz w:val="20"/>
                <w:szCs w:val="20"/>
              </w:rPr>
            </w:pPr>
            <w:r w:rsidRPr="00553174">
              <w:rPr>
                <w:rFonts w:cs="Arial"/>
                <w:sz w:val="20"/>
                <w:szCs w:val="20"/>
              </w:rPr>
              <w:t xml:space="preserve">The </w:t>
            </w:r>
            <w:r w:rsidRPr="00553174">
              <w:rPr>
                <w:rFonts w:cs="Arial"/>
                <w:b/>
                <w:bCs/>
                <w:color w:val="3D85C6"/>
                <w:sz w:val="20"/>
                <w:szCs w:val="20"/>
              </w:rPr>
              <w:t>command design pattern</w:t>
            </w:r>
            <w:r w:rsidRPr="00553174">
              <w:rPr>
                <w:rFonts w:cs="Arial"/>
                <w:sz w:val="20"/>
                <w:szCs w:val="20"/>
              </w:rPr>
              <w:t xml:space="preserve"> allows you to store a list of actions that you can execute later. A common example is storing the undo actions in an application. The undo actions are stored as the user is making changes in an application. When the user decides to perform the undo, the undo actions are retrieved and executed.</w:t>
            </w:r>
          </w:p>
          <w:p w:rsidR="002A372F" w:rsidRPr="00553174" w:rsidRDefault="002A372F" w:rsidP="002A372F">
            <w:pPr>
              <w:pStyle w:val="NormalWeb"/>
              <w:rPr>
                <w:rFonts w:asciiTheme="minorHAnsi" w:hAnsiTheme="minorHAnsi"/>
                <w:sz w:val="20"/>
                <w:szCs w:val="20"/>
              </w:rPr>
            </w:pPr>
            <w:r w:rsidRPr="00553174">
              <w:rPr>
                <w:rFonts w:asciiTheme="minorHAnsi" w:hAnsiTheme="minorHAnsi" w:cs="Arial"/>
                <w:sz w:val="20"/>
                <w:szCs w:val="20"/>
              </w:rPr>
              <w:t>The benefit of the command pattern is that it hides the details of the actions that needs to be performed, so that the client code does not need to be concerned about the details when it needs to execute the actions. The client code just need to tell the application to execute the command that was stored.  </w:t>
            </w:r>
          </w:p>
        </w:tc>
        <w:tc>
          <w:tcPr>
            <w:tcW w:w="0" w:type="auto"/>
            <w:vAlign w:val="center"/>
            <w:hideMark/>
          </w:tcPr>
          <w:p w:rsidR="002A372F" w:rsidRPr="00553174" w:rsidRDefault="002A372F">
            <w:pPr>
              <w:rPr>
                <w:sz w:val="20"/>
                <w:szCs w:val="20"/>
              </w:rPr>
            </w:pPr>
          </w:p>
        </w:tc>
      </w:tr>
    </w:tbl>
    <w:p w:rsidR="002A372F" w:rsidRPr="00553174" w:rsidRDefault="002A372F" w:rsidP="002A372F">
      <w:pPr>
        <w:rPr>
          <w:sz w:val="20"/>
          <w:szCs w:val="20"/>
        </w:rPr>
      </w:pPr>
      <w:r w:rsidRPr="00553174">
        <w:rPr>
          <w:rFonts w:cs="Arial"/>
          <w:sz w:val="20"/>
          <w:szCs w:val="20"/>
        </w:rPr>
        <w:t xml:space="preserve">In an undo example, if the user moved a rectangle from position X to position Y, then the undo action will be to move the rectangle from position Y back to position X. The details of this undo action is stored in the command objects so that when the user needs to execute the undo action, the application only need to tell the command </w:t>
      </w:r>
      <w:r w:rsidRPr="00553174">
        <w:rPr>
          <w:rFonts w:cs="Arial"/>
          <w:sz w:val="20"/>
          <w:szCs w:val="20"/>
        </w:rPr>
        <w:lastRenderedPageBreak/>
        <w:t xml:space="preserve">object to execute its action without knowing that it is suppose to move the rectangle from position Y back to position X.                   </w:t>
      </w:r>
      <w:r w:rsidRPr="00553174">
        <w:rPr>
          <w:rFonts w:cs="Arial"/>
          <w:sz w:val="20"/>
          <w:szCs w:val="20"/>
        </w:rPr>
        <w:br/>
      </w:r>
      <w:r w:rsidRPr="00553174">
        <w:rPr>
          <w:rFonts w:cs="Arial"/>
          <w:sz w:val="20"/>
          <w:szCs w:val="20"/>
        </w:rPr>
        <w:br/>
        <w:t xml:space="preserve">The command pattern is not focused so much on the sequence of the actions stored, but is more on hiding the details of the action it needs to perform. </w:t>
      </w:r>
    </w:p>
    <w:p w:rsidR="002A372F" w:rsidRPr="00553174" w:rsidRDefault="002A372F" w:rsidP="002A372F">
      <w:pPr>
        <w:pStyle w:val="NormalWeb"/>
        <w:rPr>
          <w:rFonts w:asciiTheme="minorHAnsi" w:hAnsiTheme="minorHAnsi"/>
          <w:sz w:val="20"/>
          <w:szCs w:val="20"/>
        </w:rPr>
      </w:pPr>
      <w:r w:rsidRPr="00553174">
        <w:rPr>
          <w:rFonts w:asciiTheme="minorHAnsi" w:hAnsiTheme="minorHAnsi" w:cs="Arial"/>
          <w:sz w:val="20"/>
          <w:szCs w:val="20"/>
        </w:rPr>
        <w:t xml:space="preserve">We will see an example of the Command Design Pattern to show you how it works. But for now let’s look at the </w:t>
      </w:r>
      <w:hyperlink r:id="rId71" w:tgtFrame="_blank" w:history="1">
        <w:r w:rsidRPr="00553174">
          <w:rPr>
            <w:rStyle w:val="Hyperlink"/>
            <w:rFonts w:asciiTheme="minorHAnsi" w:eastAsiaTheme="majorEastAsia" w:hAnsiTheme="minorHAnsi" w:cs="Arial"/>
            <w:sz w:val="20"/>
            <w:szCs w:val="20"/>
          </w:rPr>
          <w:t>UML</w:t>
        </w:r>
      </w:hyperlink>
      <w:r w:rsidRPr="00553174">
        <w:rPr>
          <w:rFonts w:asciiTheme="minorHAnsi" w:hAnsiTheme="minorHAnsi" w:cs="Arial"/>
          <w:sz w:val="20"/>
          <w:szCs w:val="20"/>
        </w:rPr>
        <w:t xml:space="preserve"> of the command design pattern:</w:t>
      </w:r>
    </w:p>
    <w:p w:rsidR="002A372F" w:rsidRPr="00553174" w:rsidRDefault="002A372F" w:rsidP="002A372F">
      <w:pPr>
        <w:rPr>
          <w:rFonts w:cs="Arial"/>
          <w:sz w:val="20"/>
          <w:szCs w:val="20"/>
        </w:rPr>
      </w:pPr>
      <w:r w:rsidRPr="00553174">
        <w:rPr>
          <w:rFonts w:cs="Arial"/>
          <w:noProof/>
          <w:color w:val="0000FF"/>
          <w:sz w:val="20"/>
          <w:szCs w:val="20"/>
        </w:rPr>
        <w:drawing>
          <wp:inline distT="0" distB="0" distL="0" distR="0">
            <wp:extent cx="5305425" cy="2190750"/>
            <wp:effectExtent l="0" t="0" r="9525" b="0"/>
            <wp:docPr id="27" name="Picture 27" descr="http://www.dotnetlead.com/_/rsrc/1301801011561/design-patterns/command/command1.PNG">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www.dotnetlead.com/_/rsrc/1301801011561/design-patterns/command/command1.PNG">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05425" cy="2190750"/>
                    </a:xfrm>
                    <a:prstGeom prst="rect">
                      <a:avLst/>
                    </a:prstGeom>
                    <a:noFill/>
                    <a:ln>
                      <a:noFill/>
                    </a:ln>
                  </pic:spPr>
                </pic:pic>
              </a:graphicData>
            </a:graphic>
          </wp:inline>
        </w:drawing>
      </w:r>
    </w:p>
    <w:p w:rsidR="002A372F" w:rsidRPr="00553174" w:rsidRDefault="002A372F" w:rsidP="002A372F">
      <w:pPr>
        <w:numPr>
          <w:ilvl w:val="0"/>
          <w:numId w:val="175"/>
        </w:numPr>
        <w:spacing w:before="100" w:beforeAutospacing="1" w:after="100" w:afterAutospacing="1" w:line="240" w:lineRule="auto"/>
        <w:rPr>
          <w:rFonts w:cs="Times New Roman"/>
          <w:sz w:val="20"/>
          <w:szCs w:val="20"/>
        </w:rPr>
      </w:pPr>
      <w:r w:rsidRPr="00553174">
        <w:rPr>
          <w:rFonts w:cs="Arial"/>
          <w:sz w:val="20"/>
          <w:szCs w:val="20"/>
        </w:rPr>
        <w:t xml:space="preserve">The </w:t>
      </w:r>
      <w:r w:rsidRPr="00553174">
        <w:rPr>
          <w:rFonts w:cs="Arial"/>
          <w:i/>
          <w:iCs/>
          <w:color w:val="0B5394"/>
          <w:sz w:val="20"/>
          <w:szCs w:val="20"/>
        </w:rPr>
        <w:t xml:space="preserve">ICommand </w:t>
      </w:r>
      <w:r w:rsidRPr="00553174">
        <w:rPr>
          <w:rFonts w:cs="Arial"/>
          <w:sz w:val="20"/>
          <w:szCs w:val="20"/>
        </w:rPr>
        <w:t xml:space="preserve">interface defines the methods that all </w:t>
      </w:r>
      <w:r w:rsidRPr="00553174">
        <w:rPr>
          <w:rFonts w:cs="Arial"/>
          <w:i/>
          <w:iCs/>
          <w:color w:val="0B5394"/>
          <w:sz w:val="20"/>
          <w:szCs w:val="20"/>
        </w:rPr>
        <w:t xml:space="preserve">Command </w:t>
      </w:r>
      <w:r w:rsidRPr="00553174">
        <w:rPr>
          <w:rFonts w:cs="Arial"/>
          <w:sz w:val="20"/>
          <w:szCs w:val="20"/>
        </w:rPr>
        <w:t xml:space="preserve">classes must implement.                       </w:t>
      </w:r>
    </w:p>
    <w:p w:rsidR="002A372F" w:rsidRPr="00553174" w:rsidRDefault="002A372F" w:rsidP="002A372F">
      <w:pPr>
        <w:numPr>
          <w:ilvl w:val="0"/>
          <w:numId w:val="176"/>
        </w:numPr>
        <w:spacing w:before="100" w:beforeAutospacing="1" w:after="100" w:afterAutospacing="1" w:line="240" w:lineRule="auto"/>
        <w:rPr>
          <w:sz w:val="20"/>
          <w:szCs w:val="20"/>
        </w:rPr>
      </w:pPr>
      <w:r w:rsidRPr="00553174">
        <w:rPr>
          <w:rFonts w:cs="Arial"/>
          <w:sz w:val="20"/>
          <w:szCs w:val="20"/>
        </w:rPr>
        <w:t xml:space="preserve">The </w:t>
      </w:r>
      <w:r w:rsidRPr="00553174">
        <w:rPr>
          <w:rFonts w:cs="Arial"/>
          <w:i/>
          <w:iCs/>
          <w:color w:val="0B5394"/>
          <w:sz w:val="20"/>
          <w:szCs w:val="20"/>
        </w:rPr>
        <w:t xml:space="preserve">Command </w:t>
      </w:r>
      <w:r w:rsidRPr="00553174">
        <w:rPr>
          <w:rFonts w:cs="Arial"/>
          <w:sz w:val="20"/>
          <w:szCs w:val="20"/>
        </w:rPr>
        <w:t xml:space="preserve">class stores the details of the actions that need to be performed (the location of position Y and position X for the undo). </w:t>
      </w:r>
    </w:p>
    <w:p w:rsidR="002A372F" w:rsidRPr="00553174" w:rsidRDefault="002A372F" w:rsidP="002A372F">
      <w:pPr>
        <w:numPr>
          <w:ilvl w:val="0"/>
          <w:numId w:val="177"/>
        </w:numPr>
        <w:spacing w:before="100" w:beforeAutospacing="1" w:after="100" w:afterAutospacing="1" w:line="240" w:lineRule="auto"/>
        <w:rPr>
          <w:sz w:val="20"/>
          <w:szCs w:val="20"/>
        </w:rPr>
      </w:pPr>
      <w:r w:rsidRPr="00553174">
        <w:rPr>
          <w:rFonts w:cs="Arial"/>
          <w:sz w:val="20"/>
          <w:szCs w:val="20"/>
        </w:rPr>
        <w:t xml:space="preserve">The </w:t>
      </w:r>
      <w:r w:rsidRPr="00553174">
        <w:rPr>
          <w:rFonts w:cs="Arial"/>
          <w:i/>
          <w:iCs/>
          <w:color w:val="0B5394"/>
          <w:sz w:val="20"/>
          <w:szCs w:val="20"/>
        </w:rPr>
        <w:t xml:space="preserve">Receiver </w:t>
      </w:r>
      <w:r w:rsidRPr="00553174">
        <w:rPr>
          <w:rFonts w:cs="Arial"/>
          <w:sz w:val="20"/>
          <w:szCs w:val="20"/>
        </w:rPr>
        <w:t xml:space="preserve">class performs the action when called upon (moving the rectangle from position Y back to position X). </w:t>
      </w:r>
    </w:p>
    <w:p w:rsidR="002A372F" w:rsidRPr="00553174" w:rsidRDefault="002A372F" w:rsidP="002A372F">
      <w:pPr>
        <w:numPr>
          <w:ilvl w:val="0"/>
          <w:numId w:val="178"/>
        </w:numPr>
        <w:spacing w:before="100" w:beforeAutospacing="1" w:after="100" w:afterAutospacing="1" w:line="240" w:lineRule="auto"/>
        <w:rPr>
          <w:sz w:val="20"/>
          <w:szCs w:val="20"/>
        </w:rPr>
      </w:pPr>
      <w:r w:rsidRPr="00553174">
        <w:rPr>
          <w:rFonts w:cs="Arial"/>
          <w:sz w:val="20"/>
          <w:szCs w:val="20"/>
        </w:rPr>
        <w:t xml:space="preserve">The </w:t>
      </w:r>
      <w:r w:rsidRPr="00553174">
        <w:rPr>
          <w:rFonts w:cs="Arial"/>
          <w:i/>
          <w:iCs/>
          <w:color w:val="0B5394"/>
          <w:sz w:val="20"/>
          <w:szCs w:val="20"/>
        </w:rPr>
        <w:t xml:space="preserve">Invoker </w:t>
      </w:r>
      <w:r w:rsidRPr="00553174">
        <w:rPr>
          <w:rFonts w:cs="Arial"/>
          <w:sz w:val="20"/>
          <w:szCs w:val="20"/>
        </w:rPr>
        <w:t xml:space="preserve">class stores the list of commands and can ask the </w:t>
      </w:r>
      <w:r w:rsidRPr="00553174">
        <w:rPr>
          <w:rFonts w:cs="Arial"/>
          <w:i/>
          <w:iCs/>
          <w:color w:val="0B5394"/>
          <w:sz w:val="20"/>
          <w:szCs w:val="20"/>
        </w:rPr>
        <w:t xml:space="preserve">ICommand </w:t>
      </w:r>
      <w:r w:rsidRPr="00553174">
        <w:rPr>
          <w:rFonts w:cs="Arial"/>
          <w:sz w:val="20"/>
          <w:szCs w:val="20"/>
        </w:rPr>
        <w:t>to execute.</w:t>
      </w:r>
    </w:p>
    <w:p w:rsidR="002A372F" w:rsidRPr="00553174" w:rsidRDefault="002A372F" w:rsidP="002A372F">
      <w:pPr>
        <w:numPr>
          <w:ilvl w:val="0"/>
          <w:numId w:val="179"/>
        </w:numPr>
        <w:spacing w:before="100" w:beforeAutospacing="1" w:after="100" w:afterAutospacing="1" w:line="240" w:lineRule="auto"/>
        <w:rPr>
          <w:sz w:val="20"/>
          <w:szCs w:val="20"/>
        </w:rPr>
      </w:pPr>
      <w:r w:rsidRPr="00553174">
        <w:rPr>
          <w:rFonts w:cs="Arial"/>
          <w:sz w:val="20"/>
          <w:szCs w:val="20"/>
        </w:rPr>
        <w:t xml:space="preserve">The </w:t>
      </w:r>
      <w:r w:rsidRPr="00553174">
        <w:rPr>
          <w:rFonts w:cs="Arial"/>
          <w:i/>
          <w:iCs/>
          <w:color w:val="0B5394"/>
          <w:sz w:val="20"/>
          <w:szCs w:val="20"/>
        </w:rPr>
        <w:t xml:space="preserve">Client </w:t>
      </w:r>
      <w:r w:rsidRPr="00553174">
        <w:rPr>
          <w:rFonts w:cs="Arial"/>
          <w:sz w:val="20"/>
          <w:szCs w:val="20"/>
        </w:rPr>
        <w:t xml:space="preserve">class uses the </w:t>
      </w:r>
      <w:r w:rsidRPr="00553174">
        <w:rPr>
          <w:rFonts w:cs="Arial"/>
          <w:i/>
          <w:iCs/>
          <w:color w:val="0B5394"/>
          <w:sz w:val="20"/>
          <w:szCs w:val="20"/>
        </w:rPr>
        <w:t xml:space="preserve">Invoker </w:t>
      </w:r>
      <w:r w:rsidRPr="00553174">
        <w:rPr>
          <w:rFonts w:cs="Arial"/>
          <w:sz w:val="20"/>
          <w:szCs w:val="20"/>
        </w:rPr>
        <w:t>to run the commands.</w:t>
      </w:r>
    </w:p>
    <w:p w:rsidR="002A372F" w:rsidRPr="00553174" w:rsidRDefault="002A372F" w:rsidP="002A372F">
      <w:pPr>
        <w:pStyle w:val="NormalWeb"/>
        <w:rPr>
          <w:rFonts w:asciiTheme="minorHAnsi" w:hAnsiTheme="minorHAnsi"/>
          <w:sz w:val="20"/>
          <w:szCs w:val="20"/>
        </w:rPr>
      </w:pPr>
      <w:r w:rsidRPr="00553174">
        <w:rPr>
          <w:rFonts w:asciiTheme="minorHAnsi" w:hAnsiTheme="minorHAnsi" w:cs="Arial"/>
          <w:sz w:val="20"/>
          <w:szCs w:val="20"/>
        </w:rPr>
        <w:t xml:space="preserve">The client code (calling code) will used the Invoker to run the commands, where the </w:t>
      </w:r>
      <w:r w:rsidRPr="00553174">
        <w:rPr>
          <w:rFonts w:asciiTheme="minorHAnsi" w:hAnsiTheme="minorHAnsi" w:cs="Arial"/>
          <w:i/>
          <w:iCs/>
          <w:color w:val="0B5394"/>
          <w:sz w:val="20"/>
          <w:szCs w:val="20"/>
        </w:rPr>
        <w:t xml:space="preserve">Command </w:t>
      </w:r>
      <w:r w:rsidRPr="00553174">
        <w:rPr>
          <w:rFonts w:asciiTheme="minorHAnsi" w:hAnsiTheme="minorHAnsi" w:cs="Arial"/>
          <w:sz w:val="20"/>
          <w:szCs w:val="20"/>
        </w:rPr>
        <w:t xml:space="preserve">objects will call the </w:t>
      </w:r>
      <w:r w:rsidRPr="00553174">
        <w:rPr>
          <w:rFonts w:asciiTheme="minorHAnsi" w:hAnsiTheme="minorHAnsi" w:cs="Arial"/>
          <w:i/>
          <w:iCs/>
          <w:sz w:val="20"/>
          <w:szCs w:val="20"/>
        </w:rPr>
        <w:t xml:space="preserve">Receiver </w:t>
      </w:r>
      <w:r w:rsidRPr="00553174">
        <w:rPr>
          <w:rFonts w:asciiTheme="minorHAnsi" w:hAnsiTheme="minorHAnsi" w:cs="Arial"/>
          <w:sz w:val="20"/>
          <w:szCs w:val="20"/>
        </w:rPr>
        <w:t xml:space="preserve">to perform the action. The benefit is that the client code does not need to know what is stored in the </w:t>
      </w:r>
      <w:r w:rsidRPr="00553174">
        <w:rPr>
          <w:rFonts w:asciiTheme="minorHAnsi" w:hAnsiTheme="minorHAnsi" w:cs="Arial"/>
          <w:i/>
          <w:iCs/>
          <w:color w:val="0B5394"/>
          <w:sz w:val="20"/>
          <w:szCs w:val="20"/>
        </w:rPr>
        <w:t xml:space="preserve">Command </w:t>
      </w:r>
      <w:r w:rsidRPr="00553174">
        <w:rPr>
          <w:rFonts w:asciiTheme="minorHAnsi" w:hAnsiTheme="minorHAnsi" w:cs="Arial"/>
          <w:sz w:val="20"/>
          <w:szCs w:val="20"/>
        </w:rPr>
        <w:t xml:space="preserve">objects nor the actions that will be performed by the </w:t>
      </w:r>
      <w:r w:rsidRPr="00553174">
        <w:rPr>
          <w:rFonts w:asciiTheme="minorHAnsi" w:hAnsiTheme="minorHAnsi" w:cs="Arial"/>
          <w:i/>
          <w:iCs/>
          <w:color w:val="0B5394"/>
          <w:sz w:val="20"/>
          <w:szCs w:val="20"/>
        </w:rPr>
        <w:t>Receiver</w:t>
      </w:r>
      <w:r w:rsidRPr="00553174">
        <w:rPr>
          <w:rFonts w:asciiTheme="minorHAnsi" w:hAnsiTheme="minorHAnsi" w:cs="Arial"/>
          <w:sz w:val="20"/>
          <w:szCs w:val="20"/>
        </w:rPr>
        <w:t>, and this is the key of the Command Design Pattern.</w:t>
      </w:r>
    </w:p>
    <w:p w:rsidR="002A372F" w:rsidRPr="00553174" w:rsidRDefault="002A372F" w:rsidP="002A372F">
      <w:pPr>
        <w:rPr>
          <w:sz w:val="20"/>
          <w:szCs w:val="20"/>
        </w:rPr>
      </w:pPr>
      <w:r w:rsidRPr="00553174">
        <w:rPr>
          <w:rFonts w:cs="Arial"/>
          <w:sz w:val="20"/>
          <w:szCs w:val="20"/>
        </w:rPr>
        <w:br/>
      </w:r>
      <w:r w:rsidRPr="00553174">
        <w:rPr>
          <w:rFonts w:cs="Arial"/>
          <w:sz w:val="20"/>
          <w:szCs w:val="20"/>
        </w:rPr>
        <w:br/>
      </w:r>
      <w:r w:rsidRPr="00553174">
        <w:rPr>
          <w:rFonts w:cs="Arial"/>
          <w:sz w:val="20"/>
          <w:szCs w:val="20"/>
        </w:rPr>
        <w:br/>
      </w:r>
      <w:r w:rsidRPr="00553174">
        <w:rPr>
          <w:rFonts w:cs="Arial"/>
          <w:sz w:val="20"/>
          <w:szCs w:val="20"/>
        </w:rPr>
        <w:br/>
      </w:r>
      <w:r w:rsidRPr="00553174">
        <w:rPr>
          <w:rFonts w:cs="Arial"/>
          <w:sz w:val="20"/>
          <w:szCs w:val="20"/>
        </w:rPr>
        <w:br/>
      </w:r>
      <w:r w:rsidRPr="00553174">
        <w:rPr>
          <w:rFonts w:cs="Arial"/>
          <w:sz w:val="20"/>
          <w:szCs w:val="20"/>
        </w:rPr>
        <w:br/>
      </w:r>
      <w:r w:rsidRPr="00553174">
        <w:rPr>
          <w:rFonts w:cs="Arial"/>
          <w:sz w:val="20"/>
          <w:szCs w:val="20"/>
        </w:rPr>
        <w:br/>
      </w:r>
      <w:r w:rsidRPr="00553174">
        <w:rPr>
          <w:rFonts w:cs="Arial"/>
          <w:sz w:val="20"/>
          <w:szCs w:val="20"/>
        </w:rPr>
        <w:br/>
      </w:r>
      <w:r w:rsidRPr="00553174">
        <w:rPr>
          <w:rFonts w:cs="Arial"/>
          <w:sz w:val="20"/>
          <w:szCs w:val="20"/>
        </w:rPr>
        <w:br/>
      </w:r>
      <w:r w:rsidRPr="00553174">
        <w:rPr>
          <w:rFonts w:cs="Arial"/>
          <w:sz w:val="20"/>
          <w:szCs w:val="20"/>
        </w:rPr>
        <w:lastRenderedPageBreak/>
        <w:br/>
      </w:r>
      <w:r w:rsidRPr="00553174">
        <w:rPr>
          <w:rFonts w:cs="Arial"/>
          <w:sz w:val="20"/>
          <w:szCs w:val="20"/>
        </w:rPr>
        <w:br/>
        <w:t xml:space="preserve">Let's see an example. In our example we need to store some undo actions when the user is using the application, and when the user decides to perform the undo we can just use the invoker to run the commands. Below is the </w:t>
      </w:r>
      <w:hyperlink r:id="rId74" w:tgtFrame="_blank" w:history="1">
        <w:r w:rsidRPr="00553174">
          <w:rPr>
            <w:rStyle w:val="Hyperlink"/>
            <w:rFonts w:cs="Arial"/>
            <w:sz w:val="20"/>
            <w:szCs w:val="20"/>
          </w:rPr>
          <w:t>UML</w:t>
        </w:r>
      </w:hyperlink>
      <w:r w:rsidRPr="00553174">
        <w:rPr>
          <w:rFonts w:cs="Arial"/>
          <w:sz w:val="20"/>
          <w:szCs w:val="20"/>
        </w:rPr>
        <w:t xml:space="preserve"> for our undo example: </w:t>
      </w:r>
    </w:p>
    <w:p w:rsidR="002A372F" w:rsidRPr="00553174" w:rsidRDefault="002A372F" w:rsidP="002A372F">
      <w:pPr>
        <w:rPr>
          <w:rFonts w:cs="Arial"/>
          <w:sz w:val="20"/>
          <w:szCs w:val="20"/>
        </w:rPr>
      </w:pPr>
      <w:r w:rsidRPr="00553174">
        <w:rPr>
          <w:rFonts w:cs="Arial"/>
          <w:noProof/>
          <w:color w:val="0000FF"/>
          <w:sz w:val="20"/>
          <w:szCs w:val="20"/>
        </w:rPr>
        <w:drawing>
          <wp:inline distT="0" distB="0" distL="0" distR="0">
            <wp:extent cx="5543550" cy="2628900"/>
            <wp:effectExtent l="0" t="0" r="0" b="0"/>
            <wp:docPr id="26" name="Picture 26" descr="http://www.dotnetlead.com/_/rsrc/1301801043524/design-patterns/command/command2.PNG">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www.dotnetlead.com/_/rsrc/1301801043524/design-patterns/command/command2.PNG">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543550" cy="2628900"/>
                    </a:xfrm>
                    <a:prstGeom prst="rect">
                      <a:avLst/>
                    </a:prstGeom>
                    <a:noFill/>
                    <a:ln>
                      <a:noFill/>
                    </a:ln>
                  </pic:spPr>
                </pic:pic>
              </a:graphicData>
            </a:graphic>
          </wp:inline>
        </w:drawing>
      </w:r>
    </w:p>
    <w:p w:rsidR="002A372F" w:rsidRPr="00553174" w:rsidRDefault="002A372F" w:rsidP="002A372F">
      <w:pPr>
        <w:numPr>
          <w:ilvl w:val="0"/>
          <w:numId w:val="180"/>
        </w:numPr>
        <w:spacing w:before="100" w:beforeAutospacing="1" w:after="100" w:afterAutospacing="1" w:line="240" w:lineRule="auto"/>
        <w:rPr>
          <w:rFonts w:cs="Times New Roman"/>
          <w:sz w:val="20"/>
          <w:szCs w:val="20"/>
        </w:rPr>
      </w:pPr>
      <w:r w:rsidRPr="00553174">
        <w:rPr>
          <w:rFonts w:cs="Arial"/>
          <w:sz w:val="20"/>
          <w:szCs w:val="20"/>
        </w:rPr>
        <w:t xml:space="preserve">The </w:t>
      </w:r>
      <w:r w:rsidRPr="00553174">
        <w:rPr>
          <w:rFonts w:cs="Arial"/>
          <w:i/>
          <w:iCs/>
          <w:color w:val="0B5394"/>
          <w:sz w:val="20"/>
          <w:szCs w:val="20"/>
        </w:rPr>
        <w:t xml:space="preserve">UndoCommand </w:t>
      </w:r>
      <w:r w:rsidRPr="00553174">
        <w:rPr>
          <w:rFonts w:cs="Arial"/>
          <w:sz w:val="20"/>
          <w:szCs w:val="20"/>
        </w:rPr>
        <w:t>class stores the location where the rectangle is supposed to move back.</w:t>
      </w:r>
    </w:p>
    <w:p w:rsidR="002A372F" w:rsidRPr="00553174" w:rsidRDefault="002A372F" w:rsidP="002A372F">
      <w:pPr>
        <w:numPr>
          <w:ilvl w:val="0"/>
          <w:numId w:val="181"/>
        </w:numPr>
        <w:spacing w:before="100" w:beforeAutospacing="1" w:after="100" w:afterAutospacing="1" w:line="240" w:lineRule="auto"/>
        <w:rPr>
          <w:sz w:val="20"/>
          <w:szCs w:val="20"/>
        </w:rPr>
      </w:pPr>
      <w:r w:rsidRPr="00553174">
        <w:rPr>
          <w:rFonts w:cs="Arial"/>
          <w:sz w:val="20"/>
          <w:szCs w:val="20"/>
        </w:rPr>
        <w:t xml:space="preserve">The </w:t>
      </w:r>
      <w:r w:rsidRPr="00553174">
        <w:rPr>
          <w:rFonts w:cs="Arial"/>
          <w:i/>
          <w:iCs/>
          <w:color w:val="0B5394"/>
          <w:sz w:val="20"/>
          <w:szCs w:val="20"/>
        </w:rPr>
        <w:t xml:space="preserve">UndoPerformer </w:t>
      </w:r>
      <w:r w:rsidRPr="00553174">
        <w:rPr>
          <w:rFonts w:cs="Arial"/>
          <w:sz w:val="20"/>
          <w:szCs w:val="20"/>
        </w:rPr>
        <w:t xml:space="preserve">will move the rectangle back to its original position, taking the </w:t>
      </w:r>
      <w:r w:rsidRPr="00553174">
        <w:rPr>
          <w:rFonts w:cs="Arial"/>
          <w:i/>
          <w:iCs/>
          <w:color w:val="0B5394"/>
          <w:sz w:val="20"/>
          <w:szCs w:val="20"/>
        </w:rPr>
        <w:t xml:space="preserve">UndoCommand </w:t>
      </w:r>
      <w:r w:rsidRPr="00553174">
        <w:rPr>
          <w:rFonts w:cs="Arial"/>
          <w:sz w:val="20"/>
          <w:szCs w:val="20"/>
        </w:rPr>
        <w:t>as the parameter.</w:t>
      </w:r>
    </w:p>
    <w:p w:rsidR="002A372F" w:rsidRPr="00553174" w:rsidRDefault="002A372F" w:rsidP="002A372F">
      <w:pPr>
        <w:numPr>
          <w:ilvl w:val="0"/>
          <w:numId w:val="182"/>
        </w:numPr>
        <w:spacing w:before="100" w:beforeAutospacing="1" w:after="100" w:afterAutospacing="1" w:line="240" w:lineRule="auto"/>
        <w:rPr>
          <w:sz w:val="20"/>
          <w:szCs w:val="20"/>
        </w:rPr>
      </w:pPr>
      <w:r w:rsidRPr="00553174">
        <w:rPr>
          <w:rFonts w:cs="Arial"/>
          <w:sz w:val="20"/>
          <w:szCs w:val="20"/>
        </w:rPr>
        <w:t xml:space="preserve">The </w:t>
      </w:r>
      <w:r w:rsidRPr="00553174">
        <w:rPr>
          <w:rFonts w:cs="Arial"/>
          <w:i/>
          <w:iCs/>
          <w:color w:val="0B5394"/>
          <w:sz w:val="20"/>
          <w:szCs w:val="20"/>
        </w:rPr>
        <w:t xml:space="preserve">Invoker </w:t>
      </w:r>
      <w:r w:rsidRPr="00553174">
        <w:rPr>
          <w:rFonts w:cs="Arial"/>
          <w:sz w:val="20"/>
          <w:szCs w:val="20"/>
        </w:rPr>
        <w:t>stores the list of undo commands.</w:t>
      </w:r>
    </w:p>
    <w:p w:rsidR="00393950" w:rsidRPr="00553174" w:rsidRDefault="00393950" w:rsidP="00393950">
      <w:pPr>
        <w:pStyle w:val="NormalWeb"/>
        <w:rPr>
          <w:rFonts w:asciiTheme="minorHAnsi" w:hAnsiTheme="minorHAnsi"/>
          <w:sz w:val="20"/>
          <w:szCs w:val="20"/>
        </w:rPr>
      </w:pPr>
      <w:r w:rsidRPr="00553174">
        <w:rPr>
          <w:rFonts w:asciiTheme="minorHAnsi" w:hAnsiTheme="minorHAnsi"/>
          <w:sz w:val="20"/>
          <w:szCs w:val="20"/>
        </w:rPr>
        <w:t>A Command Pattern says that "</w:t>
      </w:r>
      <w:r w:rsidRPr="00553174">
        <w:rPr>
          <w:rFonts w:asciiTheme="minorHAnsi" w:hAnsiTheme="minorHAnsi"/>
          <w:i/>
          <w:iCs/>
          <w:sz w:val="20"/>
          <w:szCs w:val="20"/>
        </w:rPr>
        <w:t>encapsulate a request under an object as a command and pass it to invoker object. Invoker object looks for the appropriate object which can handle this command and pass the command to the corresponding object and that object executes the command</w:t>
      </w:r>
      <w:r w:rsidRPr="00553174">
        <w:rPr>
          <w:rFonts w:asciiTheme="minorHAnsi" w:hAnsiTheme="minorHAnsi"/>
          <w:sz w:val="20"/>
          <w:szCs w:val="20"/>
        </w:rPr>
        <w:t>".</w:t>
      </w:r>
    </w:p>
    <w:p w:rsidR="00393950" w:rsidRPr="00553174" w:rsidRDefault="00393950" w:rsidP="00393950">
      <w:pPr>
        <w:pStyle w:val="NormalWeb"/>
        <w:rPr>
          <w:rFonts w:asciiTheme="minorHAnsi" w:hAnsiTheme="minorHAnsi"/>
          <w:sz w:val="20"/>
          <w:szCs w:val="20"/>
        </w:rPr>
      </w:pPr>
      <w:r w:rsidRPr="00553174">
        <w:rPr>
          <w:rFonts w:asciiTheme="minorHAnsi" w:hAnsiTheme="minorHAnsi"/>
          <w:sz w:val="20"/>
          <w:szCs w:val="20"/>
        </w:rPr>
        <w:t xml:space="preserve">It is also known as </w:t>
      </w:r>
      <w:r w:rsidRPr="00553174">
        <w:rPr>
          <w:rFonts w:asciiTheme="minorHAnsi" w:hAnsiTheme="minorHAnsi"/>
          <w:b/>
          <w:bCs/>
          <w:sz w:val="20"/>
          <w:szCs w:val="20"/>
        </w:rPr>
        <w:t>Action or Transaction.</w:t>
      </w:r>
    </w:p>
    <w:p w:rsidR="00393950" w:rsidRPr="00553174" w:rsidRDefault="00393950" w:rsidP="00393950">
      <w:pPr>
        <w:rPr>
          <w:sz w:val="20"/>
          <w:szCs w:val="20"/>
        </w:rPr>
      </w:pPr>
      <w:r w:rsidRPr="00553174">
        <w:rPr>
          <w:sz w:val="20"/>
          <w:szCs w:val="20"/>
        </w:rPr>
        <w:pict>
          <v:rect id="_x0000_i1056" style="width:0;height:1.5pt" o:hralign="center" o:hrstd="t" o:hr="t" fillcolor="#a0a0a0" stroked="f"/>
        </w:pict>
      </w:r>
    </w:p>
    <w:p w:rsidR="00393950" w:rsidRPr="00553174" w:rsidRDefault="00393950" w:rsidP="00393950">
      <w:pPr>
        <w:pStyle w:val="Heading4"/>
        <w:rPr>
          <w:rFonts w:asciiTheme="minorHAnsi" w:hAnsiTheme="minorHAnsi"/>
          <w:sz w:val="20"/>
          <w:szCs w:val="20"/>
        </w:rPr>
      </w:pPr>
      <w:r w:rsidRPr="00553174">
        <w:rPr>
          <w:rFonts w:asciiTheme="minorHAnsi" w:hAnsiTheme="minorHAnsi"/>
          <w:sz w:val="20"/>
          <w:szCs w:val="20"/>
        </w:rPr>
        <w:t>Advantage of command pattern</w:t>
      </w:r>
    </w:p>
    <w:p w:rsidR="00393950" w:rsidRPr="00553174" w:rsidRDefault="00393950" w:rsidP="00393950">
      <w:pPr>
        <w:numPr>
          <w:ilvl w:val="0"/>
          <w:numId w:val="183"/>
        </w:numPr>
        <w:spacing w:before="100" w:beforeAutospacing="1" w:after="100" w:afterAutospacing="1" w:line="240" w:lineRule="auto"/>
        <w:rPr>
          <w:sz w:val="20"/>
          <w:szCs w:val="20"/>
        </w:rPr>
      </w:pPr>
      <w:r w:rsidRPr="00553174">
        <w:rPr>
          <w:sz w:val="20"/>
          <w:szCs w:val="20"/>
        </w:rPr>
        <w:t>It separates the object that invokes the operation from the object that actually performs the operation.</w:t>
      </w:r>
    </w:p>
    <w:p w:rsidR="00393950" w:rsidRPr="00553174" w:rsidRDefault="00393950" w:rsidP="00393950">
      <w:pPr>
        <w:numPr>
          <w:ilvl w:val="0"/>
          <w:numId w:val="183"/>
        </w:numPr>
        <w:spacing w:before="100" w:beforeAutospacing="1" w:after="100" w:afterAutospacing="1" w:line="240" w:lineRule="auto"/>
        <w:rPr>
          <w:sz w:val="20"/>
          <w:szCs w:val="20"/>
        </w:rPr>
      </w:pPr>
      <w:r w:rsidRPr="00553174">
        <w:rPr>
          <w:sz w:val="20"/>
          <w:szCs w:val="20"/>
        </w:rPr>
        <w:t>It makes easy to add new commands, because existing classes remain unchanged.</w:t>
      </w:r>
    </w:p>
    <w:p w:rsidR="00393950" w:rsidRPr="00553174" w:rsidRDefault="00393950" w:rsidP="00393950">
      <w:pPr>
        <w:spacing w:after="0"/>
        <w:rPr>
          <w:sz w:val="20"/>
          <w:szCs w:val="20"/>
        </w:rPr>
      </w:pPr>
      <w:r w:rsidRPr="00553174">
        <w:rPr>
          <w:sz w:val="20"/>
          <w:szCs w:val="20"/>
        </w:rPr>
        <w:pict>
          <v:rect id="_x0000_i1057" style="width:0;height:1.5pt" o:hralign="center" o:hrstd="t" o:hr="t" fillcolor="#a0a0a0" stroked="f"/>
        </w:pict>
      </w:r>
    </w:p>
    <w:p w:rsidR="00393950" w:rsidRPr="00553174" w:rsidRDefault="00393950" w:rsidP="00393950">
      <w:pPr>
        <w:pStyle w:val="Heading4"/>
        <w:rPr>
          <w:rFonts w:asciiTheme="minorHAnsi" w:hAnsiTheme="minorHAnsi"/>
          <w:sz w:val="20"/>
          <w:szCs w:val="20"/>
        </w:rPr>
      </w:pPr>
      <w:r w:rsidRPr="00553174">
        <w:rPr>
          <w:rFonts w:asciiTheme="minorHAnsi" w:hAnsiTheme="minorHAnsi"/>
          <w:sz w:val="20"/>
          <w:szCs w:val="20"/>
        </w:rPr>
        <w:t>Usage of command pattern:</w:t>
      </w:r>
    </w:p>
    <w:p w:rsidR="00393950" w:rsidRPr="00553174" w:rsidRDefault="00393950" w:rsidP="00393950">
      <w:pPr>
        <w:pStyle w:val="NormalWeb"/>
        <w:rPr>
          <w:rFonts w:asciiTheme="minorHAnsi" w:hAnsiTheme="minorHAnsi"/>
          <w:sz w:val="20"/>
          <w:szCs w:val="20"/>
        </w:rPr>
      </w:pPr>
      <w:r w:rsidRPr="00553174">
        <w:rPr>
          <w:rFonts w:asciiTheme="minorHAnsi" w:hAnsiTheme="minorHAnsi"/>
          <w:sz w:val="20"/>
          <w:szCs w:val="20"/>
        </w:rPr>
        <w:t xml:space="preserve">It is used: </w:t>
      </w:r>
    </w:p>
    <w:p w:rsidR="00393950" w:rsidRPr="00553174" w:rsidRDefault="00393950" w:rsidP="00393950">
      <w:pPr>
        <w:numPr>
          <w:ilvl w:val="0"/>
          <w:numId w:val="184"/>
        </w:numPr>
        <w:spacing w:before="100" w:beforeAutospacing="1" w:after="100" w:afterAutospacing="1" w:line="240" w:lineRule="auto"/>
        <w:rPr>
          <w:sz w:val="20"/>
          <w:szCs w:val="20"/>
        </w:rPr>
      </w:pPr>
      <w:r w:rsidRPr="00553174">
        <w:rPr>
          <w:sz w:val="20"/>
          <w:szCs w:val="20"/>
        </w:rPr>
        <w:lastRenderedPageBreak/>
        <w:t>When you need parameterize objects according to an action perform.</w:t>
      </w:r>
    </w:p>
    <w:p w:rsidR="00393950" w:rsidRPr="00553174" w:rsidRDefault="00393950" w:rsidP="00393950">
      <w:pPr>
        <w:numPr>
          <w:ilvl w:val="0"/>
          <w:numId w:val="184"/>
        </w:numPr>
        <w:spacing w:before="100" w:beforeAutospacing="1" w:after="100" w:afterAutospacing="1" w:line="240" w:lineRule="auto"/>
        <w:rPr>
          <w:sz w:val="20"/>
          <w:szCs w:val="20"/>
        </w:rPr>
      </w:pPr>
      <w:r w:rsidRPr="00553174">
        <w:rPr>
          <w:sz w:val="20"/>
          <w:szCs w:val="20"/>
        </w:rPr>
        <w:t>When you need to create and execute requests at different times.</w:t>
      </w:r>
    </w:p>
    <w:p w:rsidR="00393950" w:rsidRPr="00553174" w:rsidRDefault="00393950" w:rsidP="00393950">
      <w:pPr>
        <w:numPr>
          <w:ilvl w:val="0"/>
          <w:numId w:val="184"/>
        </w:numPr>
        <w:spacing w:before="100" w:beforeAutospacing="1" w:after="100" w:afterAutospacing="1" w:line="240" w:lineRule="auto"/>
        <w:rPr>
          <w:sz w:val="20"/>
          <w:szCs w:val="20"/>
        </w:rPr>
      </w:pPr>
      <w:r w:rsidRPr="00553174">
        <w:rPr>
          <w:sz w:val="20"/>
          <w:szCs w:val="20"/>
        </w:rPr>
        <w:t>When you need to support rollback, logging or transaction functionality.</w:t>
      </w:r>
    </w:p>
    <w:p w:rsidR="00393950" w:rsidRPr="00553174" w:rsidRDefault="00393950" w:rsidP="00393950">
      <w:pPr>
        <w:spacing w:after="0"/>
        <w:rPr>
          <w:sz w:val="20"/>
          <w:szCs w:val="20"/>
        </w:rPr>
      </w:pPr>
      <w:r w:rsidRPr="00553174">
        <w:rPr>
          <w:sz w:val="20"/>
          <w:szCs w:val="20"/>
        </w:rPr>
        <w:pict>
          <v:rect id="_x0000_i1058" style="width:0;height:1.5pt" o:hralign="center" o:hrstd="t" o:hr="t" fillcolor="#a0a0a0" stroked="f"/>
        </w:pict>
      </w:r>
    </w:p>
    <w:p w:rsidR="00393950" w:rsidRPr="00553174" w:rsidRDefault="00393950" w:rsidP="00393950">
      <w:pPr>
        <w:pStyle w:val="Heading3"/>
        <w:rPr>
          <w:rFonts w:asciiTheme="minorHAnsi" w:hAnsiTheme="minorHAnsi"/>
          <w:sz w:val="20"/>
          <w:szCs w:val="20"/>
        </w:rPr>
      </w:pPr>
      <w:r w:rsidRPr="00553174">
        <w:rPr>
          <w:rFonts w:asciiTheme="minorHAnsi" w:hAnsiTheme="minorHAnsi"/>
          <w:sz w:val="20"/>
          <w:szCs w:val="20"/>
        </w:rPr>
        <w:t>Example of command pattern</w:t>
      </w:r>
    </w:p>
    <w:p w:rsidR="00393950" w:rsidRPr="00553174" w:rsidRDefault="00393950" w:rsidP="00393950">
      <w:pPr>
        <w:pStyle w:val="NormalWeb"/>
        <w:rPr>
          <w:rFonts w:asciiTheme="minorHAnsi" w:hAnsiTheme="minorHAnsi"/>
          <w:sz w:val="20"/>
          <w:szCs w:val="20"/>
        </w:rPr>
      </w:pPr>
      <w:r w:rsidRPr="00553174">
        <w:rPr>
          <w:rFonts w:asciiTheme="minorHAnsi" w:hAnsiTheme="minorHAnsi"/>
          <w:sz w:val="20"/>
          <w:szCs w:val="20"/>
        </w:rPr>
        <w:t>Let's understand the example of adapter design pattern by the above UML diagram.</w:t>
      </w:r>
    </w:p>
    <w:p w:rsidR="00393950" w:rsidRPr="00553174" w:rsidRDefault="00393950" w:rsidP="00393950">
      <w:pPr>
        <w:pStyle w:val="Heading4"/>
        <w:rPr>
          <w:rFonts w:asciiTheme="minorHAnsi" w:hAnsiTheme="minorHAnsi"/>
          <w:sz w:val="20"/>
          <w:szCs w:val="20"/>
        </w:rPr>
      </w:pPr>
      <w:r w:rsidRPr="00553174">
        <w:rPr>
          <w:rFonts w:asciiTheme="minorHAnsi" w:hAnsiTheme="minorHAnsi"/>
          <w:sz w:val="20"/>
          <w:szCs w:val="20"/>
        </w:rPr>
        <w:t>UML for command pattern:</w:t>
      </w:r>
    </w:p>
    <w:p w:rsidR="00393950" w:rsidRPr="00553174" w:rsidRDefault="00393950" w:rsidP="00393950">
      <w:pPr>
        <w:pStyle w:val="Heading5"/>
        <w:rPr>
          <w:rFonts w:asciiTheme="minorHAnsi" w:hAnsiTheme="minorHAnsi"/>
          <w:sz w:val="20"/>
          <w:szCs w:val="20"/>
        </w:rPr>
      </w:pPr>
      <w:r w:rsidRPr="00553174">
        <w:rPr>
          <w:rFonts w:asciiTheme="minorHAnsi" w:hAnsiTheme="minorHAnsi"/>
          <w:sz w:val="20"/>
          <w:szCs w:val="20"/>
        </w:rPr>
        <w:t>These are the following participants of the Command Design pattern:</w:t>
      </w:r>
    </w:p>
    <w:p w:rsidR="00393950" w:rsidRPr="00553174" w:rsidRDefault="00393950" w:rsidP="00393950">
      <w:pPr>
        <w:numPr>
          <w:ilvl w:val="0"/>
          <w:numId w:val="185"/>
        </w:numPr>
        <w:spacing w:before="100" w:beforeAutospacing="1" w:after="100" w:afterAutospacing="1" w:line="240" w:lineRule="auto"/>
        <w:rPr>
          <w:sz w:val="20"/>
          <w:szCs w:val="20"/>
        </w:rPr>
      </w:pPr>
      <w:r w:rsidRPr="00553174">
        <w:rPr>
          <w:b/>
          <w:bCs/>
          <w:sz w:val="20"/>
          <w:szCs w:val="20"/>
        </w:rPr>
        <w:t>Command</w:t>
      </w:r>
      <w:r w:rsidRPr="00553174">
        <w:rPr>
          <w:sz w:val="20"/>
          <w:szCs w:val="20"/>
        </w:rPr>
        <w:t xml:space="preserve"> This is an interface for executing an operation.</w:t>
      </w:r>
    </w:p>
    <w:p w:rsidR="00393950" w:rsidRPr="00553174" w:rsidRDefault="00393950" w:rsidP="00393950">
      <w:pPr>
        <w:numPr>
          <w:ilvl w:val="0"/>
          <w:numId w:val="185"/>
        </w:numPr>
        <w:spacing w:before="100" w:beforeAutospacing="1" w:after="100" w:afterAutospacing="1" w:line="240" w:lineRule="auto"/>
        <w:rPr>
          <w:sz w:val="20"/>
          <w:szCs w:val="20"/>
        </w:rPr>
      </w:pPr>
      <w:r w:rsidRPr="00553174">
        <w:rPr>
          <w:b/>
          <w:bCs/>
          <w:sz w:val="20"/>
          <w:szCs w:val="20"/>
        </w:rPr>
        <w:t>ConcreteCommand</w:t>
      </w:r>
      <w:r w:rsidRPr="00553174">
        <w:rPr>
          <w:sz w:val="20"/>
          <w:szCs w:val="20"/>
        </w:rPr>
        <w:t xml:space="preserve"> This class extends the Command interface and implements the execute method. This class creates a binding between the action and the receiver.</w:t>
      </w:r>
    </w:p>
    <w:p w:rsidR="00393950" w:rsidRPr="00553174" w:rsidRDefault="00393950" w:rsidP="00393950">
      <w:pPr>
        <w:numPr>
          <w:ilvl w:val="0"/>
          <w:numId w:val="185"/>
        </w:numPr>
        <w:spacing w:before="100" w:beforeAutospacing="1" w:after="100" w:afterAutospacing="1" w:line="240" w:lineRule="auto"/>
        <w:rPr>
          <w:sz w:val="20"/>
          <w:szCs w:val="20"/>
        </w:rPr>
      </w:pPr>
      <w:r w:rsidRPr="00553174">
        <w:rPr>
          <w:b/>
          <w:bCs/>
          <w:sz w:val="20"/>
          <w:szCs w:val="20"/>
        </w:rPr>
        <w:t>Client</w:t>
      </w:r>
      <w:r w:rsidRPr="00553174">
        <w:rPr>
          <w:sz w:val="20"/>
          <w:szCs w:val="20"/>
        </w:rPr>
        <w:t xml:space="preserve"> This class creates the ConcreteCommand class and associates it with the receiver.</w:t>
      </w:r>
    </w:p>
    <w:p w:rsidR="00393950" w:rsidRPr="00553174" w:rsidRDefault="00393950" w:rsidP="00393950">
      <w:pPr>
        <w:numPr>
          <w:ilvl w:val="0"/>
          <w:numId w:val="185"/>
        </w:numPr>
        <w:spacing w:before="100" w:beforeAutospacing="1" w:after="100" w:afterAutospacing="1" w:line="240" w:lineRule="auto"/>
        <w:rPr>
          <w:sz w:val="20"/>
          <w:szCs w:val="20"/>
        </w:rPr>
      </w:pPr>
      <w:r w:rsidRPr="00553174">
        <w:rPr>
          <w:b/>
          <w:bCs/>
          <w:sz w:val="20"/>
          <w:szCs w:val="20"/>
        </w:rPr>
        <w:t>Invoker</w:t>
      </w:r>
      <w:r w:rsidRPr="00553174">
        <w:rPr>
          <w:sz w:val="20"/>
          <w:szCs w:val="20"/>
        </w:rPr>
        <w:t xml:space="preserve"> This class asks the command to carry out the request.</w:t>
      </w:r>
    </w:p>
    <w:p w:rsidR="00393950" w:rsidRPr="00553174" w:rsidRDefault="00393950" w:rsidP="00393950">
      <w:pPr>
        <w:numPr>
          <w:ilvl w:val="0"/>
          <w:numId w:val="185"/>
        </w:numPr>
        <w:spacing w:before="100" w:beforeAutospacing="1" w:after="100" w:afterAutospacing="1" w:line="240" w:lineRule="auto"/>
        <w:rPr>
          <w:sz w:val="20"/>
          <w:szCs w:val="20"/>
        </w:rPr>
      </w:pPr>
      <w:r w:rsidRPr="00553174">
        <w:rPr>
          <w:b/>
          <w:bCs/>
          <w:sz w:val="20"/>
          <w:szCs w:val="20"/>
        </w:rPr>
        <w:t>Receiver</w:t>
      </w:r>
      <w:r w:rsidRPr="00553174">
        <w:rPr>
          <w:sz w:val="20"/>
          <w:szCs w:val="20"/>
        </w:rPr>
        <w:t xml:space="preserve"> This class knows to perform the operation.</w:t>
      </w:r>
    </w:p>
    <w:p w:rsidR="00393950" w:rsidRPr="00553174" w:rsidRDefault="00393950" w:rsidP="00393950">
      <w:pPr>
        <w:spacing w:after="0"/>
        <w:rPr>
          <w:sz w:val="20"/>
          <w:szCs w:val="20"/>
        </w:rPr>
      </w:pPr>
      <w:r w:rsidRPr="00553174">
        <w:rPr>
          <w:noProof/>
          <w:sz w:val="20"/>
          <w:szCs w:val="20"/>
        </w:rPr>
        <w:lastRenderedPageBreak/>
        <w:drawing>
          <wp:inline distT="0" distB="0" distL="0" distR="0">
            <wp:extent cx="6667500" cy="5143500"/>
            <wp:effectExtent l="0" t="0" r="0" b="0"/>
            <wp:docPr id="28" name="Picture 28" descr="command pattern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ommand pattern UML"/>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667500" cy="5143500"/>
                    </a:xfrm>
                    <a:prstGeom prst="rect">
                      <a:avLst/>
                    </a:prstGeom>
                    <a:noFill/>
                    <a:ln>
                      <a:noFill/>
                    </a:ln>
                  </pic:spPr>
                </pic:pic>
              </a:graphicData>
            </a:graphic>
          </wp:inline>
        </w:drawing>
      </w:r>
    </w:p>
    <w:p w:rsidR="00393950" w:rsidRPr="00553174" w:rsidRDefault="00393950" w:rsidP="00393950">
      <w:pPr>
        <w:pStyle w:val="Heading4"/>
        <w:rPr>
          <w:rFonts w:asciiTheme="minorHAnsi" w:hAnsiTheme="minorHAnsi"/>
          <w:sz w:val="20"/>
          <w:szCs w:val="20"/>
        </w:rPr>
      </w:pPr>
      <w:r w:rsidRPr="00553174">
        <w:rPr>
          <w:rFonts w:asciiTheme="minorHAnsi" w:hAnsiTheme="minorHAnsi"/>
          <w:sz w:val="20"/>
          <w:szCs w:val="20"/>
        </w:rPr>
        <w:t>Implementation of above UML:</w:t>
      </w:r>
    </w:p>
    <w:p w:rsidR="00393950" w:rsidRPr="00553174" w:rsidRDefault="00393950" w:rsidP="00393950">
      <w:pPr>
        <w:pStyle w:val="Heading4"/>
        <w:rPr>
          <w:rFonts w:asciiTheme="minorHAnsi" w:hAnsiTheme="minorHAnsi"/>
          <w:sz w:val="20"/>
          <w:szCs w:val="20"/>
        </w:rPr>
      </w:pPr>
      <w:r w:rsidRPr="00553174">
        <w:rPr>
          <w:rFonts w:asciiTheme="minorHAnsi" w:hAnsiTheme="minorHAnsi"/>
          <w:sz w:val="20"/>
          <w:szCs w:val="20"/>
        </w:rPr>
        <w:t>Step 1</w:t>
      </w:r>
    </w:p>
    <w:p w:rsidR="00393950" w:rsidRPr="00553174" w:rsidRDefault="00393950" w:rsidP="00393950">
      <w:pPr>
        <w:pStyle w:val="NormalWeb"/>
        <w:rPr>
          <w:rFonts w:asciiTheme="minorHAnsi" w:hAnsiTheme="minorHAnsi"/>
          <w:sz w:val="20"/>
          <w:szCs w:val="20"/>
        </w:rPr>
      </w:pPr>
      <w:r w:rsidRPr="00553174">
        <w:rPr>
          <w:rFonts w:asciiTheme="minorHAnsi" w:hAnsiTheme="minorHAnsi"/>
          <w:sz w:val="20"/>
          <w:szCs w:val="20"/>
        </w:rPr>
        <w:t xml:space="preserve">Create </w:t>
      </w:r>
      <w:proofErr w:type="gramStart"/>
      <w:r w:rsidRPr="00553174">
        <w:rPr>
          <w:rFonts w:asciiTheme="minorHAnsi" w:hAnsiTheme="minorHAnsi"/>
          <w:sz w:val="20"/>
          <w:szCs w:val="20"/>
        </w:rPr>
        <w:t>a</w:t>
      </w:r>
      <w:proofErr w:type="gramEnd"/>
      <w:r w:rsidRPr="00553174">
        <w:rPr>
          <w:rFonts w:asciiTheme="minorHAnsi" w:hAnsiTheme="minorHAnsi"/>
          <w:sz w:val="20"/>
          <w:szCs w:val="20"/>
        </w:rPr>
        <w:t xml:space="preserve"> </w:t>
      </w:r>
      <w:r w:rsidRPr="00553174">
        <w:rPr>
          <w:rFonts w:asciiTheme="minorHAnsi" w:hAnsiTheme="minorHAnsi"/>
          <w:b/>
          <w:bCs/>
          <w:sz w:val="20"/>
          <w:szCs w:val="20"/>
        </w:rPr>
        <w:t>ActionListernerCommand</w:t>
      </w:r>
      <w:r w:rsidRPr="00553174">
        <w:rPr>
          <w:rFonts w:asciiTheme="minorHAnsi" w:hAnsiTheme="minorHAnsi"/>
          <w:sz w:val="20"/>
          <w:szCs w:val="20"/>
        </w:rPr>
        <w:t xml:space="preserve"> interface that will act as a Command.</w:t>
      </w:r>
    </w:p>
    <w:p w:rsidR="00393950" w:rsidRPr="00553174" w:rsidRDefault="00393950" w:rsidP="00393950">
      <w:pPr>
        <w:numPr>
          <w:ilvl w:val="0"/>
          <w:numId w:val="186"/>
        </w:numPr>
        <w:spacing w:before="100" w:beforeAutospacing="1" w:after="100" w:afterAutospacing="1" w:line="240" w:lineRule="auto"/>
        <w:rPr>
          <w:sz w:val="20"/>
          <w:szCs w:val="20"/>
        </w:rPr>
      </w:pPr>
      <w:r w:rsidRPr="00553174">
        <w:rPr>
          <w:rStyle w:val="keyword"/>
          <w:sz w:val="20"/>
          <w:szCs w:val="20"/>
        </w:rPr>
        <w:t>public</w:t>
      </w:r>
      <w:r w:rsidRPr="00553174">
        <w:rPr>
          <w:sz w:val="20"/>
          <w:szCs w:val="20"/>
        </w:rPr>
        <w:t> </w:t>
      </w:r>
      <w:r w:rsidRPr="00553174">
        <w:rPr>
          <w:rStyle w:val="keyword"/>
          <w:sz w:val="20"/>
          <w:szCs w:val="20"/>
        </w:rPr>
        <w:t>interface</w:t>
      </w:r>
      <w:r w:rsidRPr="00553174">
        <w:rPr>
          <w:sz w:val="20"/>
          <w:szCs w:val="20"/>
        </w:rPr>
        <w:t> ActionListenerCommand {  </w:t>
      </w:r>
    </w:p>
    <w:p w:rsidR="00393950" w:rsidRPr="00553174" w:rsidRDefault="00393950" w:rsidP="00393950">
      <w:pPr>
        <w:numPr>
          <w:ilvl w:val="0"/>
          <w:numId w:val="186"/>
        </w:numPr>
        <w:spacing w:before="100" w:beforeAutospacing="1" w:after="100" w:afterAutospacing="1" w:line="240" w:lineRule="auto"/>
        <w:rPr>
          <w:sz w:val="20"/>
          <w:szCs w:val="20"/>
        </w:rPr>
      </w:pPr>
      <w:r w:rsidRPr="00553174">
        <w:rPr>
          <w:sz w:val="20"/>
          <w:szCs w:val="20"/>
        </w:rPr>
        <w:t>    </w:t>
      </w:r>
      <w:r w:rsidRPr="00553174">
        <w:rPr>
          <w:rStyle w:val="keyword"/>
          <w:sz w:val="20"/>
          <w:szCs w:val="20"/>
        </w:rPr>
        <w:t>public</w:t>
      </w:r>
      <w:r w:rsidRPr="00553174">
        <w:rPr>
          <w:sz w:val="20"/>
          <w:szCs w:val="20"/>
        </w:rPr>
        <w:t> </w:t>
      </w:r>
      <w:r w:rsidRPr="00553174">
        <w:rPr>
          <w:rStyle w:val="keyword"/>
          <w:sz w:val="20"/>
          <w:szCs w:val="20"/>
        </w:rPr>
        <w:t>void</w:t>
      </w:r>
      <w:r w:rsidRPr="00553174">
        <w:rPr>
          <w:sz w:val="20"/>
          <w:szCs w:val="20"/>
        </w:rPr>
        <w:t> execute();  </w:t>
      </w:r>
    </w:p>
    <w:p w:rsidR="00393950" w:rsidRPr="00553174" w:rsidRDefault="00393950" w:rsidP="00393950">
      <w:pPr>
        <w:numPr>
          <w:ilvl w:val="0"/>
          <w:numId w:val="186"/>
        </w:numPr>
        <w:spacing w:before="100" w:beforeAutospacing="1" w:after="100" w:afterAutospacing="1" w:line="240" w:lineRule="auto"/>
        <w:rPr>
          <w:sz w:val="20"/>
          <w:szCs w:val="20"/>
        </w:rPr>
      </w:pPr>
      <w:r w:rsidRPr="00553174">
        <w:rPr>
          <w:sz w:val="20"/>
          <w:szCs w:val="20"/>
        </w:rPr>
        <w:t>}  </w:t>
      </w:r>
    </w:p>
    <w:p w:rsidR="00393950" w:rsidRPr="00553174" w:rsidRDefault="00393950" w:rsidP="00393950">
      <w:pPr>
        <w:pStyle w:val="Heading4"/>
        <w:rPr>
          <w:rFonts w:asciiTheme="minorHAnsi" w:hAnsiTheme="minorHAnsi"/>
          <w:sz w:val="20"/>
          <w:szCs w:val="20"/>
        </w:rPr>
      </w:pPr>
      <w:r w:rsidRPr="00553174">
        <w:rPr>
          <w:rFonts w:asciiTheme="minorHAnsi" w:hAnsiTheme="minorHAnsi"/>
          <w:sz w:val="20"/>
          <w:szCs w:val="20"/>
        </w:rPr>
        <w:t>Step 2</w:t>
      </w:r>
    </w:p>
    <w:p w:rsidR="00393950" w:rsidRPr="00553174" w:rsidRDefault="00393950" w:rsidP="00393950">
      <w:pPr>
        <w:pStyle w:val="NormalWeb"/>
        <w:rPr>
          <w:rFonts w:asciiTheme="minorHAnsi" w:hAnsiTheme="minorHAnsi"/>
          <w:sz w:val="20"/>
          <w:szCs w:val="20"/>
        </w:rPr>
      </w:pPr>
      <w:r w:rsidRPr="00553174">
        <w:rPr>
          <w:rFonts w:asciiTheme="minorHAnsi" w:hAnsiTheme="minorHAnsi"/>
          <w:sz w:val="20"/>
          <w:szCs w:val="20"/>
        </w:rPr>
        <w:t xml:space="preserve">Create a </w:t>
      </w:r>
      <w:r w:rsidRPr="00553174">
        <w:rPr>
          <w:rFonts w:asciiTheme="minorHAnsi" w:hAnsiTheme="minorHAnsi"/>
          <w:b/>
          <w:bCs/>
          <w:sz w:val="20"/>
          <w:szCs w:val="20"/>
        </w:rPr>
        <w:t>Document</w:t>
      </w:r>
      <w:r w:rsidRPr="00553174">
        <w:rPr>
          <w:rFonts w:asciiTheme="minorHAnsi" w:hAnsiTheme="minorHAnsi"/>
          <w:sz w:val="20"/>
          <w:szCs w:val="20"/>
        </w:rPr>
        <w:t xml:space="preserve"> class that will act as a Receiver.</w:t>
      </w:r>
    </w:p>
    <w:p w:rsidR="00393950" w:rsidRPr="00553174" w:rsidRDefault="00393950" w:rsidP="00393950">
      <w:pPr>
        <w:rPr>
          <w:sz w:val="20"/>
          <w:szCs w:val="20"/>
        </w:rPr>
      </w:pPr>
      <w:r w:rsidRPr="00553174">
        <w:rPr>
          <w:sz w:val="20"/>
          <w:szCs w:val="20"/>
        </w:rPr>
        <w:t>File: Document.java</w:t>
      </w:r>
    </w:p>
    <w:p w:rsidR="00393950" w:rsidRPr="00553174" w:rsidRDefault="00393950" w:rsidP="00393950">
      <w:pPr>
        <w:numPr>
          <w:ilvl w:val="0"/>
          <w:numId w:val="187"/>
        </w:numPr>
        <w:spacing w:before="100" w:beforeAutospacing="1" w:after="100" w:afterAutospacing="1" w:line="240" w:lineRule="auto"/>
        <w:rPr>
          <w:sz w:val="20"/>
          <w:szCs w:val="20"/>
        </w:rPr>
      </w:pPr>
      <w:r w:rsidRPr="00553174">
        <w:rPr>
          <w:rStyle w:val="keyword"/>
          <w:sz w:val="20"/>
          <w:szCs w:val="20"/>
        </w:rPr>
        <w:t>public</w:t>
      </w:r>
      <w:r w:rsidRPr="00553174">
        <w:rPr>
          <w:sz w:val="20"/>
          <w:szCs w:val="20"/>
        </w:rPr>
        <w:t> </w:t>
      </w:r>
      <w:r w:rsidRPr="00553174">
        <w:rPr>
          <w:rStyle w:val="keyword"/>
          <w:sz w:val="20"/>
          <w:szCs w:val="20"/>
        </w:rPr>
        <w:t>class</w:t>
      </w:r>
      <w:r w:rsidRPr="00553174">
        <w:rPr>
          <w:sz w:val="20"/>
          <w:szCs w:val="20"/>
        </w:rPr>
        <w:t> Document {  </w:t>
      </w:r>
    </w:p>
    <w:p w:rsidR="00393950" w:rsidRPr="00553174" w:rsidRDefault="00393950" w:rsidP="00393950">
      <w:pPr>
        <w:numPr>
          <w:ilvl w:val="0"/>
          <w:numId w:val="187"/>
        </w:numPr>
        <w:spacing w:before="100" w:beforeAutospacing="1" w:after="100" w:afterAutospacing="1" w:line="240" w:lineRule="auto"/>
        <w:rPr>
          <w:sz w:val="20"/>
          <w:szCs w:val="20"/>
        </w:rPr>
      </w:pPr>
      <w:r w:rsidRPr="00553174">
        <w:rPr>
          <w:sz w:val="20"/>
          <w:szCs w:val="20"/>
        </w:rPr>
        <w:lastRenderedPageBreak/>
        <w:t>          </w:t>
      </w:r>
      <w:r w:rsidRPr="00553174">
        <w:rPr>
          <w:rStyle w:val="keyword"/>
          <w:sz w:val="20"/>
          <w:szCs w:val="20"/>
        </w:rPr>
        <w:t>public</w:t>
      </w:r>
      <w:r w:rsidRPr="00553174">
        <w:rPr>
          <w:sz w:val="20"/>
          <w:szCs w:val="20"/>
        </w:rPr>
        <w:t> </w:t>
      </w:r>
      <w:r w:rsidRPr="00553174">
        <w:rPr>
          <w:rStyle w:val="keyword"/>
          <w:sz w:val="20"/>
          <w:szCs w:val="20"/>
        </w:rPr>
        <w:t>void</w:t>
      </w:r>
      <w:r w:rsidRPr="00553174">
        <w:rPr>
          <w:sz w:val="20"/>
          <w:szCs w:val="20"/>
        </w:rPr>
        <w:t> open(){  </w:t>
      </w:r>
    </w:p>
    <w:p w:rsidR="00393950" w:rsidRPr="00553174" w:rsidRDefault="00393950" w:rsidP="00393950">
      <w:pPr>
        <w:numPr>
          <w:ilvl w:val="0"/>
          <w:numId w:val="187"/>
        </w:numPr>
        <w:spacing w:before="100" w:beforeAutospacing="1" w:after="100" w:afterAutospacing="1" w:line="240" w:lineRule="auto"/>
        <w:rPr>
          <w:sz w:val="20"/>
          <w:szCs w:val="20"/>
        </w:rPr>
      </w:pPr>
      <w:r w:rsidRPr="00553174">
        <w:rPr>
          <w:sz w:val="20"/>
          <w:szCs w:val="20"/>
        </w:rPr>
        <w:t>           System.out.println(</w:t>
      </w:r>
      <w:r w:rsidRPr="00553174">
        <w:rPr>
          <w:rStyle w:val="string"/>
          <w:sz w:val="20"/>
          <w:szCs w:val="20"/>
        </w:rPr>
        <w:t>"Document Opened"</w:t>
      </w:r>
      <w:r w:rsidRPr="00553174">
        <w:rPr>
          <w:sz w:val="20"/>
          <w:szCs w:val="20"/>
        </w:rPr>
        <w:t>);  </w:t>
      </w:r>
    </w:p>
    <w:p w:rsidR="00393950" w:rsidRPr="00553174" w:rsidRDefault="00393950" w:rsidP="00393950">
      <w:pPr>
        <w:numPr>
          <w:ilvl w:val="0"/>
          <w:numId w:val="187"/>
        </w:numPr>
        <w:spacing w:before="100" w:beforeAutospacing="1" w:after="100" w:afterAutospacing="1" w:line="240" w:lineRule="auto"/>
        <w:rPr>
          <w:sz w:val="20"/>
          <w:szCs w:val="20"/>
        </w:rPr>
      </w:pPr>
      <w:r w:rsidRPr="00553174">
        <w:rPr>
          <w:sz w:val="20"/>
          <w:szCs w:val="20"/>
        </w:rPr>
        <w:t>       }  </w:t>
      </w:r>
    </w:p>
    <w:p w:rsidR="00393950" w:rsidRPr="00553174" w:rsidRDefault="00393950" w:rsidP="00393950">
      <w:pPr>
        <w:numPr>
          <w:ilvl w:val="0"/>
          <w:numId w:val="187"/>
        </w:numPr>
        <w:spacing w:before="100" w:beforeAutospacing="1" w:after="100" w:afterAutospacing="1" w:line="240" w:lineRule="auto"/>
        <w:rPr>
          <w:sz w:val="20"/>
          <w:szCs w:val="20"/>
        </w:rPr>
      </w:pPr>
      <w:r w:rsidRPr="00553174">
        <w:rPr>
          <w:sz w:val="20"/>
          <w:szCs w:val="20"/>
        </w:rPr>
        <w:t>       </w:t>
      </w:r>
      <w:r w:rsidRPr="00553174">
        <w:rPr>
          <w:rStyle w:val="keyword"/>
          <w:sz w:val="20"/>
          <w:szCs w:val="20"/>
        </w:rPr>
        <w:t>public</w:t>
      </w:r>
      <w:r w:rsidRPr="00553174">
        <w:rPr>
          <w:sz w:val="20"/>
          <w:szCs w:val="20"/>
        </w:rPr>
        <w:t> </w:t>
      </w:r>
      <w:r w:rsidRPr="00553174">
        <w:rPr>
          <w:rStyle w:val="keyword"/>
          <w:sz w:val="20"/>
          <w:szCs w:val="20"/>
        </w:rPr>
        <w:t>void</w:t>
      </w:r>
      <w:r w:rsidRPr="00553174">
        <w:rPr>
          <w:sz w:val="20"/>
          <w:szCs w:val="20"/>
        </w:rPr>
        <w:t> save(){  </w:t>
      </w:r>
    </w:p>
    <w:p w:rsidR="00393950" w:rsidRPr="00553174" w:rsidRDefault="00393950" w:rsidP="00393950">
      <w:pPr>
        <w:numPr>
          <w:ilvl w:val="0"/>
          <w:numId w:val="187"/>
        </w:numPr>
        <w:spacing w:before="100" w:beforeAutospacing="1" w:after="100" w:afterAutospacing="1" w:line="240" w:lineRule="auto"/>
        <w:rPr>
          <w:sz w:val="20"/>
          <w:szCs w:val="20"/>
        </w:rPr>
      </w:pPr>
      <w:r w:rsidRPr="00553174">
        <w:rPr>
          <w:sz w:val="20"/>
          <w:szCs w:val="20"/>
        </w:rPr>
        <w:t>           System.out.println(</w:t>
      </w:r>
      <w:r w:rsidRPr="00553174">
        <w:rPr>
          <w:rStyle w:val="string"/>
          <w:sz w:val="20"/>
          <w:szCs w:val="20"/>
        </w:rPr>
        <w:t>"Document Saved"</w:t>
      </w:r>
      <w:r w:rsidRPr="00553174">
        <w:rPr>
          <w:sz w:val="20"/>
          <w:szCs w:val="20"/>
        </w:rPr>
        <w:t>);  </w:t>
      </w:r>
    </w:p>
    <w:p w:rsidR="00393950" w:rsidRPr="00553174" w:rsidRDefault="00393950" w:rsidP="00393950">
      <w:pPr>
        <w:numPr>
          <w:ilvl w:val="0"/>
          <w:numId w:val="187"/>
        </w:numPr>
        <w:spacing w:before="100" w:beforeAutospacing="1" w:after="100" w:afterAutospacing="1" w:line="240" w:lineRule="auto"/>
        <w:rPr>
          <w:sz w:val="20"/>
          <w:szCs w:val="20"/>
        </w:rPr>
      </w:pPr>
      <w:r w:rsidRPr="00553174">
        <w:rPr>
          <w:sz w:val="20"/>
          <w:szCs w:val="20"/>
        </w:rPr>
        <w:t>       }  </w:t>
      </w:r>
    </w:p>
    <w:p w:rsidR="00393950" w:rsidRPr="00553174" w:rsidRDefault="00393950" w:rsidP="00393950">
      <w:pPr>
        <w:numPr>
          <w:ilvl w:val="0"/>
          <w:numId w:val="187"/>
        </w:numPr>
        <w:spacing w:before="100" w:beforeAutospacing="1" w:after="100" w:afterAutospacing="1" w:line="240" w:lineRule="auto"/>
        <w:rPr>
          <w:sz w:val="20"/>
          <w:szCs w:val="20"/>
        </w:rPr>
      </w:pPr>
      <w:r w:rsidRPr="00553174">
        <w:rPr>
          <w:sz w:val="20"/>
          <w:szCs w:val="20"/>
        </w:rPr>
        <w:t>}  </w:t>
      </w:r>
    </w:p>
    <w:p w:rsidR="00393950" w:rsidRPr="00553174" w:rsidRDefault="00393950" w:rsidP="00393950">
      <w:pPr>
        <w:pStyle w:val="Heading4"/>
        <w:rPr>
          <w:rFonts w:asciiTheme="minorHAnsi" w:hAnsiTheme="minorHAnsi"/>
          <w:sz w:val="20"/>
          <w:szCs w:val="20"/>
        </w:rPr>
      </w:pPr>
      <w:r w:rsidRPr="00553174">
        <w:rPr>
          <w:rFonts w:asciiTheme="minorHAnsi" w:hAnsiTheme="minorHAnsi"/>
          <w:sz w:val="20"/>
          <w:szCs w:val="20"/>
        </w:rPr>
        <w:t>Step 3</w:t>
      </w:r>
    </w:p>
    <w:p w:rsidR="00393950" w:rsidRPr="00553174" w:rsidRDefault="00393950" w:rsidP="00393950">
      <w:pPr>
        <w:pStyle w:val="NormalWeb"/>
        <w:rPr>
          <w:rFonts w:asciiTheme="minorHAnsi" w:hAnsiTheme="minorHAnsi"/>
          <w:sz w:val="20"/>
          <w:szCs w:val="20"/>
        </w:rPr>
      </w:pPr>
      <w:r w:rsidRPr="00553174">
        <w:rPr>
          <w:rFonts w:asciiTheme="minorHAnsi" w:hAnsiTheme="minorHAnsi"/>
          <w:sz w:val="20"/>
          <w:szCs w:val="20"/>
        </w:rPr>
        <w:t xml:space="preserve">Create </w:t>
      </w:r>
      <w:proofErr w:type="gramStart"/>
      <w:r w:rsidRPr="00553174">
        <w:rPr>
          <w:rFonts w:asciiTheme="minorHAnsi" w:hAnsiTheme="minorHAnsi"/>
          <w:sz w:val="20"/>
          <w:szCs w:val="20"/>
        </w:rPr>
        <w:t>a</w:t>
      </w:r>
      <w:proofErr w:type="gramEnd"/>
      <w:r w:rsidRPr="00553174">
        <w:rPr>
          <w:rFonts w:asciiTheme="minorHAnsi" w:hAnsiTheme="minorHAnsi"/>
          <w:sz w:val="20"/>
          <w:szCs w:val="20"/>
        </w:rPr>
        <w:t xml:space="preserve"> </w:t>
      </w:r>
      <w:r w:rsidRPr="00553174">
        <w:rPr>
          <w:rFonts w:asciiTheme="minorHAnsi" w:hAnsiTheme="minorHAnsi"/>
          <w:b/>
          <w:bCs/>
          <w:sz w:val="20"/>
          <w:szCs w:val="20"/>
        </w:rPr>
        <w:t>ActionOpen</w:t>
      </w:r>
      <w:r w:rsidRPr="00553174">
        <w:rPr>
          <w:rFonts w:asciiTheme="minorHAnsi" w:hAnsiTheme="minorHAnsi"/>
          <w:sz w:val="20"/>
          <w:szCs w:val="20"/>
        </w:rPr>
        <w:t xml:space="preserve"> class that will act as an ConcreteCommand.</w:t>
      </w:r>
    </w:p>
    <w:p w:rsidR="00393950" w:rsidRPr="00553174" w:rsidRDefault="00393950" w:rsidP="00393950">
      <w:pPr>
        <w:rPr>
          <w:sz w:val="20"/>
          <w:szCs w:val="20"/>
        </w:rPr>
      </w:pPr>
      <w:r w:rsidRPr="00553174">
        <w:rPr>
          <w:sz w:val="20"/>
          <w:szCs w:val="20"/>
        </w:rPr>
        <w:t>File: ActionOpen.java</w:t>
      </w:r>
    </w:p>
    <w:p w:rsidR="00393950" w:rsidRPr="00553174" w:rsidRDefault="00393950" w:rsidP="00393950">
      <w:pPr>
        <w:numPr>
          <w:ilvl w:val="0"/>
          <w:numId w:val="188"/>
        </w:numPr>
        <w:spacing w:before="100" w:beforeAutospacing="1" w:after="100" w:afterAutospacing="1" w:line="240" w:lineRule="auto"/>
        <w:rPr>
          <w:sz w:val="20"/>
          <w:szCs w:val="20"/>
        </w:rPr>
      </w:pPr>
      <w:r w:rsidRPr="00553174">
        <w:rPr>
          <w:rStyle w:val="keyword"/>
          <w:sz w:val="20"/>
          <w:szCs w:val="20"/>
        </w:rPr>
        <w:t>public</w:t>
      </w:r>
      <w:r w:rsidRPr="00553174">
        <w:rPr>
          <w:sz w:val="20"/>
          <w:szCs w:val="20"/>
        </w:rPr>
        <w:t> </w:t>
      </w:r>
      <w:r w:rsidRPr="00553174">
        <w:rPr>
          <w:rStyle w:val="keyword"/>
          <w:sz w:val="20"/>
          <w:szCs w:val="20"/>
        </w:rPr>
        <w:t>class</w:t>
      </w:r>
      <w:r w:rsidRPr="00553174">
        <w:rPr>
          <w:sz w:val="20"/>
          <w:szCs w:val="20"/>
        </w:rPr>
        <w:t> ActionOpen </w:t>
      </w:r>
      <w:r w:rsidRPr="00553174">
        <w:rPr>
          <w:rStyle w:val="keyword"/>
          <w:sz w:val="20"/>
          <w:szCs w:val="20"/>
        </w:rPr>
        <w:t>implements</w:t>
      </w:r>
      <w:r w:rsidRPr="00553174">
        <w:rPr>
          <w:sz w:val="20"/>
          <w:szCs w:val="20"/>
        </w:rPr>
        <w:t> ActionListenerCommand{  </w:t>
      </w:r>
    </w:p>
    <w:p w:rsidR="00393950" w:rsidRPr="00553174" w:rsidRDefault="00393950" w:rsidP="00393950">
      <w:pPr>
        <w:numPr>
          <w:ilvl w:val="0"/>
          <w:numId w:val="188"/>
        </w:numPr>
        <w:spacing w:before="100" w:beforeAutospacing="1" w:after="100" w:afterAutospacing="1" w:line="240" w:lineRule="auto"/>
        <w:rPr>
          <w:sz w:val="20"/>
          <w:szCs w:val="20"/>
        </w:rPr>
      </w:pPr>
      <w:r w:rsidRPr="00553174">
        <w:rPr>
          <w:sz w:val="20"/>
          <w:szCs w:val="20"/>
        </w:rPr>
        <w:t>    </w:t>
      </w:r>
      <w:r w:rsidRPr="00553174">
        <w:rPr>
          <w:rStyle w:val="keyword"/>
          <w:sz w:val="20"/>
          <w:szCs w:val="20"/>
        </w:rPr>
        <w:t>private</w:t>
      </w:r>
      <w:r w:rsidRPr="00553174">
        <w:rPr>
          <w:sz w:val="20"/>
          <w:szCs w:val="20"/>
        </w:rPr>
        <w:t> Document doc;  </w:t>
      </w:r>
    </w:p>
    <w:p w:rsidR="00393950" w:rsidRPr="00553174" w:rsidRDefault="00393950" w:rsidP="00393950">
      <w:pPr>
        <w:numPr>
          <w:ilvl w:val="0"/>
          <w:numId w:val="188"/>
        </w:numPr>
        <w:spacing w:before="100" w:beforeAutospacing="1" w:after="100" w:afterAutospacing="1" w:line="240" w:lineRule="auto"/>
        <w:rPr>
          <w:sz w:val="20"/>
          <w:szCs w:val="20"/>
        </w:rPr>
      </w:pPr>
      <w:r w:rsidRPr="00553174">
        <w:rPr>
          <w:sz w:val="20"/>
          <w:szCs w:val="20"/>
        </w:rPr>
        <w:t>    </w:t>
      </w:r>
      <w:r w:rsidRPr="00553174">
        <w:rPr>
          <w:rStyle w:val="keyword"/>
          <w:sz w:val="20"/>
          <w:szCs w:val="20"/>
        </w:rPr>
        <w:t>public</w:t>
      </w:r>
      <w:r w:rsidRPr="00553174">
        <w:rPr>
          <w:sz w:val="20"/>
          <w:szCs w:val="20"/>
        </w:rPr>
        <w:t> ActionOpen(Document doc) {  </w:t>
      </w:r>
    </w:p>
    <w:p w:rsidR="00393950" w:rsidRPr="00553174" w:rsidRDefault="00393950" w:rsidP="00393950">
      <w:pPr>
        <w:numPr>
          <w:ilvl w:val="0"/>
          <w:numId w:val="188"/>
        </w:numPr>
        <w:spacing w:before="100" w:beforeAutospacing="1" w:after="100" w:afterAutospacing="1" w:line="240" w:lineRule="auto"/>
        <w:rPr>
          <w:sz w:val="20"/>
          <w:szCs w:val="20"/>
        </w:rPr>
      </w:pPr>
      <w:r w:rsidRPr="00553174">
        <w:rPr>
          <w:sz w:val="20"/>
          <w:szCs w:val="20"/>
        </w:rPr>
        <w:t>        </w:t>
      </w:r>
      <w:r w:rsidRPr="00553174">
        <w:rPr>
          <w:rStyle w:val="keyword"/>
          <w:sz w:val="20"/>
          <w:szCs w:val="20"/>
        </w:rPr>
        <w:t>this</w:t>
      </w:r>
      <w:r w:rsidRPr="00553174">
        <w:rPr>
          <w:sz w:val="20"/>
          <w:szCs w:val="20"/>
        </w:rPr>
        <w:t>.doc = doc;  </w:t>
      </w:r>
    </w:p>
    <w:p w:rsidR="00393950" w:rsidRPr="00553174" w:rsidRDefault="00393950" w:rsidP="00393950">
      <w:pPr>
        <w:numPr>
          <w:ilvl w:val="0"/>
          <w:numId w:val="188"/>
        </w:numPr>
        <w:spacing w:before="100" w:beforeAutospacing="1" w:after="100" w:afterAutospacing="1" w:line="240" w:lineRule="auto"/>
        <w:rPr>
          <w:sz w:val="20"/>
          <w:szCs w:val="20"/>
        </w:rPr>
      </w:pPr>
      <w:r w:rsidRPr="00553174">
        <w:rPr>
          <w:sz w:val="20"/>
          <w:szCs w:val="20"/>
        </w:rPr>
        <w:t>    }  </w:t>
      </w:r>
    </w:p>
    <w:p w:rsidR="00393950" w:rsidRPr="00553174" w:rsidRDefault="00393950" w:rsidP="00393950">
      <w:pPr>
        <w:numPr>
          <w:ilvl w:val="0"/>
          <w:numId w:val="188"/>
        </w:numPr>
        <w:spacing w:before="100" w:beforeAutospacing="1" w:after="100" w:afterAutospacing="1" w:line="240" w:lineRule="auto"/>
        <w:rPr>
          <w:sz w:val="20"/>
          <w:szCs w:val="20"/>
        </w:rPr>
      </w:pPr>
      <w:r w:rsidRPr="00553174">
        <w:rPr>
          <w:sz w:val="20"/>
          <w:szCs w:val="20"/>
        </w:rPr>
        <w:t>    </w:t>
      </w:r>
      <w:r w:rsidRPr="00553174">
        <w:rPr>
          <w:rStyle w:val="annotation"/>
          <w:sz w:val="20"/>
          <w:szCs w:val="20"/>
        </w:rPr>
        <w:t>@Override</w:t>
      </w:r>
      <w:r w:rsidRPr="00553174">
        <w:rPr>
          <w:sz w:val="20"/>
          <w:szCs w:val="20"/>
        </w:rPr>
        <w:t>  </w:t>
      </w:r>
    </w:p>
    <w:p w:rsidR="00393950" w:rsidRPr="00553174" w:rsidRDefault="00393950" w:rsidP="00393950">
      <w:pPr>
        <w:numPr>
          <w:ilvl w:val="0"/>
          <w:numId w:val="188"/>
        </w:numPr>
        <w:spacing w:before="100" w:beforeAutospacing="1" w:after="100" w:afterAutospacing="1" w:line="240" w:lineRule="auto"/>
        <w:rPr>
          <w:sz w:val="20"/>
          <w:szCs w:val="20"/>
        </w:rPr>
      </w:pPr>
      <w:r w:rsidRPr="00553174">
        <w:rPr>
          <w:sz w:val="20"/>
          <w:szCs w:val="20"/>
        </w:rPr>
        <w:t>    </w:t>
      </w:r>
      <w:r w:rsidRPr="00553174">
        <w:rPr>
          <w:rStyle w:val="keyword"/>
          <w:sz w:val="20"/>
          <w:szCs w:val="20"/>
        </w:rPr>
        <w:t>public</w:t>
      </w:r>
      <w:r w:rsidRPr="00553174">
        <w:rPr>
          <w:sz w:val="20"/>
          <w:szCs w:val="20"/>
        </w:rPr>
        <w:t> </w:t>
      </w:r>
      <w:r w:rsidRPr="00553174">
        <w:rPr>
          <w:rStyle w:val="keyword"/>
          <w:sz w:val="20"/>
          <w:szCs w:val="20"/>
        </w:rPr>
        <w:t>void</w:t>
      </w:r>
      <w:r w:rsidRPr="00553174">
        <w:rPr>
          <w:sz w:val="20"/>
          <w:szCs w:val="20"/>
        </w:rPr>
        <w:t> execute() {  </w:t>
      </w:r>
    </w:p>
    <w:p w:rsidR="00393950" w:rsidRPr="00553174" w:rsidRDefault="00393950" w:rsidP="00393950">
      <w:pPr>
        <w:numPr>
          <w:ilvl w:val="0"/>
          <w:numId w:val="188"/>
        </w:numPr>
        <w:spacing w:before="100" w:beforeAutospacing="1" w:after="100" w:afterAutospacing="1" w:line="240" w:lineRule="auto"/>
        <w:rPr>
          <w:sz w:val="20"/>
          <w:szCs w:val="20"/>
        </w:rPr>
      </w:pPr>
      <w:r w:rsidRPr="00553174">
        <w:rPr>
          <w:sz w:val="20"/>
          <w:szCs w:val="20"/>
        </w:rPr>
        <w:t>        doc.open();  </w:t>
      </w:r>
    </w:p>
    <w:p w:rsidR="00393950" w:rsidRPr="00553174" w:rsidRDefault="00393950" w:rsidP="00393950">
      <w:pPr>
        <w:numPr>
          <w:ilvl w:val="0"/>
          <w:numId w:val="188"/>
        </w:numPr>
        <w:spacing w:before="100" w:beforeAutospacing="1" w:after="100" w:afterAutospacing="1" w:line="240" w:lineRule="auto"/>
        <w:rPr>
          <w:sz w:val="20"/>
          <w:szCs w:val="20"/>
        </w:rPr>
      </w:pPr>
      <w:r w:rsidRPr="00553174">
        <w:rPr>
          <w:sz w:val="20"/>
          <w:szCs w:val="20"/>
        </w:rPr>
        <w:t>    }  </w:t>
      </w:r>
    </w:p>
    <w:p w:rsidR="00393950" w:rsidRPr="00553174" w:rsidRDefault="00393950" w:rsidP="00393950">
      <w:pPr>
        <w:numPr>
          <w:ilvl w:val="0"/>
          <w:numId w:val="188"/>
        </w:numPr>
        <w:spacing w:before="100" w:beforeAutospacing="1" w:after="100" w:afterAutospacing="1" w:line="240" w:lineRule="auto"/>
        <w:rPr>
          <w:sz w:val="20"/>
          <w:szCs w:val="20"/>
        </w:rPr>
      </w:pPr>
      <w:r w:rsidRPr="00553174">
        <w:rPr>
          <w:sz w:val="20"/>
          <w:szCs w:val="20"/>
        </w:rPr>
        <w:t>}  </w:t>
      </w:r>
    </w:p>
    <w:p w:rsidR="00393950" w:rsidRPr="00553174" w:rsidRDefault="00393950" w:rsidP="00393950">
      <w:pPr>
        <w:pStyle w:val="Heading4"/>
        <w:rPr>
          <w:rFonts w:asciiTheme="minorHAnsi" w:hAnsiTheme="minorHAnsi"/>
          <w:sz w:val="20"/>
          <w:szCs w:val="20"/>
        </w:rPr>
      </w:pPr>
      <w:r w:rsidRPr="00553174">
        <w:rPr>
          <w:rFonts w:asciiTheme="minorHAnsi" w:hAnsiTheme="minorHAnsi"/>
          <w:sz w:val="20"/>
          <w:szCs w:val="20"/>
        </w:rPr>
        <w:t>Step 4</w:t>
      </w:r>
    </w:p>
    <w:p w:rsidR="00393950" w:rsidRPr="00553174" w:rsidRDefault="00393950" w:rsidP="00393950">
      <w:pPr>
        <w:pStyle w:val="NormalWeb"/>
        <w:rPr>
          <w:rFonts w:asciiTheme="minorHAnsi" w:hAnsiTheme="minorHAnsi"/>
          <w:sz w:val="20"/>
          <w:szCs w:val="20"/>
        </w:rPr>
      </w:pPr>
      <w:r w:rsidRPr="00553174">
        <w:rPr>
          <w:rFonts w:asciiTheme="minorHAnsi" w:hAnsiTheme="minorHAnsi"/>
          <w:sz w:val="20"/>
          <w:szCs w:val="20"/>
        </w:rPr>
        <w:t xml:space="preserve">Create </w:t>
      </w:r>
      <w:proofErr w:type="gramStart"/>
      <w:r w:rsidRPr="00553174">
        <w:rPr>
          <w:rFonts w:asciiTheme="minorHAnsi" w:hAnsiTheme="minorHAnsi"/>
          <w:sz w:val="20"/>
          <w:szCs w:val="20"/>
        </w:rPr>
        <w:t>a</w:t>
      </w:r>
      <w:proofErr w:type="gramEnd"/>
      <w:r w:rsidRPr="00553174">
        <w:rPr>
          <w:rFonts w:asciiTheme="minorHAnsi" w:hAnsiTheme="minorHAnsi"/>
          <w:sz w:val="20"/>
          <w:szCs w:val="20"/>
        </w:rPr>
        <w:t xml:space="preserve"> </w:t>
      </w:r>
      <w:r w:rsidRPr="00553174">
        <w:rPr>
          <w:rFonts w:asciiTheme="minorHAnsi" w:hAnsiTheme="minorHAnsi"/>
          <w:b/>
          <w:bCs/>
          <w:sz w:val="20"/>
          <w:szCs w:val="20"/>
        </w:rPr>
        <w:t>ActionSave</w:t>
      </w:r>
      <w:r w:rsidRPr="00553174">
        <w:rPr>
          <w:rFonts w:asciiTheme="minorHAnsi" w:hAnsiTheme="minorHAnsi"/>
          <w:sz w:val="20"/>
          <w:szCs w:val="20"/>
        </w:rPr>
        <w:t xml:space="preserve"> class that will act as an ConcreteCommand.</w:t>
      </w:r>
    </w:p>
    <w:p w:rsidR="00393950" w:rsidRPr="00553174" w:rsidRDefault="00393950" w:rsidP="00393950">
      <w:pPr>
        <w:rPr>
          <w:sz w:val="20"/>
          <w:szCs w:val="20"/>
        </w:rPr>
      </w:pPr>
      <w:r w:rsidRPr="00553174">
        <w:rPr>
          <w:sz w:val="20"/>
          <w:szCs w:val="20"/>
        </w:rPr>
        <w:t>File: AdapterPatternDemo.java</w:t>
      </w:r>
    </w:p>
    <w:p w:rsidR="00393950" w:rsidRPr="00553174" w:rsidRDefault="00393950" w:rsidP="00393950">
      <w:pPr>
        <w:numPr>
          <w:ilvl w:val="0"/>
          <w:numId w:val="189"/>
        </w:numPr>
        <w:spacing w:before="100" w:beforeAutospacing="1" w:after="100" w:afterAutospacing="1" w:line="240" w:lineRule="auto"/>
        <w:rPr>
          <w:sz w:val="20"/>
          <w:szCs w:val="20"/>
        </w:rPr>
      </w:pPr>
      <w:r w:rsidRPr="00553174">
        <w:rPr>
          <w:rStyle w:val="keyword"/>
          <w:sz w:val="20"/>
          <w:szCs w:val="20"/>
        </w:rPr>
        <w:t>public</w:t>
      </w:r>
      <w:r w:rsidRPr="00553174">
        <w:rPr>
          <w:sz w:val="20"/>
          <w:szCs w:val="20"/>
        </w:rPr>
        <w:t> </w:t>
      </w:r>
      <w:r w:rsidRPr="00553174">
        <w:rPr>
          <w:rStyle w:val="keyword"/>
          <w:sz w:val="20"/>
          <w:szCs w:val="20"/>
        </w:rPr>
        <w:t>class</w:t>
      </w:r>
      <w:r w:rsidRPr="00553174">
        <w:rPr>
          <w:sz w:val="20"/>
          <w:szCs w:val="20"/>
        </w:rPr>
        <w:t> ActionSave </w:t>
      </w:r>
      <w:r w:rsidRPr="00553174">
        <w:rPr>
          <w:rStyle w:val="keyword"/>
          <w:sz w:val="20"/>
          <w:szCs w:val="20"/>
        </w:rPr>
        <w:t>implements</w:t>
      </w:r>
      <w:r w:rsidRPr="00553174">
        <w:rPr>
          <w:sz w:val="20"/>
          <w:szCs w:val="20"/>
        </w:rPr>
        <w:t> ActionListenerCommand{  </w:t>
      </w:r>
    </w:p>
    <w:p w:rsidR="00393950" w:rsidRPr="00553174" w:rsidRDefault="00393950" w:rsidP="00393950">
      <w:pPr>
        <w:numPr>
          <w:ilvl w:val="0"/>
          <w:numId w:val="189"/>
        </w:numPr>
        <w:spacing w:before="100" w:beforeAutospacing="1" w:after="100" w:afterAutospacing="1" w:line="240" w:lineRule="auto"/>
        <w:rPr>
          <w:sz w:val="20"/>
          <w:szCs w:val="20"/>
        </w:rPr>
      </w:pPr>
      <w:r w:rsidRPr="00553174">
        <w:rPr>
          <w:sz w:val="20"/>
          <w:szCs w:val="20"/>
        </w:rPr>
        <w:t>   </w:t>
      </w:r>
      <w:r w:rsidRPr="00553174">
        <w:rPr>
          <w:rStyle w:val="keyword"/>
          <w:sz w:val="20"/>
          <w:szCs w:val="20"/>
        </w:rPr>
        <w:t>private</w:t>
      </w:r>
      <w:r w:rsidRPr="00553174">
        <w:rPr>
          <w:sz w:val="20"/>
          <w:szCs w:val="20"/>
        </w:rPr>
        <w:t> Document doc;  </w:t>
      </w:r>
    </w:p>
    <w:p w:rsidR="00393950" w:rsidRPr="00553174" w:rsidRDefault="00393950" w:rsidP="00393950">
      <w:pPr>
        <w:numPr>
          <w:ilvl w:val="0"/>
          <w:numId w:val="189"/>
        </w:numPr>
        <w:spacing w:before="100" w:beforeAutospacing="1" w:after="100" w:afterAutospacing="1" w:line="240" w:lineRule="auto"/>
        <w:rPr>
          <w:sz w:val="20"/>
          <w:szCs w:val="20"/>
        </w:rPr>
      </w:pPr>
      <w:r w:rsidRPr="00553174">
        <w:rPr>
          <w:sz w:val="20"/>
          <w:szCs w:val="20"/>
        </w:rPr>
        <w:t>   </w:t>
      </w:r>
      <w:r w:rsidRPr="00553174">
        <w:rPr>
          <w:rStyle w:val="keyword"/>
          <w:sz w:val="20"/>
          <w:szCs w:val="20"/>
        </w:rPr>
        <w:t>public</w:t>
      </w:r>
      <w:r w:rsidRPr="00553174">
        <w:rPr>
          <w:sz w:val="20"/>
          <w:szCs w:val="20"/>
        </w:rPr>
        <w:t> ActionSave(Document doc) {  </w:t>
      </w:r>
    </w:p>
    <w:p w:rsidR="00393950" w:rsidRPr="00553174" w:rsidRDefault="00393950" w:rsidP="00393950">
      <w:pPr>
        <w:numPr>
          <w:ilvl w:val="0"/>
          <w:numId w:val="189"/>
        </w:numPr>
        <w:spacing w:before="100" w:beforeAutospacing="1" w:after="100" w:afterAutospacing="1" w:line="240" w:lineRule="auto"/>
        <w:rPr>
          <w:sz w:val="20"/>
          <w:szCs w:val="20"/>
        </w:rPr>
      </w:pPr>
      <w:r w:rsidRPr="00553174">
        <w:rPr>
          <w:sz w:val="20"/>
          <w:szCs w:val="20"/>
        </w:rPr>
        <w:t>        </w:t>
      </w:r>
      <w:r w:rsidRPr="00553174">
        <w:rPr>
          <w:rStyle w:val="keyword"/>
          <w:sz w:val="20"/>
          <w:szCs w:val="20"/>
        </w:rPr>
        <w:t>this</w:t>
      </w:r>
      <w:r w:rsidRPr="00553174">
        <w:rPr>
          <w:sz w:val="20"/>
          <w:szCs w:val="20"/>
        </w:rPr>
        <w:t>.doc = doc;  </w:t>
      </w:r>
    </w:p>
    <w:p w:rsidR="00393950" w:rsidRPr="00553174" w:rsidRDefault="00393950" w:rsidP="00393950">
      <w:pPr>
        <w:numPr>
          <w:ilvl w:val="0"/>
          <w:numId w:val="189"/>
        </w:numPr>
        <w:spacing w:before="100" w:beforeAutospacing="1" w:after="100" w:afterAutospacing="1" w:line="240" w:lineRule="auto"/>
        <w:rPr>
          <w:sz w:val="20"/>
          <w:szCs w:val="20"/>
        </w:rPr>
      </w:pPr>
      <w:r w:rsidRPr="00553174">
        <w:rPr>
          <w:sz w:val="20"/>
          <w:szCs w:val="20"/>
        </w:rPr>
        <w:t>    }  </w:t>
      </w:r>
    </w:p>
    <w:p w:rsidR="00393950" w:rsidRPr="00553174" w:rsidRDefault="00393950" w:rsidP="00393950">
      <w:pPr>
        <w:numPr>
          <w:ilvl w:val="0"/>
          <w:numId w:val="189"/>
        </w:numPr>
        <w:spacing w:before="100" w:beforeAutospacing="1" w:after="100" w:afterAutospacing="1" w:line="240" w:lineRule="auto"/>
        <w:rPr>
          <w:sz w:val="20"/>
          <w:szCs w:val="20"/>
        </w:rPr>
      </w:pPr>
      <w:r w:rsidRPr="00553174">
        <w:rPr>
          <w:sz w:val="20"/>
          <w:szCs w:val="20"/>
        </w:rPr>
        <w:t>    </w:t>
      </w:r>
      <w:r w:rsidRPr="00553174">
        <w:rPr>
          <w:rStyle w:val="annotation"/>
          <w:sz w:val="20"/>
          <w:szCs w:val="20"/>
        </w:rPr>
        <w:t>@Override</w:t>
      </w:r>
      <w:r w:rsidRPr="00553174">
        <w:rPr>
          <w:sz w:val="20"/>
          <w:szCs w:val="20"/>
        </w:rPr>
        <w:t>  </w:t>
      </w:r>
    </w:p>
    <w:p w:rsidR="00393950" w:rsidRPr="00553174" w:rsidRDefault="00393950" w:rsidP="00393950">
      <w:pPr>
        <w:numPr>
          <w:ilvl w:val="0"/>
          <w:numId w:val="189"/>
        </w:numPr>
        <w:spacing w:before="100" w:beforeAutospacing="1" w:after="100" w:afterAutospacing="1" w:line="240" w:lineRule="auto"/>
        <w:rPr>
          <w:sz w:val="20"/>
          <w:szCs w:val="20"/>
        </w:rPr>
      </w:pPr>
      <w:r w:rsidRPr="00553174">
        <w:rPr>
          <w:sz w:val="20"/>
          <w:szCs w:val="20"/>
        </w:rPr>
        <w:t>    </w:t>
      </w:r>
      <w:r w:rsidRPr="00553174">
        <w:rPr>
          <w:rStyle w:val="keyword"/>
          <w:sz w:val="20"/>
          <w:szCs w:val="20"/>
        </w:rPr>
        <w:t>public</w:t>
      </w:r>
      <w:r w:rsidRPr="00553174">
        <w:rPr>
          <w:sz w:val="20"/>
          <w:szCs w:val="20"/>
        </w:rPr>
        <w:t> </w:t>
      </w:r>
      <w:r w:rsidRPr="00553174">
        <w:rPr>
          <w:rStyle w:val="keyword"/>
          <w:sz w:val="20"/>
          <w:szCs w:val="20"/>
        </w:rPr>
        <w:t>void</w:t>
      </w:r>
      <w:r w:rsidRPr="00553174">
        <w:rPr>
          <w:sz w:val="20"/>
          <w:szCs w:val="20"/>
        </w:rPr>
        <w:t> execute() {  </w:t>
      </w:r>
    </w:p>
    <w:p w:rsidR="00393950" w:rsidRPr="00553174" w:rsidRDefault="00393950" w:rsidP="00393950">
      <w:pPr>
        <w:numPr>
          <w:ilvl w:val="0"/>
          <w:numId w:val="189"/>
        </w:numPr>
        <w:spacing w:before="100" w:beforeAutospacing="1" w:after="100" w:afterAutospacing="1" w:line="240" w:lineRule="auto"/>
        <w:rPr>
          <w:sz w:val="20"/>
          <w:szCs w:val="20"/>
        </w:rPr>
      </w:pPr>
      <w:r w:rsidRPr="00553174">
        <w:rPr>
          <w:sz w:val="20"/>
          <w:szCs w:val="20"/>
        </w:rPr>
        <w:t>        doc.save();  </w:t>
      </w:r>
    </w:p>
    <w:p w:rsidR="00393950" w:rsidRPr="00553174" w:rsidRDefault="00393950" w:rsidP="00393950">
      <w:pPr>
        <w:numPr>
          <w:ilvl w:val="0"/>
          <w:numId w:val="189"/>
        </w:numPr>
        <w:spacing w:before="100" w:beforeAutospacing="1" w:after="100" w:afterAutospacing="1" w:line="240" w:lineRule="auto"/>
        <w:rPr>
          <w:sz w:val="20"/>
          <w:szCs w:val="20"/>
        </w:rPr>
      </w:pPr>
      <w:r w:rsidRPr="00553174">
        <w:rPr>
          <w:sz w:val="20"/>
          <w:szCs w:val="20"/>
        </w:rPr>
        <w:t>    }  </w:t>
      </w:r>
    </w:p>
    <w:p w:rsidR="00393950" w:rsidRPr="00553174" w:rsidRDefault="00393950" w:rsidP="00393950">
      <w:pPr>
        <w:numPr>
          <w:ilvl w:val="0"/>
          <w:numId w:val="189"/>
        </w:numPr>
        <w:spacing w:before="100" w:beforeAutospacing="1" w:after="100" w:afterAutospacing="1" w:line="240" w:lineRule="auto"/>
        <w:rPr>
          <w:sz w:val="20"/>
          <w:szCs w:val="20"/>
        </w:rPr>
      </w:pPr>
      <w:r w:rsidRPr="00553174">
        <w:rPr>
          <w:sz w:val="20"/>
          <w:szCs w:val="20"/>
        </w:rPr>
        <w:t>}  </w:t>
      </w:r>
    </w:p>
    <w:p w:rsidR="00393950" w:rsidRPr="00553174" w:rsidRDefault="00393950" w:rsidP="00393950">
      <w:pPr>
        <w:pStyle w:val="Heading4"/>
        <w:rPr>
          <w:rFonts w:asciiTheme="minorHAnsi" w:hAnsiTheme="minorHAnsi"/>
          <w:sz w:val="20"/>
          <w:szCs w:val="20"/>
        </w:rPr>
      </w:pPr>
      <w:r w:rsidRPr="00553174">
        <w:rPr>
          <w:rFonts w:asciiTheme="minorHAnsi" w:hAnsiTheme="minorHAnsi"/>
          <w:sz w:val="20"/>
          <w:szCs w:val="20"/>
        </w:rPr>
        <w:t>Step 5</w:t>
      </w:r>
    </w:p>
    <w:p w:rsidR="00393950" w:rsidRPr="00553174" w:rsidRDefault="00393950" w:rsidP="00393950">
      <w:pPr>
        <w:pStyle w:val="NormalWeb"/>
        <w:rPr>
          <w:rFonts w:asciiTheme="minorHAnsi" w:hAnsiTheme="minorHAnsi"/>
          <w:sz w:val="20"/>
          <w:szCs w:val="20"/>
        </w:rPr>
      </w:pPr>
      <w:r w:rsidRPr="00553174">
        <w:rPr>
          <w:rFonts w:asciiTheme="minorHAnsi" w:hAnsiTheme="minorHAnsi"/>
          <w:sz w:val="20"/>
          <w:szCs w:val="20"/>
        </w:rPr>
        <w:t xml:space="preserve">Create a </w:t>
      </w:r>
      <w:r w:rsidRPr="00553174">
        <w:rPr>
          <w:rFonts w:asciiTheme="minorHAnsi" w:hAnsiTheme="minorHAnsi"/>
          <w:b/>
          <w:bCs/>
          <w:sz w:val="20"/>
          <w:szCs w:val="20"/>
        </w:rPr>
        <w:t>MenuOptions</w:t>
      </w:r>
      <w:r w:rsidRPr="00553174">
        <w:rPr>
          <w:rFonts w:asciiTheme="minorHAnsi" w:hAnsiTheme="minorHAnsi"/>
          <w:sz w:val="20"/>
          <w:szCs w:val="20"/>
        </w:rPr>
        <w:t xml:space="preserve"> class that will act as an Invoker.</w:t>
      </w:r>
    </w:p>
    <w:p w:rsidR="00393950" w:rsidRPr="00553174" w:rsidRDefault="00393950" w:rsidP="00393950">
      <w:pPr>
        <w:rPr>
          <w:sz w:val="20"/>
          <w:szCs w:val="20"/>
        </w:rPr>
      </w:pPr>
      <w:r w:rsidRPr="00553174">
        <w:rPr>
          <w:sz w:val="20"/>
          <w:szCs w:val="20"/>
        </w:rPr>
        <w:t>File: ActionSave.java</w:t>
      </w:r>
    </w:p>
    <w:p w:rsidR="00393950" w:rsidRPr="00553174" w:rsidRDefault="00393950" w:rsidP="00393950">
      <w:pPr>
        <w:numPr>
          <w:ilvl w:val="0"/>
          <w:numId w:val="190"/>
        </w:numPr>
        <w:spacing w:before="100" w:beforeAutospacing="1" w:after="100" w:afterAutospacing="1" w:line="240" w:lineRule="auto"/>
        <w:rPr>
          <w:sz w:val="20"/>
          <w:szCs w:val="20"/>
        </w:rPr>
      </w:pPr>
      <w:r w:rsidRPr="00553174">
        <w:rPr>
          <w:rStyle w:val="keyword"/>
          <w:sz w:val="20"/>
          <w:szCs w:val="20"/>
        </w:rPr>
        <w:t>public</w:t>
      </w:r>
      <w:r w:rsidRPr="00553174">
        <w:rPr>
          <w:sz w:val="20"/>
          <w:szCs w:val="20"/>
        </w:rPr>
        <w:t> </w:t>
      </w:r>
      <w:r w:rsidRPr="00553174">
        <w:rPr>
          <w:rStyle w:val="keyword"/>
          <w:sz w:val="20"/>
          <w:szCs w:val="20"/>
        </w:rPr>
        <w:t>class</w:t>
      </w:r>
      <w:r w:rsidRPr="00553174">
        <w:rPr>
          <w:sz w:val="20"/>
          <w:szCs w:val="20"/>
        </w:rPr>
        <w:t> ActionSave </w:t>
      </w:r>
      <w:r w:rsidRPr="00553174">
        <w:rPr>
          <w:rStyle w:val="keyword"/>
          <w:sz w:val="20"/>
          <w:szCs w:val="20"/>
        </w:rPr>
        <w:t>implements</w:t>
      </w:r>
      <w:r w:rsidRPr="00553174">
        <w:rPr>
          <w:sz w:val="20"/>
          <w:szCs w:val="20"/>
        </w:rPr>
        <w:t> ActionListenerCommand{  </w:t>
      </w:r>
    </w:p>
    <w:p w:rsidR="00393950" w:rsidRPr="00553174" w:rsidRDefault="00393950" w:rsidP="00393950">
      <w:pPr>
        <w:numPr>
          <w:ilvl w:val="0"/>
          <w:numId w:val="190"/>
        </w:numPr>
        <w:spacing w:before="100" w:beforeAutospacing="1" w:after="100" w:afterAutospacing="1" w:line="240" w:lineRule="auto"/>
        <w:rPr>
          <w:sz w:val="20"/>
          <w:szCs w:val="20"/>
        </w:rPr>
      </w:pPr>
      <w:r w:rsidRPr="00553174">
        <w:rPr>
          <w:sz w:val="20"/>
          <w:szCs w:val="20"/>
        </w:rPr>
        <w:t>   </w:t>
      </w:r>
      <w:r w:rsidRPr="00553174">
        <w:rPr>
          <w:rStyle w:val="keyword"/>
          <w:sz w:val="20"/>
          <w:szCs w:val="20"/>
        </w:rPr>
        <w:t>private</w:t>
      </w:r>
      <w:r w:rsidRPr="00553174">
        <w:rPr>
          <w:sz w:val="20"/>
          <w:szCs w:val="20"/>
        </w:rPr>
        <w:t> Document doc;  </w:t>
      </w:r>
    </w:p>
    <w:p w:rsidR="00393950" w:rsidRPr="00553174" w:rsidRDefault="00393950" w:rsidP="00393950">
      <w:pPr>
        <w:numPr>
          <w:ilvl w:val="0"/>
          <w:numId w:val="190"/>
        </w:numPr>
        <w:spacing w:before="100" w:beforeAutospacing="1" w:after="100" w:afterAutospacing="1" w:line="240" w:lineRule="auto"/>
        <w:rPr>
          <w:sz w:val="20"/>
          <w:szCs w:val="20"/>
        </w:rPr>
      </w:pPr>
      <w:r w:rsidRPr="00553174">
        <w:rPr>
          <w:sz w:val="20"/>
          <w:szCs w:val="20"/>
        </w:rPr>
        <w:t>    </w:t>
      </w:r>
      <w:r w:rsidRPr="00553174">
        <w:rPr>
          <w:rStyle w:val="keyword"/>
          <w:sz w:val="20"/>
          <w:szCs w:val="20"/>
        </w:rPr>
        <w:t>public</w:t>
      </w:r>
      <w:r w:rsidRPr="00553174">
        <w:rPr>
          <w:sz w:val="20"/>
          <w:szCs w:val="20"/>
        </w:rPr>
        <w:t> ActionSave(Document doc) {  </w:t>
      </w:r>
    </w:p>
    <w:p w:rsidR="00393950" w:rsidRPr="00553174" w:rsidRDefault="00393950" w:rsidP="00393950">
      <w:pPr>
        <w:numPr>
          <w:ilvl w:val="0"/>
          <w:numId w:val="190"/>
        </w:numPr>
        <w:spacing w:before="100" w:beforeAutospacing="1" w:after="100" w:afterAutospacing="1" w:line="240" w:lineRule="auto"/>
        <w:rPr>
          <w:sz w:val="20"/>
          <w:szCs w:val="20"/>
        </w:rPr>
      </w:pPr>
      <w:r w:rsidRPr="00553174">
        <w:rPr>
          <w:sz w:val="20"/>
          <w:szCs w:val="20"/>
        </w:rPr>
        <w:lastRenderedPageBreak/>
        <w:t>        </w:t>
      </w:r>
      <w:r w:rsidRPr="00553174">
        <w:rPr>
          <w:rStyle w:val="keyword"/>
          <w:sz w:val="20"/>
          <w:szCs w:val="20"/>
        </w:rPr>
        <w:t>this</w:t>
      </w:r>
      <w:r w:rsidRPr="00553174">
        <w:rPr>
          <w:sz w:val="20"/>
          <w:szCs w:val="20"/>
        </w:rPr>
        <w:t>.doc = doc;  </w:t>
      </w:r>
    </w:p>
    <w:p w:rsidR="00393950" w:rsidRPr="00553174" w:rsidRDefault="00393950" w:rsidP="00393950">
      <w:pPr>
        <w:numPr>
          <w:ilvl w:val="0"/>
          <w:numId w:val="190"/>
        </w:numPr>
        <w:spacing w:before="100" w:beforeAutospacing="1" w:after="100" w:afterAutospacing="1" w:line="240" w:lineRule="auto"/>
        <w:rPr>
          <w:sz w:val="20"/>
          <w:szCs w:val="20"/>
        </w:rPr>
      </w:pPr>
      <w:r w:rsidRPr="00553174">
        <w:rPr>
          <w:sz w:val="20"/>
          <w:szCs w:val="20"/>
        </w:rPr>
        <w:t>    }  </w:t>
      </w:r>
    </w:p>
    <w:p w:rsidR="00393950" w:rsidRPr="00553174" w:rsidRDefault="00393950" w:rsidP="00393950">
      <w:pPr>
        <w:numPr>
          <w:ilvl w:val="0"/>
          <w:numId w:val="190"/>
        </w:numPr>
        <w:spacing w:before="100" w:beforeAutospacing="1" w:after="100" w:afterAutospacing="1" w:line="240" w:lineRule="auto"/>
        <w:rPr>
          <w:sz w:val="20"/>
          <w:szCs w:val="20"/>
        </w:rPr>
      </w:pPr>
      <w:r w:rsidRPr="00553174">
        <w:rPr>
          <w:sz w:val="20"/>
          <w:szCs w:val="20"/>
        </w:rPr>
        <w:t>    </w:t>
      </w:r>
      <w:r w:rsidRPr="00553174">
        <w:rPr>
          <w:rStyle w:val="annotation"/>
          <w:sz w:val="20"/>
          <w:szCs w:val="20"/>
        </w:rPr>
        <w:t>@Override</w:t>
      </w:r>
      <w:r w:rsidRPr="00553174">
        <w:rPr>
          <w:sz w:val="20"/>
          <w:szCs w:val="20"/>
        </w:rPr>
        <w:t>  </w:t>
      </w:r>
    </w:p>
    <w:p w:rsidR="00393950" w:rsidRPr="00553174" w:rsidRDefault="00393950" w:rsidP="00393950">
      <w:pPr>
        <w:numPr>
          <w:ilvl w:val="0"/>
          <w:numId w:val="190"/>
        </w:numPr>
        <w:spacing w:before="100" w:beforeAutospacing="1" w:after="100" w:afterAutospacing="1" w:line="240" w:lineRule="auto"/>
        <w:rPr>
          <w:sz w:val="20"/>
          <w:szCs w:val="20"/>
        </w:rPr>
      </w:pPr>
      <w:r w:rsidRPr="00553174">
        <w:rPr>
          <w:sz w:val="20"/>
          <w:szCs w:val="20"/>
        </w:rPr>
        <w:t>    </w:t>
      </w:r>
      <w:r w:rsidRPr="00553174">
        <w:rPr>
          <w:rStyle w:val="keyword"/>
          <w:sz w:val="20"/>
          <w:szCs w:val="20"/>
        </w:rPr>
        <w:t>public</w:t>
      </w:r>
      <w:r w:rsidRPr="00553174">
        <w:rPr>
          <w:sz w:val="20"/>
          <w:szCs w:val="20"/>
        </w:rPr>
        <w:t> </w:t>
      </w:r>
      <w:r w:rsidRPr="00553174">
        <w:rPr>
          <w:rStyle w:val="keyword"/>
          <w:sz w:val="20"/>
          <w:szCs w:val="20"/>
        </w:rPr>
        <w:t>void</w:t>
      </w:r>
      <w:r w:rsidRPr="00553174">
        <w:rPr>
          <w:sz w:val="20"/>
          <w:szCs w:val="20"/>
        </w:rPr>
        <w:t> execute() {  </w:t>
      </w:r>
    </w:p>
    <w:p w:rsidR="00393950" w:rsidRPr="00553174" w:rsidRDefault="00393950" w:rsidP="00393950">
      <w:pPr>
        <w:numPr>
          <w:ilvl w:val="0"/>
          <w:numId w:val="190"/>
        </w:numPr>
        <w:spacing w:before="100" w:beforeAutospacing="1" w:after="100" w:afterAutospacing="1" w:line="240" w:lineRule="auto"/>
        <w:rPr>
          <w:sz w:val="20"/>
          <w:szCs w:val="20"/>
        </w:rPr>
      </w:pPr>
      <w:r w:rsidRPr="00553174">
        <w:rPr>
          <w:sz w:val="20"/>
          <w:szCs w:val="20"/>
        </w:rPr>
        <w:t>        doc.save();  </w:t>
      </w:r>
    </w:p>
    <w:p w:rsidR="00393950" w:rsidRPr="00553174" w:rsidRDefault="00393950" w:rsidP="00393950">
      <w:pPr>
        <w:numPr>
          <w:ilvl w:val="0"/>
          <w:numId w:val="190"/>
        </w:numPr>
        <w:spacing w:before="100" w:beforeAutospacing="1" w:after="100" w:afterAutospacing="1" w:line="240" w:lineRule="auto"/>
        <w:rPr>
          <w:sz w:val="20"/>
          <w:szCs w:val="20"/>
        </w:rPr>
      </w:pPr>
      <w:r w:rsidRPr="00553174">
        <w:rPr>
          <w:sz w:val="20"/>
          <w:szCs w:val="20"/>
        </w:rPr>
        <w:t>    }  </w:t>
      </w:r>
    </w:p>
    <w:p w:rsidR="00393950" w:rsidRPr="00553174" w:rsidRDefault="00393950" w:rsidP="00393950">
      <w:pPr>
        <w:numPr>
          <w:ilvl w:val="0"/>
          <w:numId w:val="190"/>
        </w:numPr>
        <w:spacing w:before="100" w:beforeAutospacing="1" w:after="100" w:afterAutospacing="1" w:line="240" w:lineRule="auto"/>
        <w:rPr>
          <w:sz w:val="20"/>
          <w:szCs w:val="20"/>
        </w:rPr>
      </w:pPr>
      <w:r w:rsidRPr="00553174">
        <w:rPr>
          <w:sz w:val="20"/>
          <w:szCs w:val="20"/>
        </w:rPr>
        <w:t>}  </w:t>
      </w:r>
    </w:p>
    <w:p w:rsidR="00393950" w:rsidRPr="00553174" w:rsidRDefault="00393950" w:rsidP="00393950">
      <w:pPr>
        <w:pStyle w:val="Heading4"/>
        <w:rPr>
          <w:rFonts w:asciiTheme="minorHAnsi" w:hAnsiTheme="minorHAnsi"/>
          <w:sz w:val="20"/>
          <w:szCs w:val="20"/>
        </w:rPr>
      </w:pPr>
      <w:r w:rsidRPr="00553174">
        <w:rPr>
          <w:rFonts w:asciiTheme="minorHAnsi" w:hAnsiTheme="minorHAnsi"/>
          <w:sz w:val="20"/>
          <w:szCs w:val="20"/>
        </w:rPr>
        <w:t>Step 6</w:t>
      </w:r>
    </w:p>
    <w:p w:rsidR="00393950" w:rsidRPr="00553174" w:rsidRDefault="00393950" w:rsidP="00393950">
      <w:pPr>
        <w:pStyle w:val="NormalWeb"/>
        <w:rPr>
          <w:rFonts w:asciiTheme="minorHAnsi" w:hAnsiTheme="minorHAnsi"/>
          <w:sz w:val="20"/>
          <w:szCs w:val="20"/>
        </w:rPr>
      </w:pPr>
      <w:r w:rsidRPr="00553174">
        <w:rPr>
          <w:rFonts w:asciiTheme="minorHAnsi" w:hAnsiTheme="minorHAnsi"/>
          <w:sz w:val="20"/>
          <w:szCs w:val="20"/>
        </w:rPr>
        <w:t xml:space="preserve">Create a </w:t>
      </w:r>
      <w:r w:rsidRPr="00553174">
        <w:rPr>
          <w:rFonts w:asciiTheme="minorHAnsi" w:hAnsiTheme="minorHAnsi"/>
          <w:b/>
          <w:bCs/>
          <w:sz w:val="20"/>
          <w:szCs w:val="20"/>
        </w:rPr>
        <w:t>CommanPatternClient</w:t>
      </w:r>
      <w:r w:rsidRPr="00553174">
        <w:rPr>
          <w:rFonts w:asciiTheme="minorHAnsi" w:hAnsiTheme="minorHAnsi"/>
          <w:sz w:val="20"/>
          <w:szCs w:val="20"/>
        </w:rPr>
        <w:t xml:space="preserve"> class that will act as a Client.</w:t>
      </w:r>
    </w:p>
    <w:p w:rsidR="00393950" w:rsidRPr="00553174" w:rsidRDefault="00393950" w:rsidP="00393950">
      <w:pPr>
        <w:rPr>
          <w:sz w:val="20"/>
          <w:szCs w:val="20"/>
        </w:rPr>
      </w:pPr>
      <w:r w:rsidRPr="00553174">
        <w:rPr>
          <w:sz w:val="20"/>
          <w:szCs w:val="20"/>
        </w:rPr>
        <w:t>File: AdapterPatternDemo.java</w:t>
      </w:r>
    </w:p>
    <w:p w:rsidR="00393950" w:rsidRPr="00553174" w:rsidRDefault="00393950" w:rsidP="00393950">
      <w:pPr>
        <w:numPr>
          <w:ilvl w:val="0"/>
          <w:numId w:val="191"/>
        </w:numPr>
        <w:spacing w:before="100" w:beforeAutospacing="1" w:after="100" w:afterAutospacing="1" w:line="240" w:lineRule="auto"/>
        <w:rPr>
          <w:sz w:val="20"/>
          <w:szCs w:val="20"/>
        </w:rPr>
      </w:pPr>
      <w:r w:rsidRPr="00553174">
        <w:rPr>
          <w:rStyle w:val="keyword"/>
          <w:sz w:val="20"/>
          <w:szCs w:val="20"/>
        </w:rPr>
        <w:t>public</w:t>
      </w:r>
      <w:r w:rsidRPr="00553174">
        <w:rPr>
          <w:sz w:val="20"/>
          <w:szCs w:val="20"/>
        </w:rPr>
        <w:t> </w:t>
      </w:r>
      <w:r w:rsidRPr="00553174">
        <w:rPr>
          <w:rStyle w:val="keyword"/>
          <w:sz w:val="20"/>
          <w:szCs w:val="20"/>
        </w:rPr>
        <w:t>class</w:t>
      </w:r>
      <w:r w:rsidRPr="00553174">
        <w:rPr>
          <w:sz w:val="20"/>
          <w:szCs w:val="20"/>
        </w:rPr>
        <w:t> CommandPatternClient {  </w:t>
      </w:r>
    </w:p>
    <w:p w:rsidR="00393950" w:rsidRPr="00553174" w:rsidRDefault="00393950" w:rsidP="00393950">
      <w:pPr>
        <w:numPr>
          <w:ilvl w:val="0"/>
          <w:numId w:val="191"/>
        </w:numPr>
        <w:spacing w:before="100" w:beforeAutospacing="1" w:after="100" w:afterAutospacing="1" w:line="240" w:lineRule="auto"/>
        <w:rPr>
          <w:sz w:val="20"/>
          <w:szCs w:val="20"/>
        </w:rPr>
      </w:pPr>
      <w:r w:rsidRPr="00553174">
        <w:rPr>
          <w:sz w:val="20"/>
          <w:szCs w:val="20"/>
        </w:rPr>
        <w:t>    </w:t>
      </w:r>
      <w:r w:rsidRPr="00553174">
        <w:rPr>
          <w:rStyle w:val="keyword"/>
          <w:sz w:val="20"/>
          <w:szCs w:val="20"/>
        </w:rPr>
        <w:t>public</w:t>
      </w:r>
      <w:r w:rsidRPr="00553174">
        <w:rPr>
          <w:sz w:val="20"/>
          <w:szCs w:val="20"/>
        </w:rPr>
        <w:t> </w:t>
      </w:r>
      <w:r w:rsidRPr="00553174">
        <w:rPr>
          <w:rStyle w:val="keyword"/>
          <w:sz w:val="20"/>
          <w:szCs w:val="20"/>
        </w:rPr>
        <w:t>static</w:t>
      </w:r>
      <w:r w:rsidRPr="00553174">
        <w:rPr>
          <w:sz w:val="20"/>
          <w:szCs w:val="20"/>
        </w:rPr>
        <w:t> </w:t>
      </w:r>
      <w:r w:rsidRPr="00553174">
        <w:rPr>
          <w:rStyle w:val="keyword"/>
          <w:sz w:val="20"/>
          <w:szCs w:val="20"/>
        </w:rPr>
        <w:t>void</w:t>
      </w:r>
      <w:r w:rsidRPr="00553174">
        <w:rPr>
          <w:sz w:val="20"/>
          <w:szCs w:val="20"/>
        </w:rPr>
        <w:t> main(String[] args) {  </w:t>
      </w:r>
    </w:p>
    <w:p w:rsidR="00393950" w:rsidRPr="00553174" w:rsidRDefault="00393950" w:rsidP="00393950">
      <w:pPr>
        <w:numPr>
          <w:ilvl w:val="0"/>
          <w:numId w:val="191"/>
        </w:numPr>
        <w:spacing w:before="100" w:beforeAutospacing="1" w:after="100" w:afterAutospacing="1" w:line="240" w:lineRule="auto"/>
        <w:rPr>
          <w:sz w:val="20"/>
          <w:szCs w:val="20"/>
        </w:rPr>
      </w:pPr>
      <w:r w:rsidRPr="00553174">
        <w:rPr>
          <w:sz w:val="20"/>
          <w:szCs w:val="20"/>
        </w:rPr>
        <w:t>        Document doc = </w:t>
      </w:r>
      <w:r w:rsidRPr="00553174">
        <w:rPr>
          <w:rStyle w:val="keyword"/>
          <w:sz w:val="20"/>
          <w:szCs w:val="20"/>
        </w:rPr>
        <w:t>new</w:t>
      </w:r>
      <w:r w:rsidRPr="00553174">
        <w:rPr>
          <w:sz w:val="20"/>
          <w:szCs w:val="20"/>
        </w:rPr>
        <w:t> Document();  </w:t>
      </w:r>
    </w:p>
    <w:p w:rsidR="00393950" w:rsidRPr="00553174" w:rsidRDefault="00393950" w:rsidP="00393950">
      <w:pPr>
        <w:numPr>
          <w:ilvl w:val="0"/>
          <w:numId w:val="191"/>
        </w:numPr>
        <w:spacing w:before="100" w:beforeAutospacing="1" w:after="100" w:afterAutospacing="1" w:line="240" w:lineRule="auto"/>
        <w:rPr>
          <w:sz w:val="20"/>
          <w:szCs w:val="20"/>
        </w:rPr>
      </w:pPr>
      <w:r w:rsidRPr="00553174">
        <w:rPr>
          <w:sz w:val="20"/>
          <w:szCs w:val="20"/>
        </w:rPr>
        <w:t>          </w:t>
      </w:r>
    </w:p>
    <w:p w:rsidR="00393950" w:rsidRPr="00553174" w:rsidRDefault="00393950" w:rsidP="00393950">
      <w:pPr>
        <w:numPr>
          <w:ilvl w:val="0"/>
          <w:numId w:val="191"/>
        </w:numPr>
        <w:spacing w:before="100" w:beforeAutospacing="1" w:after="100" w:afterAutospacing="1" w:line="240" w:lineRule="auto"/>
        <w:rPr>
          <w:sz w:val="20"/>
          <w:szCs w:val="20"/>
        </w:rPr>
      </w:pPr>
      <w:r w:rsidRPr="00553174">
        <w:rPr>
          <w:sz w:val="20"/>
          <w:szCs w:val="20"/>
        </w:rPr>
        <w:t>        ActionListenerCommand clickOpen = </w:t>
      </w:r>
      <w:r w:rsidRPr="00553174">
        <w:rPr>
          <w:rStyle w:val="keyword"/>
          <w:sz w:val="20"/>
          <w:szCs w:val="20"/>
        </w:rPr>
        <w:t>new</w:t>
      </w:r>
      <w:r w:rsidRPr="00553174">
        <w:rPr>
          <w:sz w:val="20"/>
          <w:szCs w:val="20"/>
        </w:rPr>
        <w:t> ActionOpen(doc);  </w:t>
      </w:r>
    </w:p>
    <w:p w:rsidR="00393950" w:rsidRPr="00553174" w:rsidRDefault="00393950" w:rsidP="00393950">
      <w:pPr>
        <w:numPr>
          <w:ilvl w:val="0"/>
          <w:numId w:val="191"/>
        </w:numPr>
        <w:spacing w:before="100" w:beforeAutospacing="1" w:after="100" w:afterAutospacing="1" w:line="240" w:lineRule="auto"/>
        <w:rPr>
          <w:sz w:val="20"/>
          <w:szCs w:val="20"/>
        </w:rPr>
      </w:pPr>
      <w:r w:rsidRPr="00553174">
        <w:rPr>
          <w:sz w:val="20"/>
          <w:szCs w:val="20"/>
        </w:rPr>
        <w:t>        ActionListenerCommand clickSave = </w:t>
      </w:r>
      <w:r w:rsidRPr="00553174">
        <w:rPr>
          <w:rStyle w:val="keyword"/>
          <w:sz w:val="20"/>
          <w:szCs w:val="20"/>
        </w:rPr>
        <w:t>new</w:t>
      </w:r>
      <w:r w:rsidRPr="00553174">
        <w:rPr>
          <w:sz w:val="20"/>
          <w:szCs w:val="20"/>
        </w:rPr>
        <w:t> ActionSave(doc);  </w:t>
      </w:r>
    </w:p>
    <w:p w:rsidR="00393950" w:rsidRPr="00553174" w:rsidRDefault="00393950" w:rsidP="00393950">
      <w:pPr>
        <w:numPr>
          <w:ilvl w:val="0"/>
          <w:numId w:val="191"/>
        </w:numPr>
        <w:spacing w:before="100" w:beforeAutospacing="1" w:after="100" w:afterAutospacing="1" w:line="240" w:lineRule="auto"/>
        <w:rPr>
          <w:sz w:val="20"/>
          <w:szCs w:val="20"/>
        </w:rPr>
      </w:pPr>
      <w:r w:rsidRPr="00553174">
        <w:rPr>
          <w:sz w:val="20"/>
          <w:szCs w:val="20"/>
        </w:rPr>
        <w:t>          </w:t>
      </w:r>
    </w:p>
    <w:p w:rsidR="00393950" w:rsidRPr="00553174" w:rsidRDefault="00393950" w:rsidP="00393950">
      <w:pPr>
        <w:numPr>
          <w:ilvl w:val="0"/>
          <w:numId w:val="191"/>
        </w:numPr>
        <w:spacing w:before="100" w:beforeAutospacing="1" w:after="100" w:afterAutospacing="1" w:line="240" w:lineRule="auto"/>
        <w:rPr>
          <w:sz w:val="20"/>
          <w:szCs w:val="20"/>
        </w:rPr>
      </w:pPr>
      <w:r w:rsidRPr="00553174">
        <w:rPr>
          <w:sz w:val="20"/>
          <w:szCs w:val="20"/>
        </w:rPr>
        <w:t>        MenuOptions menu = </w:t>
      </w:r>
      <w:r w:rsidRPr="00553174">
        <w:rPr>
          <w:rStyle w:val="keyword"/>
          <w:sz w:val="20"/>
          <w:szCs w:val="20"/>
        </w:rPr>
        <w:t>new</w:t>
      </w:r>
      <w:r w:rsidRPr="00553174">
        <w:rPr>
          <w:sz w:val="20"/>
          <w:szCs w:val="20"/>
        </w:rPr>
        <w:t> MenuOptions(clickOpen, clickSave);  </w:t>
      </w:r>
    </w:p>
    <w:p w:rsidR="00393950" w:rsidRPr="00553174" w:rsidRDefault="00393950" w:rsidP="00393950">
      <w:pPr>
        <w:numPr>
          <w:ilvl w:val="0"/>
          <w:numId w:val="191"/>
        </w:numPr>
        <w:spacing w:before="100" w:beforeAutospacing="1" w:after="100" w:afterAutospacing="1" w:line="240" w:lineRule="auto"/>
        <w:rPr>
          <w:sz w:val="20"/>
          <w:szCs w:val="20"/>
        </w:rPr>
      </w:pPr>
      <w:r w:rsidRPr="00553174">
        <w:rPr>
          <w:sz w:val="20"/>
          <w:szCs w:val="20"/>
        </w:rPr>
        <w:t>          </w:t>
      </w:r>
    </w:p>
    <w:p w:rsidR="00393950" w:rsidRPr="00553174" w:rsidRDefault="00393950" w:rsidP="00393950">
      <w:pPr>
        <w:numPr>
          <w:ilvl w:val="0"/>
          <w:numId w:val="191"/>
        </w:numPr>
        <w:spacing w:before="100" w:beforeAutospacing="1" w:after="100" w:afterAutospacing="1" w:line="240" w:lineRule="auto"/>
        <w:rPr>
          <w:sz w:val="20"/>
          <w:szCs w:val="20"/>
        </w:rPr>
      </w:pPr>
      <w:r w:rsidRPr="00553174">
        <w:rPr>
          <w:sz w:val="20"/>
          <w:szCs w:val="20"/>
        </w:rPr>
        <w:t>        menu.clickOpen();  </w:t>
      </w:r>
    </w:p>
    <w:p w:rsidR="00393950" w:rsidRPr="00553174" w:rsidRDefault="00393950" w:rsidP="00393950">
      <w:pPr>
        <w:numPr>
          <w:ilvl w:val="0"/>
          <w:numId w:val="191"/>
        </w:numPr>
        <w:spacing w:before="100" w:beforeAutospacing="1" w:after="100" w:afterAutospacing="1" w:line="240" w:lineRule="auto"/>
        <w:rPr>
          <w:sz w:val="20"/>
          <w:szCs w:val="20"/>
        </w:rPr>
      </w:pPr>
      <w:r w:rsidRPr="00553174">
        <w:rPr>
          <w:sz w:val="20"/>
          <w:szCs w:val="20"/>
        </w:rPr>
        <w:t>        menu.clickSave();  </w:t>
      </w:r>
    </w:p>
    <w:p w:rsidR="00393950" w:rsidRPr="00553174" w:rsidRDefault="00393950" w:rsidP="00393950">
      <w:pPr>
        <w:numPr>
          <w:ilvl w:val="0"/>
          <w:numId w:val="191"/>
        </w:numPr>
        <w:spacing w:before="100" w:beforeAutospacing="1" w:after="100" w:afterAutospacing="1" w:line="240" w:lineRule="auto"/>
        <w:rPr>
          <w:sz w:val="20"/>
          <w:szCs w:val="20"/>
        </w:rPr>
      </w:pPr>
      <w:r w:rsidRPr="00553174">
        <w:rPr>
          <w:sz w:val="20"/>
          <w:szCs w:val="20"/>
        </w:rPr>
        <w:t>   }  </w:t>
      </w:r>
    </w:p>
    <w:p w:rsidR="00393950" w:rsidRPr="00553174" w:rsidRDefault="00393950" w:rsidP="00393950">
      <w:pPr>
        <w:numPr>
          <w:ilvl w:val="0"/>
          <w:numId w:val="191"/>
        </w:numPr>
        <w:spacing w:before="100" w:beforeAutospacing="1" w:after="100" w:afterAutospacing="1" w:line="240" w:lineRule="auto"/>
        <w:rPr>
          <w:sz w:val="20"/>
          <w:szCs w:val="20"/>
        </w:rPr>
      </w:pPr>
      <w:r w:rsidRPr="00553174">
        <w:rPr>
          <w:sz w:val="20"/>
          <w:szCs w:val="20"/>
        </w:rPr>
        <w:t>}  </w:t>
      </w:r>
    </w:p>
    <w:p w:rsidR="00393950" w:rsidRPr="00553174" w:rsidRDefault="00393950" w:rsidP="00393950">
      <w:pPr>
        <w:spacing w:after="0"/>
        <w:rPr>
          <w:sz w:val="20"/>
          <w:szCs w:val="20"/>
        </w:rPr>
      </w:pPr>
      <w:r w:rsidRPr="00553174">
        <w:rPr>
          <w:sz w:val="20"/>
          <w:szCs w:val="20"/>
        </w:rPr>
        <w:pict>
          <v:rect id="_x0000_i1059" style="width:0;height:1.5pt" o:hralign="center" o:hrstd="t" o:hr="t" fillcolor="#a0a0a0" stroked="f"/>
        </w:pict>
      </w:r>
    </w:p>
    <w:p w:rsidR="00393950" w:rsidRPr="00553174" w:rsidRDefault="00393950" w:rsidP="00393950">
      <w:pPr>
        <w:pStyle w:val="Heading4"/>
        <w:rPr>
          <w:rFonts w:asciiTheme="minorHAnsi" w:hAnsiTheme="minorHAnsi"/>
          <w:sz w:val="20"/>
          <w:szCs w:val="20"/>
        </w:rPr>
      </w:pPr>
      <w:r w:rsidRPr="00553174">
        <w:rPr>
          <w:rFonts w:asciiTheme="minorHAnsi" w:hAnsiTheme="minorHAnsi"/>
          <w:sz w:val="20"/>
          <w:szCs w:val="20"/>
        </w:rPr>
        <w:t>Output</w:t>
      </w:r>
    </w:p>
    <w:p w:rsidR="00393950" w:rsidRPr="00553174" w:rsidRDefault="00393950" w:rsidP="00393950">
      <w:pPr>
        <w:numPr>
          <w:ilvl w:val="0"/>
          <w:numId w:val="192"/>
        </w:numPr>
        <w:spacing w:before="100" w:beforeAutospacing="1" w:after="100" w:afterAutospacing="1" w:line="240" w:lineRule="auto"/>
        <w:rPr>
          <w:sz w:val="20"/>
          <w:szCs w:val="20"/>
        </w:rPr>
      </w:pPr>
      <w:r w:rsidRPr="00553174">
        <w:rPr>
          <w:sz w:val="20"/>
          <w:szCs w:val="20"/>
        </w:rPr>
        <w:t>Document Opened  </w:t>
      </w:r>
    </w:p>
    <w:p w:rsidR="00393950" w:rsidRPr="00553174" w:rsidRDefault="00393950" w:rsidP="00393950">
      <w:pPr>
        <w:numPr>
          <w:ilvl w:val="0"/>
          <w:numId w:val="192"/>
        </w:numPr>
        <w:spacing w:before="100" w:beforeAutospacing="1" w:after="100" w:afterAutospacing="1" w:line="240" w:lineRule="auto"/>
        <w:rPr>
          <w:sz w:val="20"/>
          <w:szCs w:val="20"/>
        </w:rPr>
      </w:pPr>
      <w:r w:rsidRPr="00553174">
        <w:rPr>
          <w:sz w:val="20"/>
          <w:szCs w:val="20"/>
        </w:rPr>
        <w:t>Document Saved  </w:t>
      </w:r>
    </w:p>
    <w:p w:rsidR="002A372F" w:rsidRPr="00553174" w:rsidRDefault="00607E4F" w:rsidP="00695A63">
      <w:pPr>
        <w:shd w:val="clear" w:color="auto" w:fill="F9FBF9"/>
        <w:spacing w:after="0" w:line="345" w:lineRule="atLeast"/>
        <w:jc w:val="both"/>
        <w:rPr>
          <w:b/>
          <w:color w:val="000000"/>
          <w:sz w:val="20"/>
          <w:szCs w:val="20"/>
        </w:rPr>
      </w:pPr>
      <w:r w:rsidRPr="00553174">
        <w:rPr>
          <w:b/>
          <w:color w:val="000000"/>
          <w:sz w:val="20"/>
          <w:szCs w:val="20"/>
        </w:rPr>
        <w:t>Template method:</w:t>
      </w: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9324"/>
        <w:gridCol w:w="36"/>
      </w:tblGrid>
      <w:tr w:rsidR="00607E4F" w:rsidRPr="00553174" w:rsidTr="00607E4F">
        <w:trPr>
          <w:tblCellSpacing w:w="0" w:type="dxa"/>
        </w:trPr>
        <w:tc>
          <w:tcPr>
            <w:tcW w:w="0" w:type="auto"/>
            <w:vAlign w:val="center"/>
            <w:hideMark/>
          </w:tcPr>
          <w:p w:rsidR="00607E4F" w:rsidRPr="00553174" w:rsidRDefault="00607E4F" w:rsidP="00607E4F">
            <w:pPr>
              <w:rPr>
                <w:sz w:val="20"/>
                <w:szCs w:val="20"/>
              </w:rPr>
            </w:pPr>
            <w:r w:rsidRPr="00553174">
              <w:rPr>
                <w:rFonts w:cs="Arial"/>
                <w:sz w:val="20"/>
                <w:szCs w:val="20"/>
              </w:rPr>
              <w:t xml:space="preserve">The </w:t>
            </w:r>
            <w:r w:rsidRPr="00553174">
              <w:rPr>
                <w:rFonts w:cs="Arial"/>
                <w:b/>
                <w:bCs/>
                <w:color w:val="3D85C6"/>
                <w:sz w:val="20"/>
                <w:szCs w:val="20"/>
              </w:rPr>
              <w:t>Template Method Design Pattern</w:t>
            </w:r>
            <w:r w:rsidRPr="00553174">
              <w:rPr>
                <w:rFonts w:cs="Arial"/>
                <w:sz w:val="20"/>
                <w:szCs w:val="20"/>
              </w:rPr>
              <w:t xml:space="preserve"> allows you to declare a general logic at the parent class so that all the child classes can use the general logic. To give an example, the general way of building a car is to build the skeleton first, followed by the installation of the engine, and finally the installation of the doors. This general sequence of building the car is the template method, since you will always need to use this logic no matter what types of cars you are building.  </w:t>
            </w:r>
          </w:p>
        </w:tc>
        <w:tc>
          <w:tcPr>
            <w:tcW w:w="0" w:type="auto"/>
            <w:vAlign w:val="center"/>
            <w:hideMark/>
          </w:tcPr>
          <w:p w:rsidR="00607E4F" w:rsidRPr="00553174" w:rsidRDefault="00607E4F">
            <w:pPr>
              <w:rPr>
                <w:sz w:val="20"/>
                <w:szCs w:val="20"/>
              </w:rPr>
            </w:pPr>
          </w:p>
        </w:tc>
      </w:tr>
    </w:tbl>
    <w:p w:rsidR="00607E4F" w:rsidRPr="00553174" w:rsidRDefault="00607E4F" w:rsidP="00607E4F">
      <w:pPr>
        <w:spacing w:after="240"/>
        <w:rPr>
          <w:sz w:val="20"/>
          <w:szCs w:val="20"/>
        </w:rPr>
      </w:pPr>
      <w:r w:rsidRPr="00553174">
        <w:rPr>
          <w:rFonts w:cs="Arial"/>
          <w:sz w:val="20"/>
          <w:szCs w:val="20"/>
        </w:rPr>
        <w:t xml:space="preserve">The key to the template method pattern is that we put the general logic at the abstract parent class, and let the child class define the specifics. Let’s look at the </w:t>
      </w:r>
      <w:hyperlink r:id="rId78" w:tgtFrame="_blank" w:history="1">
        <w:r w:rsidRPr="00553174">
          <w:rPr>
            <w:rStyle w:val="Hyperlink"/>
            <w:rFonts w:cs="Arial"/>
            <w:sz w:val="20"/>
            <w:szCs w:val="20"/>
          </w:rPr>
          <w:t>UML</w:t>
        </w:r>
      </w:hyperlink>
      <w:r w:rsidRPr="00553174">
        <w:rPr>
          <w:rFonts w:cs="Arial"/>
          <w:sz w:val="20"/>
          <w:szCs w:val="20"/>
        </w:rPr>
        <w:t xml:space="preserve"> of the template method pattern, then we will look at an example to see how it works. The </w:t>
      </w:r>
      <w:hyperlink r:id="rId79" w:tgtFrame="_blank" w:history="1">
        <w:r w:rsidRPr="00553174">
          <w:rPr>
            <w:rStyle w:val="Hyperlink"/>
            <w:rFonts w:cs="Arial"/>
            <w:sz w:val="20"/>
            <w:szCs w:val="20"/>
          </w:rPr>
          <w:t>UML</w:t>
        </w:r>
      </w:hyperlink>
      <w:r w:rsidRPr="00553174">
        <w:rPr>
          <w:rFonts w:cs="Arial"/>
          <w:sz w:val="20"/>
          <w:szCs w:val="20"/>
        </w:rPr>
        <w:t xml:space="preserve"> of the Template Method pattern is shown below:</w:t>
      </w:r>
    </w:p>
    <w:p w:rsidR="00607E4F" w:rsidRPr="00553174" w:rsidRDefault="00607E4F" w:rsidP="00607E4F">
      <w:pPr>
        <w:spacing w:after="0"/>
        <w:rPr>
          <w:sz w:val="20"/>
          <w:szCs w:val="20"/>
        </w:rPr>
      </w:pPr>
      <w:r w:rsidRPr="00553174">
        <w:rPr>
          <w:rFonts w:cs="Arial"/>
          <w:noProof/>
          <w:color w:val="0000FF"/>
          <w:sz w:val="20"/>
          <w:szCs w:val="20"/>
        </w:rPr>
        <w:lastRenderedPageBreak/>
        <w:drawing>
          <wp:inline distT="0" distB="0" distL="0" distR="0">
            <wp:extent cx="1638300" cy="3019425"/>
            <wp:effectExtent l="0" t="0" r="0" b="9525"/>
            <wp:docPr id="30" name="Picture 30" descr="http://www.dotnetlead.com/_/rsrc/1302735138538/design-patterns/template-method/template1.png">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www.dotnetlead.com/_/rsrc/1302735138538/design-patterns/template-method/template1.png">
                      <a:hlinkClick r:id="rId80"/>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638300" cy="3019425"/>
                    </a:xfrm>
                    <a:prstGeom prst="rect">
                      <a:avLst/>
                    </a:prstGeom>
                    <a:noFill/>
                    <a:ln>
                      <a:noFill/>
                    </a:ln>
                  </pic:spPr>
                </pic:pic>
              </a:graphicData>
            </a:graphic>
          </wp:inline>
        </w:drawing>
      </w:r>
    </w:p>
    <w:p w:rsidR="00607E4F" w:rsidRPr="00553174" w:rsidRDefault="00607E4F" w:rsidP="00607E4F">
      <w:pPr>
        <w:numPr>
          <w:ilvl w:val="0"/>
          <w:numId w:val="193"/>
        </w:numPr>
        <w:spacing w:before="100" w:beforeAutospacing="1" w:after="100" w:afterAutospacing="1" w:line="240" w:lineRule="auto"/>
        <w:rPr>
          <w:sz w:val="20"/>
          <w:szCs w:val="20"/>
        </w:rPr>
      </w:pPr>
      <w:r w:rsidRPr="00553174">
        <w:rPr>
          <w:rFonts w:cs="Arial"/>
          <w:sz w:val="20"/>
          <w:szCs w:val="20"/>
        </w:rPr>
        <w:t xml:space="preserve">The </w:t>
      </w:r>
      <w:r w:rsidRPr="00553174">
        <w:rPr>
          <w:rFonts w:cs="Arial"/>
          <w:i/>
          <w:iCs/>
          <w:color w:val="0B5394"/>
          <w:sz w:val="20"/>
          <w:szCs w:val="20"/>
        </w:rPr>
        <w:t>Template</w:t>
      </w:r>
      <w:r w:rsidRPr="00553174">
        <w:rPr>
          <w:rFonts w:cs="Arial"/>
          <w:color w:val="0B5394"/>
          <w:sz w:val="20"/>
          <w:szCs w:val="20"/>
        </w:rPr>
        <w:t xml:space="preserve"> </w:t>
      </w:r>
      <w:r w:rsidRPr="00553174">
        <w:rPr>
          <w:rFonts w:cs="Arial"/>
          <w:sz w:val="20"/>
          <w:szCs w:val="20"/>
        </w:rPr>
        <w:t>class is the abstract parent class that contains the general logic.</w:t>
      </w:r>
    </w:p>
    <w:p w:rsidR="00607E4F" w:rsidRPr="00553174" w:rsidRDefault="00607E4F" w:rsidP="00607E4F">
      <w:pPr>
        <w:spacing w:after="0"/>
        <w:ind w:left="720"/>
        <w:rPr>
          <w:sz w:val="20"/>
          <w:szCs w:val="20"/>
        </w:rPr>
      </w:pPr>
    </w:p>
    <w:p w:rsidR="00607E4F" w:rsidRPr="00553174" w:rsidRDefault="00607E4F" w:rsidP="00607E4F">
      <w:pPr>
        <w:numPr>
          <w:ilvl w:val="1"/>
          <w:numId w:val="193"/>
        </w:numPr>
        <w:spacing w:before="100" w:beforeAutospacing="1" w:after="100" w:afterAutospacing="1" w:line="240" w:lineRule="auto"/>
        <w:rPr>
          <w:sz w:val="20"/>
          <w:szCs w:val="20"/>
        </w:rPr>
      </w:pPr>
      <w:r w:rsidRPr="00553174">
        <w:rPr>
          <w:rFonts w:cs="Arial"/>
          <w:sz w:val="20"/>
          <w:szCs w:val="20"/>
        </w:rPr>
        <w:t xml:space="preserve">It has the </w:t>
      </w:r>
      <w:r w:rsidRPr="00553174">
        <w:rPr>
          <w:rFonts w:cs="Arial"/>
          <w:i/>
          <w:iCs/>
          <w:color w:val="0B5394"/>
          <w:sz w:val="20"/>
          <w:szCs w:val="20"/>
        </w:rPr>
        <w:t>Operation1</w:t>
      </w:r>
      <w:r w:rsidRPr="00553174">
        <w:rPr>
          <w:rFonts w:cs="Arial"/>
          <w:i/>
          <w:iCs/>
          <w:sz w:val="20"/>
          <w:szCs w:val="20"/>
        </w:rPr>
        <w:t xml:space="preserve">, </w:t>
      </w:r>
      <w:r w:rsidRPr="00553174">
        <w:rPr>
          <w:rFonts w:cs="Arial"/>
          <w:i/>
          <w:iCs/>
          <w:color w:val="0B5394"/>
          <w:sz w:val="20"/>
          <w:szCs w:val="20"/>
        </w:rPr>
        <w:t>Operation2</w:t>
      </w:r>
      <w:r w:rsidRPr="00553174">
        <w:rPr>
          <w:rFonts w:cs="Arial"/>
          <w:i/>
          <w:iCs/>
          <w:sz w:val="20"/>
          <w:szCs w:val="20"/>
        </w:rPr>
        <w:t xml:space="preserve">, </w:t>
      </w:r>
      <w:r w:rsidRPr="00553174">
        <w:rPr>
          <w:rFonts w:cs="Arial"/>
          <w:sz w:val="20"/>
          <w:szCs w:val="20"/>
        </w:rPr>
        <w:t xml:space="preserve">and </w:t>
      </w:r>
      <w:r w:rsidRPr="00553174">
        <w:rPr>
          <w:rFonts w:cs="Arial"/>
          <w:i/>
          <w:iCs/>
          <w:color w:val="0B5394"/>
          <w:sz w:val="20"/>
          <w:szCs w:val="20"/>
        </w:rPr>
        <w:t>Operation3</w:t>
      </w:r>
      <w:r w:rsidRPr="00553174">
        <w:rPr>
          <w:rFonts w:cs="Arial"/>
          <w:color w:val="0B5394"/>
          <w:sz w:val="20"/>
          <w:szCs w:val="20"/>
        </w:rPr>
        <w:t xml:space="preserve"> </w:t>
      </w:r>
      <w:r w:rsidRPr="00553174">
        <w:rPr>
          <w:rFonts w:cs="Arial"/>
          <w:sz w:val="20"/>
          <w:szCs w:val="20"/>
        </w:rPr>
        <w:t>methods, which are method stubs for the child classes to implement.</w:t>
      </w:r>
    </w:p>
    <w:p w:rsidR="00607E4F" w:rsidRPr="00553174" w:rsidRDefault="00607E4F" w:rsidP="00607E4F">
      <w:pPr>
        <w:numPr>
          <w:ilvl w:val="1"/>
          <w:numId w:val="194"/>
        </w:numPr>
        <w:spacing w:before="100" w:beforeAutospacing="1" w:after="100" w:afterAutospacing="1" w:line="240" w:lineRule="auto"/>
        <w:rPr>
          <w:sz w:val="20"/>
          <w:szCs w:val="20"/>
        </w:rPr>
      </w:pPr>
      <w:r w:rsidRPr="00553174">
        <w:rPr>
          <w:rFonts w:cs="Arial"/>
          <w:sz w:val="20"/>
          <w:szCs w:val="20"/>
        </w:rPr>
        <w:t xml:space="preserve">It has the </w:t>
      </w:r>
      <w:r w:rsidRPr="00553174">
        <w:rPr>
          <w:rFonts w:cs="Arial"/>
          <w:i/>
          <w:iCs/>
          <w:color w:val="0B5394"/>
          <w:sz w:val="20"/>
          <w:szCs w:val="20"/>
        </w:rPr>
        <w:t>TemplateMethod</w:t>
      </w:r>
      <w:r w:rsidRPr="00553174">
        <w:rPr>
          <w:rFonts w:cs="Arial"/>
          <w:color w:val="0B5394"/>
          <w:sz w:val="20"/>
          <w:szCs w:val="20"/>
        </w:rPr>
        <w:t xml:space="preserve"> </w:t>
      </w:r>
      <w:r w:rsidRPr="00553174">
        <w:rPr>
          <w:rFonts w:cs="Arial"/>
          <w:sz w:val="20"/>
          <w:szCs w:val="20"/>
        </w:rPr>
        <w:t xml:space="preserve">method, which contains the general logic. In the diagram it shows that the general logic calls </w:t>
      </w:r>
      <w:r w:rsidRPr="00553174">
        <w:rPr>
          <w:rFonts w:cs="Arial"/>
          <w:i/>
          <w:iCs/>
          <w:color w:val="0B5394"/>
          <w:sz w:val="20"/>
          <w:szCs w:val="20"/>
        </w:rPr>
        <w:t>Operation1</w:t>
      </w:r>
      <w:r w:rsidRPr="00553174">
        <w:rPr>
          <w:rFonts w:cs="Arial"/>
          <w:i/>
          <w:iCs/>
          <w:sz w:val="20"/>
          <w:szCs w:val="20"/>
        </w:rPr>
        <w:t xml:space="preserve">, </w:t>
      </w:r>
      <w:r w:rsidRPr="00553174">
        <w:rPr>
          <w:rFonts w:cs="Arial"/>
          <w:sz w:val="20"/>
          <w:szCs w:val="20"/>
        </w:rPr>
        <w:t xml:space="preserve">followed by </w:t>
      </w:r>
      <w:r w:rsidRPr="00553174">
        <w:rPr>
          <w:rFonts w:cs="Arial"/>
          <w:i/>
          <w:iCs/>
          <w:color w:val="0B5394"/>
          <w:sz w:val="20"/>
          <w:szCs w:val="20"/>
        </w:rPr>
        <w:t>Operation2</w:t>
      </w:r>
      <w:r w:rsidRPr="00553174">
        <w:rPr>
          <w:rFonts w:cs="Arial"/>
          <w:sz w:val="20"/>
          <w:szCs w:val="20"/>
        </w:rPr>
        <w:t xml:space="preserve">, and finally </w:t>
      </w:r>
      <w:r w:rsidRPr="00553174">
        <w:rPr>
          <w:rFonts w:cs="Arial"/>
          <w:i/>
          <w:iCs/>
          <w:color w:val="0B5394"/>
          <w:sz w:val="20"/>
          <w:szCs w:val="20"/>
        </w:rPr>
        <w:t>Operation3</w:t>
      </w:r>
      <w:r w:rsidRPr="00553174">
        <w:rPr>
          <w:rFonts w:cs="Arial"/>
          <w:sz w:val="20"/>
          <w:szCs w:val="20"/>
        </w:rPr>
        <w:t>.</w:t>
      </w:r>
    </w:p>
    <w:p w:rsidR="00607E4F" w:rsidRPr="00553174" w:rsidRDefault="00607E4F" w:rsidP="00607E4F">
      <w:pPr>
        <w:numPr>
          <w:ilvl w:val="0"/>
          <w:numId w:val="195"/>
        </w:numPr>
        <w:spacing w:before="100" w:beforeAutospacing="1" w:after="100" w:afterAutospacing="1" w:line="240" w:lineRule="auto"/>
        <w:rPr>
          <w:sz w:val="20"/>
          <w:szCs w:val="20"/>
        </w:rPr>
      </w:pPr>
      <w:r w:rsidRPr="00553174">
        <w:rPr>
          <w:rFonts w:cs="Arial"/>
          <w:sz w:val="20"/>
          <w:szCs w:val="20"/>
        </w:rPr>
        <w:t xml:space="preserve">The </w:t>
      </w:r>
      <w:r w:rsidRPr="00553174">
        <w:rPr>
          <w:rFonts w:cs="Arial"/>
          <w:i/>
          <w:iCs/>
          <w:color w:val="0B5394"/>
          <w:sz w:val="20"/>
          <w:szCs w:val="20"/>
        </w:rPr>
        <w:t>Implementation</w:t>
      </w:r>
      <w:r w:rsidRPr="00553174">
        <w:rPr>
          <w:rFonts w:cs="Arial"/>
          <w:color w:val="0B5394"/>
          <w:sz w:val="20"/>
          <w:szCs w:val="20"/>
        </w:rPr>
        <w:t xml:space="preserve"> </w:t>
      </w:r>
      <w:r w:rsidRPr="00553174">
        <w:rPr>
          <w:rFonts w:cs="Arial"/>
          <w:sz w:val="20"/>
          <w:szCs w:val="20"/>
        </w:rPr>
        <w:t xml:space="preserve">class is the child class of the </w:t>
      </w:r>
      <w:r w:rsidRPr="00553174">
        <w:rPr>
          <w:rFonts w:cs="Arial"/>
          <w:i/>
          <w:iCs/>
          <w:color w:val="0B5394"/>
          <w:sz w:val="20"/>
          <w:szCs w:val="20"/>
        </w:rPr>
        <w:t>Template</w:t>
      </w:r>
      <w:r w:rsidRPr="00553174">
        <w:rPr>
          <w:rFonts w:cs="Arial"/>
          <w:color w:val="0B5394"/>
          <w:sz w:val="20"/>
          <w:szCs w:val="20"/>
        </w:rPr>
        <w:t xml:space="preserve"> </w:t>
      </w:r>
      <w:r w:rsidRPr="00553174">
        <w:rPr>
          <w:rFonts w:cs="Arial"/>
          <w:sz w:val="20"/>
          <w:szCs w:val="20"/>
        </w:rPr>
        <w:t xml:space="preserve">class. You will have multiple </w:t>
      </w:r>
      <w:r w:rsidRPr="00553174">
        <w:rPr>
          <w:rFonts w:cs="Arial"/>
          <w:i/>
          <w:iCs/>
          <w:color w:val="0B5394"/>
          <w:sz w:val="20"/>
          <w:szCs w:val="20"/>
        </w:rPr>
        <w:t>Implementation</w:t>
      </w:r>
      <w:r w:rsidRPr="00553174">
        <w:rPr>
          <w:rFonts w:cs="Arial"/>
          <w:color w:val="0B5394"/>
          <w:sz w:val="20"/>
          <w:szCs w:val="20"/>
        </w:rPr>
        <w:t xml:space="preserve"> </w:t>
      </w:r>
      <w:r w:rsidRPr="00553174">
        <w:rPr>
          <w:rFonts w:cs="Arial"/>
          <w:sz w:val="20"/>
          <w:szCs w:val="20"/>
        </w:rPr>
        <w:t>classes where each has its own specific implementation.</w:t>
      </w:r>
    </w:p>
    <w:p w:rsidR="00607E4F" w:rsidRPr="00553174" w:rsidRDefault="00607E4F" w:rsidP="00607E4F">
      <w:pPr>
        <w:numPr>
          <w:ilvl w:val="1"/>
          <w:numId w:val="196"/>
        </w:numPr>
        <w:spacing w:before="100" w:beforeAutospacing="1" w:after="100" w:afterAutospacing="1" w:line="240" w:lineRule="auto"/>
        <w:rPr>
          <w:sz w:val="20"/>
          <w:szCs w:val="20"/>
        </w:rPr>
      </w:pPr>
      <w:r w:rsidRPr="00553174">
        <w:rPr>
          <w:rFonts w:cs="Arial"/>
          <w:sz w:val="20"/>
          <w:szCs w:val="20"/>
        </w:rPr>
        <w:t xml:space="preserve">It has the </w:t>
      </w:r>
      <w:r w:rsidRPr="00553174">
        <w:rPr>
          <w:rFonts w:cs="Arial"/>
          <w:i/>
          <w:iCs/>
          <w:color w:val="0B5394"/>
          <w:sz w:val="20"/>
          <w:szCs w:val="20"/>
        </w:rPr>
        <w:t>Operation1</w:t>
      </w:r>
      <w:r w:rsidRPr="00553174">
        <w:rPr>
          <w:rFonts w:cs="Arial"/>
          <w:i/>
          <w:iCs/>
          <w:sz w:val="20"/>
          <w:szCs w:val="20"/>
        </w:rPr>
        <w:t xml:space="preserve">, </w:t>
      </w:r>
      <w:r w:rsidRPr="00553174">
        <w:rPr>
          <w:rFonts w:cs="Arial"/>
          <w:i/>
          <w:iCs/>
          <w:color w:val="0B5394"/>
          <w:sz w:val="20"/>
          <w:szCs w:val="20"/>
        </w:rPr>
        <w:t>Operation2</w:t>
      </w:r>
      <w:r w:rsidRPr="00553174">
        <w:rPr>
          <w:rFonts w:cs="Arial"/>
          <w:i/>
          <w:iCs/>
          <w:sz w:val="20"/>
          <w:szCs w:val="20"/>
        </w:rPr>
        <w:t xml:space="preserve">, </w:t>
      </w:r>
      <w:r w:rsidRPr="00553174">
        <w:rPr>
          <w:rFonts w:cs="Arial"/>
          <w:sz w:val="20"/>
          <w:szCs w:val="20"/>
        </w:rPr>
        <w:t xml:space="preserve">and </w:t>
      </w:r>
      <w:r w:rsidRPr="00553174">
        <w:rPr>
          <w:rFonts w:cs="Arial"/>
          <w:i/>
          <w:iCs/>
          <w:color w:val="0B5394"/>
          <w:sz w:val="20"/>
          <w:szCs w:val="20"/>
        </w:rPr>
        <w:t>Operation3</w:t>
      </w:r>
      <w:r w:rsidRPr="00553174">
        <w:rPr>
          <w:rFonts w:cs="Arial"/>
          <w:color w:val="0B5394"/>
          <w:sz w:val="20"/>
          <w:szCs w:val="20"/>
        </w:rPr>
        <w:t xml:space="preserve"> </w:t>
      </w:r>
      <w:r w:rsidRPr="00553174">
        <w:rPr>
          <w:rFonts w:cs="Arial"/>
          <w:sz w:val="20"/>
          <w:szCs w:val="20"/>
        </w:rPr>
        <w:t>methods that contains the actual implementation of the methods.</w:t>
      </w:r>
    </w:p>
    <w:p w:rsidR="00607E4F" w:rsidRPr="00553174" w:rsidRDefault="00607E4F" w:rsidP="00607E4F">
      <w:pPr>
        <w:rPr>
          <w:sz w:val="20"/>
          <w:szCs w:val="20"/>
        </w:rPr>
      </w:pPr>
      <w:r w:rsidRPr="00553174">
        <w:rPr>
          <w:rFonts w:cs="Arial"/>
          <w:sz w:val="20"/>
          <w:szCs w:val="20"/>
        </w:rPr>
        <w:br/>
      </w:r>
      <w:r w:rsidRPr="00553174">
        <w:rPr>
          <w:rFonts w:cs="Arial"/>
          <w:sz w:val="20"/>
          <w:szCs w:val="20"/>
        </w:rPr>
        <w:br/>
      </w:r>
      <w:r w:rsidRPr="00553174">
        <w:rPr>
          <w:rFonts w:cs="Arial"/>
          <w:sz w:val="20"/>
          <w:szCs w:val="20"/>
        </w:rPr>
        <w:br/>
      </w:r>
      <w:r w:rsidRPr="00553174">
        <w:rPr>
          <w:rFonts w:cs="Arial"/>
          <w:sz w:val="20"/>
          <w:szCs w:val="20"/>
        </w:rPr>
        <w:br/>
      </w:r>
      <w:r w:rsidRPr="00553174">
        <w:rPr>
          <w:rFonts w:cs="Arial"/>
          <w:sz w:val="20"/>
          <w:szCs w:val="20"/>
        </w:rPr>
        <w:br/>
      </w:r>
      <w:r w:rsidRPr="00553174">
        <w:rPr>
          <w:rFonts w:cs="Arial"/>
          <w:sz w:val="20"/>
          <w:szCs w:val="20"/>
        </w:rPr>
        <w:br/>
      </w:r>
      <w:r w:rsidRPr="00553174">
        <w:rPr>
          <w:rFonts w:cs="Arial"/>
          <w:sz w:val="20"/>
          <w:szCs w:val="20"/>
        </w:rPr>
        <w:br/>
      </w:r>
      <w:r w:rsidRPr="00553174">
        <w:rPr>
          <w:rFonts w:cs="Arial"/>
          <w:sz w:val="20"/>
          <w:szCs w:val="20"/>
        </w:rPr>
        <w:br/>
      </w:r>
      <w:r w:rsidRPr="00553174">
        <w:rPr>
          <w:rFonts w:cs="Arial"/>
          <w:sz w:val="20"/>
          <w:szCs w:val="20"/>
        </w:rPr>
        <w:br/>
      </w:r>
      <w:r w:rsidRPr="00553174">
        <w:rPr>
          <w:rFonts w:cs="Arial"/>
          <w:sz w:val="20"/>
          <w:szCs w:val="20"/>
        </w:rPr>
        <w:br/>
      </w:r>
      <w:r w:rsidRPr="00553174">
        <w:rPr>
          <w:rFonts w:cs="Arial"/>
          <w:sz w:val="20"/>
          <w:szCs w:val="20"/>
        </w:rPr>
        <w:br/>
      </w:r>
      <w:r w:rsidRPr="00553174">
        <w:rPr>
          <w:rFonts w:cs="Arial"/>
          <w:sz w:val="20"/>
          <w:szCs w:val="20"/>
        </w:rPr>
        <w:br/>
        <w:t xml:space="preserve">Let's see an example. In the example we will build 2 types of cars. One is a Porsche, the other is a VW Beetle. Below is the </w:t>
      </w:r>
      <w:hyperlink r:id="rId82" w:tgtFrame="_blank" w:history="1">
        <w:r w:rsidRPr="00553174">
          <w:rPr>
            <w:rStyle w:val="Hyperlink"/>
            <w:rFonts w:cs="Arial"/>
            <w:sz w:val="20"/>
            <w:szCs w:val="20"/>
          </w:rPr>
          <w:t>UML</w:t>
        </w:r>
      </w:hyperlink>
      <w:r w:rsidRPr="00553174">
        <w:rPr>
          <w:rFonts w:cs="Arial"/>
          <w:sz w:val="20"/>
          <w:szCs w:val="20"/>
        </w:rPr>
        <w:t xml:space="preserve"> for the example: </w:t>
      </w:r>
    </w:p>
    <w:p w:rsidR="00607E4F" w:rsidRPr="00553174" w:rsidRDefault="00607E4F" w:rsidP="00607E4F">
      <w:pPr>
        <w:rPr>
          <w:sz w:val="20"/>
          <w:szCs w:val="20"/>
        </w:rPr>
      </w:pPr>
      <w:r w:rsidRPr="00553174">
        <w:rPr>
          <w:rFonts w:cs="Arial"/>
          <w:noProof/>
          <w:color w:val="0000FF"/>
          <w:sz w:val="20"/>
          <w:szCs w:val="20"/>
        </w:rPr>
        <w:lastRenderedPageBreak/>
        <w:drawing>
          <wp:inline distT="0" distB="0" distL="0" distR="0">
            <wp:extent cx="3514725" cy="3190875"/>
            <wp:effectExtent l="0" t="0" r="9525" b="9525"/>
            <wp:docPr id="29" name="Picture 29" descr="http://www.dotnetlead.com/_/rsrc/1302735158914/design-patterns/template-method/template2.png">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www.dotnetlead.com/_/rsrc/1302735158914/design-patterns/template-method/template2.png">
                      <a:hlinkClick r:id="rId83"/>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514725" cy="3190875"/>
                    </a:xfrm>
                    <a:prstGeom prst="rect">
                      <a:avLst/>
                    </a:prstGeom>
                    <a:noFill/>
                    <a:ln>
                      <a:noFill/>
                    </a:ln>
                  </pic:spPr>
                </pic:pic>
              </a:graphicData>
            </a:graphic>
          </wp:inline>
        </w:drawing>
      </w:r>
    </w:p>
    <w:p w:rsidR="00607E4F" w:rsidRPr="00553174" w:rsidRDefault="00607E4F" w:rsidP="00607E4F">
      <w:pPr>
        <w:numPr>
          <w:ilvl w:val="0"/>
          <w:numId w:val="197"/>
        </w:numPr>
        <w:spacing w:before="100" w:beforeAutospacing="1" w:after="100" w:afterAutospacing="1" w:line="240" w:lineRule="auto"/>
        <w:rPr>
          <w:sz w:val="20"/>
          <w:szCs w:val="20"/>
        </w:rPr>
      </w:pPr>
      <w:r w:rsidRPr="00553174">
        <w:rPr>
          <w:rFonts w:cs="Arial"/>
          <w:sz w:val="20"/>
          <w:szCs w:val="20"/>
        </w:rPr>
        <w:t xml:space="preserve">The </w:t>
      </w:r>
      <w:r w:rsidRPr="00553174">
        <w:rPr>
          <w:rFonts w:cs="Arial"/>
          <w:i/>
          <w:iCs/>
          <w:color w:val="0B5394"/>
          <w:sz w:val="20"/>
          <w:szCs w:val="20"/>
        </w:rPr>
        <w:t xml:space="preserve">CarBuilder </w:t>
      </w:r>
      <w:r w:rsidRPr="00553174">
        <w:rPr>
          <w:rFonts w:cs="Arial"/>
          <w:sz w:val="20"/>
          <w:szCs w:val="20"/>
        </w:rPr>
        <w:t>class is the parent abstract class that contains the general logic.</w:t>
      </w:r>
    </w:p>
    <w:p w:rsidR="00607E4F" w:rsidRPr="00553174" w:rsidRDefault="00607E4F" w:rsidP="00607E4F">
      <w:pPr>
        <w:numPr>
          <w:ilvl w:val="1"/>
          <w:numId w:val="198"/>
        </w:numPr>
        <w:spacing w:before="100" w:beforeAutospacing="1" w:after="100" w:afterAutospacing="1" w:line="240" w:lineRule="auto"/>
        <w:rPr>
          <w:sz w:val="20"/>
          <w:szCs w:val="20"/>
        </w:rPr>
      </w:pPr>
      <w:r w:rsidRPr="00553174">
        <w:rPr>
          <w:rFonts w:cs="Arial"/>
          <w:sz w:val="20"/>
          <w:szCs w:val="20"/>
        </w:rPr>
        <w:t xml:space="preserve">It has the </w:t>
      </w:r>
      <w:r w:rsidRPr="00553174">
        <w:rPr>
          <w:rFonts w:cs="Arial"/>
          <w:i/>
          <w:iCs/>
          <w:color w:val="0B5394"/>
          <w:sz w:val="20"/>
          <w:szCs w:val="20"/>
        </w:rPr>
        <w:t>BuildCar</w:t>
      </w:r>
      <w:r w:rsidRPr="00553174">
        <w:rPr>
          <w:rFonts w:cs="Arial"/>
          <w:color w:val="0B5394"/>
          <w:sz w:val="20"/>
          <w:szCs w:val="20"/>
        </w:rPr>
        <w:t xml:space="preserve"> </w:t>
      </w:r>
      <w:r w:rsidRPr="00553174">
        <w:rPr>
          <w:rFonts w:cs="Arial"/>
          <w:sz w:val="20"/>
          <w:szCs w:val="20"/>
        </w:rPr>
        <w:t>method, this is the template method that contains the general logic, which specifies that it must build the skeleton of the car first, followed by the installation of the engine, and finally the installation of the doors.</w:t>
      </w:r>
    </w:p>
    <w:p w:rsidR="00607E4F" w:rsidRPr="00553174" w:rsidRDefault="00607E4F" w:rsidP="00607E4F">
      <w:pPr>
        <w:numPr>
          <w:ilvl w:val="1"/>
          <w:numId w:val="199"/>
        </w:numPr>
        <w:spacing w:before="100" w:beforeAutospacing="1" w:after="100" w:afterAutospacing="1" w:line="240" w:lineRule="auto"/>
        <w:rPr>
          <w:sz w:val="20"/>
          <w:szCs w:val="20"/>
        </w:rPr>
      </w:pPr>
      <w:r w:rsidRPr="00553174">
        <w:rPr>
          <w:rFonts w:cs="Arial"/>
          <w:sz w:val="20"/>
          <w:szCs w:val="20"/>
        </w:rPr>
        <w:t xml:space="preserve">It has the </w:t>
      </w:r>
      <w:r w:rsidRPr="00553174">
        <w:rPr>
          <w:rFonts w:cs="Arial"/>
          <w:i/>
          <w:iCs/>
          <w:color w:val="0B5394"/>
          <w:sz w:val="20"/>
          <w:szCs w:val="20"/>
        </w:rPr>
        <w:t>BuildSkeleton</w:t>
      </w:r>
      <w:r w:rsidRPr="00553174">
        <w:rPr>
          <w:rFonts w:cs="Arial"/>
          <w:i/>
          <w:iCs/>
          <w:sz w:val="20"/>
          <w:szCs w:val="20"/>
        </w:rPr>
        <w:t xml:space="preserve">, </w:t>
      </w:r>
      <w:r w:rsidRPr="00553174">
        <w:rPr>
          <w:rFonts w:cs="Arial"/>
          <w:i/>
          <w:iCs/>
          <w:color w:val="0B5394"/>
          <w:sz w:val="20"/>
          <w:szCs w:val="20"/>
        </w:rPr>
        <w:t>InstallEngine</w:t>
      </w:r>
      <w:r w:rsidRPr="00553174">
        <w:rPr>
          <w:rFonts w:cs="Arial"/>
          <w:i/>
          <w:iCs/>
          <w:sz w:val="20"/>
          <w:szCs w:val="20"/>
        </w:rPr>
        <w:t>,</w:t>
      </w:r>
      <w:r w:rsidRPr="00553174">
        <w:rPr>
          <w:rFonts w:cs="Arial"/>
          <w:sz w:val="20"/>
          <w:szCs w:val="20"/>
        </w:rPr>
        <w:t xml:space="preserve"> and </w:t>
      </w:r>
      <w:r w:rsidRPr="00553174">
        <w:rPr>
          <w:rFonts w:cs="Arial"/>
          <w:i/>
          <w:iCs/>
          <w:color w:val="0B5394"/>
          <w:sz w:val="20"/>
          <w:szCs w:val="20"/>
        </w:rPr>
        <w:t>InstallDoor</w:t>
      </w:r>
      <w:r w:rsidRPr="00553174">
        <w:rPr>
          <w:rFonts w:cs="Arial"/>
          <w:color w:val="0B5394"/>
          <w:sz w:val="20"/>
          <w:szCs w:val="20"/>
        </w:rPr>
        <w:t xml:space="preserve"> </w:t>
      </w:r>
      <w:r w:rsidRPr="00553174">
        <w:rPr>
          <w:rFonts w:cs="Arial"/>
          <w:sz w:val="20"/>
          <w:szCs w:val="20"/>
        </w:rPr>
        <w:t>method stubs for the child classes to implement.</w:t>
      </w:r>
    </w:p>
    <w:p w:rsidR="00607E4F" w:rsidRPr="00553174" w:rsidRDefault="00607E4F" w:rsidP="00607E4F">
      <w:pPr>
        <w:numPr>
          <w:ilvl w:val="0"/>
          <w:numId w:val="200"/>
        </w:numPr>
        <w:spacing w:before="100" w:beforeAutospacing="1" w:after="100" w:afterAutospacing="1" w:line="240" w:lineRule="auto"/>
        <w:rPr>
          <w:sz w:val="20"/>
          <w:szCs w:val="20"/>
        </w:rPr>
      </w:pPr>
      <w:r w:rsidRPr="00553174">
        <w:rPr>
          <w:rFonts w:cs="Arial"/>
          <w:sz w:val="20"/>
          <w:szCs w:val="20"/>
        </w:rPr>
        <w:t xml:space="preserve">The </w:t>
      </w:r>
      <w:r w:rsidRPr="00553174">
        <w:rPr>
          <w:rFonts w:cs="Arial"/>
          <w:i/>
          <w:iCs/>
          <w:color w:val="0B5394"/>
          <w:sz w:val="20"/>
          <w:szCs w:val="20"/>
        </w:rPr>
        <w:t>PorcheBuilder</w:t>
      </w:r>
      <w:r w:rsidRPr="00553174">
        <w:rPr>
          <w:rFonts w:cs="Arial"/>
          <w:color w:val="0B5394"/>
          <w:sz w:val="20"/>
          <w:szCs w:val="20"/>
        </w:rPr>
        <w:t xml:space="preserve"> </w:t>
      </w:r>
      <w:r w:rsidRPr="00553174">
        <w:rPr>
          <w:rFonts w:cs="Arial"/>
          <w:sz w:val="20"/>
          <w:szCs w:val="20"/>
        </w:rPr>
        <w:t xml:space="preserve">and the </w:t>
      </w:r>
      <w:r w:rsidRPr="00553174">
        <w:rPr>
          <w:rFonts w:cs="Arial"/>
          <w:i/>
          <w:iCs/>
          <w:color w:val="0B5394"/>
          <w:sz w:val="20"/>
          <w:szCs w:val="20"/>
        </w:rPr>
        <w:t>BeetleBuilder</w:t>
      </w:r>
      <w:r w:rsidRPr="00553174">
        <w:rPr>
          <w:rFonts w:cs="Arial"/>
          <w:color w:val="0B5394"/>
          <w:sz w:val="20"/>
          <w:szCs w:val="20"/>
        </w:rPr>
        <w:t xml:space="preserve"> </w:t>
      </w:r>
      <w:r w:rsidRPr="00553174">
        <w:rPr>
          <w:rFonts w:cs="Arial"/>
          <w:sz w:val="20"/>
          <w:szCs w:val="20"/>
        </w:rPr>
        <w:t xml:space="preserve">classes are the child classes of the </w:t>
      </w:r>
      <w:r w:rsidRPr="00553174">
        <w:rPr>
          <w:rFonts w:cs="Arial"/>
          <w:i/>
          <w:iCs/>
          <w:color w:val="0B5394"/>
          <w:sz w:val="20"/>
          <w:szCs w:val="20"/>
        </w:rPr>
        <w:t>CarBuilder</w:t>
      </w:r>
      <w:r w:rsidRPr="00553174">
        <w:rPr>
          <w:rFonts w:cs="Arial"/>
          <w:i/>
          <w:iCs/>
          <w:sz w:val="20"/>
          <w:szCs w:val="20"/>
        </w:rPr>
        <w:t>.</w:t>
      </w:r>
      <w:r w:rsidRPr="00553174">
        <w:rPr>
          <w:rFonts w:cs="Arial"/>
          <w:sz w:val="20"/>
          <w:szCs w:val="20"/>
        </w:rPr>
        <w:t xml:space="preserve"> Each of the child classes will specify how to build their own skeleton, the engine, and the doors.</w:t>
      </w:r>
    </w:p>
    <w:p w:rsidR="00607E4F" w:rsidRPr="00553174" w:rsidRDefault="00607E4F" w:rsidP="00607E4F">
      <w:pPr>
        <w:numPr>
          <w:ilvl w:val="1"/>
          <w:numId w:val="201"/>
        </w:numPr>
        <w:spacing w:before="100" w:beforeAutospacing="1" w:after="100" w:afterAutospacing="1" w:line="240" w:lineRule="auto"/>
        <w:rPr>
          <w:sz w:val="20"/>
          <w:szCs w:val="20"/>
        </w:rPr>
      </w:pPr>
      <w:r w:rsidRPr="00553174">
        <w:rPr>
          <w:rFonts w:cs="Arial"/>
          <w:sz w:val="20"/>
          <w:szCs w:val="20"/>
        </w:rPr>
        <w:t xml:space="preserve">It has the </w:t>
      </w:r>
      <w:r w:rsidRPr="00553174">
        <w:rPr>
          <w:rFonts w:cs="Arial"/>
          <w:i/>
          <w:iCs/>
          <w:color w:val="0B5394"/>
          <w:sz w:val="20"/>
          <w:szCs w:val="20"/>
        </w:rPr>
        <w:t>BuildSkeleton</w:t>
      </w:r>
      <w:r w:rsidRPr="00553174">
        <w:rPr>
          <w:rFonts w:cs="Arial"/>
          <w:i/>
          <w:iCs/>
          <w:sz w:val="20"/>
          <w:szCs w:val="20"/>
        </w:rPr>
        <w:t xml:space="preserve">, </w:t>
      </w:r>
      <w:r w:rsidRPr="00553174">
        <w:rPr>
          <w:rFonts w:cs="Arial"/>
          <w:i/>
          <w:iCs/>
          <w:color w:val="0B5394"/>
          <w:sz w:val="20"/>
          <w:szCs w:val="20"/>
        </w:rPr>
        <w:t>InstallEngine</w:t>
      </w:r>
      <w:r w:rsidRPr="00553174">
        <w:rPr>
          <w:rFonts w:cs="Arial"/>
          <w:i/>
          <w:iCs/>
          <w:sz w:val="20"/>
          <w:szCs w:val="20"/>
        </w:rPr>
        <w:t>,</w:t>
      </w:r>
      <w:r w:rsidRPr="00553174">
        <w:rPr>
          <w:rFonts w:cs="Arial"/>
          <w:sz w:val="20"/>
          <w:szCs w:val="20"/>
        </w:rPr>
        <w:t xml:space="preserve"> and </w:t>
      </w:r>
      <w:r w:rsidRPr="00553174">
        <w:rPr>
          <w:rFonts w:cs="Arial"/>
          <w:i/>
          <w:iCs/>
          <w:color w:val="0B5394"/>
          <w:sz w:val="20"/>
          <w:szCs w:val="20"/>
        </w:rPr>
        <w:t>InstallDoor</w:t>
      </w:r>
      <w:r w:rsidRPr="00553174">
        <w:rPr>
          <w:rFonts w:cs="Arial"/>
          <w:color w:val="0B5394"/>
          <w:sz w:val="20"/>
          <w:szCs w:val="20"/>
        </w:rPr>
        <w:t xml:space="preserve"> </w:t>
      </w:r>
      <w:r w:rsidRPr="00553174">
        <w:rPr>
          <w:rFonts w:cs="Arial"/>
          <w:sz w:val="20"/>
          <w:szCs w:val="20"/>
        </w:rPr>
        <w:t>methods that contains the actual implementation of the methods.</w:t>
      </w:r>
    </w:p>
    <w:p w:rsidR="00607E4F" w:rsidRPr="00553174" w:rsidRDefault="00607E4F" w:rsidP="00607E4F">
      <w:pPr>
        <w:pStyle w:val="NormalWeb"/>
        <w:rPr>
          <w:rFonts w:asciiTheme="minorHAnsi" w:hAnsiTheme="minorHAnsi"/>
          <w:sz w:val="20"/>
          <w:szCs w:val="20"/>
        </w:rPr>
      </w:pPr>
      <w:r w:rsidRPr="00553174">
        <w:rPr>
          <w:rFonts w:asciiTheme="minorHAnsi" w:hAnsiTheme="minorHAnsi" w:cs="Arial"/>
          <w:sz w:val="20"/>
          <w:szCs w:val="20"/>
        </w:rPr>
        <w:t>With the template method pattern in place, the client code (calling code) can just be:</w:t>
      </w:r>
    </w:p>
    <w:p w:rsidR="00607E4F" w:rsidRPr="00553174" w:rsidRDefault="00607E4F" w:rsidP="00607E4F">
      <w:pPr>
        <w:pStyle w:val="NormalWeb"/>
        <w:rPr>
          <w:rFonts w:asciiTheme="minorHAnsi" w:hAnsiTheme="minorHAnsi"/>
          <w:sz w:val="20"/>
          <w:szCs w:val="20"/>
        </w:rPr>
      </w:pPr>
      <w:r w:rsidRPr="00553174">
        <w:rPr>
          <w:rStyle w:val="HTMLCode"/>
          <w:rFonts w:asciiTheme="minorHAnsi" w:hAnsiTheme="minorHAnsi"/>
        </w:rPr>
        <w:t xml:space="preserve">   CarBuilder c = new </w:t>
      </w:r>
      <w:proofErr w:type="gramStart"/>
      <w:r w:rsidRPr="00553174">
        <w:rPr>
          <w:rStyle w:val="HTMLCode"/>
          <w:rFonts w:asciiTheme="minorHAnsi" w:hAnsiTheme="minorHAnsi"/>
        </w:rPr>
        <w:t>BeetleBuilder(</w:t>
      </w:r>
      <w:proofErr w:type="gramEnd"/>
      <w:r w:rsidRPr="00553174">
        <w:rPr>
          <w:rStyle w:val="HTMLCode"/>
          <w:rFonts w:asciiTheme="minorHAnsi" w:hAnsiTheme="minorHAnsi"/>
        </w:rPr>
        <w:t>);</w:t>
      </w:r>
    </w:p>
    <w:p w:rsidR="00607E4F" w:rsidRPr="00553174" w:rsidRDefault="00607E4F" w:rsidP="00607E4F">
      <w:pPr>
        <w:pStyle w:val="NormalWeb"/>
        <w:rPr>
          <w:rFonts w:asciiTheme="minorHAnsi" w:hAnsiTheme="minorHAnsi"/>
          <w:sz w:val="20"/>
          <w:szCs w:val="20"/>
        </w:rPr>
      </w:pPr>
      <w:r w:rsidRPr="00553174">
        <w:rPr>
          <w:rStyle w:val="HTMLCode"/>
          <w:rFonts w:asciiTheme="minorHAnsi" w:hAnsiTheme="minorHAnsi"/>
        </w:rPr>
        <w:t xml:space="preserve">   </w:t>
      </w:r>
      <w:proofErr w:type="gramStart"/>
      <w:r w:rsidRPr="00553174">
        <w:rPr>
          <w:rStyle w:val="HTMLCode"/>
          <w:rFonts w:asciiTheme="minorHAnsi" w:hAnsiTheme="minorHAnsi"/>
        </w:rPr>
        <w:t>c.BuildCar(</w:t>
      </w:r>
      <w:proofErr w:type="gramEnd"/>
      <w:r w:rsidRPr="00553174">
        <w:rPr>
          <w:rStyle w:val="HTMLCode"/>
          <w:rFonts w:asciiTheme="minorHAnsi" w:hAnsiTheme="minorHAnsi"/>
        </w:rPr>
        <w:t>);</w:t>
      </w:r>
    </w:p>
    <w:p w:rsidR="00607E4F" w:rsidRPr="00553174" w:rsidRDefault="00607E4F" w:rsidP="00607E4F">
      <w:pPr>
        <w:pStyle w:val="NormalWeb"/>
        <w:rPr>
          <w:rFonts w:asciiTheme="minorHAnsi" w:hAnsiTheme="minorHAnsi"/>
          <w:sz w:val="20"/>
          <w:szCs w:val="20"/>
        </w:rPr>
      </w:pPr>
      <w:r w:rsidRPr="00553174">
        <w:rPr>
          <w:rFonts w:asciiTheme="minorHAnsi" w:hAnsiTheme="minorHAnsi" w:cs="Arial"/>
          <w:sz w:val="20"/>
          <w:szCs w:val="20"/>
        </w:rPr>
        <w:t>And it will build a Beetle with the specifications of a Beetle.</w:t>
      </w:r>
    </w:p>
    <w:p w:rsidR="00534C6F" w:rsidRPr="00553174" w:rsidRDefault="00534C6F" w:rsidP="00534C6F">
      <w:pPr>
        <w:pStyle w:val="NormalWeb"/>
        <w:rPr>
          <w:rFonts w:asciiTheme="minorHAnsi" w:hAnsiTheme="minorHAnsi"/>
          <w:sz w:val="20"/>
          <w:szCs w:val="20"/>
        </w:rPr>
      </w:pPr>
      <w:r w:rsidRPr="00553174">
        <w:rPr>
          <w:rFonts w:asciiTheme="minorHAnsi" w:hAnsiTheme="minorHAnsi"/>
          <w:sz w:val="20"/>
          <w:szCs w:val="20"/>
        </w:rPr>
        <w:t>In Template pattern, an abstract class exposes defined way(s)/template(s) to execute its methods. Its subclasses can override the method implementation as per need but the invocation is to be in the same way as defined by an abstract class. This pattern comes under behavior pattern category.</w:t>
      </w:r>
    </w:p>
    <w:p w:rsidR="00534C6F" w:rsidRPr="00553174" w:rsidRDefault="00534C6F" w:rsidP="00534C6F">
      <w:pPr>
        <w:pStyle w:val="Heading2"/>
        <w:rPr>
          <w:rFonts w:asciiTheme="minorHAnsi" w:hAnsiTheme="minorHAnsi"/>
          <w:sz w:val="20"/>
          <w:szCs w:val="20"/>
        </w:rPr>
      </w:pPr>
      <w:r w:rsidRPr="00553174">
        <w:rPr>
          <w:rFonts w:asciiTheme="minorHAnsi" w:hAnsiTheme="minorHAnsi"/>
          <w:sz w:val="20"/>
          <w:szCs w:val="20"/>
        </w:rPr>
        <w:lastRenderedPageBreak/>
        <w:t>Implementation</w:t>
      </w:r>
    </w:p>
    <w:p w:rsidR="00534C6F" w:rsidRPr="00553174" w:rsidRDefault="00534C6F" w:rsidP="00534C6F">
      <w:pPr>
        <w:pStyle w:val="NormalWeb"/>
        <w:rPr>
          <w:rFonts w:asciiTheme="minorHAnsi" w:hAnsiTheme="minorHAnsi"/>
          <w:sz w:val="20"/>
          <w:szCs w:val="20"/>
        </w:rPr>
      </w:pPr>
      <w:r w:rsidRPr="00553174">
        <w:rPr>
          <w:rFonts w:asciiTheme="minorHAnsi" w:hAnsiTheme="minorHAnsi"/>
          <w:sz w:val="20"/>
          <w:szCs w:val="20"/>
        </w:rPr>
        <w:t xml:space="preserve">We are going to create a </w:t>
      </w:r>
      <w:r w:rsidRPr="00553174">
        <w:rPr>
          <w:rFonts w:asciiTheme="minorHAnsi" w:hAnsiTheme="minorHAnsi"/>
          <w:i/>
          <w:iCs/>
          <w:sz w:val="20"/>
          <w:szCs w:val="20"/>
        </w:rPr>
        <w:t>Game</w:t>
      </w:r>
      <w:r w:rsidRPr="00553174">
        <w:rPr>
          <w:rFonts w:asciiTheme="minorHAnsi" w:hAnsiTheme="minorHAnsi"/>
          <w:sz w:val="20"/>
          <w:szCs w:val="20"/>
        </w:rPr>
        <w:t xml:space="preserve"> abstract class defining operations with a template method set to be final so that it cannot be overridden. </w:t>
      </w:r>
      <w:r w:rsidRPr="00553174">
        <w:rPr>
          <w:rFonts w:asciiTheme="minorHAnsi" w:hAnsiTheme="minorHAnsi"/>
          <w:i/>
          <w:iCs/>
          <w:sz w:val="20"/>
          <w:szCs w:val="20"/>
        </w:rPr>
        <w:t>Cricket</w:t>
      </w:r>
      <w:r w:rsidRPr="00553174">
        <w:rPr>
          <w:rFonts w:asciiTheme="minorHAnsi" w:hAnsiTheme="minorHAnsi"/>
          <w:sz w:val="20"/>
          <w:szCs w:val="20"/>
        </w:rPr>
        <w:t xml:space="preserve"> and </w:t>
      </w:r>
      <w:r w:rsidRPr="00553174">
        <w:rPr>
          <w:rFonts w:asciiTheme="minorHAnsi" w:hAnsiTheme="minorHAnsi"/>
          <w:i/>
          <w:iCs/>
          <w:sz w:val="20"/>
          <w:szCs w:val="20"/>
        </w:rPr>
        <w:t>Football</w:t>
      </w:r>
      <w:r w:rsidRPr="00553174">
        <w:rPr>
          <w:rFonts w:asciiTheme="minorHAnsi" w:hAnsiTheme="minorHAnsi"/>
          <w:sz w:val="20"/>
          <w:szCs w:val="20"/>
        </w:rPr>
        <w:t xml:space="preserve"> are concrete classes that extend </w:t>
      </w:r>
      <w:r w:rsidRPr="00553174">
        <w:rPr>
          <w:rFonts w:asciiTheme="minorHAnsi" w:hAnsiTheme="minorHAnsi"/>
          <w:i/>
          <w:iCs/>
          <w:sz w:val="20"/>
          <w:szCs w:val="20"/>
        </w:rPr>
        <w:t>Game</w:t>
      </w:r>
      <w:r w:rsidRPr="00553174">
        <w:rPr>
          <w:rFonts w:asciiTheme="minorHAnsi" w:hAnsiTheme="minorHAnsi"/>
          <w:sz w:val="20"/>
          <w:szCs w:val="20"/>
        </w:rPr>
        <w:t xml:space="preserve"> and override its methods.</w:t>
      </w:r>
    </w:p>
    <w:p w:rsidR="00534C6F" w:rsidRPr="00553174" w:rsidRDefault="00534C6F" w:rsidP="00534C6F">
      <w:pPr>
        <w:pStyle w:val="NormalWeb"/>
        <w:rPr>
          <w:rFonts w:asciiTheme="minorHAnsi" w:hAnsiTheme="minorHAnsi"/>
          <w:sz w:val="20"/>
          <w:szCs w:val="20"/>
        </w:rPr>
      </w:pPr>
      <w:r w:rsidRPr="00553174">
        <w:rPr>
          <w:rFonts w:asciiTheme="minorHAnsi" w:hAnsiTheme="minorHAnsi"/>
          <w:i/>
          <w:iCs/>
          <w:sz w:val="20"/>
          <w:szCs w:val="20"/>
        </w:rPr>
        <w:t>TemplatePatternDemo</w:t>
      </w:r>
      <w:r w:rsidRPr="00553174">
        <w:rPr>
          <w:rFonts w:asciiTheme="minorHAnsi" w:hAnsiTheme="minorHAnsi"/>
          <w:sz w:val="20"/>
          <w:szCs w:val="20"/>
        </w:rPr>
        <w:t xml:space="preserve">, our demo class, will use </w:t>
      </w:r>
      <w:r w:rsidRPr="00553174">
        <w:rPr>
          <w:rFonts w:asciiTheme="minorHAnsi" w:hAnsiTheme="minorHAnsi"/>
          <w:i/>
          <w:iCs/>
          <w:sz w:val="20"/>
          <w:szCs w:val="20"/>
        </w:rPr>
        <w:t>Game</w:t>
      </w:r>
      <w:r w:rsidRPr="00553174">
        <w:rPr>
          <w:rFonts w:asciiTheme="minorHAnsi" w:hAnsiTheme="minorHAnsi"/>
          <w:sz w:val="20"/>
          <w:szCs w:val="20"/>
        </w:rPr>
        <w:t xml:space="preserve"> to demonstrate use of template pattern.</w:t>
      </w:r>
    </w:p>
    <w:p w:rsidR="00534C6F" w:rsidRPr="00553174" w:rsidRDefault="00534C6F" w:rsidP="00534C6F">
      <w:pPr>
        <w:rPr>
          <w:sz w:val="20"/>
          <w:szCs w:val="20"/>
        </w:rPr>
      </w:pPr>
      <w:r w:rsidRPr="00553174">
        <w:rPr>
          <w:noProof/>
          <w:sz w:val="20"/>
          <w:szCs w:val="20"/>
        </w:rPr>
        <w:drawing>
          <wp:inline distT="0" distB="0" distL="0" distR="0">
            <wp:extent cx="5334000" cy="3543300"/>
            <wp:effectExtent l="0" t="0" r="0" b="0"/>
            <wp:docPr id="33" name="Picture 33" descr="Template Pattern 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Template Pattern UML Diagram"/>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334000" cy="3543300"/>
                    </a:xfrm>
                    <a:prstGeom prst="rect">
                      <a:avLst/>
                    </a:prstGeom>
                    <a:noFill/>
                    <a:ln>
                      <a:noFill/>
                    </a:ln>
                  </pic:spPr>
                </pic:pic>
              </a:graphicData>
            </a:graphic>
          </wp:inline>
        </w:drawing>
      </w:r>
    </w:p>
    <w:p w:rsidR="00534C6F" w:rsidRPr="00553174" w:rsidRDefault="00534C6F" w:rsidP="00534C6F">
      <w:pPr>
        <w:pStyle w:val="Heading2"/>
        <w:rPr>
          <w:rFonts w:asciiTheme="minorHAnsi" w:hAnsiTheme="minorHAnsi"/>
          <w:sz w:val="20"/>
          <w:szCs w:val="20"/>
        </w:rPr>
      </w:pPr>
      <w:r w:rsidRPr="00553174">
        <w:rPr>
          <w:rFonts w:asciiTheme="minorHAnsi" w:hAnsiTheme="minorHAnsi"/>
          <w:sz w:val="20"/>
          <w:szCs w:val="20"/>
        </w:rPr>
        <w:t>Step 1</w:t>
      </w:r>
    </w:p>
    <w:p w:rsidR="00534C6F" w:rsidRPr="00553174" w:rsidRDefault="00534C6F" w:rsidP="00534C6F">
      <w:pPr>
        <w:pStyle w:val="NormalWeb"/>
        <w:rPr>
          <w:rFonts w:asciiTheme="minorHAnsi" w:hAnsiTheme="minorHAnsi"/>
          <w:sz w:val="20"/>
          <w:szCs w:val="20"/>
        </w:rPr>
      </w:pPr>
      <w:r w:rsidRPr="00553174">
        <w:rPr>
          <w:rFonts w:asciiTheme="minorHAnsi" w:hAnsiTheme="minorHAnsi"/>
          <w:sz w:val="20"/>
          <w:szCs w:val="20"/>
        </w:rPr>
        <w:t>Create an abstract class with a template method being final.</w:t>
      </w:r>
    </w:p>
    <w:p w:rsidR="00534C6F" w:rsidRPr="00553174" w:rsidRDefault="00534C6F" w:rsidP="00534C6F">
      <w:pPr>
        <w:pStyle w:val="NormalWeb"/>
        <w:rPr>
          <w:rFonts w:asciiTheme="minorHAnsi" w:hAnsiTheme="minorHAnsi"/>
          <w:sz w:val="20"/>
          <w:szCs w:val="20"/>
        </w:rPr>
      </w:pPr>
      <w:r w:rsidRPr="00553174">
        <w:rPr>
          <w:rFonts w:asciiTheme="minorHAnsi" w:hAnsiTheme="minorHAnsi"/>
          <w:i/>
          <w:iCs/>
          <w:sz w:val="20"/>
          <w:szCs w:val="20"/>
        </w:rPr>
        <w:t>Game.java</w:t>
      </w:r>
    </w:p>
    <w:p w:rsidR="00534C6F" w:rsidRPr="00553174" w:rsidRDefault="00534C6F" w:rsidP="00534C6F">
      <w:pPr>
        <w:pStyle w:val="HTMLPreformatted"/>
        <w:rPr>
          <w:rStyle w:val="pln"/>
          <w:rFonts w:asciiTheme="minorHAnsi" w:eastAsiaTheme="majorEastAsia" w:hAnsiTheme="minorHAnsi"/>
        </w:rPr>
      </w:pP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abstract</w:t>
      </w:r>
      <w:r w:rsidRPr="00553174">
        <w:rPr>
          <w:rStyle w:val="pln"/>
          <w:rFonts w:asciiTheme="minorHAnsi" w:eastAsiaTheme="majorEastAsia" w:hAnsiTheme="minorHAnsi"/>
        </w:rPr>
        <w:t xml:space="preserve"> </w:t>
      </w:r>
      <w:r w:rsidRPr="00553174">
        <w:rPr>
          <w:rStyle w:val="kwd"/>
          <w:rFonts w:asciiTheme="minorHAnsi" w:hAnsiTheme="minorHAnsi"/>
        </w:rPr>
        <w:t>class</w:t>
      </w:r>
      <w:r w:rsidRPr="00553174">
        <w:rPr>
          <w:rStyle w:val="pln"/>
          <w:rFonts w:asciiTheme="minorHAnsi" w:eastAsiaTheme="majorEastAsia" w:hAnsiTheme="minorHAnsi"/>
        </w:rPr>
        <w:t xml:space="preserve"> </w:t>
      </w:r>
      <w:r w:rsidRPr="00553174">
        <w:rPr>
          <w:rStyle w:val="typ"/>
          <w:rFonts w:asciiTheme="minorHAnsi" w:hAnsiTheme="minorHAnsi"/>
        </w:rPr>
        <w:t>Game</w:t>
      </w:r>
      <w:r w:rsidRPr="00553174">
        <w:rPr>
          <w:rStyle w:val="pln"/>
          <w:rFonts w:asciiTheme="minorHAnsi" w:eastAsiaTheme="majorEastAsia" w:hAnsiTheme="minorHAnsi"/>
        </w:rPr>
        <w:t xml:space="preserve"> </w:t>
      </w:r>
      <w:r w:rsidRPr="00553174">
        <w:rPr>
          <w:rStyle w:val="pun"/>
          <w:rFonts w:asciiTheme="minorHAnsi" w:hAnsiTheme="minorHAnsi"/>
        </w:rPr>
        <w:t>{</w:t>
      </w:r>
    </w:p>
    <w:p w:rsidR="00534C6F" w:rsidRPr="00553174" w:rsidRDefault="00534C6F" w:rsidP="00534C6F">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abstract</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void</w:t>
      </w:r>
      <w:r w:rsidRPr="00553174">
        <w:rPr>
          <w:rStyle w:val="pln"/>
          <w:rFonts w:asciiTheme="minorHAnsi" w:eastAsiaTheme="majorEastAsia" w:hAnsiTheme="minorHAnsi"/>
        </w:rPr>
        <w:t xml:space="preserve"> initialize</w:t>
      </w:r>
      <w:r w:rsidRPr="00553174">
        <w:rPr>
          <w:rStyle w:val="pun"/>
          <w:rFonts w:asciiTheme="minorHAnsi" w:hAnsiTheme="minorHAnsi"/>
        </w:rPr>
        <w:t>();</w:t>
      </w:r>
    </w:p>
    <w:p w:rsidR="00534C6F" w:rsidRPr="00553174" w:rsidRDefault="00534C6F" w:rsidP="00534C6F">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abstract</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void</w:t>
      </w:r>
      <w:r w:rsidRPr="00553174">
        <w:rPr>
          <w:rStyle w:val="pln"/>
          <w:rFonts w:asciiTheme="minorHAnsi" w:eastAsiaTheme="majorEastAsia" w:hAnsiTheme="minorHAnsi"/>
        </w:rPr>
        <w:t xml:space="preserve"> startPlay</w:t>
      </w:r>
      <w:r w:rsidRPr="00553174">
        <w:rPr>
          <w:rStyle w:val="pun"/>
          <w:rFonts w:asciiTheme="minorHAnsi" w:hAnsiTheme="minorHAnsi"/>
        </w:rPr>
        <w:t>();</w:t>
      </w:r>
    </w:p>
    <w:p w:rsidR="00534C6F" w:rsidRPr="00553174" w:rsidRDefault="00534C6F" w:rsidP="00534C6F">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abstract</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void</w:t>
      </w:r>
      <w:r w:rsidRPr="00553174">
        <w:rPr>
          <w:rStyle w:val="pln"/>
          <w:rFonts w:asciiTheme="minorHAnsi" w:eastAsiaTheme="majorEastAsia" w:hAnsiTheme="minorHAnsi"/>
        </w:rPr>
        <w:t xml:space="preserve"> endPlay</w:t>
      </w:r>
      <w:r w:rsidRPr="00553174">
        <w:rPr>
          <w:rStyle w:val="pun"/>
          <w:rFonts w:asciiTheme="minorHAnsi" w:hAnsiTheme="minorHAnsi"/>
        </w:rPr>
        <w:t>();</w:t>
      </w:r>
    </w:p>
    <w:p w:rsidR="00534C6F" w:rsidRPr="00553174" w:rsidRDefault="00534C6F" w:rsidP="00534C6F">
      <w:pPr>
        <w:pStyle w:val="HTMLPreformatted"/>
        <w:rPr>
          <w:rStyle w:val="pln"/>
          <w:rFonts w:asciiTheme="minorHAnsi" w:eastAsiaTheme="majorEastAsia" w:hAnsiTheme="minorHAnsi"/>
        </w:rPr>
      </w:pPr>
    </w:p>
    <w:p w:rsidR="00534C6F" w:rsidRPr="00553174" w:rsidRDefault="00534C6F" w:rsidP="00534C6F">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com"/>
          <w:rFonts w:asciiTheme="minorHAnsi" w:hAnsiTheme="minorHAnsi"/>
        </w:rPr>
        <w:t>//template method</w:t>
      </w:r>
    </w:p>
    <w:p w:rsidR="00534C6F" w:rsidRPr="00553174" w:rsidRDefault="00534C6F" w:rsidP="00534C6F">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final</w:t>
      </w:r>
      <w:r w:rsidRPr="00553174">
        <w:rPr>
          <w:rStyle w:val="pln"/>
          <w:rFonts w:asciiTheme="minorHAnsi" w:eastAsiaTheme="majorEastAsia" w:hAnsiTheme="minorHAnsi"/>
        </w:rPr>
        <w:t xml:space="preserve"> </w:t>
      </w:r>
      <w:r w:rsidRPr="00553174">
        <w:rPr>
          <w:rStyle w:val="kwd"/>
          <w:rFonts w:asciiTheme="minorHAnsi" w:hAnsiTheme="minorHAnsi"/>
        </w:rPr>
        <w:t>void</w:t>
      </w:r>
      <w:r w:rsidRPr="00553174">
        <w:rPr>
          <w:rStyle w:val="pln"/>
          <w:rFonts w:asciiTheme="minorHAnsi" w:eastAsiaTheme="majorEastAsia" w:hAnsiTheme="minorHAnsi"/>
        </w:rPr>
        <w:t xml:space="preserve"> play</w:t>
      </w:r>
      <w:r w:rsidRPr="00553174">
        <w:rPr>
          <w:rStyle w:val="pun"/>
          <w:rFonts w:asciiTheme="minorHAnsi" w:hAnsiTheme="minorHAnsi"/>
        </w:rPr>
        <w:t>(){</w:t>
      </w:r>
    </w:p>
    <w:p w:rsidR="00534C6F" w:rsidRPr="00553174" w:rsidRDefault="00534C6F" w:rsidP="00534C6F">
      <w:pPr>
        <w:pStyle w:val="HTMLPreformatted"/>
        <w:rPr>
          <w:rStyle w:val="pln"/>
          <w:rFonts w:asciiTheme="minorHAnsi" w:eastAsiaTheme="majorEastAsia" w:hAnsiTheme="minorHAnsi"/>
        </w:rPr>
      </w:pPr>
    </w:p>
    <w:p w:rsidR="00534C6F" w:rsidRPr="00553174" w:rsidRDefault="00534C6F" w:rsidP="00534C6F">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com"/>
          <w:rFonts w:asciiTheme="minorHAnsi" w:hAnsiTheme="minorHAnsi"/>
        </w:rPr>
        <w:t>//initialize the game</w:t>
      </w:r>
    </w:p>
    <w:p w:rsidR="00534C6F" w:rsidRPr="00553174" w:rsidRDefault="00534C6F" w:rsidP="00534C6F">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pln"/>
          <w:rFonts w:asciiTheme="minorHAnsi" w:eastAsiaTheme="majorEastAsia" w:hAnsiTheme="minorHAnsi"/>
        </w:rPr>
        <w:t>initialize</w:t>
      </w:r>
      <w:r w:rsidRPr="00553174">
        <w:rPr>
          <w:rStyle w:val="pun"/>
          <w:rFonts w:asciiTheme="minorHAnsi" w:hAnsiTheme="minorHAnsi"/>
        </w:rPr>
        <w:t>(</w:t>
      </w:r>
      <w:proofErr w:type="gramEnd"/>
      <w:r w:rsidRPr="00553174">
        <w:rPr>
          <w:rStyle w:val="pun"/>
          <w:rFonts w:asciiTheme="minorHAnsi" w:hAnsiTheme="minorHAnsi"/>
        </w:rPr>
        <w:t>);</w:t>
      </w:r>
    </w:p>
    <w:p w:rsidR="00534C6F" w:rsidRPr="00553174" w:rsidRDefault="00534C6F" w:rsidP="00534C6F">
      <w:pPr>
        <w:pStyle w:val="HTMLPreformatted"/>
        <w:rPr>
          <w:rStyle w:val="pln"/>
          <w:rFonts w:asciiTheme="minorHAnsi" w:eastAsiaTheme="majorEastAsia" w:hAnsiTheme="minorHAnsi"/>
        </w:rPr>
      </w:pPr>
    </w:p>
    <w:p w:rsidR="00534C6F" w:rsidRPr="00553174" w:rsidRDefault="00534C6F" w:rsidP="00534C6F">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com"/>
          <w:rFonts w:asciiTheme="minorHAnsi" w:hAnsiTheme="minorHAnsi"/>
        </w:rPr>
        <w:t>//start game</w:t>
      </w:r>
    </w:p>
    <w:p w:rsidR="00534C6F" w:rsidRPr="00553174" w:rsidRDefault="00534C6F" w:rsidP="00534C6F">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pln"/>
          <w:rFonts w:asciiTheme="minorHAnsi" w:eastAsiaTheme="majorEastAsia" w:hAnsiTheme="minorHAnsi"/>
        </w:rPr>
        <w:t>startPlay</w:t>
      </w:r>
      <w:r w:rsidRPr="00553174">
        <w:rPr>
          <w:rStyle w:val="pun"/>
          <w:rFonts w:asciiTheme="minorHAnsi" w:hAnsiTheme="minorHAnsi"/>
        </w:rPr>
        <w:t>(</w:t>
      </w:r>
      <w:proofErr w:type="gramEnd"/>
      <w:r w:rsidRPr="00553174">
        <w:rPr>
          <w:rStyle w:val="pun"/>
          <w:rFonts w:asciiTheme="minorHAnsi" w:hAnsiTheme="minorHAnsi"/>
        </w:rPr>
        <w:t>);</w:t>
      </w:r>
    </w:p>
    <w:p w:rsidR="00534C6F" w:rsidRPr="00553174" w:rsidRDefault="00534C6F" w:rsidP="00534C6F">
      <w:pPr>
        <w:pStyle w:val="HTMLPreformatted"/>
        <w:rPr>
          <w:rStyle w:val="pln"/>
          <w:rFonts w:asciiTheme="minorHAnsi" w:eastAsiaTheme="majorEastAsia" w:hAnsiTheme="minorHAnsi"/>
        </w:rPr>
      </w:pPr>
    </w:p>
    <w:p w:rsidR="00534C6F" w:rsidRPr="00553174" w:rsidRDefault="00534C6F" w:rsidP="00534C6F">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com"/>
          <w:rFonts w:asciiTheme="minorHAnsi" w:hAnsiTheme="minorHAnsi"/>
        </w:rPr>
        <w:t>//end game</w:t>
      </w:r>
    </w:p>
    <w:p w:rsidR="00534C6F" w:rsidRPr="00553174" w:rsidRDefault="00534C6F" w:rsidP="00534C6F">
      <w:pPr>
        <w:pStyle w:val="HTMLPreformatted"/>
        <w:rPr>
          <w:rStyle w:val="pln"/>
          <w:rFonts w:asciiTheme="minorHAnsi" w:eastAsiaTheme="majorEastAsia" w:hAnsiTheme="minorHAnsi"/>
        </w:rPr>
      </w:pPr>
      <w:r w:rsidRPr="00553174">
        <w:rPr>
          <w:rStyle w:val="pln"/>
          <w:rFonts w:asciiTheme="minorHAnsi" w:eastAsiaTheme="majorEastAsia" w:hAnsiTheme="minorHAnsi"/>
        </w:rPr>
        <w:lastRenderedPageBreak/>
        <w:t xml:space="preserve">      </w:t>
      </w:r>
      <w:proofErr w:type="gramStart"/>
      <w:r w:rsidRPr="00553174">
        <w:rPr>
          <w:rStyle w:val="pln"/>
          <w:rFonts w:asciiTheme="minorHAnsi" w:eastAsiaTheme="majorEastAsia" w:hAnsiTheme="minorHAnsi"/>
        </w:rPr>
        <w:t>endPlay</w:t>
      </w:r>
      <w:r w:rsidRPr="00553174">
        <w:rPr>
          <w:rStyle w:val="pun"/>
          <w:rFonts w:asciiTheme="minorHAnsi" w:hAnsiTheme="minorHAnsi"/>
        </w:rPr>
        <w:t>(</w:t>
      </w:r>
      <w:proofErr w:type="gramEnd"/>
      <w:r w:rsidRPr="00553174">
        <w:rPr>
          <w:rStyle w:val="pun"/>
          <w:rFonts w:asciiTheme="minorHAnsi" w:hAnsiTheme="minorHAnsi"/>
        </w:rPr>
        <w:t>);</w:t>
      </w:r>
    </w:p>
    <w:p w:rsidR="00534C6F" w:rsidRPr="00553174" w:rsidRDefault="00534C6F" w:rsidP="00534C6F">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pun"/>
          <w:rFonts w:asciiTheme="minorHAnsi" w:hAnsiTheme="minorHAnsi"/>
        </w:rPr>
        <w:t>}</w:t>
      </w:r>
    </w:p>
    <w:p w:rsidR="00534C6F" w:rsidRPr="00553174" w:rsidRDefault="00534C6F" w:rsidP="00534C6F">
      <w:pPr>
        <w:pStyle w:val="HTMLPreformatted"/>
        <w:rPr>
          <w:rFonts w:asciiTheme="minorHAnsi" w:hAnsiTheme="minorHAnsi"/>
        </w:rPr>
      </w:pPr>
      <w:r w:rsidRPr="00553174">
        <w:rPr>
          <w:rStyle w:val="pun"/>
          <w:rFonts w:asciiTheme="minorHAnsi" w:hAnsiTheme="minorHAnsi"/>
        </w:rPr>
        <w:t>}</w:t>
      </w:r>
    </w:p>
    <w:p w:rsidR="00534C6F" w:rsidRPr="00553174" w:rsidRDefault="00534C6F" w:rsidP="00534C6F">
      <w:pPr>
        <w:pStyle w:val="Heading2"/>
        <w:rPr>
          <w:rFonts w:asciiTheme="minorHAnsi" w:hAnsiTheme="minorHAnsi"/>
          <w:sz w:val="20"/>
          <w:szCs w:val="20"/>
        </w:rPr>
      </w:pPr>
      <w:r w:rsidRPr="00553174">
        <w:rPr>
          <w:rFonts w:asciiTheme="minorHAnsi" w:hAnsiTheme="minorHAnsi"/>
          <w:sz w:val="20"/>
          <w:szCs w:val="20"/>
        </w:rPr>
        <w:t>Step 2</w:t>
      </w:r>
    </w:p>
    <w:p w:rsidR="00534C6F" w:rsidRPr="00553174" w:rsidRDefault="00534C6F" w:rsidP="00534C6F">
      <w:pPr>
        <w:pStyle w:val="NormalWeb"/>
        <w:rPr>
          <w:rFonts w:asciiTheme="minorHAnsi" w:hAnsiTheme="minorHAnsi"/>
          <w:sz w:val="20"/>
          <w:szCs w:val="20"/>
        </w:rPr>
      </w:pPr>
      <w:r w:rsidRPr="00553174">
        <w:rPr>
          <w:rFonts w:asciiTheme="minorHAnsi" w:hAnsiTheme="minorHAnsi"/>
          <w:sz w:val="20"/>
          <w:szCs w:val="20"/>
        </w:rPr>
        <w:t>Create concrete classes extending the above class.</w:t>
      </w:r>
    </w:p>
    <w:p w:rsidR="00534C6F" w:rsidRPr="00553174" w:rsidRDefault="00534C6F" w:rsidP="00534C6F">
      <w:pPr>
        <w:pStyle w:val="NormalWeb"/>
        <w:rPr>
          <w:rFonts w:asciiTheme="minorHAnsi" w:hAnsiTheme="minorHAnsi"/>
          <w:sz w:val="20"/>
          <w:szCs w:val="20"/>
        </w:rPr>
      </w:pPr>
      <w:r w:rsidRPr="00553174">
        <w:rPr>
          <w:rFonts w:asciiTheme="minorHAnsi" w:hAnsiTheme="minorHAnsi"/>
          <w:i/>
          <w:iCs/>
          <w:sz w:val="20"/>
          <w:szCs w:val="20"/>
        </w:rPr>
        <w:t>Cricket.java</w:t>
      </w:r>
    </w:p>
    <w:p w:rsidR="00534C6F" w:rsidRPr="00553174" w:rsidRDefault="00534C6F" w:rsidP="00534C6F">
      <w:pPr>
        <w:pStyle w:val="HTMLPreformatted"/>
        <w:rPr>
          <w:rStyle w:val="pln"/>
          <w:rFonts w:asciiTheme="minorHAnsi" w:eastAsiaTheme="majorEastAsia" w:hAnsiTheme="minorHAnsi"/>
        </w:rPr>
      </w:pP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class</w:t>
      </w:r>
      <w:r w:rsidRPr="00553174">
        <w:rPr>
          <w:rStyle w:val="pln"/>
          <w:rFonts w:asciiTheme="minorHAnsi" w:eastAsiaTheme="majorEastAsia" w:hAnsiTheme="minorHAnsi"/>
        </w:rPr>
        <w:t xml:space="preserve"> </w:t>
      </w:r>
      <w:r w:rsidRPr="00553174">
        <w:rPr>
          <w:rStyle w:val="typ"/>
          <w:rFonts w:asciiTheme="minorHAnsi" w:hAnsiTheme="minorHAnsi"/>
        </w:rPr>
        <w:t>Cricket</w:t>
      </w:r>
      <w:r w:rsidRPr="00553174">
        <w:rPr>
          <w:rStyle w:val="pln"/>
          <w:rFonts w:asciiTheme="minorHAnsi" w:eastAsiaTheme="majorEastAsia" w:hAnsiTheme="minorHAnsi"/>
        </w:rPr>
        <w:t xml:space="preserve"> </w:t>
      </w:r>
      <w:r w:rsidRPr="00553174">
        <w:rPr>
          <w:rStyle w:val="kwd"/>
          <w:rFonts w:asciiTheme="minorHAnsi" w:hAnsiTheme="minorHAnsi"/>
        </w:rPr>
        <w:t>extends</w:t>
      </w:r>
      <w:r w:rsidRPr="00553174">
        <w:rPr>
          <w:rStyle w:val="pln"/>
          <w:rFonts w:asciiTheme="minorHAnsi" w:eastAsiaTheme="majorEastAsia" w:hAnsiTheme="minorHAnsi"/>
        </w:rPr>
        <w:t xml:space="preserve"> </w:t>
      </w:r>
      <w:r w:rsidRPr="00553174">
        <w:rPr>
          <w:rStyle w:val="typ"/>
          <w:rFonts w:asciiTheme="minorHAnsi" w:hAnsiTheme="minorHAnsi"/>
        </w:rPr>
        <w:t>Game</w:t>
      </w:r>
      <w:r w:rsidRPr="00553174">
        <w:rPr>
          <w:rStyle w:val="pln"/>
          <w:rFonts w:asciiTheme="minorHAnsi" w:eastAsiaTheme="majorEastAsia" w:hAnsiTheme="minorHAnsi"/>
        </w:rPr>
        <w:t xml:space="preserve"> </w:t>
      </w:r>
      <w:r w:rsidRPr="00553174">
        <w:rPr>
          <w:rStyle w:val="pun"/>
          <w:rFonts w:asciiTheme="minorHAnsi" w:hAnsiTheme="minorHAnsi"/>
        </w:rPr>
        <w:t>{</w:t>
      </w:r>
    </w:p>
    <w:p w:rsidR="00534C6F" w:rsidRPr="00553174" w:rsidRDefault="00534C6F" w:rsidP="00534C6F">
      <w:pPr>
        <w:pStyle w:val="HTMLPreformatted"/>
        <w:rPr>
          <w:rStyle w:val="pln"/>
          <w:rFonts w:asciiTheme="minorHAnsi" w:eastAsiaTheme="majorEastAsia" w:hAnsiTheme="minorHAnsi"/>
        </w:rPr>
      </w:pPr>
    </w:p>
    <w:p w:rsidR="00534C6F" w:rsidRPr="00553174" w:rsidRDefault="00534C6F" w:rsidP="00534C6F">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lit"/>
          <w:rFonts w:asciiTheme="minorHAnsi" w:hAnsiTheme="minorHAnsi"/>
        </w:rPr>
        <w:t>@Override</w:t>
      </w:r>
    </w:p>
    <w:p w:rsidR="00534C6F" w:rsidRPr="00553174" w:rsidRDefault="00534C6F" w:rsidP="00534C6F">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void</w:t>
      </w:r>
      <w:proofErr w:type="gramEnd"/>
      <w:r w:rsidRPr="00553174">
        <w:rPr>
          <w:rStyle w:val="pln"/>
          <w:rFonts w:asciiTheme="minorHAnsi" w:eastAsiaTheme="majorEastAsia" w:hAnsiTheme="minorHAnsi"/>
        </w:rPr>
        <w:t xml:space="preserve"> endPlay</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pun"/>
          <w:rFonts w:asciiTheme="minorHAnsi" w:hAnsiTheme="minorHAnsi"/>
        </w:rPr>
        <w:t>{</w:t>
      </w:r>
    </w:p>
    <w:p w:rsidR="00534C6F" w:rsidRPr="00553174" w:rsidRDefault="00534C6F" w:rsidP="00534C6F">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typ"/>
          <w:rFonts w:asciiTheme="minorHAnsi" w:hAnsiTheme="minorHAnsi"/>
        </w:rPr>
        <w:t>System</w:t>
      </w:r>
      <w:r w:rsidRPr="00553174">
        <w:rPr>
          <w:rStyle w:val="pun"/>
          <w:rFonts w:asciiTheme="minorHAnsi" w:hAnsiTheme="minorHAnsi"/>
        </w:rPr>
        <w:t>.</w:t>
      </w:r>
      <w:r w:rsidRPr="00553174">
        <w:rPr>
          <w:rStyle w:val="kwd"/>
          <w:rFonts w:asciiTheme="minorHAnsi" w:hAnsiTheme="minorHAnsi"/>
        </w:rPr>
        <w:t>out</w:t>
      </w:r>
      <w:r w:rsidRPr="00553174">
        <w:rPr>
          <w:rStyle w:val="pun"/>
          <w:rFonts w:asciiTheme="minorHAnsi" w:hAnsiTheme="minorHAnsi"/>
        </w:rPr>
        <w:t>.</w:t>
      </w:r>
      <w:r w:rsidRPr="00553174">
        <w:rPr>
          <w:rStyle w:val="pln"/>
          <w:rFonts w:asciiTheme="minorHAnsi" w:eastAsiaTheme="majorEastAsia" w:hAnsiTheme="minorHAnsi"/>
        </w:rPr>
        <w:t>println</w:t>
      </w:r>
      <w:r w:rsidRPr="00553174">
        <w:rPr>
          <w:rStyle w:val="pun"/>
          <w:rFonts w:asciiTheme="minorHAnsi" w:hAnsiTheme="minorHAnsi"/>
        </w:rPr>
        <w:t>(</w:t>
      </w:r>
      <w:proofErr w:type="gramEnd"/>
      <w:r w:rsidRPr="00553174">
        <w:rPr>
          <w:rStyle w:val="str"/>
          <w:rFonts w:asciiTheme="minorHAnsi" w:hAnsiTheme="minorHAnsi"/>
        </w:rPr>
        <w:t>"Cricket Game Finished!"</w:t>
      </w:r>
      <w:r w:rsidRPr="00553174">
        <w:rPr>
          <w:rStyle w:val="pun"/>
          <w:rFonts w:asciiTheme="minorHAnsi" w:hAnsiTheme="minorHAnsi"/>
        </w:rPr>
        <w:t>);</w:t>
      </w:r>
    </w:p>
    <w:p w:rsidR="00534C6F" w:rsidRPr="00553174" w:rsidRDefault="00534C6F" w:rsidP="00534C6F">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pun"/>
          <w:rFonts w:asciiTheme="minorHAnsi" w:hAnsiTheme="minorHAnsi"/>
        </w:rPr>
        <w:t>}</w:t>
      </w:r>
    </w:p>
    <w:p w:rsidR="00534C6F" w:rsidRPr="00553174" w:rsidRDefault="00534C6F" w:rsidP="00534C6F">
      <w:pPr>
        <w:pStyle w:val="HTMLPreformatted"/>
        <w:rPr>
          <w:rStyle w:val="pln"/>
          <w:rFonts w:asciiTheme="minorHAnsi" w:eastAsiaTheme="majorEastAsia" w:hAnsiTheme="minorHAnsi"/>
        </w:rPr>
      </w:pPr>
    </w:p>
    <w:p w:rsidR="00534C6F" w:rsidRPr="00553174" w:rsidRDefault="00534C6F" w:rsidP="00534C6F">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lit"/>
          <w:rFonts w:asciiTheme="minorHAnsi" w:hAnsiTheme="minorHAnsi"/>
        </w:rPr>
        <w:t>@Override</w:t>
      </w:r>
    </w:p>
    <w:p w:rsidR="00534C6F" w:rsidRPr="00553174" w:rsidRDefault="00534C6F" w:rsidP="00534C6F">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void</w:t>
      </w:r>
      <w:proofErr w:type="gramEnd"/>
      <w:r w:rsidRPr="00553174">
        <w:rPr>
          <w:rStyle w:val="pln"/>
          <w:rFonts w:asciiTheme="minorHAnsi" w:eastAsiaTheme="majorEastAsia" w:hAnsiTheme="minorHAnsi"/>
        </w:rPr>
        <w:t xml:space="preserve"> initialize</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pun"/>
          <w:rFonts w:asciiTheme="minorHAnsi" w:hAnsiTheme="minorHAnsi"/>
        </w:rPr>
        <w:t>{</w:t>
      </w:r>
    </w:p>
    <w:p w:rsidR="00534C6F" w:rsidRPr="00553174" w:rsidRDefault="00534C6F" w:rsidP="00534C6F">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typ"/>
          <w:rFonts w:asciiTheme="minorHAnsi" w:hAnsiTheme="minorHAnsi"/>
        </w:rPr>
        <w:t>System</w:t>
      </w:r>
      <w:r w:rsidRPr="00553174">
        <w:rPr>
          <w:rStyle w:val="pun"/>
          <w:rFonts w:asciiTheme="minorHAnsi" w:hAnsiTheme="minorHAnsi"/>
        </w:rPr>
        <w:t>.</w:t>
      </w:r>
      <w:r w:rsidRPr="00553174">
        <w:rPr>
          <w:rStyle w:val="kwd"/>
          <w:rFonts w:asciiTheme="minorHAnsi" w:hAnsiTheme="minorHAnsi"/>
        </w:rPr>
        <w:t>out</w:t>
      </w:r>
      <w:r w:rsidRPr="00553174">
        <w:rPr>
          <w:rStyle w:val="pun"/>
          <w:rFonts w:asciiTheme="minorHAnsi" w:hAnsiTheme="minorHAnsi"/>
        </w:rPr>
        <w:t>.</w:t>
      </w:r>
      <w:r w:rsidRPr="00553174">
        <w:rPr>
          <w:rStyle w:val="pln"/>
          <w:rFonts w:asciiTheme="minorHAnsi" w:eastAsiaTheme="majorEastAsia" w:hAnsiTheme="minorHAnsi"/>
        </w:rPr>
        <w:t>println</w:t>
      </w:r>
      <w:r w:rsidRPr="00553174">
        <w:rPr>
          <w:rStyle w:val="pun"/>
          <w:rFonts w:asciiTheme="minorHAnsi" w:hAnsiTheme="minorHAnsi"/>
        </w:rPr>
        <w:t>(</w:t>
      </w:r>
      <w:proofErr w:type="gramEnd"/>
      <w:r w:rsidRPr="00553174">
        <w:rPr>
          <w:rStyle w:val="str"/>
          <w:rFonts w:asciiTheme="minorHAnsi" w:hAnsiTheme="minorHAnsi"/>
        </w:rPr>
        <w:t>"Cricket Game Initialized! Start playing."</w:t>
      </w:r>
      <w:r w:rsidRPr="00553174">
        <w:rPr>
          <w:rStyle w:val="pun"/>
          <w:rFonts w:asciiTheme="minorHAnsi" w:hAnsiTheme="minorHAnsi"/>
        </w:rPr>
        <w:t>);</w:t>
      </w:r>
    </w:p>
    <w:p w:rsidR="00534C6F" w:rsidRPr="00553174" w:rsidRDefault="00534C6F" w:rsidP="00534C6F">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pun"/>
          <w:rFonts w:asciiTheme="minorHAnsi" w:hAnsiTheme="minorHAnsi"/>
        </w:rPr>
        <w:t>}</w:t>
      </w:r>
    </w:p>
    <w:p w:rsidR="00534C6F" w:rsidRPr="00553174" w:rsidRDefault="00534C6F" w:rsidP="00534C6F">
      <w:pPr>
        <w:pStyle w:val="HTMLPreformatted"/>
        <w:rPr>
          <w:rStyle w:val="pln"/>
          <w:rFonts w:asciiTheme="minorHAnsi" w:eastAsiaTheme="majorEastAsia" w:hAnsiTheme="minorHAnsi"/>
        </w:rPr>
      </w:pPr>
    </w:p>
    <w:p w:rsidR="00534C6F" w:rsidRPr="00553174" w:rsidRDefault="00534C6F" w:rsidP="00534C6F">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lit"/>
          <w:rFonts w:asciiTheme="minorHAnsi" w:hAnsiTheme="minorHAnsi"/>
        </w:rPr>
        <w:t>@Override</w:t>
      </w:r>
    </w:p>
    <w:p w:rsidR="00534C6F" w:rsidRPr="00553174" w:rsidRDefault="00534C6F" w:rsidP="00534C6F">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void</w:t>
      </w:r>
      <w:proofErr w:type="gramEnd"/>
      <w:r w:rsidRPr="00553174">
        <w:rPr>
          <w:rStyle w:val="pln"/>
          <w:rFonts w:asciiTheme="minorHAnsi" w:eastAsiaTheme="majorEastAsia" w:hAnsiTheme="minorHAnsi"/>
        </w:rPr>
        <w:t xml:space="preserve"> startPlay</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pun"/>
          <w:rFonts w:asciiTheme="minorHAnsi" w:hAnsiTheme="minorHAnsi"/>
        </w:rPr>
        <w:t>{</w:t>
      </w:r>
    </w:p>
    <w:p w:rsidR="00534C6F" w:rsidRPr="00553174" w:rsidRDefault="00534C6F" w:rsidP="00534C6F">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typ"/>
          <w:rFonts w:asciiTheme="minorHAnsi" w:hAnsiTheme="minorHAnsi"/>
        </w:rPr>
        <w:t>System</w:t>
      </w:r>
      <w:r w:rsidRPr="00553174">
        <w:rPr>
          <w:rStyle w:val="pun"/>
          <w:rFonts w:asciiTheme="minorHAnsi" w:hAnsiTheme="minorHAnsi"/>
        </w:rPr>
        <w:t>.</w:t>
      </w:r>
      <w:r w:rsidRPr="00553174">
        <w:rPr>
          <w:rStyle w:val="kwd"/>
          <w:rFonts w:asciiTheme="minorHAnsi" w:hAnsiTheme="minorHAnsi"/>
        </w:rPr>
        <w:t>out</w:t>
      </w:r>
      <w:r w:rsidRPr="00553174">
        <w:rPr>
          <w:rStyle w:val="pun"/>
          <w:rFonts w:asciiTheme="minorHAnsi" w:hAnsiTheme="minorHAnsi"/>
        </w:rPr>
        <w:t>.</w:t>
      </w:r>
      <w:r w:rsidRPr="00553174">
        <w:rPr>
          <w:rStyle w:val="pln"/>
          <w:rFonts w:asciiTheme="minorHAnsi" w:eastAsiaTheme="majorEastAsia" w:hAnsiTheme="minorHAnsi"/>
        </w:rPr>
        <w:t>println</w:t>
      </w:r>
      <w:r w:rsidRPr="00553174">
        <w:rPr>
          <w:rStyle w:val="pun"/>
          <w:rFonts w:asciiTheme="minorHAnsi" w:hAnsiTheme="minorHAnsi"/>
        </w:rPr>
        <w:t>(</w:t>
      </w:r>
      <w:proofErr w:type="gramEnd"/>
      <w:r w:rsidRPr="00553174">
        <w:rPr>
          <w:rStyle w:val="str"/>
          <w:rFonts w:asciiTheme="minorHAnsi" w:hAnsiTheme="minorHAnsi"/>
        </w:rPr>
        <w:t>"Cricket Game Started. Enjoy the game!"</w:t>
      </w:r>
      <w:r w:rsidRPr="00553174">
        <w:rPr>
          <w:rStyle w:val="pun"/>
          <w:rFonts w:asciiTheme="minorHAnsi" w:hAnsiTheme="minorHAnsi"/>
        </w:rPr>
        <w:t>);</w:t>
      </w:r>
    </w:p>
    <w:p w:rsidR="00534C6F" w:rsidRPr="00553174" w:rsidRDefault="00534C6F" w:rsidP="00534C6F">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pun"/>
          <w:rFonts w:asciiTheme="minorHAnsi" w:hAnsiTheme="minorHAnsi"/>
        </w:rPr>
        <w:t>}</w:t>
      </w:r>
    </w:p>
    <w:p w:rsidR="00534C6F" w:rsidRPr="00553174" w:rsidRDefault="00534C6F" w:rsidP="00534C6F">
      <w:pPr>
        <w:pStyle w:val="HTMLPreformatted"/>
        <w:rPr>
          <w:rFonts w:asciiTheme="minorHAnsi" w:hAnsiTheme="minorHAnsi"/>
        </w:rPr>
      </w:pPr>
      <w:r w:rsidRPr="00553174">
        <w:rPr>
          <w:rStyle w:val="pun"/>
          <w:rFonts w:asciiTheme="minorHAnsi" w:hAnsiTheme="minorHAnsi"/>
        </w:rPr>
        <w:t>}</w:t>
      </w:r>
    </w:p>
    <w:p w:rsidR="00534C6F" w:rsidRPr="00553174" w:rsidRDefault="00534C6F" w:rsidP="00534C6F">
      <w:pPr>
        <w:pStyle w:val="NormalWeb"/>
        <w:rPr>
          <w:rFonts w:asciiTheme="minorHAnsi" w:hAnsiTheme="minorHAnsi"/>
          <w:sz w:val="20"/>
          <w:szCs w:val="20"/>
        </w:rPr>
      </w:pPr>
      <w:r w:rsidRPr="00553174">
        <w:rPr>
          <w:rFonts w:asciiTheme="minorHAnsi" w:hAnsiTheme="minorHAnsi"/>
          <w:i/>
          <w:iCs/>
          <w:sz w:val="20"/>
          <w:szCs w:val="20"/>
        </w:rPr>
        <w:t>Football.java</w:t>
      </w:r>
    </w:p>
    <w:p w:rsidR="00534C6F" w:rsidRPr="00553174" w:rsidRDefault="00534C6F" w:rsidP="00534C6F">
      <w:pPr>
        <w:pStyle w:val="HTMLPreformatted"/>
        <w:rPr>
          <w:rStyle w:val="pln"/>
          <w:rFonts w:asciiTheme="minorHAnsi" w:eastAsiaTheme="majorEastAsia" w:hAnsiTheme="minorHAnsi"/>
        </w:rPr>
      </w:pP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class</w:t>
      </w:r>
      <w:r w:rsidRPr="00553174">
        <w:rPr>
          <w:rStyle w:val="pln"/>
          <w:rFonts w:asciiTheme="minorHAnsi" w:eastAsiaTheme="majorEastAsia" w:hAnsiTheme="minorHAnsi"/>
        </w:rPr>
        <w:t xml:space="preserve"> </w:t>
      </w:r>
      <w:r w:rsidRPr="00553174">
        <w:rPr>
          <w:rStyle w:val="typ"/>
          <w:rFonts w:asciiTheme="minorHAnsi" w:hAnsiTheme="minorHAnsi"/>
        </w:rPr>
        <w:t>Football</w:t>
      </w:r>
      <w:r w:rsidRPr="00553174">
        <w:rPr>
          <w:rStyle w:val="pln"/>
          <w:rFonts w:asciiTheme="minorHAnsi" w:eastAsiaTheme="majorEastAsia" w:hAnsiTheme="minorHAnsi"/>
        </w:rPr>
        <w:t xml:space="preserve"> </w:t>
      </w:r>
      <w:r w:rsidRPr="00553174">
        <w:rPr>
          <w:rStyle w:val="kwd"/>
          <w:rFonts w:asciiTheme="minorHAnsi" w:hAnsiTheme="minorHAnsi"/>
        </w:rPr>
        <w:t>extends</w:t>
      </w:r>
      <w:r w:rsidRPr="00553174">
        <w:rPr>
          <w:rStyle w:val="pln"/>
          <w:rFonts w:asciiTheme="minorHAnsi" w:eastAsiaTheme="majorEastAsia" w:hAnsiTheme="minorHAnsi"/>
        </w:rPr>
        <w:t xml:space="preserve"> </w:t>
      </w:r>
      <w:r w:rsidRPr="00553174">
        <w:rPr>
          <w:rStyle w:val="typ"/>
          <w:rFonts w:asciiTheme="minorHAnsi" w:hAnsiTheme="minorHAnsi"/>
        </w:rPr>
        <w:t>Game</w:t>
      </w:r>
      <w:r w:rsidRPr="00553174">
        <w:rPr>
          <w:rStyle w:val="pln"/>
          <w:rFonts w:asciiTheme="minorHAnsi" w:eastAsiaTheme="majorEastAsia" w:hAnsiTheme="minorHAnsi"/>
        </w:rPr>
        <w:t xml:space="preserve"> </w:t>
      </w:r>
      <w:r w:rsidRPr="00553174">
        <w:rPr>
          <w:rStyle w:val="pun"/>
          <w:rFonts w:asciiTheme="minorHAnsi" w:hAnsiTheme="minorHAnsi"/>
        </w:rPr>
        <w:t>{</w:t>
      </w:r>
    </w:p>
    <w:p w:rsidR="00534C6F" w:rsidRPr="00553174" w:rsidRDefault="00534C6F" w:rsidP="00534C6F">
      <w:pPr>
        <w:pStyle w:val="HTMLPreformatted"/>
        <w:rPr>
          <w:rStyle w:val="pln"/>
          <w:rFonts w:asciiTheme="minorHAnsi" w:eastAsiaTheme="majorEastAsia" w:hAnsiTheme="minorHAnsi"/>
        </w:rPr>
      </w:pPr>
    </w:p>
    <w:p w:rsidR="00534C6F" w:rsidRPr="00553174" w:rsidRDefault="00534C6F" w:rsidP="00534C6F">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lit"/>
          <w:rFonts w:asciiTheme="minorHAnsi" w:hAnsiTheme="minorHAnsi"/>
        </w:rPr>
        <w:t>@Override</w:t>
      </w:r>
    </w:p>
    <w:p w:rsidR="00534C6F" w:rsidRPr="00553174" w:rsidRDefault="00534C6F" w:rsidP="00534C6F">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void</w:t>
      </w:r>
      <w:proofErr w:type="gramEnd"/>
      <w:r w:rsidRPr="00553174">
        <w:rPr>
          <w:rStyle w:val="pln"/>
          <w:rFonts w:asciiTheme="minorHAnsi" w:eastAsiaTheme="majorEastAsia" w:hAnsiTheme="minorHAnsi"/>
        </w:rPr>
        <w:t xml:space="preserve"> endPlay</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pun"/>
          <w:rFonts w:asciiTheme="minorHAnsi" w:hAnsiTheme="minorHAnsi"/>
        </w:rPr>
        <w:t>{</w:t>
      </w:r>
    </w:p>
    <w:p w:rsidR="00534C6F" w:rsidRPr="00553174" w:rsidRDefault="00534C6F" w:rsidP="00534C6F">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typ"/>
          <w:rFonts w:asciiTheme="minorHAnsi" w:hAnsiTheme="minorHAnsi"/>
        </w:rPr>
        <w:t>System</w:t>
      </w:r>
      <w:r w:rsidRPr="00553174">
        <w:rPr>
          <w:rStyle w:val="pun"/>
          <w:rFonts w:asciiTheme="minorHAnsi" w:hAnsiTheme="minorHAnsi"/>
        </w:rPr>
        <w:t>.</w:t>
      </w:r>
      <w:r w:rsidRPr="00553174">
        <w:rPr>
          <w:rStyle w:val="kwd"/>
          <w:rFonts w:asciiTheme="minorHAnsi" w:hAnsiTheme="minorHAnsi"/>
        </w:rPr>
        <w:t>out</w:t>
      </w:r>
      <w:r w:rsidRPr="00553174">
        <w:rPr>
          <w:rStyle w:val="pun"/>
          <w:rFonts w:asciiTheme="minorHAnsi" w:hAnsiTheme="minorHAnsi"/>
        </w:rPr>
        <w:t>.</w:t>
      </w:r>
      <w:r w:rsidRPr="00553174">
        <w:rPr>
          <w:rStyle w:val="pln"/>
          <w:rFonts w:asciiTheme="minorHAnsi" w:eastAsiaTheme="majorEastAsia" w:hAnsiTheme="minorHAnsi"/>
        </w:rPr>
        <w:t>println</w:t>
      </w:r>
      <w:r w:rsidRPr="00553174">
        <w:rPr>
          <w:rStyle w:val="pun"/>
          <w:rFonts w:asciiTheme="minorHAnsi" w:hAnsiTheme="minorHAnsi"/>
        </w:rPr>
        <w:t>(</w:t>
      </w:r>
      <w:proofErr w:type="gramEnd"/>
      <w:r w:rsidRPr="00553174">
        <w:rPr>
          <w:rStyle w:val="str"/>
          <w:rFonts w:asciiTheme="minorHAnsi" w:hAnsiTheme="minorHAnsi"/>
        </w:rPr>
        <w:t>"Football Game Finished!"</w:t>
      </w:r>
      <w:r w:rsidRPr="00553174">
        <w:rPr>
          <w:rStyle w:val="pun"/>
          <w:rFonts w:asciiTheme="minorHAnsi" w:hAnsiTheme="minorHAnsi"/>
        </w:rPr>
        <w:t>);</w:t>
      </w:r>
    </w:p>
    <w:p w:rsidR="00534C6F" w:rsidRPr="00553174" w:rsidRDefault="00534C6F" w:rsidP="00534C6F">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pun"/>
          <w:rFonts w:asciiTheme="minorHAnsi" w:hAnsiTheme="minorHAnsi"/>
        </w:rPr>
        <w:t>}</w:t>
      </w:r>
    </w:p>
    <w:p w:rsidR="00534C6F" w:rsidRPr="00553174" w:rsidRDefault="00534C6F" w:rsidP="00534C6F">
      <w:pPr>
        <w:pStyle w:val="HTMLPreformatted"/>
        <w:rPr>
          <w:rStyle w:val="pln"/>
          <w:rFonts w:asciiTheme="minorHAnsi" w:eastAsiaTheme="majorEastAsia" w:hAnsiTheme="minorHAnsi"/>
        </w:rPr>
      </w:pPr>
    </w:p>
    <w:p w:rsidR="00534C6F" w:rsidRPr="00553174" w:rsidRDefault="00534C6F" w:rsidP="00534C6F">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lit"/>
          <w:rFonts w:asciiTheme="minorHAnsi" w:hAnsiTheme="minorHAnsi"/>
        </w:rPr>
        <w:t>@Override</w:t>
      </w:r>
    </w:p>
    <w:p w:rsidR="00534C6F" w:rsidRPr="00553174" w:rsidRDefault="00534C6F" w:rsidP="00534C6F">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void</w:t>
      </w:r>
      <w:proofErr w:type="gramEnd"/>
      <w:r w:rsidRPr="00553174">
        <w:rPr>
          <w:rStyle w:val="pln"/>
          <w:rFonts w:asciiTheme="minorHAnsi" w:eastAsiaTheme="majorEastAsia" w:hAnsiTheme="minorHAnsi"/>
        </w:rPr>
        <w:t xml:space="preserve"> initialize</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pun"/>
          <w:rFonts w:asciiTheme="minorHAnsi" w:hAnsiTheme="minorHAnsi"/>
        </w:rPr>
        <w:t>{</w:t>
      </w:r>
    </w:p>
    <w:p w:rsidR="00534C6F" w:rsidRPr="00553174" w:rsidRDefault="00534C6F" w:rsidP="00534C6F">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typ"/>
          <w:rFonts w:asciiTheme="minorHAnsi" w:hAnsiTheme="minorHAnsi"/>
        </w:rPr>
        <w:t>System</w:t>
      </w:r>
      <w:r w:rsidRPr="00553174">
        <w:rPr>
          <w:rStyle w:val="pun"/>
          <w:rFonts w:asciiTheme="minorHAnsi" w:hAnsiTheme="minorHAnsi"/>
        </w:rPr>
        <w:t>.</w:t>
      </w:r>
      <w:r w:rsidRPr="00553174">
        <w:rPr>
          <w:rStyle w:val="kwd"/>
          <w:rFonts w:asciiTheme="minorHAnsi" w:hAnsiTheme="minorHAnsi"/>
        </w:rPr>
        <w:t>out</w:t>
      </w:r>
      <w:r w:rsidRPr="00553174">
        <w:rPr>
          <w:rStyle w:val="pun"/>
          <w:rFonts w:asciiTheme="minorHAnsi" w:hAnsiTheme="minorHAnsi"/>
        </w:rPr>
        <w:t>.</w:t>
      </w:r>
      <w:r w:rsidRPr="00553174">
        <w:rPr>
          <w:rStyle w:val="pln"/>
          <w:rFonts w:asciiTheme="minorHAnsi" w:eastAsiaTheme="majorEastAsia" w:hAnsiTheme="minorHAnsi"/>
        </w:rPr>
        <w:t>println</w:t>
      </w:r>
      <w:r w:rsidRPr="00553174">
        <w:rPr>
          <w:rStyle w:val="pun"/>
          <w:rFonts w:asciiTheme="minorHAnsi" w:hAnsiTheme="minorHAnsi"/>
        </w:rPr>
        <w:t>(</w:t>
      </w:r>
      <w:proofErr w:type="gramEnd"/>
      <w:r w:rsidRPr="00553174">
        <w:rPr>
          <w:rStyle w:val="str"/>
          <w:rFonts w:asciiTheme="minorHAnsi" w:hAnsiTheme="minorHAnsi"/>
        </w:rPr>
        <w:t>"Football Game Initialized! Start playing."</w:t>
      </w:r>
      <w:r w:rsidRPr="00553174">
        <w:rPr>
          <w:rStyle w:val="pun"/>
          <w:rFonts w:asciiTheme="minorHAnsi" w:hAnsiTheme="minorHAnsi"/>
        </w:rPr>
        <w:t>);</w:t>
      </w:r>
    </w:p>
    <w:p w:rsidR="00534C6F" w:rsidRPr="00553174" w:rsidRDefault="00534C6F" w:rsidP="00534C6F">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pun"/>
          <w:rFonts w:asciiTheme="minorHAnsi" w:hAnsiTheme="minorHAnsi"/>
        </w:rPr>
        <w:t>}</w:t>
      </w:r>
    </w:p>
    <w:p w:rsidR="00534C6F" w:rsidRPr="00553174" w:rsidRDefault="00534C6F" w:rsidP="00534C6F">
      <w:pPr>
        <w:pStyle w:val="HTMLPreformatted"/>
        <w:rPr>
          <w:rStyle w:val="pln"/>
          <w:rFonts w:asciiTheme="minorHAnsi" w:eastAsiaTheme="majorEastAsia" w:hAnsiTheme="minorHAnsi"/>
        </w:rPr>
      </w:pPr>
    </w:p>
    <w:p w:rsidR="00534C6F" w:rsidRPr="00553174" w:rsidRDefault="00534C6F" w:rsidP="00534C6F">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lit"/>
          <w:rFonts w:asciiTheme="minorHAnsi" w:hAnsiTheme="minorHAnsi"/>
        </w:rPr>
        <w:t>@Override</w:t>
      </w:r>
    </w:p>
    <w:p w:rsidR="00534C6F" w:rsidRPr="00553174" w:rsidRDefault="00534C6F" w:rsidP="00534C6F">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void</w:t>
      </w:r>
      <w:proofErr w:type="gramEnd"/>
      <w:r w:rsidRPr="00553174">
        <w:rPr>
          <w:rStyle w:val="pln"/>
          <w:rFonts w:asciiTheme="minorHAnsi" w:eastAsiaTheme="majorEastAsia" w:hAnsiTheme="minorHAnsi"/>
        </w:rPr>
        <w:t xml:space="preserve"> startPlay</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pun"/>
          <w:rFonts w:asciiTheme="minorHAnsi" w:hAnsiTheme="minorHAnsi"/>
        </w:rPr>
        <w:t>{</w:t>
      </w:r>
    </w:p>
    <w:p w:rsidR="00534C6F" w:rsidRPr="00553174" w:rsidRDefault="00534C6F" w:rsidP="00534C6F">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typ"/>
          <w:rFonts w:asciiTheme="minorHAnsi" w:hAnsiTheme="minorHAnsi"/>
        </w:rPr>
        <w:t>System</w:t>
      </w:r>
      <w:r w:rsidRPr="00553174">
        <w:rPr>
          <w:rStyle w:val="pun"/>
          <w:rFonts w:asciiTheme="minorHAnsi" w:hAnsiTheme="minorHAnsi"/>
        </w:rPr>
        <w:t>.</w:t>
      </w:r>
      <w:r w:rsidRPr="00553174">
        <w:rPr>
          <w:rStyle w:val="kwd"/>
          <w:rFonts w:asciiTheme="minorHAnsi" w:hAnsiTheme="minorHAnsi"/>
        </w:rPr>
        <w:t>out</w:t>
      </w:r>
      <w:r w:rsidRPr="00553174">
        <w:rPr>
          <w:rStyle w:val="pun"/>
          <w:rFonts w:asciiTheme="minorHAnsi" w:hAnsiTheme="minorHAnsi"/>
        </w:rPr>
        <w:t>.</w:t>
      </w:r>
      <w:r w:rsidRPr="00553174">
        <w:rPr>
          <w:rStyle w:val="pln"/>
          <w:rFonts w:asciiTheme="minorHAnsi" w:eastAsiaTheme="majorEastAsia" w:hAnsiTheme="minorHAnsi"/>
        </w:rPr>
        <w:t>println</w:t>
      </w:r>
      <w:r w:rsidRPr="00553174">
        <w:rPr>
          <w:rStyle w:val="pun"/>
          <w:rFonts w:asciiTheme="minorHAnsi" w:hAnsiTheme="minorHAnsi"/>
        </w:rPr>
        <w:t>(</w:t>
      </w:r>
      <w:proofErr w:type="gramEnd"/>
      <w:r w:rsidRPr="00553174">
        <w:rPr>
          <w:rStyle w:val="str"/>
          <w:rFonts w:asciiTheme="minorHAnsi" w:hAnsiTheme="minorHAnsi"/>
        </w:rPr>
        <w:t>"Football Game Started. Enjoy the game!"</w:t>
      </w:r>
      <w:r w:rsidRPr="00553174">
        <w:rPr>
          <w:rStyle w:val="pun"/>
          <w:rFonts w:asciiTheme="minorHAnsi" w:hAnsiTheme="minorHAnsi"/>
        </w:rPr>
        <w:t>);</w:t>
      </w:r>
    </w:p>
    <w:p w:rsidR="00534C6F" w:rsidRPr="00553174" w:rsidRDefault="00534C6F" w:rsidP="00534C6F">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pun"/>
          <w:rFonts w:asciiTheme="minorHAnsi" w:hAnsiTheme="minorHAnsi"/>
        </w:rPr>
        <w:t>}</w:t>
      </w:r>
    </w:p>
    <w:p w:rsidR="00534C6F" w:rsidRPr="00553174" w:rsidRDefault="00534C6F" w:rsidP="00534C6F">
      <w:pPr>
        <w:pStyle w:val="HTMLPreformatted"/>
        <w:rPr>
          <w:rFonts w:asciiTheme="minorHAnsi" w:hAnsiTheme="minorHAnsi"/>
        </w:rPr>
      </w:pPr>
      <w:r w:rsidRPr="00553174">
        <w:rPr>
          <w:rStyle w:val="pun"/>
          <w:rFonts w:asciiTheme="minorHAnsi" w:hAnsiTheme="minorHAnsi"/>
        </w:rPr>
        <w:t>}</w:t>
      </w:r>
    </w:p>
    <w:p w:rsidR="00534C6F" w:rsidRPr="00553174" w:rsidRDefault="00534C6F" w:rsidP="00534C6F">
      <w:pPr>
        <w:pStyle w:val="Heading2"/>
        <w:rPr>
          <w:rFonts w:asciiTheme="minorHAnsi" w:hAnsiTheme="minorHAnsi"/>
          <w:sz w:val="20"/>
          <w:szCs w:val="20"/>
        </w:rPr>
      </w:pPr>
      <w:r w:rsidRPr="00553174">
        <w:rPr>
          <w:rFonts w:asciiTheme="minorHAnsi" w:hAnsiTheme="minorHAnsi"/>
          <w:sz w:val="20"/>
          <w:szCs w:val="20"/>
        </w:rPr>
        <w:t>Step 3</w:t>
      </w:r>
    </w:p>
    <w:p w:rsidR="00534C6F" w:rsidRPr="00553174" w:rsidRDefault="00534C6F" w:rsidP="00534C6F">
      <w:pPr>
        <w:pStyle w:val="NormalWeb"/>
        <w:rPr>
          <w:rFonts w:asciiTheme="minorHAnsi" w:hAnsiTheme="minorHAnsi"/>
          <w:sz w:val="20"/>
          <w:szCs w:val="20"/>
        </w:rPr>
      </w:pPr>
      <w:r w:rsidRPr="00553174">
        <w:rPr>
          <w:rFonts w:asciiTheme="minorHAnsi" w:hAnsiTheme="minorHAnsi"/>
          <w:sz w:val="20"/>
          <w:szCs w:val="20"/>
        </w:rPr>
        <w:t xml:space="preserve">Use the </w:t>
      </w:r>
      <w:r w:rsidRPr="00553174">
        <w:rPr>
          <w:rFonts w:asciiTheme="minorHAnsi" w:hAnsiTheme="minorHAnsi"/>
          <w:i/>
          <w:iCs/>
          <w:sz w:val="20"/>
          <w:szCs w:val="20"/>
        </w:rPr>
        <w:t>Game</w:t>
      </w:r>
      <w:r w:rsidRPr="00553174">
        <w:rPr>
          <w:rFonts w:asciiTheme="minorHAnsi" w:hAnsiTheme="minorHAnsi"/>
          <w:sz w:val="20"/>
          <w:szCs w:val="20"/>
        </w:rPr>
        <w:t xml:space="preserve">'s template method </w:t>
      </w:r>
      <w:proofErr w:type="gramStart"/>
      <w:r w:rsidRPr="00553174">
        <w:rPr>
          <w:rFonts w:asciiTheme="minorHAnsi" w:hAnsiTheme="minorHAnsi"/>
          <w:sz w:val="20"/>
          <w:szCs w:val="20"/>
        </w:rPr>
        <w:t>play(</w:t>
      </w:r>
      <w:proofErr w:type="gramEnd"/>
      <w:r w:rsidRPr="00553174">
        <w:rPr>
          <w:rFonts w:asciiTheme="minorHAnsi" w:hAnsiTheme="minorHAnsi"/>
          <w:sz w:val="20"/>
          <w:szCs w:val="20"/>
        </w:rPr>
        <w:t>) to demonstrate a defined way of playing game.</w:t>
      </w:r>
    </w:p>
    <w:p w:rsidR="00534C6F" w:rsidRPr="00553174" w:rsidRDefault="00534C6F" w:rsidP="00534C6F">
      <w:pPr>
        <w:pStyle w:val="NormalWeb"/>
        <w:rPr>
          <w:rFonts w:asciiTheme="minorHAnsi" w:hAnsiTheme="minorHAnsi"/>
          <w:sz w:val="20"/>
          <w:szCs w:val="20"/>
        </w:rPr>
      </w:pPr>
      <w:r w:rsidRPr="00553174">
        <w:rPr>
          <w:rFonts w:asciiTheme="minorHAnsi" w:hAnsiTheme="minorHAnsi"/>
          <w:i/>
          <w:iCs/>
          <w:sz w:val="20"/>
          <w:szCs w:val="20"/>
        </w:rPr>
        <w:t>TemplatePatternDemo.java</w:t>
      </w:r>
    </w:p>
    <w:p w:rsidR="00534C6F" w:rsidRPr="00553174" w:rsidRDefault="00534C6F" w:rsidP="00534C6F">
      <w:pPr>
        <w:pStyle w:val="HTMLPreformatted"/>
        <w:rPr>
          <w:rStyle w:val="pln"/>
          <w:rFonts w:asciiTheme="minorHAnsi" w:eastAsiaTheme="majorEastAsia" w:hAnsiTheme="minorHAnsi"/>
        </w:rPr>
      </w:pPr>
      <w:proofErr w:type="gramStart"/>
      <w:r w:rsidRPr="00553174">
        <w:rPr>
          <w:rStyle w:val="kwd"/>
          <w:rFonts w:asciiTheme="minorHAnsi" w:hAnsiTheme="minorHAnsi"/>
        </w:rPr>
        <w:lastRenderedPageBreak/>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class</w:t>
      </w:r>
      <w:r w:rsidRPr="00553174">
        <w:rPr>
          <w:rStyle w:val="pln"/>
          <w:rFonts w:asciiTheme="minorHAnsi" w:eastAsiaTheme="majorEastAsia" w:hAnsiTheme="minorHAnsi"/>
        </w:rPr>
        <w:t xml:space="preserve"> </w:t>
      </w:r>
      <w:r w:rsidRPr="00553174">
        <w:rPr>
          <w:rStyle w:val="typ"/>
          <w:rFonts w:asciiTheme="minorHAnsi" w:hAnsiTheme="minorHAnsi"/>
        </w:rPr>
        <w:t>TemplatePatternDemo</w:t>
      </w:r>
      <w:r w:rsidRPr="00553174">
        <w:rPr>
          <w:rStyle w:val="pln"/>
          <w:rFonts w:asciiTheme="minorHAnsi" w:eastAsiaTheme="majorEastAsia" w:hAnsiTheme="minorHAnsi"/>
        </w:rPr>
        <w:t xml:space="preserve"> </w:t>
      </w:r>
      <w:r w:rsidRPr="00553174">
        <w:rPr>
          <w:rStyle w:val="pun"/>
          <w:rFonts w:asciiTheme="minorHAnsi" w:hAnsiTheme="minorHAnsi"/>
        </w:rPr>
        <w:t>{</w:t>
      </w:r>
    </w:p>
    <w:p w:rsidR="00534C6F" w:rsidRPr="00553174" w:rsidRDefault="00534C6F" w:rsidP="00534C6F">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static</w:t>
      </w:r>
      <w:r w:rsidRPr="00553174">
        <w:rPr>
          <w:rStyle w:val="pln"/>
          <w:rFonts w:asciiTheme="minorHAnsi" w:eastAsiaTheme="majorEastAsia" w:hAnsiTheme="minorHAnsi"/>
        </w:rPr>
        <w:t xml:space="preserve"> </w:t>
      </w:r>
      <w:r w:rsidRPr="00553174">
        <w:rPr>
          <w:rStyle w:val="kwd"/>
          <w:rFonts w:asciiTheme="minorHAnsi" w:hAnsiTheme="minorHAnsi"/>
        </w:rPr>
        <w:t>void</w:t>
      </w:r>
      <w:r w:rsidRPr="00553174">
        <w:rPr>
          <w:rStyle w:val="pln"/>
          <w:rFonts w:asciiTheme="minorHAnsi" w:eastAsiaTheme="majorEastAsia" w:hAnsiTheme="minorHAnsi"/>
        </w:rPr>
        <w:t xml:space="preserve"> main</w:t>
      </w:r>
      <w:r w:rsidRPr="00553174">
        <w:rPr>
          <w:rStyle w:val="pun"/>
          <w:rFonts w:asciiTheme="minorHAnsi" w:hAnsiTheme="minorHAnsi"/>
        </w:rPr>
        <w:t>(</w:t>
      </w:r>
      <w:r w:rsidRPr="00553174">
        <w:rPr>
          <w:rStyle w:val="typ"/>
          <w:rFonts w:asciiTheme="minorHAnsi" w:hAnsiTheme="minorHAnsi"/>
        </w:rPr>
        <w:t>String</w:t>
      </w:r>
      <w:r w:rsidRPr="00553174">
        <w:rPr>
          <w:rStyle w:val="pun"/>
          <w:rFonts w:asciiTheme="minorHAnsi" w:hAnsiTheme="minorHAnsi"/>
        </w:rPr>
        <w:t>[]</w:t>
      </w:r>
      <w:r w:rsidRPr="00553174">
        <w:rPr>
          <w:rStyle w:val="pln"/>
          <w:rFonts w:asciiTheme="minorHAnsi" w:eastAsiaTheme="majorEastAsia" w:hAnsiTheme="minorHAnsi"/>
        </w:rPr>
        <w:t xml:space="preserve"> args</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pun"/>
          <w:rFonts w:asciiTheme="minorHAnsi" w:hAnsiTheme="minorHAnsi"/>
        </w:rPr>
        <w:t>{</w:t>
      </w:r>
    </w:p>
    <w:p w:rsidR="00534C6F" w:rsidRPr="00553174" w:rsidRDefault="00534C6F" w:rsidP="00534C6F">
      <w:pPr>
        <w:pStyle w:val="HTMLPreformatted"/>
        <w:rPr>
          <w:rStyle w:val="pln"/>
          <w:rFonts w:asciiTheme="minorHAnsi" w:eastAsiaTheme="majorEastAsia" w:hAnsiTheme="minorHAnsi"/>
        </w:rPr>
      </w:pPr>
    </w:p>
    <w:p w:rsidR="00534C6F" w:rsidRPr="00553174" w:rsidRDefault="00534C6F" w:rsidP="00534C6F">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typ"/>
          <w:rFonts w:asciiTheme="minorHAnsi" w:hAnsiTheme="minorHAnsi"/>
        </w:rPr>
        <w:t>Game</w:t>
      </w:r>
      <w:r w:rsidRPr="00553174">
        <w:rPr>
          <w:rStyle w:val="pln"/>
          <w:rFonts w:asciiTheme="minorHAnsi" w:eastAsiaTheme="majorEastAsia" w:hAnsiTheme="minorHAnsi"/>
        </w:rPr>
        <w:t xml:space="preserve"> game </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kwd"/>
          <w:rFonts w:asciiTheme="minorHAnsi" w:hAnsiTheme="minorHAnsi"/>
        </w:rPr>
        <w:t>new</w:t>
      </w:r>
      <w:r w:rsidRPr="00553174">
        <w:rPr>
          <w:rStyle w:val="pln"/>
          <w:rFonts w:asciiTheme="minorHAnsi" w:eastAsiaTheme="majorEastAsia" w:hAnsiTheme="minorHAnsi"/>
        </w:rPr>
        <w:t xml:space="preserve"> </w:t>
      </w:r>
      <w:proofErr w:type="gramStart"/>
      <w:r w:rsidRPr="00553174">
        <w:rPr>
          <w:rStyle w:val="typ"/>
          <w:rFonts w:asciiTheme="minorHAnsi" w:hAnsiTheme="minorHAnsi"/>
        </w:rPr>
        <w:t>Cricket</w:t>
      </w:r>
      <w:r w:rsidRPr="00553174">
        <w:rPr>
          <w:rStyle w:val="pun"/>
          <w:rFonts w:asciiTheme="minorHAnsi" w:hAnsiTheme="minorHAnsi"/>
        </w:rPr>
        <w:t>(</w:t>
      </w:r>
      <w:proofErr w:type="gramEnd"/>
      <w:r w:rsidRPr="00553174">
        <w:rPr>
          <w:rStyle w:val="pun"/>
          <w:rFonts w:asciiTheme="minorHAnsi" w:hAnsiTheme="minorHAnsi"/>
        </w:rPr>
        <w:t>);</w:t>
      </w:r>
    </w:p>
    <w:p w:rsidR="00534C6F" w:rsidRPr="00553174" w:rsidRDefault="00534C6F" w:rsidP="00534C6F">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pln"/>
          <w:rFonts w:asciiTheme="minorHAnsi" w:eastAsiaTheme="majorEastAsia" w:hAnsiTheme="minorHAnsi"/>
        </w:rPr>
        <w:t>game</w:t>
      </w:r>
      <w:r w:rsidRPr="00553174">
        <w:rPr>
          <w:rStyle w:val="pun"/>
          <w:rFonts w:asciiTheme="minorHAnsi" w:hAnsiTheme="minorHAnsi"/>
        </w:rPr>
        <w:t>.</w:t>
      </w:r>
      <w:r w:rsidRPr="00553174">
        <w:rPr>
          <w:rStyle w:val="pln"/>
          <w:rFonts w:asciiTheme="minorHAnsi" w:eastAsiaTheme="majorEastAsia" w:hAnsiTheme="minorHAnsi"/>
        </w:rPr>
        <w:t>play</w:t>
      </w:r>
      <w:r w:rsidRPr="00553174">
        <w:rPr>
          <w:rStyle w:val="pun"/>
          <w:rFonts w:asciiTheme="minorHAnsi" w:hAnsiTheme="minorHAnsi"/>
        </w:rPr>
        <w:t>(</w:t>
      </w:r>
      <w:proofErr w:type="gramEnd"/>
      <w:r w:rsidRPr="00553174">
        <w:rPr>
          <w:rStyle w:val="pun"/>
          <w:rFonts w:asciiTheme="minorHAnsi" w:hAnsiTheme="minorHAnsi"/>
        </w:rPr>
        <w:t>);</w:t>
      </w:r>
    </w:p>
    <w:p w:rsidR="00534C6F" w:rsidRPr="00553174" w:rsidRDefault="00534C6F" w:rsidP="00534C6F">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typ"/>
          <w:rFonts w:asciiTheme="minorHAnsi" w:hAnsiTheme="minorHAnsi"/>
        </w:rPr>
        <w:t>System</w:t>
      </w:r>
      <w:r w:rsidRPr="00553174">
        <w:rPr>
          <w:rStyle w:val="pun"/>
          <w:rFonts w:asciiTheme="minorHAnsi" w:hAnsiTheme="minorHAnsi"/>
        </w:rPr>
        <w:t>.</w:t>
      </w:r>
      <w:r w:rsidRPr="00553174">
        <w:rPr>
          <w:rStyle w:val="kwd"/>
          <w:rFonts w:asciiTheme="minorHAnsi" w:hAnsiTheme="minorHAnsi"/>
        </w:rPr>
        <w:t>out</w:t>
      </w:r>
      <w:r w:rsidRPr="00553174">
        <w:rPr>
          <w:rStyle w:val="pun"/>
          <w:rFonts w:asciiTheme="minorHAnsi" w:hAnsiTheme="minorHAnsi"/>
        </w:rPr>
        <w:t>.</w:t>
      </w:r>
      <w:r w:rsidRPr="00553174">
        <w:rPr>
          <w:rStyle w:val="pln"/>
          <w:rFonts w:asciiTheme="minorHAnsi" w:eastAsiaTheme="majorEastAsia" w:hAnsiTheme="minorHAnsi"/>
        </w:rPr>
        <w:t>println</w:t>
      </w:r>
      <w:r w:rsidRPr="00553174">
        <w:rPr>
          <w:rStyle w:val="pun"/>
          <w:rFonts w:asciiTheme="minorHAnsi" w:hAnsiTheme="minorHAnsi"/>
        </w:rPr>
        <w:t>(</w:t>
      </w:r>
      <w:proofErr w:type="gramEnd"/>
      <w:r w:rsidRPr="00553174">
        <w:rPr>
          <w:rStyle w:val="pun"/>
          <w:rFonts w:asciiTheme="minorHAnsi" w:hAnsiTheme="minorHAnsi"/>
        </w:rPr>
        <w:t>);</w:t>
      </w:r>
    </w:p>
    <w:p w:rsidR="00534C6F" w:rsidRPr="00553174" w:rsidRDefault="00534C6F" w:rsidP="00534C6F">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pln"/>
          <w:rFonts w:asciiTheme="minorHAnsi" w:eastAsiaTheme="majorEastAsia" w:hAnsiTheme="minorHAnsi"/>
        </w:rPr>
        <w:t>game</w:t>
      </w:r>
      <w:proofErr w:type="gramEnd"/>
      <w:r w:rsidRPr="00553174">
        <w:rPr>
          <w:rStyle w:val="pln"/>
          <w:rFonts w:asciiTheme="minorHAnsi" w:eastAsiaTheme="majorEastAsia" w:hAnsiTheme="minorHAnsi"/>
        </w:rPr>
        <w:t xml:space="preserve"> </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kwd"/>
          <w:rFonts w:asciiTheme="minorHAnsi" w:hAnsiTheme="minorHAnsi"/>
        </w:rPr>
        <w:t>new</w:t>
      </w:r>
      <w:r w:rsidRPr="00553174">
        <w:rPr>
          <w:rStyle w:val="pln"/>
          <w:rFonts w:asciiTheme="minorHAnsi" w:eastAsiaTheme="majorEastAsia" w:hAnsiTheme="minorHAnsi"/>
        </w:rPr>
        <w:t xml:space="preserve"> </w:t>
      </w:r>
      <w:r w:rsidRPr="00553174">
        <w:rPr>
          <w:rStyle w:val="typ"/>
          <w:rFonts w:asciiTheme="minorHAnsi" w:hAnsiTheme="minorHAnsi"/>
        </w:rPr>
        <w:t>Football</w:t>
      </w:r>
      <w:r w:rsidRPr="00553174">
        <w:rPr>
          <w:rStyle w:val="pun"/>
          <w:rFonts w:asciiTheme="minorHAnsi" w:hAnsiTheme="minorHAnsi"/>
        </w:rPr>
        <w:t>();</w:t>
      </w:r>
    </w:p>
    <w:p w:rsidR="00534C6F" w:rsidRPr="00553174" w:rsidRDefault="00534C6F" w:rsidP="00534C6F">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pln"/>
          <w:rFonts w:asciiTheme="minorHAnsi" w:eastAsiaTheme="majorEastAsia" w:hAnsiTheme="minorHAnsi"/>
        </w:rPr>
        <w:t>game</w:t>
      </w:r>
      <w:r w:rsidRPr="00553174">
        <w:rPr>
          <w:rStyle w:val="pun"/>
          <w:rFonts w:asciiTheme="minorHAnsi" w:hAnsiTheme="minorHAnsi"/>
        </w:rPr>
        <w:t>.</w:t>
      </w:r>
      <w:r w:rsidRPr="00553174">
        <w:rPr>
          <w:rStyle w:val="pln"/>
          <w:rFonts w:asciiTheme="minorHAnsi" w:eastAsiaTheme="majorEastAsia" w:hAnsiTheme="minorHAnsi"/>
        </w:rPr>
        <w:t>play</w:t>
      </w:r>
      <w:r w:rsidRPr="00553174">
        <w:rPr>
          <w:rStyle w:val="pun"/>
          <w:rFonts w:asciiTheme="minorHAnsi" w:hAnsiTheme="minorHAnsi"/>
        </w:rPr>
        <w:t>(</w:t>
      </w:r>
      <w:proofErr w:type="gramEnd"/>
      <w:r w:rsidRPr="00553174">
        <w:rPr>
          <w:rStyle w:val="pun"/>
          <w:rFonts w:asciiTheme="minorHAnsi" w:hAnsiTheme="minorHAnsi"/>
        </w:rPr>
        <w:t>);</w:t>
      </w:r>
      <w:r w:rsidRPr="00553174">
        <w:rPr>
          <w:rStyle w:val="pln"/>
          <w:rFonts w:asciiTheme="minorHAnsi" w:eastAsiaTheme="majorEastAsia" w:hAnsiTheme="minorHAnsi"/>
        </w:rPr>
        <w:tab/>
      </w:r>
      <w:r w:rsidRPr="00553174">
        <w:rPr>
          <w:rStyle w:val="pln"/>
          <w:rFonts w:asciiTheme="minorHAnsi" w:eastAsiaTheme="majorEastAsia" w:hAnsiTheme="minorHAnsi"/>
        </w:rPr>
        <w:tab/>
      </w:r>
    </w:p>
    <w:p w:rsidR="00534C6F" w:rsidRPr="00553174" w:rsidRDefault="00534C6F" w:rsidP="00534C6F">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pun"/>
          <w:rFonts w:asciiTheme="minorHAnsi" w:hAnsiTheme="minorHAnsi"/>
        </w:rPr>
        <w:t>}</w:t>
      </w:r>
    </w:p>
    <w:p w:rsidR="00534C6F" w:rsidRPr="00553174" w:rsidRDefault="00534C6F" w:rsidP="00534C6F">
      <w:pPr>
        <w:pStyle w:val="HTMLPreformatted"/>
        <w:rPr>
          <w:rFonts w:asciiTheme="minorHAnsi" w:hAnsiTheme="minorHAnsi"/>
        </w:rPr>
      </w:pPr>
      <w:r w:rsidRPr="00553174">
        <w:rPr>
          <w:rStyle w:val="pun"/>
          <w:rFonts w:asciiTheme="minorHAnsi" w:hAnsiTheme="minorHAnsi"/>
        </w:rPr>
        <w:t>}</w:t>
      </w:r>
    </w:p>
    <w:p w:rsidR="00534C6F" w:rsidRPr="00553174" w:rsidRDefault="00534C6F" w:rsidP="00534C6F">
      <w:pPr>
        <w:pStyle w:val="Heading2"/>
        <w:rPr>
          <w:rFonts w:asciiTheme="minorHAnsi" w:hAnsiTheme="minorHAnsi"/>
          <w:sz w:val="20"/>
          <w:szCs w:val="20"/>
        </w:rPr>
      </w:pPr>
      <w:r w:rsidRPr="00553174">
        <w:rPr>
          <w:rFonts w:asciiTheme="minorHAnsi" w:hAnsiTheme="minorHAnsi"/>
          <w:sz w:val="20"/>
          <w:szCs w:val="20"/>
        </w:rPr>
        <w:t>Step 4</w:t>
      </w:r>
    </w:p>
    <w:p w:rsidR="00534C6F" w:rsidRPr="00553174" w:rsidRDefault="00534C6F" w:rsidP="00534C6F">
      <w:pPr>
        <w:pStyle w:val="NormalWeb"/>
        <w:rPr>
          <w:rFonts w:asciiTheme="minorHAnsi" w:hAnsiTheme="minorHAnsi"/>
          <w:sz w:val="20"/>
          <w:szCs w:val="20"/>
        </w:rPr>
      </w:pPr>
      <w:r w:rsidRPr="00553174">
        <w:rPr>
          <w:rFonts w:asciiTheme="minorHAnsi" w:hAnsiTheme="minorHAnsi"/>
          <w:sz w:val="20"/>
          <w:szCs w:val="20"/>
        </w:rPr>
        <w:t>Verify the output.</w:t>
      </w:r>
    </w:p>
    <w:p w:rsidR="00534C6F" w:rsidRPr="00553174" w:rsidRDefault="00534C6F" w:rsidP="00534C6F">
      <w:pPr>
        <w:pStyle w:val="HTMLPreformatted"/>
        <w:rPr>
          <w:rFonts w:asciiTheme="minorHAnsi" w:hAnsiTheme="minorHAnsi"/>
        </w:rPr>
      </w:pPr>
      <w:r w:rsidRPr="00553174">
        <w:rPr>
          <w:rFonts w:asciiTheme="minorHAnsi" w:hAnsiTheme="minorHAnsi"/>
        </w:rPr>
        <w:t>Cricket Game Initialized! Start playing.</w:t>
      </w:r>
    </w:p>
    <w:p w:rsidR="00534C6F" w:rsidRPr="00553174" w:rsidRDefault="00534C6F" w:rsidP="00534C6F">
      <w:pPr>
        <w:pStyle w:val="HTMLPreformatted"/>
        <w:rPr>
          <w:rFonts w:asciiTheme="minorHAnsi" w:hAnsiTheme="minorHAnsi"/>
        </w:rPr>
      </w:pPr>
      <w:r w:rsidRPr="00553174">
        <w:rPr>
          <w:rFonts w:asciiTheme="minorHAnsi" w:hAnsiTheme="minorHAnsi"/>
        </w:rPr>
        <w:t>Cricket Game Started. Enjoy the game!</w:t>
      </w:r>
    </w:p>
    <w:p w:rsidR="00534C6F" w:rsidRPr="00553174" w:rsidRDefault="00534C6F" w:rsidP="00534C6F">
      <w:pPr>
        <w:pStyle w:val="HTMLPreformatted"/>
        <w:rPr>
          <w:rFonts w:asciiTheme="minorHAnsi" w:hAnsiTheme="minorHAnsi"/>
        </w:rPr>
      </w:pPr>
      <w:r w:rsidRPr="00553174">
        <w:rPr>
          <w:rFonts w:asciiTheme="minorHAnsi" w:hAnsiTheme="minorHAnsi"/>
        </w:rPr>
        <w:t>Cricket Game Finished!</w:t>
      </w:r>
    </w:p>
    <w:p w:rsidR="00534C6F" w:rsidRPr="00553174" w:rsidRDefault="00534C6F" w:rsidP="00534C6F">
      <w:pPr>
        <w:pStyle w:val="HTMLPreformatted"/>
        <w:rPr>
          <w:rFonts w:asciiTheme="minorHAnsi" w:hAnsiTheme="minorHAnsi"/>
        </w:rPr>
      </w:pPr>
    </w:p>
    <w:p w:rsidR="00534C6F" w:rsidRPr="00553174" w:rsidRDefault="00534C6F" w:rsidP="00534C6F">
      <w:pPr>
        <w:pStyle w:val="HTMLPreformatted"/>
        <w:rPr>
          <w:rFonts w:asciiTheme="minorHAnsi" w:hAnsiTheme="minorHAnsi"/>
        </w:rPr>
      </w:pPr>
      <w:r w:rsidRPr="00553174">
        <w:rPr>
          <w:rFonts w:asciiTheme="minorHAnsi" w:hAnsiTheme="minorHAnsi"/>
        </w:rPr>
        <w:t>Football Game Initialized! Start playing.</w:t>
      </w:r>
    </w:p>
    <w:p w:rsidR="00534C6F" w:rsidRPr="00553174" w:rsidRDefault="00534C6F" w:rsidP="00534C6F">
      <w:pPr>
        <w:pStyle w:val="HTMLPreformatted"/>
        <w:rPr>
          <w:rFonts w:asciiTheme="minorHAnsi" w:hAnsiTheme="minorHAnsi"/>
        </w:rPr>
      </w:pPr>
      <w:r w:rsidRPr="00553174">
        <w:rPr>
          <w:rFonts w:asciiTheme="minorHAnsi" w:hAnsiTheme="minorHAnsi"/>
        </w:rPr>
        <w:t>Football Game Started. Enjoy the game!</w:t>
      </w:r>
    </w:p>
    <w:p w:rsidR="00534C6F" w:rsidRPr="00553174" w:rsidRDefault="00534C6F" w:rsidP="00534C6F">
      <w:pPr>
        <w:pStyle w:val="HTMLPreformatted"/>
        <w:rPr>
          <w:rFonts w:asciiTheme="minorHAnsi" w:hAnsiTheme="minorHAnsi"/>
        </w:rPr>
      </w:pPr>
      <w:r w:rsidRPr="00553174">
        <w:rPr>
          <w:rFonts w:asciiTheme="minorHAnsi" w:hAnsiTheme="minorHAnsi"/>
        </w:rPr>
        <w:t>Football Game Finished!</w:t>
      </w:r>
    </w:p>
    <w:p w:rsidR="00901576" w:rsidRPr="00553174" w:rsidRDefault="00901576" w:rsidP="00695A63">
      <w:pPr>
        <w:shd w:val="clear" w:color="auto" w:fill="F9FBF9"/>
        <w:spacing w:after="0" w:line="345" w:lineRule="atLeast"/>
        <w:jc w:val="both"/>
        <w:rPr>
          <w:b/>
          <w:color w:val="000000"/>
          <w:sz w:val="20"/>
          <w:szCs w:val="20"/>
        </w:rPr>
      </w:pPr>
    </w:p>
    <w:p w:rsidR="00534C6F" w:rsidRPr="00553174" w:rsidRDefault="00534C6F" w:rsidP="00695A63">
      <w:pPr>
        <w:shd w:val="clear" w:color="auto" w:fill="F9FBF9"/>
        <w:spacing w:after="0" w:line="345" w:lineRule="atLeast"/>
        <w:jc w:val="both"/>
        <w:rPr>
          <w:b/>
          <w:color w:val="000000"/>
          <w:sz w:val="20"/>
          <w:szCs w:val="20"/>
        </w:rPr>
      </w:pPr>
    </w:p>
    <w:p w:rsidR="00901576" w:rsidRPr="00553174" w:rsidRDefault="00901576" w:rsidP="00695A63">
      <w:pPr>
        <w:shd w:val="clear" w:color="auto" w:fill="F9FBF9"/>
        <w:spacing w:after="0" w:line="345" w:lineRule="atLeast"/>
        <w:jc w:val="both"/>
        <w:rPr>
          <w:b/>
          <w:color w:val="000000"/>
          <w:sz w:val="20"/>
          <w:szCs w:val="20"/>
        </w:rPr>
      </w:pPr>
    </w:p>
    <w:p w:rsidR="00901576" w:rsidRPr="00553174" w:rsidRDefault="00901576" w:rsidP="00695A63">
      <w:pPr>
        <w:shd w:val="clear" w:color="auto" w:fill="F9FBF9"/>
        <w:spacing w:after="0" w:line="345" w:lineRule="atLeast"/>
        <w:jc w:val="both"/>
        <w:rPr>
          <w:b/>
          <w:color w:val="000000"/>
          <w:sz w:val="20"/>
          <w:szCs w:val="20"/>
        </w:rPr>
      </w:pPr>
    </w:p>
    <w:p w:rsidR="00901576" w:rsidRPr="00553174" w:rsidRDefault="00901576" w:rsidP="00695A63">
      <w:pPr>
        <w:shd w:val="clear" w:color="auto" w:fill="F9FBF9"/>
        <w:spacing w:after="0" w:line="345" w:lineRule="atLeast"/>
        <w:jc w:val="both"/>
        <w:rPr>
          <w:b/>
          <w:color w:val="000000"/>
          <w:sz w:val="20"/>
          <w:szCs w:val="20"/>
        </w:rPr>
      </w:pPr>
      <w:r w:rsidRPr="00553174">
        <w:rPr>
          <w:b/>
          <w:color w:val="000000"/>
          <w:sz w:val="20"/>
          <w:szCs w:val="20"/>
        </w:rPr>
        <w:t xml:space="preserve">Strategy </w:t>
      </w:r>
      <w:r w:rsidRPr="00553174">
        <w:rPr>
          <w:b/>
          <w:color w:val="000000"/>
          <w:sz w:val="20"/>
          <w:szCs w:val="20"/>
        </w:rPr>
        <w:sym w:font="Wingdings" w:char="F0E0"/>
      </w:r>
    </w:p>
    <w:p w:rsidR="00901576" w:rsidRPr="00553174" w:rsidRDefault="00901576" w:rsidP="00695A63">
      <w:pPr>
        <w:shd w:val="clear" w:color="auto" w:fill="F9FBF9"/>
        <w:spacing w:after="0" w:line="345" w:lineRule="atLeast"/>
        <w:jc w:val="both"/>
        <w:rPr>
          <w:b/>
          <w:color w:val="000000"/>
          <w:sz w:val="20"/>
          <w:szCs w:val="20"/>
        </w:rPr>
      </w:pP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9324"/>
        <w:gridCol w:w="36"/>
      </w:tblGrid>
      <w:tr w:rsidR="00901576" w:rsidRPr="00553174" w:rsidTr="00901576">
        <w:trPr>
          <w:tblCellSpacing w:w="0" w:type="dxa"/>
        </w:trPr>
        <w:tc>
          <w:tcPr>
            <w:tcW w:w="0" w:type="auto"/>
            <w:vAlign w:val="center"/>
            <w:hideMark/>
          </w:tcPr>
          <w:p w:rsidR="00901576" w:rsidRPr="00553174" w:rsidRDefault="00901576" w:rsidP="00901576">
            <w:pPr>
              <w:rPr>
                <w:sz w:val="20"/>
                <w:szCs w:val="20"/>
              </w:rPr>
            </w:pPr>
            <w:r w:rsidRPr="00553174">
              <w:rPr>
                <w:rFonts w:cs="Arial"/>
                <w:sz w:val="20"/>
                <w:szCs w:val="20"/>
              </w:rPr>
              <w:t xml:space="preserve">The </w:t>
            </w:r>
            <w:r w:rsidRPr="00553174">
              <w:rPr>
                <w:rFonts w:cs="Arial"/>
                <w:b/>
                <w:bCs/>
                <w:color w:val="3D85C6"/>
                <w:sz w:val="20"/>
                <w:szCs w:val="20"/>
              </w:rPr>
              <w:t>Strategy Design Pattern</w:t>
            </w:r>
            <w:r w:rsidRPr="00553174">
              <w:rPr>
                <w:rFonts w:cs="Arial"/>
                <w:sz w:val="20"/>
                <w:szCs w:val="20"/>
              </w:rPr>
              <w:t xml:space="preserve"> allows you to change the behavior of an application when given a context. The context is the outer shell the client code calls, and the behavior are defined by the strategy classes. The strategy pattern allows you to decouple the outer context from the internal behaviors. </w:t>
            </w:r>
          </w:p>
        </w:tc>
        <w:tc>
          <w:tcPr>
            <w:tcW w:w="0" w:type="auto"/>
            <w:vAlign w:val="center"/>
            <w:hideMark/>
          </w:tcPr>
          <w:p w:rsidR="00901576" w:rsidRPr="00553174" w:rsidRDefault="00901576">
            <w:pPr>
              <w:rPr>
                <w:sz w:val="20"/>
                <w:szCs w:val="20"/>
              </w:rPr>
            </w:pPr>
          </w:p>
        </w:tc>
      </w:tr>
    </w:tbl>
    <w:p w:rsidR="00901576" w:rsidRPr="00553174" w:rsidRDefault="00901576" w:rsidP="00901576">
      <w:pPr>
        <w:rPr>
          <w:sz w:val="20"/>
          <w:szCs w:val="20"/>
        </w:rPr>
      </w:pPr>
      <w:r w:rsidRPr="00553174">
        <w:rPr>
          <w:rFonts w:cs="Arial"/>
          <w:sz w:val="20"/>
          <w:szCs w:val="20"/>
        </w:rPr>
        <w:t xml:space="preserve">Let’s look at the </w:t>
      </w:r>
      <w:hyperlink r:id="rId86" w:tgtFrame="_blank" w:history="1">
        <w:r w:rsidRPr="00553174">
          <w:rPr>
            <w:rStyle w:val="Hyperlink"/>
            <w:rFonts w:cs="Arial"/>
            <w:sz w:val="20"/>
            <w:szCs w:val="20"/>
          </w:rPr>
          <w:t>UML</w:t>
        </w:r>
      </w:hyperlink>
      <w:r w:rsidRPr="00553174">
        <w:rPr>
          <w:rFonts w:cs="Arial"/>
          <w:sz w:val="20"/>
          <w:szCs w:val="20"/>
        </w:rPr>
        <w:t xml:space="preserve"> of the strategy pattern first, and then we will look at an example to see how it works. Below is the </w:t>
      </w:r>
      <w:hyperlink r:id="rId87" w:tgtFrame="_blank" w:history="1">
        <w:r w:rsidRPr="00553174">
          <w:rPr>
            <w:rStyle w:val="Hyperlink"/>
            <w:rFonts w:cs="Arial"/>
            <w:sz w:val="20"/>
            <w:szCs w:val="20"/>
          </w:rPr>
          <w:t>UML</w:t>
        </w:r>
      </w:hyperlink>
      <w:r w:rsidRPr="00553174">
        <w:rPr>
          <w:rFonts w:cs="Arial"/>
          <w:sz w:val="20"/>
          <w:szCs w:val="20"/>
        </w:rPr>
        <w:t xml:space="preserve"> of the strategy pattern: </w:t>
      </w:r>
    </w:p>
    <w:p w:rsidR="00901576" w:rsidRPr="00553174" w:rsidRDefault="00901576" w:rsidP="00901576">
      <w:pPr>
        <w:rPr>
          <w:rFonts w:cs="Arial"/>
          <w:sz w:val="20"/>
          <w:szCs w:val="20"/>
        </w:rPr>
      </w:pPr>
      <w:r w:rsidRPr="00553174">
        <w:rPr>
          <w:rFonts w:cs="Arial"/>
          <w:noProof/>
          <w:color w:val="0000FF"/>
          <w:sz w:val="20"/>
          <w:szCs w:val="20"/>
        </w:rPr>
        <w:drawing>
          <wp:inline distT="0" distB="0" distL="0" distR="0">
            <wp:extent cx="3200400" cy="1952625"/>
            <wp:effectExtent l="0" t="0" r="0" b="9525"/>
            <wp:docPr id="32" name="Picture 32" descr="http://www.dotnetlead.com/_/rsrc/1302734131775/design-patterns/strategy/strategy1.png">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www.dotnetlead.com/_/rsrc/1302734131775/design-patterns/strategy/strategy1.png">
                      <a:hlinkClick r:id="rId88"/>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200400" cy="1952625"/>
                    </a:xfrm>
                    <a:prstGeom prst="rect">
                      <a:avLst/>
                    </a:prstGeom>
                    <a:noFill/>
                    <a:ln>
                      <a:noFill/>
                    </a:ln>
                  </pic:spPr>
                </pic:pic>
              </a:graphicData>
            </a:graphic>
          </wp:inline>
        </w:drawing>
      </w:r>
    </w:p>
    <w:p w:rsidR="00901576" w:rsidRPr="00553174" w:rsidRDefault="00901576" w:rsidP="00901576">
      <w:pPr>
        <w:numPr>
          <w:ilvl w:val="0"/>
          <w:numId w:val="202"/>
        </w:numPr>
        <w:spacing w:before="100" w:beforeAutospacing="1" w:after="100" w:afterAutospacing="1" w:line="240" w:lineRule="auto"/>
        <w:rPr>
          <w:rFonts w:cs="Times New Roman"/>
          <w:sz w:val="20"/>
          <w:szCs w:val="20"/>
        </w:rPr>
      </w:pPr>
      <w:r w:rsidRPr="00553174">
        <w:rPr>
          <w:rFonts w:cs="Arial"/>
          <w:sz w:val="20"/>
          <w:szCs w:val="20"/>
        </w:rPr>
        <w:t xml:space="preserve">The </w:t>
      </w:r>
      <w:r w:rsidRPr="00553174">
        <w:rPr>
          <w:rFonts w:cs="Arial"/>
          <w:i/>
          <w:iCs/>
          <w:color w:val="0B5394"/>
          <w:sz w:val="20"/>
          <w:szCs w:val="20"/>
        </w:rPr>
        <w:t>IStrategy</w:t>
      </w:r>
      <w:r w:rsidRPr="00553174">
        <w:rPr>
          <w:rFonts w:cs="Arial"/>
          <w:color w:val="0B5394"/>
          <w:sz w:val="20"/>
          <w:szCs w:val="20"/>
        </w:rPr>
        <w:t xml:space="preserve"> </w:t>
      </w:r>
      <w:r w:rsidRPr="00553174">
        <w:rPr>
          <w:rFonts w:cs="Arial"/>
          <w:sz w:val="20"/>
          <w:szCs w:val="20"/>
        </w:rPr>
        <w:t xml:space="preserve">interface defines the behaviors supported.                  </w:t>
      </w:r>
    </w:p>
    <w:p w:rsidR="00901576" w:rsidRPr="00553174" w:rsidRDefault="00901576" w:rsidP="00901576">
      <w:pPr>
        <w:numPr>
          <w:ilvl w:val="1"/>
          <w:numId w:val="203"/>
        </w:numPr>
        <w:spacing w:before="100" w:beforeAutospacing="1" w:after="100" w:afterAutospacing="1" w:line="240" w:lineRule="auto"/>
        <w:rPr>
          <w:sz w:val="20"/>
          <w:szCs w:val="20"/>
        </w:rPr>
      </w:pPr>
      <w:r w:rsidRPr="00553174">
        <w:rPr>
          <w:rFonts w:cs="Arial"/>
          <w:sz w:val="20"/>
          <w:szCs w:val="20"/>
        </w:rPr>
        <w:lastRenderedPageBreak/>
        <w:t xml:space="preserve">It has the </w:t>
      </w:r>
      <w:r w:rsidRPr="00553174">
        <w:rPr>
          <w:rFonts w:cs="Arial"/>
          <w:i/>
          <w:iCs/>
          <w:color w:val="0B5394"/>
          <w:sz w:val="20"/>
          <w:szCs w:val="20"/>
        </w:rPr>
        <w:t>Algorithm</w:t>
      </w:r>
      <w:r w:rsidRPr="00553174">
        <w:rPr>
          <w:rFonts w:cs="Arial"/>
          <w:color w:val="0B5394"/>
          <w:sz w:val="20"/>
          <w:szCs w:val="20"/>
        </w:rPr>
        <w:t xml:space="preserve"> </w:t>
      </w:r>
      <w:r w:rsidRPr="00553174">
        <w:rPr>
          <w:rFonts w:cs="Arial"/>
          <w:sz w:val="20"/>
          <w:szCs w:val="20"/>
        </w:rPr>
        <w:t>method that specifies the behavior.</w:t>
      </w:r>
    </w:p>
    <w:p w:rsidR="00901576" w:rsidRPr="00553174" w:rsidRDefault="00901576" w:rsidP="00901576">
      <w:pPr>
        <w:numPr>
          <w:ilvl w:val="0"/>
          <w:numId w:val="204"/>
        </w:numPr>
        <w:spacing w:before="100" w:beforeAutospacing="1" w:after="100" w:afterAutospacing="1" w:line="240" w:lineRule="auto"/>
        <w:rPr>
          <w:sz w:val="20"/>
          <w:szCs w:val="20"/>
        </w:rPr>
      </w:pPr>
      <w:r w:rsidRPr="00553174">
        <w:rPr>
          <w:rFonts w:cs="Arial"/>
          <w:sz w:val="20"/>
          <w:szCs w:val="20"/>
        </w:rPr>
        <w:t xml:space="preserve">The </w:t>
      </w:r>
      <w:r w:rsidRPr="00553174">
        <w:rPr>
          <w:rFonts w:cs="Arial"/>
          <w:i/>
          <w:iCs/>
          <w:color w:val="0B5394"/>
          <w:sz w:val="20"/>
          <w:szCs w:val="20"/>
        </w:rPr>
        <w:t>ConcreteStrategy</w:t>
      </w:r>
      <w:r w:rsidRPr="00553174">
        <w:rPr>
          <w:rFonts w:cs="Arial"/>
          <w:color w:val="0B5394"/>
          <w:sz w:val="20"/>
          <w:szCs w:val="20"/>
        </w:rPr>
        <w:t xml:space="preserve"> </w:t>
      </w:r>
      <w:r w:rsidRPr="00553174">
        <w:rPr>
          <w:rFonts w:cs="Arial"/>
          <w:sz w:val="20"/>
          <w:szCs w:val="20"/>
        </w:rPr>
        <w:t xml:space="preserve">class are classes that implements the behaviors. You will have multiple </w:t>
      </w:r>
      <w:r w:rsidRPr="00553174">
        <w:rPr>
          <w:rFonts w:cs="Arial"/>
          <w:i/>
          <w:iCs/>
          <w:color w:val="0B5394"/>
          <w:sz w:val="20"/>
          <w:szCs w:val="20"/>
        </w:rPr>
        <w:t>ConcreteStrategy</w:t>
      </w:r>
      <w:r w:rsidRPr="00553174">
        <w:rPr>
          <w:rFonts w:cs="Arial"/>
          <w:color w:val="0B5394"/>
          <w:sz w:val="20"/>
          <w:szCs w:val="20"/>
        </w:rPr>
        <w:t xml:space="preserve"> </w:t>
      </w:r>
      <w:r w:rsidRPr="00553174">
        <w:rPr>
          <w:rFonts w:cs="Arial"/>
          <w:sz w:val="20"/>
          <w:szCs w:val="20"/>
        </w:rPr>
        <w:t>classes where each class implements a behavior.</w:t>
      </w:r>
    </w:p>
    <w:p w:rsidR="00901576" w:rsidRPr="00553174" w:rsidRDefault="00901576" w:rsidP="00901576">
      <w:pPr>
        <w:numPr>
          <w:ilvl w:val="1"/>
          <w:numId w:val="205"/>
        </w:numPr>
        <w:spacing w:before="100" w:beforeAutospacing="1" w:after="100" w:afterAutospacing="1" w:line="240" w:lineRule="auto"/>
        <w:rPr>
          <w:sz w:val="20"/>
          <w:szCs w:val="20"/>
        </w:rPr>
      </w:pPr>
      <w:r w:rsidRPr="00553174">
        <w:rPr>
          <w:rFonts w:cs="Arial"/>
          <w:sz w:val="20"/>
          <w:szCs w:val="20"/>
        </w:rPr>
        <w:t xml:space="preserve">It has the </w:t>
      </w:r>
      <w:r w:rsidRPr="00553174">
        <w:rPr>
          <w:rFonts w:cs="Arial"/>
          <w:i/>
          <w:iCs/>
          <w:color w:val="0B5394"/>
          <w:sz w:val="20"/>
          <w:szCs w:val="20"/>
        </w:rPr>
        <w:t xml:space="preserve">Algorithm </w:t>
      </w:r>
      <w:r w:rsidRPr="00553174">
        <w:rPr>
          <w:rFonts w:cs="Arial"/>
          <w:sz w:val="20"/>
          <w:szCs w:val="20"/>
        </w:rPr>
        <w:t>method that implements the behavior.</w:t>
      </w:r>
    </w:p>
    <w:p w:rsidR="00901576" w:rsidRPr="00553174" w:rsidRDefault="00901576" w:rsidP="00901576">
      <w:pPr>
        <w:numPr>
          <w:ilvl w:val="0"/>
          <w:numId w:val="206"/>
        </w:numPr>
        <w:spacing w:before="100" w:beforeAutospacing="1" w:after="100" w:afterAutospacing="1" w:line="240" w:lineRule="auto"/>
        <w:rPr>
          <w:sz w:val="20"/>
          <w:szCs w:val="20"/>
        </w:rPr>
      </w:pPr>
      <w:r w:rsidRPr="00553174">
        <w:rPr>
          <w:rFonts w:cs="Arial"/>
          <w:sz w:val="20"/>
          <w:szCs w:val="20"/>
        </w:rPr>
        <w:t xml:space="preserve"> The </w:t>
      </w:r>
      <w:r w:rsidRPr="00553174">
        <w:rPr>
          <w:rFonts w:cs="Arial"/>
          <w:i/>
          <w:iCs/>
          <w:color w:val="0B5394"/>
          <w:sz w:val="20"/>
          <w:szCs w:val="20"/>
        </w:rPr>
        <w:t>Context</w:t>
      </w:r>
      <w:r w:rsidRPr="00553174">
        <w:rPr>
          <w:rFonts w:cs="Arial"/>
          <w:color w:val="0B5394"/>
          <w:sz w:val="20"/>
          <w:szCs w:val="20"/>
        </w:rPr>
        <w:t xml:space="preserve"> </w:t>
      </w:r>
      <w:r w:rsidRPr="00553174">
        <w:rPr>
          <w:rFonts w:cs="Arial"/>
          <w:sz w:val="20"/>
          <w:szCs w:val="20"/>
        </w:rPr>
        <w:t>class defines the situation to use the behaviors.</w:t>
      </w:r>
    </w:p>
    <w:p w:rsidR="00901576" w:rsidRPr="00553174" w:rsidRDefault="00901576" w:rsidP="00901576">
      <w:pPr>
        <w:numPr>
          <w:ilvl w:val="1"/>
          <w:numId w:val="207"/>
        </w:numPr>
        <w:spacing w:before="100" w:beforeAutospacing="1" w:after="100" w:afterAutospacing="1" w:line="240" w:lineRule="auto"/>
        <w:rPr>
          <w:sz w:val="20"/>
          <w:szCs w:val="20"/>
        </w:rPr>
      </w:pPr>
      <w:r w:rsidRPr="00553174">
        <w:rPr>
          <w:rFonts w:cs="Arial"/>
          <w:sz w:val="20"/>
          <w:szCs w:val="20"/>
        </w:rPr>
        <w:t xml:space="preserve">It has the </w:t>
      </w:r>
      <w:r w:rsidRPr="00553174">
        <w:rPr>
          <w:rFonts w:cs="Arial"/>
          <w:i/>
          <w:iCs/>
          <w:color w:val="0B5394"/>
          <w:sz w:val="20"/>
          <w:szCs w:val="20"/>
        </w:rPr>
        <w:t>strategy</w:t>
      </w:r>
      <w:r w:rsidRPr="00553174">
        <w:rPr>
          <w:rFonts w:cs="Arial"/>
          <w:color w:val="0B5394"/>
          <w:sz w:val="20"/>
          <w:szCs w:val="20"/>
        </w:rPr>
        <w:t xml:space="preserve"> </w:t>
      </w:r>
      <w:r w:rsidRPr="00553174">
        <w:rPr>
          <w:rFonts w:cs="Arial"/>
          <w:sz w:val="20"/>
          <w:szCs w:val="20"/>
        </w:rPr>
        <w:t>variable that points to the behavior of the Context.</w:t>
      </w:r>
    </w:p>
    <w:p w:rsidR="00901576" w:rsidRPr="00553174" w:rsidRDefault="00901576" w:rsidP="00901576">
      <w:pPr>
        <w:rPr>
          <w:sz w:val="20"/>
          <w:szCs w:val="20"/>
        </w:rPr>
      </w:pPr>
      <w:r w:rsidRPr="00553174">
        <w:rPr>
          <w:rFonts w:cs="Arial"/>
          <w:sz w:val="20"/>
          <w:szCs w:val="20"/>
        </w:rPr>
        <w:br/>
      </w:r>
      <w:r w:rsidRPr="00553174">
        <w:rPr>
          <w:rFonts w:cs="Arial"/>
          <w:sz w:val="20"/>
          <w:szCs w:val="20"/>
        </w:rPr>
        <w:br/>
      </w:r>
      <w:r w:rsidRPr="00553174">
        <w:rPr>
          <w:rFonts w:cs="Arial"/>
          <w:sz w:val="20"/>
          <w:szCs w:val="20"/>
        </w:rPr>
        <w:br/>
      </w:r>
      <w:r w:rsidRPr="00553174">
        <w:rPr>
          <w:rFonts w:cs="Arial"/>
          <w:sz w:val="20"/>
          <w:szCs w:val="20"/>
        </w:rPr>
        <w:br/>
      </w:r>
      <w:r w:rsidRPr="00553174">
        <w:rPr>
          <w:rFonts w:cs="Arial"/>
          <w:sz w:val="20"/>
          <w:szCs w:val="20"/>
        </w:rPr>
        <w:br/>
      </w:r>
      <w:r w:rsidRPr="00553174">
        <w:rPr>
          <w:rFonts w:cs="Arial"/>
          <w:sz w:val="20"/>
          <w:szCs w:val="20"/>
        </w:rPr>
        <w:br/>
      </w:r>
      <w:r w:rsidRPr="00553174">
        <w:rPr>
          <w:rFonts w:cs="Arial"/>
          <w:sz w:val="20"/>
          <w:szCs w:val="20"/>
        </w:rPr>
        <w:br/>
      </w:r>
      <w:r w:rsidRPr="00553174">
        <w:rPr>
          <w:rFonts w:cs="Arial"/>
          <w:sz w:val="20"/>
          <w:szCs w:val="20"/>
        </w:rPr>
        <w:br/>
      </w:r>
      <w:r w:rsidRPr="00553174">
        <w:rPr>
          <w:rFonts w:cs="Arial"/>
          <w:sz w:val="20"/>
          <w:szCs w:val="20"/>
        </w:rPr>
        <w:br/>
      </w:r>
      <w:r w:rsidRPr="00553174">
        <w:rPr>
          <w:rFonts w:cs="Arial"/>
          <w:sz w:val="20"/>
          <w:szCs w:val="20"/>
        </w:rPr>
        <w:br/>
      </w:r>
      <w:r w:rsidRPr="00553174">
        <w:rPr>
          <w:rFonts w:cs="Arial"/>
          <w:sz w:val="20"/>
          <w:szCs w:val="20"/>
        </w:rPr>
        <w:br/>
        <w:t xml:space="preserve">Let’s see an example. We would like to create a chess game with different levels of difficulty. The computer will respond based on the level of difficulty chosen by the user. The </w:t>
      </w:r>
      <w:hyperlink r:id="rId90" w:tgtFrame="_blank" w:history="1">
        <w:r w:rsidRPr="00553174">
          <w:rPr>
            <w:rStyle w:val="Hyperlink"/>
            <w:rFonts w:cs="Arial"/>
            <w:sz w:val="20"/>
            <w:szCs w:val="20"/>
          </w:rPr>
          <w:t>UML</w:t>
        </w:r>
      </w:hyperlink>
      <w:r w:rsidRPr="00553174">
        <w:rPr>
          <w:rFonts w:cs="Arial"/>
          <w:sz w:val="20"/>
          <w:szCs w:val="20"/>
        </w:rPr>
        <w:t xml:space="preserve"> for the chess game will be: </w:t>
      </w:r>
    </w:p>
    <w:p w:rsidR="00901576" w:rsidRPr="00553174" w:rsidRDefault="00901576" w:rsidP="00901576">
      <w:pPr>
        <w:rPr>
          <w:sz w:val="20"/>
          <w:szCs w:val="20"/>
        </w:rPr>
      </w:pPr>
      <w:r w:rsidRPr="00553174">
        <w:rPr>
          <w:rFonts w:cs="Arial"/>
          <w:noProof/>
          <w:color w:val="0000FF"/>
          <w:sz w:val="20"/>
          <w:szCs w:val="20"/>
        </w:rPr>
        <w:drawing>
          <wp:inline distT="0" distB="0" distL="0" distR="0">
            <wp:extent cx="5267325" cy="2343150"/>
            <wp:effectExtent l="0" t="0" r="9525" b="0"/>
            <wp:docPr id="31" name="Picture 31" descr="http://www.dotnetlead.com/_/rsrc/1302734146782/design-patterns/strategy/strategy2.png">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www.dotnetlead.com/_/rsrc/1302734146782/design-patterns/strategy/strategy2.png">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67325" cy="2343150"/>
                    </a:xfrm>
                    <a:prstGeom prst="rect">
                      <a:avLst/>
                    </a:prstGeom>
                    <a:noFill/>
                    <a:ln>
                      <a:noFill/>
                    </a:ln>
                  </pic:spPr>
                </pic:pic>
              </a:graphicData>
            </a:graphic>
          </wp:inline>
        </w:drawing>
      </w:r>
    </w:p>
    <w:p w:rsidR="00901576" w:rsidRPr="00553174" w:rsidRDefault="00901576" w:rsidP="00901576">
      <w:pPr>
        <w:numPr>
          <w:ilvl w:val="0"/>
          <w:numId w:val="208"/>
        </w:numPr>
        <w:spacing w:before="100" w:beforeAutospacing="1" w:after="100" w:afterAutospacing="1" w:line="240" w:lineRule="auto"/>
        <w:rPr>
          <w:sz w:val="20"/>
          <w:szCs w:val="20"/>
        </w:rPr>
      </w:pPr>
      <w:r w:rsidRPr="00553174">
        <w:rPr>
          <w:rFonts w:cs="Arial"/>
          <w:sz w:val="20"/>
          <w:szCs w:val="20"/>
        </w:rPr>
        <w:t xml:space="preserve">The </w:t>
      </w:r>
      <w:r w:rsidRPr="00553174">
        <w:rPr>
          <w:rFonts w:cs="Arial"/>
          <w:i/>
          <w:iCs/>
          <w:color w:val="0B5394"/>
          <w:sz w:val="20"/>
          <w:szCs w:val="20"/>
        </w:rPr>
        <w:t>IComputerPlayer</w:t>
      </w:r>
      <w:r w:rsidRPr="00553174">
        <w:rPr>
          <w:rFonts w:cs="Arial"/>
          <w:color w:val="0B5394"/>
          <w:sz w:val="20"/>
          <w:szCs w:val="20"/>
        </w:rPr>
        <w:t xml:space="preserve"> </w:t>
      </w:r>
      <w:r w:rsidRPr="00553174">
        <w:rPr>
          <w:rFonts w:cs="Arial"/>
          <w:sz w:val="20"/>
          <w:szCs w:val="20"/>
        </w:rPr>
        <w:t>interface defines the behaviors supported.</w:t>
      </w:r>
    </w:p>
    <w:p w:rsidR="00901576" w:rsidRPr="00553174" w:rsidRDefault="00901576" w:rsidP="00901576">
      <w:pPr>
        <w:numPr>
          <w:ilvl w:val="1"/>
          <w:numId w:val="209"/>
        </w:numPr>
        <w:spacing w:before="100" w:beforeAutospacing="1" w:after="100" w:afterAutospacing="1" w:line="240" w:lineRule="auto"/>
        <w:rPr>
          <w:sz w:val="20"/>
          <w:szCs w:val="20"/>
        </w:rPr>
      </w:pPr>
      <w:r w:rsidRPr="00553174">
        <w:rPr>
          <w:rFonts w:cs="Arial"/>
          <w:sz w:val="20"/>
          <w:szCs w:val="20"/>
        </w:rPr>
        <w:t xml:space="preserve">It has the </w:t>
      </w:r>
      <w:r w:rsidRPr="00553174">
        <w:rPr>
          <w:rFonts w:cs="Arial"/>
          <w:i/>
          <w:iCs/>
          <w:color w:val="0B5394"/>
          <w:sz w:val="20"/>
          <w:szCs w:val="20"/>
        </w:rPr>
        <w:t>MakeMove</w:t>
      </w:r>
      <w:r w:rsidRPr="00553174">
        <w:rPr>
          <w:rFonts w:cs="Arial"/>
          <w:color w:val="0B5394"/>
          <w:sz w:val="20"/>
          <w:szCs w:val="20"/>
        </w:rPr>
        <w:t xml:space="preserve"> </w:t>
      </w:r>
      <w:r w:rsidRPr="00553174">
        <w:rPr>
          <w:rFonts w:cs="Arial"/>
          <w:sz w:val="20"/>
          <w:szCs w:val="20"/>
        </w:rPr>
        <w:t>method, which makes a move for the computer player.</w:t>
      </w:r>
    </w:p>
    <w:p w:rsidR="00901576" w:rsidRPr="00553174" w:rsidRDefault="00901576" w:rsidP="00901576">
      <w:pPr>
        <w:numPr>
          <w:ilvl w:val="0"/>
          <w:numId w:val="210"/>
        </w:numPr>
        <w:spacing w:before="100" w:beforeAutospacing="1" w:after="100" w:afterAutospacing="1" w:line="240" w:lineRule="auto"/>
        <w:rPr>
          <w:sz w:val="20"/>
          <w:szCs w:val="20"/>
        </w:rPr>
      </w:pPr>
      <w:r w:rsidRPr="00553174">
        <w:rPr>
          <w:rFonts w:cs="Arial"/>
          <w:sz w:val="20"/>
          <w:szCs w:val="20"/>
        </w:rPr>
        <w:t xml:space="preserve">The </w:t>
      </w:r>
      <w:r w:rsidRPr="00553174">
        <w:rPr>
          <w:rFonts w:cs="Arial"/>
          <w:i/>
          <w:iCs/>
          <w:color w:val="0B5394"/>
          <w:sz w:val="20"/>
          <w:szCs w:val="20"/>
        </w:rPr>
        <w:t>EasyComputerPlayer</w:t>
      </w:r>
      <w:r w:rsidRPr="00553174">
        <w:rPr>
          <w:rFonts w:cs="Arial"/>
          <w:i/>
          <w:iCs/>
          <w:sz w:val="20"/>
          <w:szCs w:val="20"/>
        </w:rPr>
        <w:t xml:space="preserve">, </w:t>
      </w:r>
      <w:r w:rsidRPr="00553174">
        <w:rPr>
          <w:rFonts w:cs="Arial"/>
          <w:i/>
          <w:iCs/>
          <w:color w:val="0B5394"/>
          <w:sz w:val="20"/>
          <w:szCs w:val="20"/>
        </w:rPr>
        <w:t>MediumComputerPlayer</w:t>
      </w:r>
      <w:r w:rsidRPr="00553174">
        <w:rPr>
          <w:rFonts w:cs="Arial"/>
          <w:i/>
          <w:iCs/>
          <w:sz w:val="20"/>
          <w:szCs w:val="20"/>
        </w:rPr>
        <w:t xml:space="preserve">, </w:t>
      </w:r>
      <w:r w:rsidRPr="00553174">
        <w:rPr>
          <w:rFonts w:cs="Arial"/>
          <w:i/>
          <w:iCs/>
          <w:color w:val="0B5394"/>
          <w:sz w:val="20"/>
          <w:szCs w:val="20"/>
        </w:rPr>
        <w:t>AdvancedComputerPlayer</w:t>
      </w:r>
      <w:r w:rsidRPr="00553174">
        <w:rPr>
          <w:rFonts w:cs="Arial"/>
          <w:color w:val="0B5394"/>
          <w:sz w:val="20"/>
          <w:szCs w:val="20"/>
        </w:rPr>
        <w:t xml:space="preserve"> </w:t>
      </w:r>
      <w:r w:rsidRPr="00553174">
        <w:rPr>
          <w:rFonts w:cs="Arial"/>
          <w:sz w:val="20"/>
          <w:szCs w:val="20"/>
        </w:rPr>
        <w:t>are the different difficulty levels.</w:t>
      </w:r>
    </w:p>
    <w:p w:rsidR="00901576" w:rsidRPr="00553174" w:rsidRDefault="00901576" w:rsidP="00901576">
      <w:pPr>
        <w:numPr>
          <w:ilvl w:val="1"/>
          <w:numId w:val="211"/>
        </w:numPr>
        <w:spacing w:before="100" w:beforeAutospacing="1" w:after="100" w:afterAutospacing="1" w:line="240" w:lineRule="auto"/>
        <w:rPr>
          <w:sz w:val="20"/>
          <w:szCs w:val="20"/>
        </w:rPr>
      </w:pPr>
      <w:r w:rsidRPr="00553174">
        <w:rPr>
          <w:rFonts w:cs="Arial"/>
          <w:sz w:val="20"/>
          <w:szCs w:val="20"/>
        </w:rPr>
        <w:t xml:space="preserve"> It has the </w:t>
      </w:r>
      <w:r w:rsidRPr="00553174">
        <w:rPr>
          <w:rFonts w:cs="Arial"/>
          <w:i/>
          <w:iCs/>
          <w:color w:val="0B5394"/>
          <w:sz w:val="20"/>
          <w:szCs w:val="20"/>
        </w:rPr>
        <w:t>MakeMove</w:t>
      </w:r>
      <w:r w:rsidRPr="00553174">
        <w:rPr>
          <w:rFonts w:cs="Arial"/>
          <w:color w:val="0B5394"/>
          <w:sz w:val="20"/>
          <w:szCs w:val="20"/>
        </w:rPr>
        <w:t xml:space="preserve"> </w:t>
      </w:r>
      <w:r w:rsidRPr="00553174">
        <w:rPr>
          <w:rFonts w:cs="Arial"/>
          <w:sz w:val="20"/>
          <w:szCs w:val="20"/>
        </w:rPr>
        <w:t>method that implements the move the computer makes.</w:t>
      </w:r>
    </w:p>
    <w:p w:rsidR="00901576" w:rsidRPr="00553174" w:rsidRDefault="00901576" w:rsidP="00901576">
      <w:pPr>
        <w:numPr>
          <w:ilvl w:val="0"/>
          <w:numId w:val="212"/>
        </w:numPr>
        <w:spacing w:before="100" w:beforeAutospacing="1" w:after="100" w:afterAutospacing="1" w:line="240" w:lineRule="auto"/>
        <w:rPr>
          <w:sz w:val="20"/>
          <w:szCs w:val="20"/>
        </w:rPr>
      </w:pPr>
      <w:r w:rsidRPr="00553174">
        <w:rPr>
          <w:rFonts w:cs="Arial"/>
          <w:sz w:val="20"/>
          <w:szCs w:val="20"/>
        </w:rPr>
        <w:lastRenderedPageBreak/>
        <w:t xml:space="preserve"> The </w:t>
      </w:r>
      <w:r w:rsidRPr="00553174">
        <w:rPr>
          <w:rFonts w:cs="Arial"/>
          <w:i/>
          <w:iCs/>
          <w:color w:val="0B5394"/>
          <w:sz w:val="20"/>
          <w:szCs w:val="20"/>
        </w:rPr>
        <w:t>ChessGame</w:t>
      </w:r>
      <w:r w:rsidRPr="00553174">
        <w:rPr>
          <w:rFonts w:cs="Arial"/>
          <w:color w:val="0B5394"/>
          <w:sz w:val="20"/>
          <w:szCs w:val="20"/>
        </w:rPr>
        <w:t xml:space="preserve"> </w:t>
      </w:r>
      <w:r w:rsidRPr="00553174">
        <w:rPr>
          <w:rFonts w:cs="Arial"/>
          <w:sz w:val="20"/>
          <w:szCs w:val="20"/>
        </w:rPr>
        <w:t>class defines the situation to use the computer players.</w:t>
      </w:r>
    </w:p>
    <w:p w:rsidR="00901576" w:rsidRPr="00553174" w:rsidRDefault="00901576" w:rsidP="00901576">
      <w:pPr>
        <w:numPr>
          <w:ilvl w:val="1"/>
          <w:numId w:val="213"/>
        </w:numPr>
        <w:spacing w:before="100" w:beforeAutospacing="1" w:after="100" w:afterAutospacing="1" w:line="240" w:lineRule="auto"/>
        <w:rPr>
          <w:sz w:val="20"/>
          <w:szCs w:val="20"/>
        </w:rPr>
      </w:pPr>
      <w:r w:rsidRPr="00553174">
        <w:rPr>
          <w:rFonts w:cs="Arial"/>
          <w:sz w:val="20"/>
          <w:szCs w:val="20"/>
        </w:rPr>
        <w:t xml:space="preserve">It has the </w:t>
      </w:r>
      <w:r w:rsidRPr="00553174">
        <w:rPr>
          <w:rFonts w:cs="Arial"/>
          <w:i/>
          <w:iCs/>
          <w:color w:val="0B5394"/>
          <w:sz w:val="20"/>
          <w:szCs w:val="20"/>
        </w:rPr>
        <w:t>computerPlayer</w:t>
      </w:r>
      <w:r w:rsidRPr="00553174">
        <w:rPr>
          <w:rFonts w:cs="Arial"/>
          <w:color w:val="0B5394"/>
          <w:sz w:val="20"/>
          <w:szCs w:val="20"/>
        </w:rPr>
        <w:t xml:space="preserve"> </w:t>
      </w:r>
      <w:r w:rsidRPr="00553174">
        <w:rPr>
          <w:rFonts w:cs="Arial"/>
          <w:sz w:val="20"/>
          <w:szCs w:val="20"/>
        </w:rPr>
        <w:t xml:space="preserve">variable that holds </w:t>
      </w:r>
      <w:proofErr w:type="gramStart"/>
      <w:r w:rsidRPr="00553174">
        <w:rPr>
          <w:rFonts w:cs="Arial"/>
          <w:sz w:val="20"/>
          <w:szCs w:val="20"/>
        </w:rPr>
        <w:t>a</w:t>
      </w:r>
      <w:proofErr w:type="gramEnd"/>
      <w:r w:rsidRPr="00553174">
        <w:rPr>
          <w:rFonts w:cs="Arial"/>
          <w:sz w:val="20"/>
          <w:szCs w:val="20"/>
        </w:rPr>
        <w:t xml:space="preserve"> </w:t>
      </w:r>
      <w:r w:rsidRPr="00553174">
        <w:rPr>
          <w:rFonts w:cs="Arial"/>
          <w:i/>
          <w:iCs/>
          <w:color w:val="0B5394"/>
          <w:sz w:val="20"/>
          <w:szCs w:val="20"/>
        </w:rPr>
        <w:t>IComputerPlayer</w:t>
      </w:r>
      <w:r w:rsidRPr="00553174">
        <w:rPr>
          <w:rFonts w:cs="Arial"/>
          <w:sz w:val="20"/>
          <w:szCs w:val="20"/>
        </w:rPr>
        <w:t>, which can be any level of difficulties.</w:t>
      </w:r>
    </w:p>
    <w:p w:rsidR="00901576" w:rsidRPr="00553174" w:rsidRDefault="00901576" w:rsidP="00901576">
      <w:pPr>
        <w:pStyle w:val="NormalWeb"/>
        <w:rPr>
          <w:rFonts w:asciiTheme="minorHAnsi" w:hAnsiTheme="minorHAnsi"/>
          <w:sz w:val="20"/>
          <w:szCs w:val="20"/>
        </w:rPr>
      </w:pPr>
      <w:r w:rsidRPr="00553174">
        <w:rPr>
          <w:rFonts w:asciiTheme="minorHAnsi" w:hAnsiTheme="minorHAnsi" w:cs="Arial"/>
          <w:sz w:val="20"/>
          <w:szCs w:val="20"/>
        </w:rPr>
        <w:t>The benefit of the strategy pattern is it allows you to choose the behavior of the application at runtime. You only need to define the behaviors as strategy classes, and the client code can simply choose any of the classes to exhibit the behavior.</w:t>
      </w:r>
    </w:p>
    <w:p w:rsidR="00901576" w:rsidRPr="00553174" w:rsidRDefault="00901576" w:rsidP="00901576">
      <w:pPr>
        <w:pStyle w:val="NormalWeb"/>
        <w:rPr>
          <w:rFonts w:asciiTheme="minorHAnsi" w:hAnsiTheme="minorHAnsi"/>
          <w:sz w:val="20"/>
          <w:szCs w:val="20"/>
        </w:rPr>
      </w:pPr>
      <w:r w:rsidRPr="00553174">
        <w:rPr>
          <w:rFonts w:asciiTheme="minorHAnsi" w:hAnsiTheme="minorHAnsi" w:cs="Arial"/>
          <w:sz w:val="20"/>
          <w:szCs w:val="20"/>
        </w:rPr>
        <w:t xml:space="preserve">A comparison between the </w:t>
      </w:r>
      <w:hyperlink r:id="rId93" w:tgtFrame="_blank" w:history="1">
        <w:r w:rsidRPr="00553174">
          <w:rPr>
            <w:rStyle w:val="Hyperlink"/>
            <w:rFonts w:asciiTheme="minorHAnsi" w:hAnsiTheme="minorHAnsi" w:cs="Arial"/>
            <w:sz w:val="20"/>
            <w:szCs w:val="20"/>
          </w:rPr>
          <w:t>UML</w:t>
        </w:r>
      </w:hyperlink>
      <w:r w:rsidRPr="00553174">
        <w:rPr>
          <w:rFonts w:asciiTheme="minorHAnsi" w:hAnsiTheme="minorHAnsi" w:cs="Arial"/>
          <w:sz w:val="20"/>
          <w:szCs w:val="20"/>
        </w:rPr>
        <w:t xml:space="preserve"> of the strategy pattern and the </w:t>
      </w:r>
      <w:hyperlink r:id="rId94" w:tgtFrame="_blank" w:history="1">
        <w:r w:rsidRPr="00553174">
          <w:rPr>
            <w:rStyle w:val="Hyperlink"/>
            <w:rFonts w:asciiTheme="minorHAnsi" w:hAnsiTheme="minorHAnsi" w:cs="Arial"/>
            <w:sz w:val="20"/>
            <w:szCs w:val="20"/>
          </w:rPr>
          <w:t>state pattern</w:t>
        </w:r>
      </w:hyperlink>
      <w:r w:rsidRPr="00553174">
        <w:rPr>
          <w:rFonts w:asciiTheme="minorHAnsi" w:hAnsiTheme="minorHAnsi" w:cs="Arial"/>
          <w:sz w:val="20"/>
          <w:szCs w:val="20"/>
        </w:rPr>
        <w:t xml:space="preserve"> shows striking similarities. Both pattern defines the behaviors as the concrete classes, and both pattern defines the context in which the behavior runs under. But there are clear differences. The strategy pattern lets the client code choose the behavior it needs, while the </w:t>
      </w:r>
      <w:hyperlink r:id="rId95" w:tgtFrame="_blank" w:history="1">
        <w:r w:rsidRPr="00553174">
          <w:rPr>
            <w:rStyle w:val="Hyperlink"/>
            <w:rFonts w:asciiTheme="minorHAnsi" w:hAnsiTheme="minorHAnsi" w:cs="Arial"/>
            <w:sz w:val="20"/>
            <w:szCs w:val="20"/>
          </w:rPr>
          <w:t>state pattern</w:t>
        </w:r>
      </w:hyperlink>
      <w:r w:rsidRPr="00553174">
        <w:rPr>
          <w:rFonts w:asciiTheme="minorHAnsi" w:hAnsiTheme="minorHAnsi" w:cs="Arial"/>
          <w:sz w:val="20"/>
          <w:szCs w:val="20"/>
        </w:rPr>
        <w:t xml:space="preserve"> uses the behavior to switch to other behaviors.</w:t>
      </w:r>
    </w:p>
    <w:p w:rsidR="00901576" w:rsidRPr="00553174" w:rsidRDefault="00901576" w:rsidP="00695A63">
      <w:pPr>
        <w:shd w:val="clear" w:color="auto" w:fill="F9FBF9"/>
        <w:spacing w:after="0" w:line="345" w:lineRule="atLeast"/>
        <w:jc w:val="both"/>
        <w:rPr>
          <w:b/>
          <w:color w:val="000000"/>
          <w:sz w:val="20"/>
          <w:szCs w:val="20"/>
        </w:rPr>
      </w:pPr>
    </w:p>
    <w:p w:rsidR="00356BBA" w:rsidRPr="00553174" w:rsidRDefault="00356BBA" w:rsidP="00356BBA">
      <w:pPr>
        <w:pStyle w:val="NormalWeb"/>
        <w:rPr>
          <w:rFonts w:asciiTheme="minorHAnsi" w:hAnsiTheme="minorHAnsi"/>
          <w:sz w:val="20"/>
          <w:szCs w:val="20"/>
        </w:rPr>
      </w:pPr>
      <w:r w:rsidRPr="00553174">
        <w:rPr>
          <w:rFonts w:asciiTheme="minorHAnsi" w:hAnsiTheme="minorHAnsi"/>
          <w:sz w:val="20"/>
          <w:szCs w:val="20"/>
        </w:rPr>
        <w:t>In Strategy pattern, a class behavior or its algorithm can be changed at run time. This type of design pattern comes under behavior pattern.</w:t>
      </w:r>
    </w:p>
    <w:p w:rsidR="00356BBA" w:rsidRPr="00553174" w:rsidRDefault="00356BBA" w:rsidP="00356BBA">
      <w:pPr>
        <w:pStyle w:val="NormalWeb"/>
        <w:rPr>
          <w:rFonts w:asciiTheme="minorHAnsi" w:hAnsiTheme="minorHAnsi"/>
          <w:sz w:val="20"/>
          <w:szCs w:val="20"/>
        </w:rPr>
      </w:pPr>
      <w:r w:rsidRPr="00553174">
        <w:rPr>
          <w:rFonts w:asciiTheme="minorHAnsi" w:hAnsiTheme="minorHAnsi"/>
          <w:sz w:val="20"/>
          <w:szCs w:val="20"/>
        </w:rPr>
        <w:t>In Strategy pattern, we create objects which represent various strategies and a context object whose behavior varies as per its strategy object. The strategy object changes the executing algorithm of the context object.</w:t>
      </w:r>
    </w:p>
    <w:p w:rsidR="00356BBA" w:rsidRPr="00553174" w:rsidRDefault="00356BBA" w:rsidP="00356BBA">
      <w:pPr>
        <w:pStyle w:val="Heading2"/>
        <w:rPr>
          <w:rFonts w:asciiTheme="minorHAnsi" w:hAnsiTheme="minorHAnsi"/>
          <w:sz w:val="20"/>
          <w:szCs w:val="20"/>
        </w:rPr>
      </w:pPr>
      <w:r w:rsidRPr="00553174">
        <w:rPr>
          <w:rFonts w:asciiTheme="minorHAnsi" w:hAnsiTheme="minorHAnsi"/>
          <w:sz w:val="20"/>
          <w:szCs w:val="20"/>
        </w:rPr>
        <w:t>Implementation</w:t>
      </w:r>
    </w:p>
    <w:p w:rsidR="00356BBA" w:rsidRPr="00553174" w:rsidRDefault="00356BBA" w:rsidP="00356BBA">
      <w:pPr>
        <w:pStyle w:val="NormalWeb"/>
        <w:rPr>
          <w:rFonts w:asciiTheme="minorHAnsi" w:hAnsiTheme="minorHAnsi"/>
          <w:sz w:val="20"/>
          <w:szCs w:val="20"/>
        </w:rPr>
      </w:pPr>
      <w:r w:rsidRPr="00553174">
        <w:rPr>
          <w:rFonts w:asciiTheme="minorHAnsi" w:hAnsiTheme="minorHAnsi"/>
          <w:sz w:val="20"/>
          <w:szCs w:val="20"/>
        </w:rPr>
        <w:t xml:space="preserve">We are going to create a </w:t>
      </w:r>
      <w:r w:rsidRPr="00553174">
        <w:rPr>
          <w:rFonts w:asciiTheme="minorHAnsi" w:hAnsiTheme="minorHAnsi"/>
          <w:i/>
          <w:iCs/>
          <w:sz w:val="20"/>
          <w:szCs w:val="20"/>
        </w:rPr>
        <w:t>Strategy</w:t>
      </w:r>
      <w:r w:rsidRPr="00553174">
        <w:rPr>
          <w:rFonts w:asciiTheme="minorHAnsi" w:hAnsiTheme="minorHAnsi"/>
          <w:sz w:val="20"/>
          <w:szCs w:val="20"/>
        </w:rPr>
        <w:t xml:space="preserve"> interface defining an action and concrete strategy classes implementing the </w:t>
      </w:r>
      <w:r w:rsidRPr="00553174">
        <w:rPr>
          <w:rFonts w:asciiTheme="minorHAnsi" w:hAnsiTheme="minorHAnsi"/>
          <w:i/>
          <w:iCs/>
          <w:sz w:val="20"/>
          <w:szCs w:val="20"/>
        </w:rPr>
        <w:t>Strategy</w:t>
      </w:r>
      <w:r w:rsidRPr="00553174">
        <w:rPr>
          <w:rFonts w:asciiTheme="minorHAnsi" w:hAnsiTheme="minorHAnsi"/>
          <w:sz w:val="20"/>
          <w:szCs w:val="20"/>
        </w:rPr>
        <w:t xml:space="preserve"> interface. </w:t>
      </w:r>
      <w:r w:rsidRPr="00553174">
        <w:rPr>
          <w:rFonts w:asciiTheme="minorHAnsi" w:hAnsiTheme="minorHAnsi"/>
          <w:i/>
          <w:iCs/>
          <w:sz w:val="20"/>
          <w:szCs w:val="20"/>
        </w:rPr>
        <w:t>Context</w:t>
      </w:r>
      <w:r w:rsidRPr="00553174">
        <w:rPr>
          <w:rFonts w:asciiTheme="minorHAnsi" w:hAnsiTheme="minorHAnsi"/>
          <w:sz w:val="20"/>
          <w:szCs w:val="20"/>
        </w:rPr>
        <w:t xml:space="preserve"> is a class which uses a Strategy.</w:t>
      </w:r>
    </w:p>
    <w:p w:rsidR="00356BBA" w:rsidRPr="00553174" w:rsidRDefault="00356BBA" w:rsidP="00356BBA">
      <w:pPr>
        <w:pStyle w:val="NormalWeb"/>
        <w:rPr>
          <w:rFonts w:asciiTheme="minorHAnsi" w:hAnsiTheme="minorHAnsi"/>
          <w:sz w:val="20"/>
          <w:szCs w:val="20"/>
        </w:rPr>
      </w:pPr>
      <w:r w:rsidRPr="00553174">
        <w:rPr>
          <w:rFonts w:asciiTheme="minorHAnsi" w:hAnsiTheme="minorHAnsi"/>
          <w:i/>
          <w:iCs/>
          <w:sz w:val="20"/>
          <w:szCs w:val="20"/>
        </w:rPr>
        <w:t>StrategyPatternDemo</w:t>
      </w:r>
      <w:r w:rsidRPr="00553174">
        <w:rPr>
          <w:rFonts w:asciiTheme="minorHAnsi" w:hAnsiTheme="minorHAnsi"/>
          <w:sz w:val="20"/>
          <w:szCs w:val="20"/>
        </w:rPr>
        <w:t xml:space="preserve">, our demo class, will use </w:t>
      </w:r>
      <w:r w:rsidRPr="00553174">
        <w:rPr>
          <w:rFonts w:asciiTheme="minorHAnsi" w:hAnsiTheme="minorHAnsi"/>
          <w:i/>
          <w:iCs/>
          <w:sz w:val="20"/>
          <w:szCs w:val="20"/>
        </w:rPr>
        <w:t>Context</w:t>
      </w:r>
      <w:r w:rsidRPr="00553174">
        <w:rPr>
          <w:rFonts w:asciiTheme="minorHAnsi" w:hAnsiTheme="minorHAnsi"/>
          <w:sz w:val="20"/>
          <w:szCs w:val="20"/>
        </w:rPr>
        <w:t xml:space="preserve"> and strategy objects to demonstrate change in Context behaviour based on strategy it deploys or uses.</w:t>
      </w:r>
    </w:p>
    <w:p w:rsidR="00356BBA" w:rsidRPr="00553174" w:rsidRDefault="00356BBA" w:rsidP="00356BBA">
      <w:pPr>
        <w:rPr>
          <w:sz w:val="20"/>
          <w:szCs w:val="20"/>
        </w:rPr>
      </w:pPr>
      <w:r w:rsidRPr="00553174">
        <w:rPr>
          <w:noProof/>
          <w:sz w:val="20"/>
          <w:szCs w:val="20"/>
        </w:rPr>
        <w:drawing>
          <wp:inline distT="0" distB="0" distL="0" distR="0">
            <wp:extent cx="5334000" cy="3057525"/>
            <wp:effectExtent l="0" t="0" r="0" b="9525"/>
            <wp:docPr id="34" name="Picture 34" descr="Strategy Pattern 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Strategy Pattern UML Diagram"/>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334000" cy="3057525"/>
                    </a:xfrm>
                    <a:prstGeom prst="rect">
                      <a:avLst/>
                    </a:prstGeom>
                    <a:noFill/>
                    <a:ln>
                      <a:noFill/>
                    </a:ln>
                  </pic:spPr>
                </pic:pic>
              </a:graphicData>
            </a:graphic>
          </wp:inline>
        </w:drawing>
      </w:r>
    </w:p>
    <w:p w:rsidR="00356BBA" w:rsidRPr="00553174" w:rsidRDefault="00356BBA" w:rsidP="00356BBA">
      <w:pPr>
        <w:pStyle w:val="Heading2"/>
        <w:rPr>
          <w:rFonts w:asciiTheme="minorHAnsi" w:hAnsiTheme="minorHAnsi"/>
          <w:sz w:val="20"/>
          <w:szCs w:val="20"/>
        </w:rPr>
      </w:pPr>
      <w:r w:rsidRPr="00553174">
        <w:rPr>
          <w:rFonts w:asciiTheme="minorHAnsi" w:hAnsiTheme="minorHAnsi"/>
          <w:sz w:val="20"/>
          <w:szCs w:val="20"/>
        </w:rPr>
        <w:lastRenderedPageBreak/>
        <w:t>Step 1</w:t>
      </w:r>
    </w:p>
    <w:p w:rsidR="00356BBA" w:rsidRPr="00553174" w:rsidRDefault="00356BBA" w:rsidP="00356BBA">
      <w:pPr>
        <w:pStyle w:val="NormalWeb"/>
        <w:rPr>
          <w:rFonts w:asciiTheme="minorHAnsi" w:hAnsiTheme="minorHAnsi"/>
          <w:sz w:val="20"/>
          <w:szCs w:val="20"/>
        </w:rPr>
      </w:pPr>
      <w:r w:rsidRPr="00553174">
        <w:rPr>
          <w:rFonts w:asciiTheme="minorHAnsi" w:hAnsiTheme="minorHAnsi"/>
          <w:sz w:val="20"/>
          <w:szCs w:val="20"/>
        </w:rPr>
        <w:t>Create an interface.</w:t>
      </w:r>
    </w:p>
    <w:p w:rsidR="00356BBA" w:rsidRPr="00553174" w:rsidRDefault="00356BBA" w:rsidP="00356BBA">
      <w:pPr>
        <w:pStyle w:val="NormalWeb"/>
        <w:rPr>
          <w:rFonts w:asciiTheme="minorHAnsi" w:hAnsiTheme="minorHAnsi"/>
          <w:sz w:val="20"/>
          <w:szCs w:val="20"/>
        </w:rPr>
      </w:pPr>
      <w:r w:rsidRPr="00553174">
        <w:rPr>
          <w:rFonts w:asciiTheme="minorHAnsi" w:hAnsiTheme="minorHAnsi"/>
          <w:i/>
          <w:iCs/>
          <w:sz w:val="20"/>
          <w:szCs w:val="20"/>
        </w:rPr>
        <w:t>Strategy.java</w:t>
      </w:r>
    </w:p>
    <w:p w:rsidR="00356BBA" w:rsidRPr="00553174" w:rsidRDefault="00356BBA" w:rsidP="00356BBA">
      <w:pPr>
        <w:pStyle w:val="HTMLPreformatted"/>
        <w:rPr>
          <w:rStyle w:val="pln"/>
          <w:rFonts w:asciiTheme="minorHAnsi" w:eastAsiaTheme="majorEastAsia" w:hAnsiTheme="minorHAnsi"/>
        </w:rPr>
      </w:pP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interface</w:t>
      </w:r>
      <w:r w:rsidRPr="00553174">
        <w:rPr>
          <w:rStyle w:val="pln"/>
          <w:rFonts w:asciiTheme="minorHAnsi" w:eastAsiaTheme="majorEastAsia" w:hAnsiTheme="minorHAnsi"/>
        </w:rPr>
        <w:t xml:space="preserve"> </w:t>
      </w:r>
      <w:r w:rsidRPr="00553174">
        <w:rPr>
          <w:rStyle w:val="typ"/>
          <w:rFonts w:asciiTheme="minorHAnsi" w:hAnsiTheme="minorHAnsi"/>
        </w:rPr>
        <w:t>Strategy</w:t>
      </w:r>
      <w:r w:rsidRPr="00553174">
        <w:rPr>
          <w:rStyle w:val="pln"/>
          <w:rFonts w:asciiTheme="minorHAnsi" w:eastAsiaTheme="majorEastAsia" w:hAnsiTheme="minorHAnsi"/>
        </w:rPr>
        <w:t xml:space="preserve"> </w:t>
      </w:r>
      <w:r w:rsidRPr="00553174">
        <w:rPr>
          <w:rStyle w:val="pun"/>
          <w:rFonts w:asciiTheme="minorHAnsi" w:hAnsiTheme="minorHAnsi"/>
        </w:rPr>
        <w:t>{</w:t>
      </w:r>
    </w:p>
    <w:p w:rsidR="00356BBA" w:rsidRPr="00553174" w:rsidRDefault="00356BBA" w:rsidP="00356BBA">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int</w:t>
      </w:r>
      <w:r w:rsidRPr="00553174">
        <w:rPr>
          <w:rStyle w:val="pln"/>
          <w:rFonts w:asciiTheme="minorHAnsi" w:eastAsiaTheme="majorEastAsia" w:hAnsiTheme="minorHAnsi"/>
        </w:rPr>
        <w:t xml:space="preserve"> doOperation</w:t>
      </w:r>
      <w:r w:rsidRPr="00553174">
        <w:rPr>
          <w:rStyle w:val="pun"/>
          <w:rFonts w:asciiTheme="minorHAnsi" w:hAnsiTheme="minorHAnsi"/>
        </w:rPr>
        <w:t>(</w:t>
      </w:r>
      <w:r w:rsidRPr="00553174">
        <w:rPr>
          <w:rStyle w:val="kwd"/>
          <w:rFonts w:asciiTheme="minorHAnsi" w:hAnsiTheme="minorHAnsi"/>
        </w:rPr>
        <w:t>int</w:t>
      </w:r>
      <w:r w:rsidRPr="00553174">
        <w:rPr>
          <w:rStyle w:val="pln"/>
          <w:rFonts w:asciiTheme="minorHAnsi" w:eastAsiaTheme="majorEastAsia" w:hAnsiTheme="minorHAnsi"/>
        </w:rPr>
        <w:t xml:space="preserve"> num1</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kwd"/>
          <w:rFonts w:asciiTheme="minorHAnsi" w:hAnsiTheme="minorHAnsi"/>
        </w:rPr>
        <w:t>int</w:t>
      </w:r>
      <w:r w:rsidRPr="00553174">
        <w:rPr>
          <w:rStyle w:val="pln"/>
          <w:rFonts w:asciiTheme="minorHAnsi" w:eastAsiaTheme="majorEastAsia" w:hAnsiTheme="minorHAnsi"/>
        </w:rPr>
        <w:t xml:space="preserve"> num2</w:t>
      </w:r>
      <w:r w:rsidRPr="00553174">
        <w:rPr>
          <w:rStyle w:val="pun"/>
          <w:rFonts w:asciiTheme="minorHAnsi" w:hAnsiTheme="minorHAnsi"/>
        </w:rPr>
        <w:t>);</w:t>
      </w:r>
    </w:p>
    <w:p w:rsidR="00356BBA" w:rsidRPr="00553174" w:rsidRDefault="00356BBA" w:rsidP="00356BBA">
      <w:pPr>
        <w:pStyle w:val="HTMLPreformatted"/>
        <w:rPr>
          <w:rFonts w:asciiTheme="minorHAnsi" w:hAnsiTheme="minorHAnsi"/>
        </w:rPr>
      </w:pPr>
      <w:r w:rsidRPr="00553174">
        <w:rPr>
          <w:rStyle w:val="pun"/>
          <w:rFonts w:asciiTheme="minorHAnsi" w:hAnsiTheme="minorHAnsi"/>
        </w:rPr>
        <w:t>}</w:t>
      </w:r>
    </w:p>
    <w:p w:rsidR="00356BBA" w:rsidRPr="00553174" w:rsidRDefault="00356BBA" w:rsidP="00356BBA">
      <w:pPr>
        <w:pStyle w:val="Heading2"/>
        <w:rPr>
          <w:rFonts w:asciiTheme="minorHAnsi" w:hAnsiTheme="minorHAnsi"/>
          <w:sz w:val="20"/>
          <w:szCs w:val="20"/>
        </w:rPr>
      </w:pPr>
      <w:r w:rsidRPr="00553174">
        <w:rPr>
          <w:rFonts w:asciiTheme="minorHAnsi" w:hAnsiTheme="minorHAnsi"/>
          <w:sz w:val="20"/>
          <w:szCs w:val="20"/>
        </w:rPr>
        <w:t>Step 2</w:t>
      </w:r>
    </w:p>
    <w:p w:rsidR="00356BBA" w:rsidRPr="00553174" w:rsidRDefault="00356BBA" w:rsidP="00356BBA">
      <w:pPr>
        <w:pStyle w:val="NormalWeb"/>
        <w:rPr>
          <w:rFonts w:asciiTheme="minorHAnsi" w:hAnsiTheme="minorHAnsi"/>
          <w:sz w:val="20"/>
          <w:szCs w:val="20"/>
        </w:rPr>
      </w:pPr>
      <w:r w:rsidRPr="00553174">
        <w:rPr>
          <w:rFonts w:asciiTheme="minorHAnsi" w:hAnsiTheme="minorHAnsi"/>
          <w:sz w:val="20"/>
          <w:szCs w:val="20"/>
        </w:rPr>
        <w:t>Create concrete classes implementing the same interface.</w:t>
      </w:r>
    </w:p>
    <w:p w:rsidR="00356BBA" w:rsidRPr="00553174" w:rsidRDefault="00356BBA" w:rsidP="00356BBA">
      <w:pPr>
        <w:pStyle w:val="NormalWeb"/>
        <w:rPr>
          <w:rFonts w:asciiTheme="minorHAnsi" w:hAnsiTheme="minorHAnsi"/>
          <w:sz w:val="20"/>
          <w:szCs w:val="20"/>
        </w:rPr>
      </w:pPr>
      <w:r w:rsidRPr="00553174">
        <w:rPr>
          <w:rFonts w:asciiTheme="minorHAnsi" w:hAnsiTheme="minorHAnsi"/>
          <w:i/>
          <w:iCs/>
          <w:sz w:val="20"/>
          <w:szCs w:val="20"/>
        </w:rPr>
        <w:t>OperationAdd.java</w:t>
      </w:r>
    </w:p>
    <w:p w:rsidR="00356BBA" w:rsidRPr="00553174" w:rsidRDefault="00356BBA" w:rsidP="00356BBA">
      <w:pPr>
        <w:pStyle w:val="HTMLPreformatted"/>
        <w:rPr>
          <w:rStyle w:val="pln"/>
          <w:rFonts w:asciiTheme="minorHAnsi" w:eastAsiaTheme="majorEastAsia" w:hAnsiTheme="minorHAnsi"/>
        </w:rPr>
      </w:pP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class</w:t>
      </w:r>
      <w:r w:rsidRPr="00553174">
        <w:rPr>
          <w:rStyle w:val="pln"/>
          <w:rFonts w:asciiTheme="minorHAnsi" w:eastAsiaTheme="majorEastAsia" w:hAnsiTheme="minorHAnsi"/>
        </w:rPr>
        <w:t xml:space="preserve"> </w:t>
      </w:r>
      <w:r w:rsidRPr="00553174">
        <w:rPr>
          <w:rStyle w:val="typ"/>
          <w:rFonts w:asciiTheme="minorHAnsi" w:hAnsiTheme="minorHAnsi"/>
        </w:rPr>
        <w:t>OperationAdd</w:t>
      </w:r>
      <w:r w:rsidRPr="00553174">
        <w:rPr>
          <w:rStyle w:val="pln"/>
          <w:rFonts w:asciiTheme="minorHAnsi" w:eastAsiaTheme="majorEastAsia" w:hAnsiTheme="minorHAnsi"/>
        </w:rPr>
        <w:t xml:space="preserve"> </w:t>
      </w:r>
      <w:r w:rsidRPr="00553174">
        <w:rPr>
          <w:rStyle w:val="kwd"/>
          <w:rFonts w:asciiTheme="minorHAnsi" w:hAnsiTheme="minorHAnsi"/>
        </w:rPr>
        <w:t>implements</w:t>
      </w:r>
      <w:r w:rsidRPr="00553174">
        <w:rPr>
          <w:rStyle w:val="pln"/>
          <w:rFonts w:asciiTheme="minorHAnsi" w:eastAsiaTheme="majorEastAsia" w:hAnsiTheme="minorHAnsi"/>
        </w:rPr>
        <w:t xml:space="preserve"> </w:t>
      </w:r>
      <w:r w:rsidRPr="00553174">
        <w:rPr>
          <w:rStyle w:val="typ"/>
          <w:rFonts w:asciiTheme="minorHAnsi" w:hAnsiTheme="minorHAnsi"/>
        </w:rPr>
        <w:t>Strategy</w:t>
      </w:r>
      <w:r w:rsidRPr="00553174">
        <w:rPr>
          <w:rStyle w:val="pun"/>
          <w:rFonts w:asciiTheme="minorHAnsi" w:hAnsiTheme="minorHAnsi"/>
        </w:rPr>
        <w:t>{</w:t>
      </w:r>
    </w:p>
    <w:p w:rsidR="00356BBA" w:rsidRPr="00553174" w:rsidRDefault="00356BBA" w:rsidP="00356BBA">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lit"/>
          <w:rFonts w:asciiTheme="minorHAnsi" w:hAnsiTheme="minorHAnsi"/>
        </w:rPr>
        <w:t>@Override</w:t>
      </w:r>
    </w:p>
    <w:p w:rsidR="00356BBA" w:rsidRPr="00553174" w:rsidRDefault="00356BBA" w:rsidP="00356BBA">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int</w:t>
      </w:r>
      <w:r w:rsidRPr="00553174">
        <w:rPr>
          <w:rStyle w:val="pln"/>
          <w:rFonts w:asciiTheme="minorHAnsi" w:eastAsiaTheme="majorEastAsia" w:hAnsiTheme="minorHAnsi"/>
        </w:rPr>
        <w:t xml:space="preserve"> doOperation</w:t>
      </w:r>
      <w:r w:rsidRPr="00553174">
        <w:rPr>
          <w:rStyle w:val="pun"/>
          <w:rFonts w:asciiTheme="minorHAnsi" w:hAnsiTheme="minorHAnsi"/>
        </w:rPr>
        <w:t>(</w:t>
      </w:r>
      <w:r w:rsidRPr="00553174">
        <w:rPr>
          <w:rStyle w:val="kwd"/>
          <w:rFonts w:asciiTheme="minorHAnsi" w:hAnsiTheme="minorHAnsi"/>
        </w:rPr>
        <w:t>int</w:t>
      </w:r>
      <w:r w:rsidRPr="00553174">
        <w:rPr>
          <w:rStyle w:val="pln"/>
          <w:rFonts w:asciiTheme="minorHAnsi" w:eastAsiaTheme="majorEastAsia" w:hAnsiTheme="minorHAnsi"/>
        </w:rPr>
        <w:t xml:space="preserve"> num1</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kwd"/>
          <w:rFonts w:asciiTheme="minorHAnsi" w:hAnsiTheme="minorHAnsi"/>
        </w:rPr>
        <w:t>int</w:t>
      </w:r>
      <w:r w:rsidRPr="00553174">
        <w:rPr>
          <w:rStyle w:val="pln"/>
          <w:rFonts w:asciiTheme="minorHAnsi" w:eastAsiaTheme="majorEastAsia" w:hAnsiTheme="minorHAnsi"/>
        </w:rPr>
        <w:t xml:space="preserve"> num2</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pun"/>
          <w:rFonts w:asciiTheme="minorHAnsi" w:hAnsiTheme="minorHAnsi"/>
        </w:rPr>
        <w:t>{</w:t>
      </w:r>
    </w:p>
    <w:p w:rsidR="00356BBA" w:rsidRPr="00553174" w:rsidRDefault="00356BBA" w:rsidP="00356BBA">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return</w:t>
      </w:r>
      <w:proofErr w:type="gramEnd"/>
      <w:r w:rsidRPr="00553174">
        <w:rPr>
          <w:rStyle w:val="pln"/>
          <w:rFonts w:asciiTheme="minorHAnsi" w:eastAsiaTheme="majorEastAsia" w:hAnsiTheme="minorHAnsi"/>
        </w:rPr>
        <w:t xml:space="preserve"> num1 </w:t>
      </w:r>
      <w:r w:rsidRPr="00553174">
        <w:rPr>
          <w:rStyle w:val="pun"/>
          <w:rFonts w:asciiTheme="minorHAnsi" w:hAnsiTheme="minorHAnsi"/>
        </w:rPr>
        <w:t>+</w:t>
      </w:r>
      <w:r w:rsidRPr="00553174">
        <w:rPr>
          <w:rStyle w:val="pln"/>
          <w:rFonts w:asciiTheme="minorHAnsi" w:eastAsiaTheme="majorEastAsia" w:hAnsiTheme="minorHAnsi"/>
        </w:rPr>
        <w:t xml:space="preserve"> num2</w:t>
      </w:r>
      <w:r w:rsidRPr="00553174">
        <w:rPr>
          <w:rStyle w:val="pun"/>
          <w:rFonts w:asciiTheme="minorHAnsi" w:hAnsiTheme="minorHAnsi"/>
        </w:rPr>
        <w:t>;</w:t>
      </w:r>
    </w:p>
    <w:p w:rsidR="00356BBA" w:rsidRPr="00553174" w:rsidRDefault="00356BBA" w:rsidP="00356BBA">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pun"/>
          <w:rFonts w:asciiTheme="minorHAnsi" w:hAnsiTheme="minorHAnsi"/>
        </w:rPr>
        <w:t>}</w:t>
      </w:r>
    </w:p>
    <w:p w:rsidR="00356BBA" w:rsidRPr="00553174" w:rsidRDefault="00356BBA" w:rsidP="00356BBA">
      <w:pPr>
        <w:pStyle w:val="HTMLPreformatted"/>
        <w:rPr>
          <w:rFonts w:asciiTheme="minorHAnsi" w:hAnsiTheme="minorHAnsi"/>
        </w:rPr>
      </w:pPr>
      <w:r w:rsidRPr="00553174">
        <w:rPr>
          <w:rStyle w:val="pun"/>
          <w:rFonts w:asciiTheme="minorHAnsi" w:hAnsiTheme="minorHAnsi"/>
        </w:rPr>
        <w:t>}</w:t>
      </w:r>
    </w:p>
    <w:p w:rsidR="00356BBA" w:rsidRPr="00553174" w:rsidRDefault="00356BBA" w:rsidP="00356BBA">
      <w:pPr>
        <w:pStyle w:val="NormalWeb"/>
        <w:rPr>
          <w:rFonts w:asciiTheme="minorHAnsi" w:hAnsiTheme="minorHAnsi"/>
          <w:sz w:val="20"/>
          <w:szCs w:val="20"/>
        </w:rPr>
      </w:pPr>
      <w:r w:rsidRPr="00553174">
        <w:rPr>
          <w:rFonts w:asciiTheme="minorHAnsi" w:hAnsiTheme="minorHAnsi"/>
          <w:i/>
          <w:iCs/>
          <w:sz w:val="20"/>
          <w:szCs w:val="20"/>
        </w:rPr>
        <w:t>OperationSubstract.java</w:t>
      </w:r>
    </w:p>
    <w:p w:rsidR="00356BBA" w:rsidRPr="00553174" w:rsidRDefault="00356BBA" w:rsidP="00356BBA">
      <w:pPr>
        <w:pStyle w:val="HTMLPreformatted"/>
        <w:rPr>
          <w:rStyle w:val="pln"/>
          <w:rFonts w:asciiTheme="minorHAnsi" w:eastAsiaTheme="majorEastAsia" w:hAnsiTheme="minorHAnsi"/>
        </w:rPr>
      </w:pP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class</w:t>
      </w:r>
      <w:r w:rsidRPr="00553174">
        <w:rPr>
          <w:rStyle w:val="pln"/>
          <w:rFonts w:asciiTheme="minorHAnsi" w:eastAsiaTheme="majorEastAsia" w:hAnsiTheme="minorHAnsi"/>
        </w:rPr>
        <w:t xml:space="preserve"> </w:t>
      </w:r>
      <w:r w:rsidRPr="00553174">
        <w:rPr>
          <w:rStyle w:val="typ"/>
          <w:rFonts w:asciiTheme="minorHAnsi" w:hAnsiTheme="minorHAnsi"/>
        </w:rPr>
        <w:t>OperationSubstract</w:t>
      </w:r>
      <w:r w:rsidRPr="00553174">
        <w:rPr>
          <w:rStyle w:val="pln"/>
          <w:rFonts w:asciiTheme="minorHAnsi" w:eastAsiaTheme="majorEastAsia" w:hAnsiTheme="minorHAnsi"/>
        </w:rPr>
        <w:t xml:space="preserve"> </w:t>
      </w:r>
      <w:r w:rsidRPr="00553174">
        <w:rPr>
          <w:rStyle w:val="kwd"/>
          <w:rFonts w:asciiTheme="minorHAnsi" w:hAnsiTheme="minorHAnsi"/>
        </w:rPr>
        <w:t>implements</w:t>
      </w:r>
      <w:r w:rsidRPr="00553174">
        <w:rPr>
          <w:rStyle w:val="pln"/>
          <w:rFonts w:asciiTheme="minorHAnsi" w:eastAsiaTheme="majorEastAsia" w:hAnsiTheme="minorHAnsi"/>
        </w:rPr>
        <w:t xml:space="preserve"> </w:t>
      </w:r>
      <w:r w:rsidRPr="00553174">
        <w:rPr>
          <w:rStyle w:val="typ"/>
          <w:rFonts w:asciiTheme="minorHAnsi" w:hAnsiTheme="minorHAnsi"/>
        </w:rPr>
        <w:t>Strategy</w:t>
      </w:r>
      <w:r w:rsidRPr="00553174">
        <w:rPr>
          <w:rStyle w:val="pun"/>
          <w:rFonts w:asciiTheme="minorHAnsi" w:hAnsiTheme="minorHAnsi"/>
        </w:rPr>
        <w:t>{</w:t>
      </w:r>
    </w:p>
    <w:p w:rsidR="00356BBA" w:rsidRPr="00553174" w:rsidRDefault="00356BBA" w:rsidP="00356BBA">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lit"/>
          <w:rFonts w:asciiTheme="minorHAnsi" w:hAnsiTheme="minorHAnsi"/>
        </w:rPr>
        <w:t>@Override</w:t>
      </w:r>
    </w:p>
    <w:p w:rsidR="00356BBA" w:rsidRPr="00553174" w:rsidRDefault="00356BBA" w:rsidP="00356BBA">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int</w:t>
      </w:r>
      <w:r w:rsidRPr="00553174">
        <w:rPr>
          <w:rStyle w:val="pln"/>
          <w:rFonts w:asciiTheme="minorHAnsi" w:eastAsiaTheme="majorEastAsia" w:hAnsiTheme="minorHAnsi"/>
        </w:rPr>
        <w:t xml:space="preserve"> doOperation</w:t>
      </w:r>
      <w:r w:rsidRPr="00553174">
        <w:rPr>
          <w:rStyle w:val="pun"/>
          <w:rFonts w:asciiTheme="minorHAnsi" w:hAnsiTheme="minorHAnsi"/>
        </w:rPr>
        <w:t>(</w:t>
      </w:r>
      <w:r w:rsidRPr="00553174">
        <w:rPr>
          <w:rStyle w:val="kwd"/>
          <w:rFonts w:asciiTheme="minorHAnsi" w:hAnsiTheme="minorHAnsi"/>
        </w:rPr>
        <w:t>int</w:t>
      </w:r>
      <w:r w:rsidRPr="00553174">
        <w:rPr>
          <w:rStyle w:val="pln"/>
          <w:rFonts w:asciiTheme="minorHAnsi" w:eastAsiaTheme="majorEastAsia" w:hAnsiTheme="minorHAnsi"/>
        </w:rPr>
        <w:t xml:space="preserve"> num1</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kwd"/>
          <w:rFonts w:asciiTheme="minorHAnsi" w:hAnsiTheme="minorHAnsi"/>
        </w:rPr>
        <w:t>int</w:t>
      </w:r>
      <w:r w:rsidRPr="00553174">
        <w:rPr>
          <w:rStyle w:val="pln"/>
          <w:rFonts w:asciiTheme="minorHAnsi" w:eastAsiaTheme="majorEastAsia" w:hAnsiTheme="minorHAnsi"/>
        </w:rPr>
        <w:t xml:space="preserve"> num2</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pun"/>
          <w:rFonts w:asciiTheme="minorHAnsi" w:hAnsiTheme="minorHAnsi"/>
        </w:rPr>
        <w:t>{</w:t>
      </w:r>
    </w:p>
    <w:p w:rsidR="00356BBA" w:rsidRPr="00553174" w:rsidRDefault="00356BBA" w:rsidP="00356BBA">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return</w:t>
      </w:r>
      <w:proofErr w:type="gramEnd"/>
      <w:r w:rsidRPr="00553174">
        <w:rPr>
          <w:rStyle w:val="pln"/>
          <w:rFonts w:asciiTheme="minorHAnsi" w:eastAsiaTheme="majorEastAsia" w:hAnsiTheme="minorHAnsi"/>
        </w:rPr>
        <w:t xml:space="preserve"> num1 </w:t>
      </w:r>
      <w:r w:rsidRPr="00553174">
        <w:rPr>
          <w:rStyle w:val="pun"/>
          <w:rFonts w:asciiTheme="minorHAnsi" w:hAnsiTheme="minorHAnsi"/>
        </w:rPr>
        <w:t>-</w:t>
      </w:r>
      <w:r w:rsidRPr="00553174">
        <w:rPr>
          <w:rStyle w:val="pln"/>
          <w:rFonts w:asciiTheme="minorHAnsi" w:eastAsiaTheme="majorEastAsia" w:hAnsiTheme="minorHAnsi"/>
        </w:rPr>
        <w:t xml:space="preserve"> num2</w:t>
      </w:r>
      <w:r w:rsidRPr="00553174">
        <w:rPr>
          <w:rStyle w:val="pun"/>
          <w:rFonts w:asciiTheme="minorHAnsi" w:hAnsiTheme="minorHAnsi"/>
        </w:rPr>
        <w:t>;</w:t>
      </w:r>
    </w:p>
    <w:p w:rsidR="00356BBA" w:rsidRPr="00553174" w:rsidRDefault="00356BBA" w:rsidP="00356BBA">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pun"/>
          <w:rFonts w:asciiTheme="minorHAnsi" w:hAnsiTheme="minorHAnsi"/>
        </w:rPr>
        <w:t>}</w:t>
      </w:r>
    </w:p>
    <w:p w:rsidR="00356BBA" w:rsidRPr="00553174" w:rsidRDefault="00356BBA" w:rsidP="00356BBA">
      <w:pPr>
        <w:pStyle w:val="HTMLPreformatted"/>
        <w:rPr>
          <w:rFonts w:asciiTheme="minorHAnsi" w:hAnsiTheme="minorHAnsi"/>
        </w:rPr>
      </w:pPr>
      <w:r w:rsidRPr="00553174">
        <w:rPr>
          <w:rStyle w:val="pun"/>
          <w:rFonts w:asciiTheme="minorHAnsi" w:hAnsiTheme="minorHAnsi"/>
        </w:rPr>
        <w:t>}</w:t>
      </w:r>
    </w:p>
    <w:p w:rsidR="00356BBA" w:rsidRPr="00553174" w:rsidRDefault="00356BBA" w:rsidP="00356BBA">
      <w:pPr>
        <w:pStyle w:val="NormalWeb"/>
        <w:rPr>
          <w:rFonts w:asciiTheme="minorHAnsi" w:hAnsiTheme="minorHAnsi"/>
          <w:sz w:val="20"/>
          <w:szCs w:val="20"/>
        </w:rPr>
      </w:pPr>
      <w:r w:rsidRPr="00553174">
        <w:rPr>
          <w:rFonts w:asciiTheme="minorHAnsi" w:hAnsiTheme="minorHAnsi"/>
          <w:i/>
          <w:iCs/>
          <w:sz w:val="20"/>
          <w:szCs w:val="20"/>
        </w:rPr>
        <w:t>OperationMultiply.java</w:t>
      </w:r>
    </w:p>
    <w:p w:rsidR="00356BBA" w:rsidRPr="00553174" w:rsidRDefault="00356BBA" w:rsidP="00356BBA">
      <w:pPr>
        <w:pStyle w:val="HTMLPreformatted"/>
        <w:rPr>
          <w:rStyle w:val="pln"/>
          <w:rFonts w:asciiTheme="minorHAnsi" w:eastAsiaTheme="majorEastAsia" w:hAnsiTheme="minorHAnsi"/>
        </w:rPr>
      </w:pP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class</w:t>
      </w:r>
      <w:r w:rsidRPr="00553174">
        <w:rPr>
          <w:rStyle w:val="pln"/>
          <w:rFonts w:asciiTheme="minorHAnsi" w:eastAsiaTheme="majorEastAsia" w:hAnsiTheme="minorHAnsi"/>
        </w:rPr>
        <w:t xml:space="preserve"> </w:t>
      </w:r>
      <w:r w:rsidRPr="00553174">
        <w:rPr>
          <w:rStyle w:val="typ"/>
          <w:rFonts w:asciiTheme="minorHAnsi" w:hAnsiTheme="minorHAnsi"/>
        </w:rPr>
        <w:t>OperationMultiply</w:t>
      </w:r>
      <w:r w:rsidRPr="00553174">
        <w:rPr>
          <w:rStyle w:val="pln"/>
          <w:rFonts w:asciiTheme="minorHAnsi" w:eastAsiaTheme="majorEastAsia" w:hAnsiTheme="minorHAnsi"/>
        </w:rPr>
        <w:t xml:space="preserve"> </w:t>
      </w:r>
      <w:r w:rsidRPr="00553174">
        <w:rPr>
          <w:rStyle w:val="kwd"/>
          <w:rFonts w:asciiTheme="minorHAnsi" w:hAnsiTheme="minorHAnsi"/>
        </w:rPr>
        <w:t>implements</w:t>
      </w:r>
      <w:r w:rsidRPr="00553174">
        <w:rPr>
          <w:rStyle w:val="pln"/>
          <w:rFonts w:asciiTheme="minorHAnsi" w:eastAsiaTheme="majorEastAsia" w:hAnsiTheme="minorHAnsi"/>
        </w:rPr>
        <w:t xml:space="preserve"> </w:t>
      </w:r>
      <w:r w:rsidRPr="00553174">
        <w:rPr>
          <w:rStyle w:val="typ"/>
          <w:rFonts w:asciiTheme="minorHAnsi" w:hAnsiTheme="minorHAnsi"/>
        </w:rPr>
        <w:t>Strategy</w:t>
      </w:r>
      <w:r w:rsidRPr="00553174">
        <w:rPr>
          <w:rStyle w:val="pun"/>
          <w:rFonts w:asciiTheme="minorHAnsi" w:hAnsiTheme="minorHAnsi"/>
        </w:rPr>
        <w:t>{</w:t>
      </w:r>
    </w:p>
    <w:p w:rsidR="00356BBA" w:rsidRPr="00553174" w:rsidRDefault="00356BBA" w:rsidP="00356BBA">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lit"/>
          <w:rFonts w:asciiTheme="minorHAnsi" w:hAnsiTheme="minorHAnsi"/>
        </w:rPr>
        <w:t>@Override</w:t>
      </w:r>
    </w:p>
    <w:p w:rsidR="00356BBA" w:rsidRPr="00553174" w:rsidRDefault="00356BBA" w:rsidP="00356BBA">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int</w:t>
      </w:r>
      <w:r w:rsidRPr="00553174">
        <w:rPr>
          <w:rStyle w:val="pln"/>
          <w:rFonts w:asciiTheme="minorHAnsi" w:eastAsiaTheme="majorEastAsia" w:hAnsiTheme="minorHAnsi"/>
        </w:rPr>
        <w:t xml:space="preserve"> doOperation</w:t>
      </w:r>
      <w:r w:rsidRPr="00553174">
        <w:rPr>
          <w:rStyle w:val="pun"/>
          <w:rFonts w:asciiTheme="minorHAnsi" w:hAnsiTheme="minorHAnsi"/>
        </w:rPr>
        <w:t>(</w:t>
      </w:r>
      <w:r w:rsidRPr="00553174">
        <w:rPr>
          <w:rStyle w:val="kwd"/>
          <w:rFonts w:asciiTheme="minorHAnsi" w:hAnsiTheme="minorHAnsi"/>
        </w:rPr>
        <w:t>int</w:t>
      </w:r>
      <w:r w:rsidRPr="00553174">
        <w:rPr>
          <w:rStyle w:val="pln"/>
          <w:rFonts w:asciiTheme="minorHAnsi" w:eastAsiaTheme="majorEastAsia" w:hAnsiTheme="minorHAnsi"/>
        </w:rPr>
        <w:t xml:space="preserve"> num1</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kwd"/>
          <w:rFonts w:asciiTheme="minorHAnsi" w:hAnsiTheme="minorHAnsi"/>
        </w:rPr>
        <w:t>int</w:t>
      </w:r>
      <w:r w:rsidRPr="00553174">
        <w:rPr>
          <w:rStyle w:val="pln"/>
          <w:rFonts w:asciiTheme="minorHAnsi" w:eastAsiaTheme="majorEastAsia" w:hAnsiTheme="minorHAnsi"/>
        </w:rPr>
        <w:t xml:space="preserve"> num2</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pun"/>
          <w:rFonts w:asciiTheme="minorHAnsi" w:hAnsiTheme="minorHAnsi"/>
        </w:rPr>
        <w:t>{</w:t>
      </w:r>
    </w:p>
    <w:p w:rsidR="00356BBA" w:rsidRPr="00553174" w:rsidRDefault="00356BBA" w:rsidP="00356BBA">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return</w:t>
      </w:r>
      <w:proofErr w:type="gramEnd"/>
      <w:r w:rsidRPr="00553174">
        <w:rPr>
          <w:rStyle w:val="pln"/>
          <w:rFonts w:asciiTheme="minorHAnsi" w:eastAsiaTheme="majorEastAsia" w:hAnsiTheme="minorHAnsi"/>
        </w:rPr>
        <w:t xml:space="preserve"> num1 </w:t>
      </w:r>
      <w:r w:rsidRPr="00553174">
        <w:rPr>
          <w:rStyle w:val="pun"/>
          <w:rFonts w:asciiTheme="minorHAnsi" w:hAnsiTheme="minorHAnsi"/>
        </w:rPr>
        <w:t>*</w:t>
      </w:r>
      <w:r w:rsidRPr="00553174">
        <w:rPr>
          <w:rStyle w:val="pln"/>
          <w:rFonts w:asciiTheme="minorHAnsi" w:eastAsiaTheme="majorEastAsia" w:hAnsiTheme="minorHAnsi"/>
        </w:rPr>
        <w:t xml:space="preserve"> num2</w:t>
      </w:r>
      <w:r w:rsidRPr="00553174">
        <w:rPr>
          <w:rStyle w:val="pun"/>
          <w:rFonts w:asciiTheme="minorHAnsi" w:hAnsiTheme="minorHAnsi"/>
        </w:rPr>
        <w:t>;</w:t>
      </w:r>
    </w:p>
    <w:p w:rsidR="00356BBA" w:rsidRPr="00553174" w:rsidRDefault="00356BBA" w:rsidP="00356BBA">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pun"/>
          <w:rFonts w:asciiTheme="minorHAnsi" w:hAnsiTheme="minorHAnsi"/>
        </w:rPr>
        <w:t>}</w:t>
      </w:r>
    </w:p>
    <w:p w:rsidR="00356BBA" w:rsidRPr="00553174" w:rsidRDefault="00356BBA" w:rsidP="00356BBA">
      <w:pPr>
        <w:pStyle w:val="HTMLPreformatted"/>
        <w:rPr>
          <w:rFonts w:asciiTheme="minorHAnsi" w:hAnsiTheme="minorHAnsi"/>
        </w:rPr>
      </w:pPr>
      <w:r w:rsidRPr="00553174">
        <w:rPr>
          <w:rStyle w:val="pun"/>
          <w:rFonts w:asciiTheme="minorHAnsi" w:hAnsiTheme="minorHAnsi"/>
        </w:rPr>
        <w:t>}</w:t>
      </w:r>
    </w:p>
    <w:p w:rsidR="00356BBA" w:rsidRPr="00553174" w:rsidRDefault="00356BBA" w:rsidP="00356BBA">
      <w:pPr>
        <w:pStyle w:val="Heading2"/>
        <w:rPr>
          <w:rFonts w:asciiTheme="minorHAnsi" w:hAnsiTheme="minorHAnsi"/>
          <w:sz w:val="20"/>
          <w:szCs w:val="20"/>
        </w:rPr>
      </w:pPr>
      <w:r w:rsidRPr="00553174">
        <w:rPr>
          <w:rFonts w:asciiTheme="minorHAnsi" w:hAnsiTheme="minorHAnsi"/>
          <w:sz w:val="20"/>
          <w:szCs w:val="20"/>
        </w:rPr>
        <w:t>Step 3</w:t>
      </w:r>
    </w:p>
    <w:p w:rsidR="00356BBA" w:rsidRPr="00553174" w:rsidRDefault="00356BBA" w:rsidP="00356BBA">
      <w:pPr>
        <w:pStyle w:val="NormalWeb"/>
        <w:rPr>
          <w:rFonts w:asciiTheme="minorHAnsi" w:hAnsiTheme="minorHAnsi"/>
          <w:sz w:val="20"/>
          <w:szCs w:val="20"/>
        </w:rPr>
      </w:pPr>
      <w:r w:rsidRPr="00553174">
        <w:rPr>
          <w:rFonts w:asciiTheme="minorHAnsi" w:hAnsiTheme="minorHAnsi"/>
          <w:sz w:val="20"/>
          <w:szCs w:val="20"/>
        </w:rPr>
        <w:t xml:space="preserve">Create </w:t>
      </w:r>
      <w:r w:rsidRPr="00553174">
        <w:rPr>
          <w:rFonts w:asciiTheme="minorHAnsi" w:hAnsiTheme="minorHAnsi"/>
          <w:i/>
          <w:iCs/>
          <w:sz w:val="20"/>
          <w:szCs w:val="20"/>
        </w:rPr>
        <w:t>Context</w:t>
      </w:r>
      <w:r w:rsidRPr="00553174">
        <w:rPr>
          <w:rFonts w:asciiTheme="minorHAnsi" w:hAnsiTheme="minorHAnsi"/>
          <w:sz w:val="20"/>
          <w:szCs w:val="20"/>
        </w:rPr>
        <w:t xml:space="preserve"> Class.</w:t>
      </w:r>
    </w:p>
    <w:p w:rsidR="00356BBA" w:rsidRPr="00553174" w:rsidRDefault="00356BBA" w:rsidP="00356BBA">
      <w:pPr>
        <w:pStyle w:val="NormalWeb"/>
        <w:rPr>
          <w:rFonts w:asciiTheme="minorHAnsi" w:hAnsiTheme="minorHAnsi"/>
          <w:sz w:val="20"/>
          <w:szCs w:val="20"/>
        </w:rPr>
      </w:pPr>
      <w:r w:rsidRPr="00553174">
        <w:rPr>
          <w:rFonts w:asciiTheme="minorHAnsi" w:hAnsiTheme="minorHAnsi"/>
          <w:i/>
          <w:iCs/>
          <w:sz w:val="20"/>
          <w:szCs w:val="20"/>
        </w:rPr>
        <w:t>Context.java</w:t>
      </w:r>
    </w:p>
    <w:p w:rsidR="00356BBA" w:rsidRPr="00553174" w:rsidRDefault="00356BBA" w:rsidP="00356BBA">
      <w:pPr>
        <w:pStyle w:val="HTMLPreformatted"/>
        <w:rPr>
          <w:rStyle w:val="pln"/>
          <w:rFonts w:asciiTheme="minorHAnsi" w:eastAsiaTheme="majorEastAsia" w:hAnsiTheme="minorHAnsi"/>
        </w:rPr>
      </w:pP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class</w:t>
      </w:r>
      <w:r w:rsidRPr="00553174">
        <w:rPr>
          <w:rStyle w:val="pln"/>
          <w:rFonts w:asciiTheme="minorHAnsi" w:eastAsiaTheme="majorEastAsia" w:hAnsiTheme="minorHAnsi"/>
        </w:rPr>
        <w:t xml:space="preserve"> </w:t>
      </w:r>
      <w:r w:rsidRPr="00553174">
        <w:rPr>
          <w:rStyle w:val="typ"/>
          <w:rFonts w:asciiTheme="minorHAnsi" w:hAnsiTheme="minorHAnsi"/>
        </w:rPr>
        <w:t>Context</w:t>
      </w:r>
      <w:r w:rsidRPr="00553174">
        <w:rPr>
          <w:rStyle w:val="pln"/>
          <w:rFonts w:asciiTheme="minorHAnsi" w:eastAsiaTheme="majorEastAsia" w:hAnsiTheme="minorHAnsi"/>
        </w:rPr>
        <w:t xml:space="preserve"> </w:t>
      </w:r>
      <w:r w:rsidRPr="00553174">
        <w:rPr>
          <w:rStyle w:val="pun"/>
          <w:rFonts w:asciiTheme="minorHAnsi" w:hAnsiTheme="minorHAnsi"/>
        </w:rPr>
        <w:t>{</w:t>
      </w:r>
    </w:p>
    <w:p w:rsidR="00356BBA" w:rsidRPr="00553174" w:rsidRDefault="00356BBA" w:rsidP="00356BBA">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private</w:t>
      </w:r>
      <w:proofErr w:type="gramEnd"/>
      <w:r w:rsidRPr="00553174">
        <w:rPr>
          <w:rStyle w:val="pln"/>
          <w:rFonts w:asciiTheme="minorHAnsi" w:eastAsiaTheme="majorEastAsia" w:hAnsiTheme="minorHAnsi"/>
        </w:rPr>
        <w:t xml:space="preserve"> </w:t>
      </w:r>
      <w:r w:rsidRPr="00553174">
        <w:rPr>
          <w:rStyle w:val="typ"/>
          <w:rFonts w:asciiTheme="minorHAnsi" w:hAnsiTheme="minorHAnsi"/>
        </w:rPr>
        <w:t>Strategy</w:t>
      </w:r>
      <w:r w:rsidRPr="00553174">
        <w:rPr>
          <w:rStyle w:val="pln"/>
          <w:rFonts w:asciiTheme="minorHAnsi" w:eastAsiaTheme="majorEastAsia" w:hAnsiTheme="minorHAnsi"/>
        </w:rPr>
        <w:t xml:space="preserve"> strategy</w:t>
      </w:r>
      <w:r w:rsidRPr="00553174">
        <w:rPr>
          <w:rStyle w:val="pun"/>
          <w:rFonts w:asciiTheme="minorHAnsi" w:hAnsiTheme="minorHAnsi"/>
        </w:rPr>
        <w:t>;</w:t>
      </w:r>
    </w:p>
    <w:p w:rsidR="00356BBA" w:rsidRPr="00553174" w:rsidRDefault="00356BBA" w:rsidP="00356BBA">
      <w:pPr>
        <w:pStyle w:val="HTMLPreformatted"/>
        <w:rPr>
          <w:rStyle w:val="pln"/>
          <w:rFonts w:asciiTheme="minorHAnsi" w:eastAsiaTheme="majorEastAsia" w:hAnsiTheme="minorHAnsi"/>
        </w:rPr>
      </w:pPr>
    </w:p>
    <w:p w:rsidR="00356BBA" w:rsidRPr="00553174" w:rsidRDefault="00356BBA" w:rsidP="00356BBA">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typ"/>
          <w:rFonts w:asciiTheme="minorHAnsi" w:hAnsiTheme="minorHAnsi"/>
        </w:rPr>
        <w:t>Context</w:t>
      </w:r>
      <w:r w:rsidRPr="00553174">
        <w:rPr>
          <w:rStyle w:val="pun"/>
          <w:rFonts w:asciiTheme="minorHAnsi" w:hAnsiTheme="minorHAnsi"/>
        </w:rPr>
        <w:t>(</w:t>
      </w:r>
      <w:r w:rsidRPr="00553174">
        <w:rPr>
          <w:rStyle w:val="typ"/>
          <w:rFonts w:asciiTheme="minorHAnsi" w:hAnsiTheme="minorHAnsi"/>
        </w:rPr>
        <w:t>Strategy</w:t>
      </w:r>
      <w:r w:rsidRPr="00553174">
        <w:rPr>
          <w:rStyle w:val="pln"/>
          <w:rFonts w:asciiTheme="minorHAnsi" w:eastAsiaTheme="majorEastAsia" w:hAnsiTheme="minorHAnsi"/>
        </w:rPr>
        <w:t xml:space="preserve"> strategy</w:t>
      </w:r>
      <w:r w:rsidRPr="00553174">
        <w:rPr>
          <w:rStyle w:val="pun"/>
          <w:rFonts w:asciiTheme="minorHAnsi" w:hAnsiTheme="minorHAnsi"/>
        </w:rPr>
        <w:t>){</w:t>
      </w:r>
    </w:p>
    <w:p w:rsidR="00356BBA" w:rsidRPr="00553174" w:rsidRDefault="00356BBA" w:rsidP="00356BBA">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kwd"/>
          <w:rFonts w:asciiTheme="minorHAnsi" w:hAnsiTheme="minorHAnsi"/>
        </w:rPr>
        <w:t>this</w:t>
      </w:r>
      <w:r w:rsidRPr="00553174">
        <w:rPr>
          <w:rStyle w:val="pun"/>
          <w:rFonts w:asciiTheme="minorHAnsi" w:hAnsiTheme="minorHAnsi"/>
        </w:rPr>
        <w:t>.</w:t>
      </w:r>
      <w:r w:rsidRPr="00553174">
        <w:rPr>
          <w:rStyle w:val="pln"/>
          <w:rFonts w:asciiTheme="minorHAnsi" w:eastAsiaTheme="majorEastAsia" w:hAnsiTheme="minorHAnsi"/>
        </w:rPr>
        <w:t xml:space="preserve">strategy </w:t>
      </w:r>
      <w:r w:rsidRPr="00553174">
        <w:rPr>
          <w:rStyle w:val="pun"/>
          <w:rFonts w:asciiTheme="minorHAnsi" w:hAnsiTheme="minorHAnsi"/>
        </w:rPr>
        <w:t>=</w:t>
      </w:r>
      <w:r w:rsidRPr="00553174">
        <w:rPr>
          <w:rStyle w:val="pln"/>
          <w:rFonts w:asciiTheme="minorHAnsi" w:eastAsiaTheme="majorEastAsia" w:hAnsiTheme="minorHAnsi"/>
        </w:rPr>
        <w:t xml:space="preserve"> strategy</w:t>
      </w:r>
      <w:r w:rsidRPr="00553174">
        <w:rPr>
          <w:rStyle w:val="pun"/>
          <w:rFonts w:asciiTheme="minorHAnsi" w:hAnsiTheme="minorHAnsi"/>
        </w:rPr>
        <w:t>;</w:t>
      </w:r>
    </w:p>
    <w:p w:rsidR="00356BBA" w:rsidRPr="00553174" w:rsidRDefault="00356BBA" w:rsidP="00356BBA">
      <w:pPr>
        <w:pStyle w:val="HTMLPreformatted"/>
        <w:rPr>
          <w:rStyle w:val="pln"/>
          <w:rFonts w:asciiTheme="minorHAnsi" w:eastAsiaTheme="majorEastAsia" w:hAnsiTheme="minorHAnsi"/>
        </w:rPr>
      </w:pPr>
      <w:r w:rsidRPr="00553174">
        <w:rPr>
          <w:rStyle w:val="pln"/>
          <w:rFonts w:asciiTheme="minorHAnsi" w:eastAsiaTheme="majorEastAsia" w:hAnsiTheme="minorHAnsi"/>
        </w:rPr>
        <w:lastRenderedPageBreak/>
        <w:t xml:space="preserve">   </w:t>
      </w:r>
      <w:r w:rsidRPr="00553174">
        <w:rPr>
          <w:rStyle w:val="pun"/>
          <w:rFonts w:asciiTheme="minorHAnsi" w:hAnsiTheme="minorHAnsi"/>
        </w:rPr>
        <w:t>}</w:t>
      </w:r>
    </w:p>
    <w:p w:rsidR="00356BBA" w:rsidRPr="00553174" w:rsidRDefault="00356BBA" w:rsidP="00356BBA">
      <w:pPr>
        <w:pStyle w:val="HTMLPreformatted"/>
        <w:rPr>
          <w:rStyle w:val="pln"/>
          <w:rFonts w:asciiTheme="minorHAnsi" w:eastAsiaTheme="majorEastAsia" w:hAnsiTheme="minorHAnsi"/>
        </w:rPr>
      </w:pPr>
    </w:p>
    <w:p w:rsidR="00356BBA" w:rsidRPr="00553174" w:rsidRDefault="00356BBA" w:rsidP="00356BBA">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int</w:t>
      </w:r>
      <w:r w:rsidRPr="00553174">
        <w:rPr>
          <w:rStyle w:val="pln"/>
          <w:rFonts w:asciiTheme="minorHAnsi" w:eastAsiaTheme="majorEastAsia" w:hAnsiTheme="minorHAnsi"/>
        </w:rPr>
        <w:t xml:space="preserve"> executeStrategy</w:t>
      </w:r>
      <w:r w:rsidRPr="00553174">
        <w:rPr>
          <w:rStyle w:val="pun"/>
          <w:rFonts w:asciiTheme="minorHAnsi" w:hAnsiTheme="minorHAnsi"/>
        </w:rPr>
        <w:t>(</w:t>
      </w:r>
      <w:r w:rsidRPr="00553174">
        <w:rPr>
          <w:rStyle w:val="kwd"/>
          <w:rFonts w:asciiTheme="minorHAnsi" w:hAnsiTheme="minorHAnsi"/>
        </w:rPr>
        <w:t>int</w:t>
      </w:r>
      <w:r w:rsidRPr="00553174">
        <w:rPr>
          <w:rStyle w:val="pln"/>
          <w:rFonts w:asciiTheme="minorHAnsi" w:eastAsiaTheme="majorEastAsia" w:hAnsiTheme="minorHAnsi"/>
        </w:rPr>
        <w:t xml:space="preserve"> num1</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kwd"/>
          <w:rFonts w:asciiTheme="minorHAnsi" w:hAnsiTheme="minorHAnsi"/>
        </w:rPr>
        <w:t>int</w:t>
      </w:r>
      <w:r w:rsidRPr="00553174">
        <w:rPr>
          <w:rStyle w:val="pln"/>
          <w:rFonts w:asciiTheme="minorHAnsi" w:eastAsiaTheme="majorEastAsia" w:hAnsiTheme="minorHAnsi"/>
        </w:rPr>
        <w:t xml:space="preserve"> num2</w:t>
      </w:r>
      <w:r w:rsidRPr="00553174">
        <w:rPr>
          <w:rStyle w:val="pun"/>
          <w:rFonts w:asciiTheme="minorHAnsi" w:hAnsiTheme="minorHAnsi"/>
        </w:rPr>
        <w:t>){</w:t>
      </w:r>
    </w:p>
    <w:p w:rsidR="00356BBA" w:rsidRPr="00553174" w:rsidRDefault="00356BBA" w:rsidP="00356BBA">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return</w:t>
      </w:r>
      <w:proofErr w:type="gramEnd"/>
      <w:r w:rsidRPr="00553174">
        <w:rPr>
          <w:rStyle w:val="pln"/>
          <w:rFonts w:asciiTheme="minorHAnsi" w:eastAsiaTheme="majorEastAsia" w:hAnsiTheme="minorHAnsi"/>
        </w:rPr>
        <w:t xml:space="preserve"> strategy</w:t>
      </w:r>
      <w:r w:rsidRPr="00553174">
        <w:rPr>
          <w:rStyle w:val="pun"/>
          <w:rFonts w:asciiTheme="minorHAnsi" w:hAnsiTheme="minorHAnsi"/>
        </w:rPr>
        <w:t>.</w:t>
      </w:r>
      <w:r w:rsidRPr="00553174">
        <w:rPr>
          <w:rStyle w:val="pln"/>
          <w:rFonts w:asciiTheme="minorHAnsi" w:eastAsiaTheme="majorEastAsia" w:hAnsiTheme="minorHAnsi"/>
        </w:rPr>
        <w:t>doOperation</w:t>
      </w:r>
      <w:r w:rsidRPr="00553174">
        <w:rPr>
          <w:rStyle w:val="pun"/>
          <w:rFonts w:asciiTheme="minorHAnsi" w:hAnsiTheme="minorHAnsi"/>
        </w:rPr>
        <w:t>(</w:t>
      </w:r>
      <w:r w:rsidRPr="00553174">
        <w:rPr>
          <w:rStyle w:val="pln"/>
          <w:rFonts w:asciiTheme="minorHAnsi" w:eastAsiaTheme="majorEastAsia" w:hAnsiTheme="minorHAnsi"/>
        </w:rPr>
        <w:t>num1</w:t>
      </w:r>
      <w:r w:rsidRPr="00553174">
        <w:rPr>
          <w:rStyle w:val="pun"/>
          <w:rFonts w:asciiTheme="minorHAnsi" w:hAnsiTheme="minorHAnsi"/>
        </w:rPr>
        <w:t>,</w:t>
      </w:r>
      <w:r w:rsidRPr="00553174">
        <w:rPr>
          <w:rStyle w:val="pln"/>
          <w:rFonts w:asciiTheme="minorHAnsi" w:eastAsiaTheme="majorEastAsia" w:hAnsiTheme="minorHAnsi"/>
        </w:rPr>
        <w:t xml:space="preserve"> num2</w:t>
      </w:r>
      <w:r w:rsidRPr="00553174">
        <w:rPr>
          <w:rStyle w:val="pun"/>
          <w:rFonts w:asciiTheme="minorHAnsi" w:hAnsiTheme="minorHAnsi"/>
        </w:rPr>
        <w:t>);</w:t>
      </w:r>
    </w:p>
    <w:p w:rsidR="00356BBA" w:rsidRPr="00553174" w:rsidRDefault="00356BBA" w:rsidP="00356BBA">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pun"/>
          <w:rFonts w:asciiTheme="minorHAnsi" w:hAnsiTheme="minorHAnsi"/>
        </w:rPr>
        <w:t>}</w:t>
      </w:r>
    </w:p>
    <w:p w:rsidR="00356BBA" w:rsidRPr="00553174" w:rsidRDefault="00356BBA" w:rsidP="00356BBA">
      <w:pPr>
        <w:pStyle w:val="HTMLPreformatted"/>
        <w:rPr>
          <w:rFonts w:asciiTheme="minorHAnsi" w:hAnsiTheme="minorHAnsi"/>
        </w:rPr>
      </w:pPr>
      <w:r w:rsidRPr="00553174">
        <w:rPr>
          <w:rStyle w:val="pun"/>
          <w:rFonts w:asciiTheme="minorHAnsi" w:hAnsiTheme="minorHAnsi"/>
        </w:rPr>
        <w:t>}</w:t>
      </w:r>
    </w:p>
    <w:p w:rsidR="00356BBA" w:rsidRPr="00553174" w:rsidRDefault="00356BBA" w:rsidP="00356BBA">
      <w:pPr>
        <w:pStyle w:val="Heading2"/>
        <w:rPr>
          <w:rFonts w:asciiTheme="minorHAnsi" w:hAnsiTheme="minorHAnsi"/>
          <w:sz w:val="20"/>
          <w:szCs w:val="20"/>
        </w:rPr>
      </w:pPr>
      <w:r w:rsidRPr="00553174">
        <w:rPr>
          <w:rFonts w:asciiTheme="minorHAnsi" w:hAnsiTheme="minorHAnsi"/>
          <w:sz w:val="20"/>
          <w:szCs w:val="20"/>
        </w:rPr>
        <w:t>Step 4</w:t>
      </w:r>
    </w:p>
    <w:p w:rsidR="00356BBA" w:rsidRPr="00553174" w:rsidRDefault="00356BBA" w:rsidP="00356BBA">
      <w:pPr>
        <w:pStyle w:val="NormalWeb"/>
        <w:rPr>
          <w:rFonts w:asciiTheme="minorHAnsi" w:hAnsiTheme="minorHAnsi"/>
          <w:sz w:val="20"/>
          <w:szCs w:val="20"/>
        </w:rPr>
      </w:pPr>
      <w:r w:rsidRPr="00553174">
        <w:rPr>
          <w:rFonts w:asciiTheme="minorHAnsi" w:hAnsiTheme="minorHAnsi"/>
          <w:sz w:val="20"/>
          <w:szCs w:val="20"/>
        </w:rPr>
        <w:t xml:space="preserve">Use the </w:t>
      </w:r>
      <w:r w:rsidRPr="00553174">
        <w:rPr>
          <w:rFonts w:asciiTheme="minorHAnsi" w:hAnsiTheme="minorHAnsi"/>
          <w:i/>
          <w:iCs/>
          <w:sz w:val="20"/>
          <w:szCs w:val="20"/>
        </w:rPr>
        <w:t>Context</w:t>
      </w:r>
      <w:r w:rsidRPr="00553174">
        <w:rPr>
          <w:rFonts w:asciiTheme="minorHAnsi" w:hAnsiTheme="minorHAnsi"/>
          <w:sz w:val="20"/>
          <w:szCs w:val="20"/>
        </w:rPr>
        <w:t xml:space="preserve"> to see change in behaviour when it changes its </w:t>
      </w:r>
      <w:r w:rsidRPr="00553174">
        <w:rPr>
          <w:rFonts w:asciiTheme="minorHAnsi" w:hAnsiTheme="minorHAnsi"/>
          <w:i/>
          <w:iCs/>
          <w:sz w:val="20"/>
          <w:szCs w:val="20"/>
        </w:rPr>
        <w:t>Strategy</w:t>
      </w:r>
      <w:r w:rsidRPr="00553174">
        <w:rPr>
          <w:rFonts w:asciiTheme="minorHAnsi" w:hAnsiTheme="minorHAnsi"/>
          <w:sz w:val="20"/>
          <w:szCs w:val="20"/>
        </w:rPr>
        <w:t>.</w:t>
      </w:r>
    </w:p>
    <w:p w:rsidR="00356BBA" w:rsidRPr="00553174" w:rsidRDefault="00356BBA" w:rsidP="00356BBA">
      <w:pPr>
        <w:pStyle w:val="NormalWeb"/>
        <w:rPr>
          <w:rFonts w:asciiTheme="minorHAnsi" w:hAnsiTheme="minorHAnsi"/>
          <w:sz w:val="20"/>
          <w:szCs w:val="20"/>
        </w:rPr>
      </w:pPr>
      <w:r w:rsidRPr="00553174">
        <w:rPr>
          <w:rFonts w:asciiTheme="minorHAnsi" w:hAnsiTheme="minorHAnsi"/>
          <w:i/>
          <w:iCs/>
          <w:sz w:val="20"/>
          <w:szCs w:val="20"/>
        </w:rPr>
        <w:t>StrategyPatternDemo.java</w:t>
      </w:r>
    </w:p>
    <w:p w:rsidR="00356BBA" w:rsidRPr="00553174" w:rsidRDefault="00356BBA" w:rsidP="00356BBA">
      <w:pPr>
        <w:pStyle w:val="HTMLPreformatted"/>
        <w:rPr>
          <w:rStyle w:val="pln"/>
          <w:rFonts w:asciiTheme="minorHAnsi" w:eastAsiaTheme="majorEastAsia" w:hAnsiTheme="minorHAnsi"/>
        </w:rPr>
      </w:pP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class</w:t>
      </w:r>
      <w:r w:rsidRPr="00553174">
        <w:rPr>
          <w:rStyle w:val="pln"/>
          <w:rFonts w:asciiTheme="minorHAnsi" w:eastAsiaTheme="majorEastAsia" w:hAnsiTheme="minorHAnsi"/>
        </w:rPr>
        <w:t xml:space="preserve"> </w:t>
      </w:r>
      <w:r w:rsidRPr="00553174">
        <w:rPr>
          <w:rStyle w:val="typ"/>
          <w:rFonts w:asciiTheme="minorHAnsi" w:hAnsiTheme="minorHAnsi"/>
        </w:rPr>
        <w:t>StrategyPatternDemo</w:t>
      </w:r>
      <w:r w:rsidRPr="00553174">
        <w:rPr>
          <w:rStyle w:val="pln"/>
          <w:rFonts w:asciiTheme="minorHAnsi" w:eastAsiaTheme="majorEastAsia" w:hAnsiTheme="minorHAnsi"/>
        </w:rPr>
        <w:t xml:space="preserve"> </w:t>
      </w:r>
      <w:r w:rsidRPr="00553174">
        <w:rPr>
          <w:rStyle w:val="pun"/>
          <w:rFonts w:asciiTheme="minorHAnsi" w:hAnsiTheme="minorHAnsi"/>
        </w:rPr>
        <w:t>{</w:t>
      </w:r>
    </w:p>
    <w:p w:rsidR="00356BBA" w:rsidRPr="00553174" w:rsidRDefault="00356BBA" w:rsidP="00356BBA">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static</w:t>
      </w:r>
      <w:r w:rsidRPr="00553174">
        <w:rPr>
          <w:rStyle w:val="pln"/>
          <w:rFonts w:asciiTheme="minorHAnsi" w:eastAsiaTheme="majorEastAsia" w:hAnsiTheme="minorHAnsi"/>
        </w:rPr>
        <w:t xml:space="preserve"> </w:t>
      </w:r>
      <w:r w:rsidRPr="00553174">
        <w:rPr>
          <w:rStyle w:val="kwd"/>
          <w:rFonts w:asciiTheme="minorHAnsi" w:hAnsiTheme="minorHAnsi"/>
        </w:rPr>
        <w:t>void</w:t>
      </w:r>
      <w:r w:rsidRPr="00553174">
        <w:rPr>
          <w:rStyle w:val="pln"/>
          <w:rFonts w:asciiTheme="minorHAnsi" w:eastAsiaTheme="majorEastAsia" w:hAnsiTheme="minorHAnsi"/>
        </w:rPr>
        <w:t xml:space="preserve"> main</w:t>
      </w:r>
      <w:r w:rsidRPr="00553174">
        <w:rPr>
          <w:rStyle w:val="pun"/>
          <w:rFonts w:asciiTheme="minorHAnsi" w:hAnsiTheme="minorHAnsi"/>
        </w:rPr>
        <w:t>(</w:t>
      </w:r>
      <w:r w:rsidRPr="00553174">
        <w:rPr>
          <w:rStyle w:val="typ"/>
          <w:rFonts w:asciiTheme="minorHAnsi" w:hAnsiTheme="minorHAnsi"/>
        </w:rPr>
        <w:t>String</w:t>
      </w:r>
      <w:r w:rsidRPr="00553174">
        <w:rPr>
          <w:rStyle w:val="pun"/>
          <w:rFonts w:asciiTheme="minorHAnsi" w:hAnsiTheme="minorHAnsi"/>
        </w:rPr>
        <w:t>[]</w:t>
      </w:r>
      <w:r w:rsidRPr="00553174">
        <w:rPr>
          <w:rStyle w:val="pln"/>
          <w:rFonts w:asciiTheme="minorHAnsi" w:eastAsiaTheme="majorEastAsia" w:hAnsiTheme="minorHAnsi"/>
        </w:rPr>
        <w:t xml:space="preserve"> args</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pun"/>
          <w:rFonts w:asciiTheme="minorHAnsi" w:hAnsiTheme="minorHAnsi"/>
        </w:rPr>
        <w:t>{</w:t>
      </w:r>
    </w:p>
    <w:p w:rsidR="00356BBA" w:rsidRPr="00553174" w:rsidRDefault="00356BBA" w:rsidP="00356BBA">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typ"/>
          <w:rFonts w:asciiTheme="minorHAnsi" w:hAnsiTheme="minorHAnsi"/>
        </w:rPr>
        <w:t>Context</w:t>
      </w:r>
      <w:r w:rsidRPr="00553174">
        <w:rPr>
          <w:rStyle w:val="pln"/>
          <w:rFonts w:asciiTheme="minorHAnsi" w:eastAsiaTheme="majorEastAsia" w:hAnsiTheme="minorHAnsi"/>
        </w:rPr>
        <w:t xml:space="preserve"> context </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kwd"/>
          <w:rFonts w:asciiTheme="minorHAnsi" w:hAnsiTheme="minorHAnsi"/>
        </w:rPr>
        <w:t>new</w:t>
      </w:r>
      <w:r w:rsidRPr="00553174">
        <w:rPr>
          <w:rStyle w:val="pln"/>
          <w:rFonts w:asciiTheme="minorHAnsi" w:eastAsiaTheme="majorEastAsia" w:hAnsiTheme="minorHAnsi"/>
        </w:rPr>
        <w:t xml:space="preserve"> </w:t>
      </w:r>
      <w:proofErr w:type="gramStart"/>
      <w:r w:rsidRPr="00553174">
        <w:rPr>
          <w:rStyle w:val="typ"/>
          <w:rFonts w:asciiTheme="minorHAnsi" w:hAnsiTheme="minorHAnsi"/>
        </w:rPr>
        <w:t>Context</w:t>
      </w:r>
      <w:r w:rsidRPr="00553174">
        <w:rPr>
          <w:rStyle w:val="pun"/>
          <w:rFonts w:asciiTheme="minorHAnsi" w:hAnsiTheme="minorHAnsi"/>
        </w:rPr>
        <w:t>(</w:t>
      </w:r>
      <w:proofErr w:type="gramEnd"/>
      <w:r w:rsidRPr="00553174">
        <w:rPr>
          <w:rStyle w:val="kwd"/>
          <w:rFonts w:asciiTheme="minorHAnsi" w:hAnsiTheme="minorHAnsi"/>
        </w:rPr>
        <w:t>new</w:t>
      </w:r>
      <w:r w:rsidRPr="00553174">
        <w:rPr>
          <w:rStyle w:val="pln"/>
          <w:rFonts w:asciiTheme="minorHAnsi" w:eastAsiaTheme="majorEastAsia" w:hAnsiTheme="minorHAnsi"/>
        </w:rPr>
        <w:t xml:space="preserve"> </w:t>
      </w:r>
      <w:r w:rsidRPr="00553174">
        <w:rPr>
          <w:rStyle w:val="typ"/>
          <w:rFonts w:asciiTheme="minorHAnsi" w:hAnsiTheme="minorHAnsi"/>
        </w:rPr>
        <w:t>OperationAdd</w:t>
      </w:r>
      <w:r w:rsidRPr="00553174">
        <w:rPr>
          <w:rStyle w:val="pun"/>
          <w:rFonts w:asciiTheme="minorHAnsi" w:hAnsiTheme="minorHAnsi"/>
        </w:rPr>
        <w:t>());</w:t>
      </w:r>
      <w:r w:rsidRPr="00553174">
        <w:rPr>
          <w:rStyle w:val="pln"/>
          <w:rFonts w:asciiTheme="minorHAnsi" w:eastAsiaTheme="majorEastAsia" w:hAnsiTheme="minorHAnsi"/>
        </w:rPr>
        <w:tab/>
      </w:r>
      <w:r w:rsidRPr="00553174">
        <w:rPr>
          <w:rStyle w:val="pln"/>
          <w:rFonts w:asciiTheme="minorHAnsi" w:eastAsiaTheme="majorEastAsia" w:hAnsiTheme="minorHAnsi"/>
        </w:rPr>
        <w:tab/>
      </w:r>
    </w:p>
    <w:p w:rsidR="00356BBA" w:rsidRPr="00553174" w:rsidRDefault="00356BBA" w:rsidP="00356BBA">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typ"/>
          <w:rFonts w:asciiTheme="minorHAnsi" w:hAnsiTheme="minorHAnsi"/>
        </w:rPr>
        <w:t>System</w:t>
      </w:r>
      <w:r w:rsidRPr="00553174">
        <w:rPr>
          <w:rStyle w:val="pun"/>
          <w:rFonts w:asciiTheme="minorHAnsi" w:hAnsiTheme="minorHAnsi"/>
        </w:rPr>
        <w:t>.</w:t>
      </w:r>
      <w:r w:rsidRPr="00553174">
        <w:rPr>
          <w:rStyle w:val="kwd"/>
          <w:rFonts w:asciiTheme="minorHAnsi" w:hAnsiTheme="minorHAnsi"/>
        </w:rPr>
        <w:t>out</w:t>
      </w:r>
      <w:r w:rsidRPr="00553174">
        <w:rPr>
          <w:rStyle w:val="pun"/>
          <w:rFonts w:asciiTheme="minorHAnsi" w:hAnsiTheme="minorHAnsi"/>
        </w:rPr>
        <w:t>.</w:t>
      </w:r>
      <w:r w:rsidRPr="00553174">
        <w:rPr>
          <w:rStyle w:val="pln"/>
          <w:rFonts w:asciiTheme="minorHAnsi" w:eastAsiaTheme="majorEastAsia" w:hAnsiTheme="minorHAnsi"/>
        </w:rPr>
        <w:t>println</w:t>
      </w:r>
      <w:r w:rsidRPr="00553174">
        <w:rPr>
          <w:rStyle w:val="pun"/>
          <w:rFonts w:asciiTheme="minorHAnsi" w:hAnsiTheme="minorHAnsi"/>
        </w:rPr>
        <w:t>(</w:t>
      </w:r>
      <w:proofErr w:type="gramEnd"/>
      <w:r w:rsidRPr="00553174">
        <w:rPr>
          <w:rStyle w:val="str"/>
          <w:rFonts w:asciiTheme="minorHAnsi" w:hAnsiTheme="minorHAnsi"/>
        </w:rPr>
        <w:t>"10 + 5 = "</w:t>
      </w:r>
      <w:r w:rsidRPr="00553174">
        <w:rPr>
          <w:rStyle w:val="pln"/>
          <w:rFonts w:asciiTheme="minorHAnsi" w:eastAsiaTheme="majorEastAsia" w:hAnsiTheme="minorHAnsi"/>
        </w:rPr>
        <w:t xml:space="preserve"> </w:t>
      </w:r>
      <w:r w:rsidRPr="00553174">
        <w:rPr>
          <w:rStyle w:val="pun"/>
          <w:rFonts w:asciiTheme="minorHAnsi" w:hAnsiTheme="minorHAnsi"/>
        </w:rPr>
        <w:t>+</w:t>
      </w:r>
      <w:r w:rsidRPr="00553174">
        <w:rPr>
          <w:rStyle w:val="pln"/>
          <w:rFonts w:asciiTheme="minorHAnsi" w:eastAsiaTheme="majorEastAsia" w:hAnsiTheme="minorHAnsi"/>
        </w:rPr>
        <w:t xml:space="preserve"> context</w:t>
      </w:r>
      <w:r w:rsidRPr="00553174">
        <w:rPr>
          <w:rStyle w:val="pun"/>
          <w:rFonts w:asciiTheme="minorHAnsi" w:hAnsiTheme="minorHAnsi"/>
        </w:rPr>
        <w:t>.</w:t>
      </w:r>
      <w:r w:rsidRPr="00553174">
        <w:rPr>
          <w:rStyle w:val="pln"/>
          <w:rFonts w:asciiTheme="minorHAnsi" w:eastAsiaTheme="majorEastAsia" w:hAnsiTheme="minorHAnsi"/>
        </w:rPr>
        <w:t>executeStrategy</w:t>
      </w:r>
      <w:r w:rsidRPr="00553174">
        <w:rPr>
          <w:rStyle w:val="pun"/>
          <w:rFonts w:asciiTheme="minorHAnsi" w:hAnsiTheme="minorHAnsi"/>
        </w:rPr>
        <w:t>(</w:t>
      </w:r>
      <w:r w:rsidRPr="00553174">
        <w:rPr>
          <w:rStyle w:val="lit"/>
          <w:rFonts w:asciiTheme="minorHAnsi" w:hAnsiTheme="minorHAnsi"/>
        </w:rPr>
        <w:t>10</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lit"/>
          <w:rFonts w:asciiTheme="minorHAnsi" w:hAnsiTheme="minorHAnsi"/>
        </w:rPr>
        <w:t>5</w:t>
      </w:r>
      <w:r w:rsidRPr="00553174">
        <w:rPr>
          <w:rStyle w:val="pun"/>
          <w:rFonts w:asciiTheme="minorHAnsi" w:hAnsiTheme="minorHAnsi"/>
        </w:rPr>
        <w:t>));</w:t>
      </w:r>
    </w:p>
    <w:p w:rsidR="00356BBA" w:rsidRPr="00553174" w:rsidRDefault="00356BBA" w:rsidP="00356BBA">
      <w:pPr>
        <w:pStyle w:val="HTMLPreformatted"/>
        <w:rPr>
          <w:rStyle w:val="pln"/>
          <w:rFonts w:asciiTheme="minorHAnsi" w:eastAsiaTheme="majorEastAsia" w:hAnsiTheme="minorHAnsi"/>
        </w:rPr>
      </w:pPr>
    </w:p>
    <w:p w:rsidR="00356BBA" w:rsidRPr="00553174" w:rsidRDefault="00356BBA" w:rsidP="00356BBA">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pln"/>
          <w:rFonts w:asciiTheme="minorHAnsi" w:eastAsiaTheme="majorEastAsia" w:hAnsiTheme="minorHAnsi"/>
        </w:rPr>
        <w:t>context</w:t>
      </w:r>
      <w:proofErr w:type="gramEnd"/>
      <w:r w:rsidRPr="00553174">
        <w:rPr>
          <w:rStyle w:val="pln"/>
          <w:rFonts w:asciiTheme="minorHAnsi" w:eastAsiaTheme="majorEastAsia" w:hAnsiTheme="minorHAnsi"/>
        </w:rPr>
        <w:t xml:space="preserve"> </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kwd"/>
          <w:rFonts w:asciiTheme="minorHAnsi" w:hAnsiTheme="minorHAnsi"/>
        </w:rPr>
        <w:t>new</w:t>
      </w:r>
      <w:r w:rsidRPr="00553174">
        <w:rPr>
          <w:rStyle w:val="pln"/>
          <w:rFonts w:asciiTheme="minorHAnsi" w:eastAsiaTheme="majorEastAsia" w:hAnsiTheme="minorHAnsi"/>
        </w:rPr>
        <w:t xml:space="preserve"> </w:t>
      </w:r>
      <w:r w:rsidRPr="00553174">
        <w:rPr>
          <w:rStyle w:val="typ"/>
          <w:rFonts w:asciiTheme="minorHAnsi" w:hAnsiTheme="minorHAnsi"/>
        </w:rPr>
        <w:t>Context</w:t>
      </w:r>
      <w:r w:rsidRPr="00553174">
        <w:rPr>
          <w:rStyle w:val="pun"/>
          <w:rFonts w:asciiTheme="minorHAnsi" w:hAnsiTheme="minorHAnsi"/>
        </w:rPr>
        <w:t>(</w:t>
      </w:r>
      <w:r w:rsidRPr="00553174">
        <w:rPr>
          <w:rStyle w:val="kwd"/>
          <w:rFonts w:asciiTheme="minorHAnsi" w:hAnsiTheme="minorHAnsi"/>
        </w:rPr>
        <w:t>new</w:t>
      </w:r>
      <w:r w:rsidRPr="00553174">
        <w:rPr>
          <w:rStyle w:val="pln"/>
          <w:rFonts w:asciiTheme="minorHAnsi" w:eastAsiaTheme="majorEastAsia" w:hAnsiTheme="minorHAnsi"/>
        </w:rPr>
        <w:t xml:space="preserve"> </w:t>
      </w:r>
      <w:r w:rsidRPr="00553174">
        <w:rPr>
          <w:rStyle w:val="typ"/>
          <w:rFonts w:asciiTheme="minorHAnsi" w:hAnsiTheme="minorHAnsi"/>
        </w:rPr>
        <w:t>OperationSubstract</w:t>
      </w:r>
      <w:r w:rsidRPr="00553174">
        <w:rPr>
          <w:rStyle w:val="pun"/>
          <w:rFonts w:asciiTheme="minorHAnsi" w:hAnsiTheme="minorHAnsi"/>
        </w:rPr>
        <w:t>());</w:t>
      </w:r>
      <w:r w:rsidRPr="00553174">
        <w:rPr>
          <w:rStyle w:val="pln"/>
          <w:rFonts w:asciiTheme="minorHAnsi" w:eastAsiaTheme="majorEastAsia" w:hAnsiTheme="minorHAnsi"/>
        </w:rPr>
        <w:tab/>
      </w:r>
      <w:r w:rsidRPr="00553174">
        <w:rPr>
          <w:rStyle w:val="pln"/>
          <w:rFonts w:asciiTheme="minorHAnsi" w:eastAsiaTheme="majorEastAsia" w:hAnsiTheme="minorHAnsi"/>
        </w:rPr>
        <w:tab/>
      </w:r>
    </w:p>
    <w:p w:rsidR="00356BBA" w:rsidRPr="00553174" w:rsidRDefault="00356BBA" w:rsidP="00356BBA">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typ"/>
          <w:rFonts w:asciiTheme="minorHAnsi" w:hAnsiTheme="minorHAnsi"/>
        </w:rPr>
        <w:t>System</w:t>
      </w:r>
      <w:r w:rsidRPr="00553174">
        <w:rPr>
          <w:rStyle w:val="pun"/>
          <w:rFonts w:asciiTheme="minorHAnsi" w:hAnsiTheme="minorHAnsi"/>
        </w:rPr>
        <w:t>.</w:t>
      </w:r>
      <w:r w:rsidRPr="00553174">
        <w:rPr>
          <w:rStyle w:val="kwd"/>
          <w:rFonts w:asciiTheme="minorHAnsi" w:hAnsiTheme="minorHAnsi"/>
        </w:rPr>
        <w:t>out</w:t>
      </w:r>
      <w:r w:rsidRPr="00553174">
        <w:rPr>
          <w:rStyle w:val="pun"/>
          <w:rFonts w:asciiTheme="minorHAnsi" w:hAnsiTheme="minorHAnsi"/>
        </w:rPr>
        <w:t>.</w:t>
      </w:r>
      <w:r w:rsidRPr="00553174">
        <w:rPr>
          <w:rStyle w:val="pln"/>
          <w:rFonts w:asciiTheme="minorHAnsi" w:eastAsiaTheme="majorEastAsia" w:hAnsiTheme="minorHAnsi"/>
        </w:rPr>
        <w:t>println</w:t>
      </w:r>
      <w:r w:rsidRPr="00553174">
        <w:rPr>
          <w:rStyle w:val="pun"/>
          <w:rFonts w:asciiTheme="minorHAnsi" w:hAnsiTheme="minorHAnsi"/>
        </w:rPr>
        <w:t>(</w:t>
      </w:r>
      <w:proofErr w:type="gramEnd"/>
      <w:r w:rsidRPr="00553174">
        <w:rPr>
          <w:rStyle w:val="str"/>
          <w:rFonts w:asciiTheme="minorHAnsi" w:hAnsiTheme="minorHAnsi"/>
        </w:rPr>
        <w:t>"10 - 5 = "</w:t>
      </w:r>
      <w:r w:rsidRPr="00553174">
        <w:rPr>
          <w:rStyle w:val="pln"/>
          <w:rFonts w:asciiTheme="minorHAnsi" w:eastAsiaTheme="majorEastAsia" w:hAnsiTheme="minorHAnsi"/>
        </w:rPr>
        <w:t xml:space="preserve"> </w:t>
      </w:r>
      <w:r w:rsidRPr="00553174">
        <w:rPr>
          <w:rStyle w:val="pun"/>
          <w:rFonts w:asciiTheme="minorHAnsi" w:hAnsiTheme="minorHAnsi"/>
        </w:rPr>
        <w:t>+</w:t>
      </w:r>
      <w:r w:rsidRPr="00553174">
        <w:rPr>
          <w:rStyle w:val="pln"/>
          <w:rFonts w:asciiTheme="minorHAnsi" w:eastAsiaTheme="majorEastAsia" w:hAnsiTheme="minorHAnsi"/>
        </w:rPr>
        <w:t xml:space="preserve"> context</w:t>
      </w:r>
      <w:r w:rsidRPr="00553174">
        <w:rPr>
          <w:rStyle w:val="pun"/>
          <w:rFonts w:asciiTheme="minorHAnsi" w:hAnsiTheme="minorHAnsi"/>
        </w:rPr>
        <w:t>.</w:t>
      </w:r>
      <w:r w:rsidRPr="00553174">
        <w:rPr>
          <w:rStyle w:val="pln"/>
          <w:rFonts w:asciiTheme="minorHAnsi" w:eastAsiaTheme="majorEastAsia" w:hAnsiTheme="minorHAnsi"/>
        </w:rPr>
        <w:t>executeStrategy</w:t>
      </w:r>
      <w:r w:rsidRPr="00553174">
        <w:rPr>
          <w:rStyle w:val="pun"/>
          <w:rFonts w:asciiTheme="minorHAnsi" w:hAnsiTheme="minorHAnsi"/>
        </w:rPr>
        <w:t>(</w:t>
      </w:r>
      <w:r w:rsidRPr="00553174">
        <w:rPr>
          <w:rStyle w:val="lit"/>
          <w:rFonts w:asciiTheme="minorHAnsi" w:hAnsiTheme="minorHAnsi"/>
        </w:rPr>
        <w:t>10</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lit"/>
          <w:rFonts w:asciiTheme="minorHAnsi" w:hAnsiTheme="minorHAnsi"/>
        </w:rPr>
        <w:t>5</w:t>
      </w:r>
      <w:r w:rsidRPr="00553174">
        <w:rPr>
          <w:rStyle w:val="pun"/>
          <w:rFonts w:asciiTheme="minorHAnsi" w:hAnsiTheme="minorHAnsi"/>
        </w:rPr>
        <w:t>));</w:t>
      </w:r>
    </w:p>
    <w:p w:rsidR="00356BBA" w:rsidRPr="00553174" w:rsidRDefault="00356BBA" w:rsidP="00356BBA">
      <w:pPr>
        <w:pStyle w:val="HTMLPreformatted"/>
        <w:rPr>
          <w:rStyle w:val="pln"/>
          <w:rFonts w:asciiTheme="minorHAnsi" w:eastAsiaTheme="majorEastAsia" w:hAnsiTheme="minorHAnsi"/>
        </w:rPr>
      </w:pPr>
    </w:p>
    <w:p w:rsidR="00356BBA" w:rsidRPr="00553174" w:rsidRDefault="00356BBA" w:rsidP="00356BBA">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pln"/>
          <w:rFonts w:asciiTheme="minorHAnsi" w:eastAsiaTheme="majorEastAsia" w:hAnsiTheme="minorHAnsi"/>
        </w:rPr>
        <w:t>context</w:t>
      </w:r>
      <w:proofErr w:type="gramEnd"/>
      <w:r w:rsidRPr="00553174">
        <w:rPr>
          <w:rStyle w:val="pln"/>
          <w:rFonts w:asciiTheme="minorHAnsi" w:eastAsiaTheme="majorEastAsia" w:hAnsiTheme="minorHAnsi"/>
        </w:rPr>
        <w:t xml:space="preserve"> </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kwd"/>
          <w:rFonts w:asciiTheme="minorHAnsi" w:hAnsiTheme="minorHAnsi"/>
        </w:rPr>
        <w:t>new</w:t>
      </w:r>
      <w:r w:rsidRPr="00553174">
        <w:rPr>
          <w:rStyle w:val="pln"/>
          <w:rFonts w:asciiTheme="minorHAnsi" w:eastAsiaTheme="majorEastAsia" w:hAnsiTheme="minorHAnsi"/>
        </w:rPr>
        <w:t xml:space="preserve"> </w:t>
      </w:r>
      <w:r w:rsidRPr="00553174">
        <w:rPr>
          <w:rStyle w:val="typ"/>
          <w:rFonts w:asciiTheme="minorHAnsi" w:hAnsiTheme="minorHAnsi"/>
        </w:rPr>
        <w:t>Context</w:t>
      </w:r>
      <w:r w:rsidRPr="00553174">
        <w:rPr>
          <w:rStyle w:val="pun"/>
          <w:rFonts w:asciiTheme="minorHAnsi" w:hAnsiTheme="minorHAnsi"/>
        </w:rPr>
        <w:t>(</w:t>
      </w:r>
      <w:r w:rsidRPr="00553174">
        <w:rPr>
          <w:rStyle w:val="kwd"/>
          <w:rFonts w:asciiTheme="minorHAnsi" w:hAnsiTheme="minorHAnsi"/>
        </w:rPr>
        <w:t>new</w:t>
      </w:r>
      <w:r w:rsidRPr="00553174">
        <w:rPr>
          <w:rStyle w:val="pln"/>
          <w:rFonts w:asciiTheme="minorHAnsi" w:eastAsiaTheme="majorEastAsia" w:hAnsiTheme="minorHAnsi"/>
        </w:rPr>
        <w:t xml:space="preserve"> </w:t>
      </w:r>
      <w:r w:rsidRPr="00553174">
        <w:rPr>
          <w:rStyle w:val="typ"/>
          <w:rFonts w:asciiTheme="minorHAnsi" w:hAnsiTheme="minorHAnsi"/>
        </w:rPr>
        <w:t>OperationMultiply</w:t>
      </w:r>
      <w:r w:rsidRPr="00553174">
        <w:rPr>
          <w:rStyle w:val="pun"/>
          <w:rFonts w:asciiTheme="minorHAnsi" w:hAnsiTheme="minorHAnsi"/>
        </w:rPr>
        <w:t>());</w:t>
      </w:r>
      <w:r w:rsidRPr="00553174">
        <w:rPr>
          <w:rStyle w:val="pln"/>
          <w:rFonts w:asciiTheme="minorHAnsi" w:eastAsiaTheme="majorEastAsia" w:hAnsiTheme="minorHAnsi"/>
        </w:rPr>
        <w:tab/>
      </w:r>
      <w:r w:rsidRPr="00553174">
        <w:rPr>
          <w:rStyle w:val="pln"/>
          <w:rFonts w:asciiTheme="minorHAnsi" w:eastAsiaTheme="majorEastAsia" w:hAnsiTheme="minorHAnsi"/>
        </w:rPr>
        <w:tab/>
      </w:r>
    </w:p>
    <w:p w:rsidR="00356BBA" w:rsidRPr="00553174" w:rsidRDefault="00356BBA" w:rsidP="00356BBA">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typ"/>
          <w:rFonts w:asciiTheme="minorHAnsi" w:hAnsiTheme="minorHAnsi"/>
        </w:rPr>
        <w:t>System</w:t>
      </w:r>
      <w:r w:rsidRPr="00553174">
        <w:rPr>
          <w:rStyle w:val="pun"/>
          <w:rFonts w:asciiTheme="minorHAnsi" w:hAnsiTheme="minorHAnsi"/>
        </w:rPr>
        <w:t>.</w:t>
      </w:r>
      <w:r w:rsidRPr="00553174">
        <w:rPr>
          <w:rStyle w:val="kwd"/>
          <w:rFonts w:asciiTheme="minorHAnsi" w:hAnsiTheme="minorHAnsi"/>
        </w:rPr>
        <w:t>out</w:t>
      </w:r>
      <w:r w:rsidRPr="00553174">
        <w:rPr>
          <w:rStyle w:val="pun"/>
          <w:rFonts w:asciiTheme="minorHAnsi" w:hAnsiTheme="minorHAnsi"/>
        </w:rPr>
        <w:t>.</w:t>
      </w:r>
      <w:r w:rsidRPr="00553174">
        <w:rPr>
          <w:rStyle w:val="pln"/>
          <w:rFonts w:asciiTheme="minorHAnsi" w:eastAsiaTheme="majorEastAsia" w:hAnsiTheme="minorHAnsi"/>
        </w:rPr>
        <w:t>println</w:t>
      </w:r>
      <w:r w:rsidRPr="00553174">
        <w:rPr>
          <w:rStyle w:val="pun"/>
          <w:rFonts w:asciiTheme="minorHAnsi" w:hAnsiTheme="minorHAnsi"/>
        </w:rPr>
        <w:t>(</w:t>
      </w:r>
      <w:proofErr w:type="gramEnd"/>
      <w:r w:rsidRPr="00553174">
        <w:rPr>
          <w:rStyle w:val="str"/>
          <w:rFonts w:asciiTheme="minorHAnsi" w:hAnsiTheme="minorHAnsi"/>
        </w:rPr>
        <w:t>"10 * 5 = "</w:t>
      </w:r>
      <w:r w:rsidRPr="00553174">
        <w:rPr>
          <w:rStyle w:val="pln"/>
          <w:rFonts w:asciiTheme="minorHAnsi" w:eastAsiaTheme="majorEastAsia" w:hAnsiTheme="minorHAnsi"/>
        </w:rPr>
        <w:t xml:space="preserve"> </w:t>
      </w:r>
      <w:r w:rsidRPr="00553174">
        <w:rPr>
          <w:rStyle w:val="pun"/>
          <w:rFonts w:asciiTheme="minorHAnsi" w:hAnsiTheme="minorHAnsi"/>
        </w:rPr>
        <w:t>+</w:t>
      </w:r>
      <w:r w:rsidRPr="00553174">
        <w:rPr>
          <w:rStyle w:val="pln"/>
          <w:rFonts w:asciiTheme="minorHAnsi" w:eastAsiaTheme="majorEastAsia" w:hAnsiTheme="minorHAnsi"/>
        </w:rPr>
        <w:t xml:space="preserve"> context</w:t>
      </w:r>
      <w:r w:rsidRPr="00553174">
        <w:rPr>
          <w:rStyle w:val="pun"/>
          <w:rFonts w:asciiTheme="minorHAnsi" w:hAnsiTheme="minorHAnsi"/>
        </w:rPr>
        <w:t>.</w:t>
      </w:r>
      <w:r w:rsidRPr="00553174">
        <w:rPr>
          <w:rStyle w:val="pln"/>
          <w:rFonts w:asciiTheme="minorHAnsi" w:eastAsiaTheme="majorEastAsia" w:hAnsiTheme="minorHAnsi"/>
        </w:rPr>
        <w:t>executeStrategy</w:t>
      </w:r>
      <w:r w:rsidRPr="00553174">
        <w:rPr>
          <w:rStyle w:val="pun"/>
          <w:rFonts w:asciiTheme="minorHAnsi" w:hAnsiTheme="minorHAnsi"/>
        </w:rPr>
        <w:t>(</w:t>
      </w:r>
      <w:r w:rsidRPr="00553174">
        <w:rPr>
          <w:rStyle w:val="lit"/>
          <w:rFonts w:asciiTheme="minorHAnsi" w:hAnsiTheme="minorHAnsi"/>
        </w:rPr>
        <w:t>10</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lit"/>
          <w:rFonts w:asciiTheme="minorHAnsi" w:hAnsiTheme="minorHAnsi"/>
        </w:rPr>
        <w:t>5</w:t>
      </w:r>
      <w:r w:rsidRPr="00553174">
        <w:rPr>
          <w:rStyle w:val="pun"/>
          <w:rFonts w:asciiTheme="minorHAnsi" w:hAnsiTheme="minorHAnsi"/>
        </w:rPr>
        <w:t>));</w:t>
      </w:r>
    </w:p>
    <w:p w:rsidR="00356BBA" w:rsidRPr="00553174" w:rsidRDefault="00356BBA" w:rsidP="00356BBA">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pun"/>
          <w:rFonts w:asciiTheme="minorHAnsi" w:hAnsiTheme="minorHAnsi"/>
        </w:rPr>
        <w:t>}</w:t>
      </w:r>
    </w:p>
    <w:p w:rsidR="00356BBA" w:rsidRPr="00553174" w:rsidRDefault="00356BBA" w:rsidP="00356BBA">
      <w:pPr>
        <w:pStyle w:val="HTMLPreformatted"/>
        <w:rPr>
          <w:rFonts w:asciiTheme="minorHAnsi" w:hAnsiTheme="minorHAnsi"/>
        </w:rPr>
      </w:pPr>
      <w:r w:rsidRPr="00553174">
        <w:rPr>
          <w:rStyle w:val="pun"/>
          <w:rFonts w:asciiTheme="minorHAnsi" w:hAnsiTheme="minorHAnsi"/>
        </w:rPr>
        <w:t>}</w:t>
      </w:r>
    </w:p>
    <w:p w:rsidR="00356BBA" w:rsidRPr="00553174" w:rsidRDefault="00356BBA" w:rsidP="00356BBA">
      <w:pPr>
        <w:pStyle w:val="Heading2"/>
        <w:rPr>
          <w:rFonts w:asciiTheme="minorHAnsi" w:hAnsiTheme="minorHAnsi"/>
          <w:sz w:val="20"/>
          <w:szCs w:val="20"/>
        </w:rPr>
      </w:pPr>
      <w:r w:rsidRPr="00553174">
        <w:rPr>
          <w:rFonts w:asciiTheme="minorHAnsi" w:hAnsiTheme="minorHAnsi"/>
          <w:sz w:val="20"/>
          <w:szCs w:val="20"/>
        </w:rPr>
        <w:t>Step 5</w:t>
      </w:r>
    </w:p>
    <w:p w:rsidR="00356BBA" w:rsidRPr="00553174" w:rsidRDefault="00356BBA" w:rsidP="00356BBA">
      <w:pPr>
        <w:pStyle w:val="NormalWeb"/>
        <w:rPr>
          <w:rFonts w:asciiTheme="minorHAnsi" w:hAnsiTheme="minorHAnsi"/>
          <w:sz w:val="20"/>
          <w:szCs w:val="20"/>
        </w:rPr>
      </w:pPr>
      <w:r w:rsidRPr="00553174">
        <w:rPr>
          <w:rFonts w:asciiTheme="minorHAnsi" w:hAnsiTheme="minorHAnsi"/>
          <w:sz w:val="20"/>
          <w:szCs w:val="20"/>
        </w:rPr>
        <w:t>Verify the output.</w:t>
      </w:r>
    </w:p>
    <w:p w:rsidR="00356BBA" w:rsidRPr="00553174" w:rsidRDefault="00356BBA" w:rsidP="00356BBA">
      <w:pPr>
        <w:pStyle w:val="HTMLPreformatted"/>
        <w:rPr>
          <w:rFonts w:asciiTheme="minorHAnsi" w:hAnsiTheme="minorHAnsi"/>
        </w:rPr>
      </w:pPr>
      <w:r w:rsidRPr="00553174">
        <w:rPr>
          <w:rFonts w:asciiTheme="minorHAnsi" w:hAnsiTheme="minorHAnsi"/>
        </w:rPr>
        <w:t>10 + 5 = 15</w:t>
      </w:r>
    </w:p>
    <w:p w:rsidR="00356BBA" w:rsidRPr="00553174" w:rsidRDefault="00356BBA" w:rsidP="00356BBA">
      <w:pPr>
        <w:pStyle w:val="HTMLPreformatted"/>
        <w:rPr>
          <w:rFonts w:asciiTheme="minorHAnsi" w:hAnsiTheme="minorHAnsi"/>
        </w:rPr>
      </w:pPr>
      <w:r w:rsidRPr="00553174">
        <w:rPr>
          <w:rFonts w:asciiTheme="minorHAnsi" w:hAnsiTheme="minorHAnsi"/>
        </w:rPr>
        <w:t>10 - 5 = 5</w:t>
      </w:r>
    </w:p>
    <w:p w:rsidR="00356BBA" w:rsidRPr="00553174" w:rsidRDefault="00356BBA" w:rsidP="00356BBA">
      <w:pPr>
        <w:pStyle w:val="HTMLPreformatted"/>
        <w:rPr>
          <w:rFonts w:asciiTheme="minorHAnsi" w:hAnsiTheme="minorHAnsi"/>
        </w:rPr>
      </w:pPr>
      <w:r w:rsidRPr="00553174">
        <w:rPr>
          <w:rFonts w:asciiTheme="minorHAnsi" w:hAnsiTheme="minorHAnsi"/>
        </w:rPr>
        <w:t>10 * 5 = 50</w:t>
      </w:r>
    </w:p>
    <w:p w:rsidR="00901576" w:rsidRPr="00553174" w:rsidRDefault="003A0E38" w:rsidP="00695A63">
      <w:pPr>
        <w:shd w:val="clear" w:color="auto" w:fill="F9FBF9"/>
        <w:spacing w:after="0" w:line="345" w:lineRule="atLeast"/>
        <w:jc w:val="both"/>
        <w:rPr>
          <w:b/>
          <w:color w:val="000000"/>
          <w:sz w:val="20"/>
          <w:szCs w:val="20"/>
        </w:rPr>
      </w:pPr>
      <w:proofErr w:type="gramStart"/>
      <w:r w:rsidRPr="00553174">
        <w:rPr>
          <w:b/>
          <w:color w:val="000000"/>
          <w:sz w:val="20"/>
          <w:szCs w:val="20"/>
        </w:rPr>
        <w:t>State  design</w:t>
      </w:r>
      <w:proofErr w:type="gramEnd"/>
      <w:r w:rsidRPr="00553174">
        <w:rPr>
          <w:b/>
          <w:color w:val="000000"/>
          <w:sz w:val="20"/>
          <w:szCs w:val="20"/>
        </w:rPr>
        <w:t xml:space="preserve"> pattern </w:t>
      </w:r>
      <w:r w:rsidRPr="00553174">
        <w:rPr>
          <w:b/>
          <w:color w:val="000000"/>
          <w:sz w:val="20"/>
          <w:szCs w:val="20"/>
        </w:rPr>
        <w:sym w:font="Wingdings" w:char="F0E0"/>
      </w: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9324"/>
        <w:gridCol w:w="36"/>
      </w:tblGrid>
      <w:tr w:rsidR="003A0E38" w:rsidRPr="00553174" w:rsidTr="003A0E38">
        <w:trPr>
          <w:tblCellSpacing w:w="0" w:type="dxa"/>
        </w:trPr>
        <w:tc>
          <w:tcPr>
            <w:tcW w:w="0" w:type="auto"/>
            <w:vAlign w:val="center"/>
            <w:hideMark/>
          </w:tcPr>
          <w:p w:rsidR="003A0E38" w:rsidRPr="00553174" w:rsidRDefault="003A0E38" w:rsidP="003A0E38">
            <w:pPr>
              <w:rPr>
                <w:sz w:val="20"/>
                <w:szCs w:val="20"/>
              </w:rPr>
            </w:pPr>
            <w:r w:rsidRPr="00553174">
              <w:rPr>
                <w:rFonts w:cs="Arial"/>
                <w:sz w:val="20"/>
                <w:szCs w:val="20"/>
              </w:rPr>
              <w:t xml:space="preserve">The </w:t>
            </w:r>
            <w:r w:rsidRPr="00553174">
              <w:rPr>
                <w:rFonts w:cs="Arial"/>
                <w:b/>
                <w:bCs/>
                <w:color w:val="3D85C6"/>
                <w:sz w:val="20"/>
                <w:szCs w:val="20"/>
              </w:rPr>
              <w:t>State Design Pattern</w:t>
            </w:r>
            <w:r w:rsidRPr="00553174">
              <w:rPr>
                <w:rFonts w:cs="Arial"/>
                <w:sz w:val="20"/>
                <w:szCs w:val="20"/>
              </w:rPr>
              <w:t xml:space="preserve"> allows you to alter the behavior, or the state, of the object at runtime. Each behavior is represented by a state class, and the behavior can change from one state to another. </w:t>
            </w:r>
            <w:r w:rsidRPr="00553174">
              <w:rPr>
                <w:sz w:val="20"/>
                <w:szCs w:val="20"/>
              </w:rPr>
              <w:t xml:space="preserve"> </w:t>
            </w:r>
          </w:p>
        </w:tc>
        <w:tc>
          <w:tcPr>
            <w:tcW w:w="0" w:type="auto"/>
            <w:vAlign w:val="center"/>
            <w:hideMark/>
          </w:tcPr>
          <w:p w:rsidR="003A0E38" w:rsidRPr="00553174" w:rsidRDefault="003A0E38">
            <w:pPr>
              <w:rPr>
                <w:sz w:val="20"/>
                <w:szCs w:val="20"/>
              </w:rPr>
            </w:pPr>
          </w:p>
        </w:tc>
      </w:tr>
    </w:tbl>
    <w:p w:rsidR="003A0E38" w:rsidRPr="00553174" w:rsidRDefault="003A0E38" w:rsidP="003A0E38">
      <w:pPr>
        <w:spacing w:after="240"/>
        <w:rPr>
          <w:sz w:val="20"/>
          <w:szCs w:val="20"/>
        </w:rPr>
      </w:pPr>
      <w:r w:rsidRPr="00553174">
        <w:rPr>
          <w:rFonts w:cs="Arial"/>
          <w:sz w:val="20"/>
          <w:szCs w:val="20"/>
        </w:rPr>
        <w:t xml:space="preserve">Let’s look at the </w:t>
      </w:r>
      <w:hyperlink r:id="rId97" w:tgtFrame="_blank" w:history="1">
        <w:r w:rsidRPr="00553174">
          <w:rPr>
            <w:rStyle w:val="Hyperlink"/>
            <w:rFonts w:cs="Arial"/>
            <w:sz w:val="20"/>
            <w:szCs w:val="20"/>
          </w:rPr>
          <w:t>UML</w:t>
        </w:r>
      </w:hyperlink>
      <w:r w:rsidRPr="00553174">
        <w:rPr>
          <w:rFonts w:cs="Arial"/>
          <w:sz w:val="20"/>
          <w:szCs w:val="20"/>
        </w:rPr>
        <w:t xml:space="preserve"> of the State Design Pattern first, then we will look at an example to see how it works. Below is the </w:t>
      </w:r>
      <w:hyperlink r:id="rId98" w:tgtFrame="_blank" w:history="1">
        <w:r w:rsidRPr="00553174">
          <w:rPr>
            <w:rStyle w:val="Hyperlink"/>
            <w:rFonts w:cs="Arial"/>
            <w:sz w:val="20"/>
            <w:szCs w:val="20"/>
          </w:rPr>
          <w:t>UML</w:t>
        </w:r>
      </w:hyperlink>
      <w:r w:rsidRPr="00553174">
        <w:rPr>
          <w:rFonts w:cs="Arial"/>
          <w:sz w:val="20"/>
          <w:szCs w:val="20"/>
        </w:rPr>
        <w:t xml:space="preserve"> of the state pattern:</w:t>
      </w:r>
    </w:p>
    <w:p w:rsidR="003A0E38" w:rsidRPr="00553174" w:rsidRDefault="003A0E38" w:rsidP="003A0E38">
      <w:pPr>
        <w:spacing w:after="0"/>
        <w:rPr>
          <w:sz w:val="20"/>
          <w:szCs w:val="20"/>
        </w:rPr>
      </w:pPr>
      <w:r w:rsidRPr="00553174">
        <w:rPr>
          <w:rFonts w:cs="Arial"/>
          <w:noProof/>
          <w:color w:val="0000FF"/>
          <w:sz w:val="20"/>
          <w:szCs w:val="20"/>
        </w:rPr>
        <w:drawing>
          <wp:inline distT="0" distB="0" distL="0" distR="0">
            <wp:extent cx="3609975" cy="1990725"/>
            <wp:effectExtent l="0" t="0" r="9525" b="9525"/>
            <wp:docPr id="36" name="Picture 36" descr="http://www.dotnetlead.com/_/rsrc/1302733318593/design-patterns/state/state1.png">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www.dotnetlead.com/_/rsrc/1302733318593/design-patterns/state/state1.png">
                      <a:hlinkClick r:id="rId99"/>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609975" cy="1990725"/>
                    </a:xfrm>
                    <a:prstGeom prst="rect">
                      <a:avLst/>
                    </a:prstGeom>
                    <a:noFill/>
                    <a:ln>
                      <a:noFill/>
                    </a:ln>
                  </pic:spPr>
                </pic:pic>
              </a:graphicData>
            </a:graphic>
          </wp:inline>
        </w:drawing>
      </w:r>
    </w:p>
    <w:p w:rsidR="003A0E38" w:rsidRPr="00553174" w:rsidRDefault="003A0E38" w:rsidP="003A0E38">
      <w:pPr>
        <w:numPr>
          <w:ilvl w:val="0"/>
          <w:numId w:val="214"/>
        </w:numPr>
        <w:spacing w:before="100" w:beforeAutospacing="1" w:after="100" w:afterAutospacing="1" w:line="240" w:lineRule="auto"/>
        <w:rPr>
          <w:sz w:val="20"/>
          <w:szCs w:val="20"/>
        </w:rPr>
      </w:pPr>
      <w:r w:rsidRPr="00553174">
        <w:rPr>
          <w:rFonts w:cs="Arial"/>
          <w:sz w:val="20"/>
          <w:szCs w:val="20"/>
        </w:rPr>
        <w:lastRenderedPageBreak/>
        <w:t xml:space="preserve">The </w:t>
      </w:r>
      <w:r w:rsidRPr="00553174">
        <w:rPr>
          <w:rFonts w:cs="Arial"/>
          <w:i/>
          <w:iCs/>
          <w:color w:val="0B5394"/>
          <w:sz w:val="20"/>
          <w:szCs w:val="20"/>
        </w:rPr>
        <w:t>IState</w:t>
      </w:r>
      <w:r w:rsidRPr="00553174">
        <w:rPr>
          <w:rFonts w:cs="Arial"/>
          <w:color w:val="0B5394"/>
          <w:sz w:val="20"/>
          <w:szCs w:val="20"/>
        </w:rPr>
        <w:t xml:space="preserve"> </w:t>
      </w:r>
      <w:r w:rsidRPr="00553174">
        <w:rPr>
          <w:rFonts w:cs="Arial"/>
          <w:sz w:val="20"/>
          <w:szCs w:val="20"/>
        </w:rPr>
        <w:t xml:space="preserve">interface defines the behaviors that the states can handle.                     </w:t>
      </w:r>
    </w:p>
    <w:p w:rsidR="003A0E38" w:rsidRPr="00553174" w:rsidRDefault="003A0E38" w:rsidP="003A0E38">
      <w:pPr>
        <w:numPr>
          <w:ilvl w:val="1"/>
          <w:numId w:val="215"/>
        </w:numPr>
        <w:spacing w:before="100" w:beforeAutospacing="1" w:after="100" w:afterAutospacing="1" w:line="240" w:lineRule="auto"/>
        <w:rPr>
          <w:sz w:val="20"/>
          <w:szCs w:val="20"/>
        </w:rPr>
      </w:pPr>
      <w:r w:rsidRPr="00553174">
        <w:rPr>
          <w:rFonts w:cs="Arial"/>
          <w:sz w:val="20"/>
          <w:szCs w:val="20"/>
        </w:rPr>
        <w:t xml:space="preserve">It has the </w:t>
      </w:r>
      <w:r w:rsidRPr="00553174">
        <w:rPr>
          <w:rFonts w:cs="Arial"/>
          <w:i/>
          <w:iCs/>
          <w:color w:val="0B5394"/>
          <w:sz w:val="20"/>
          <w:szCs w:val="20"/>
        </w:rPr>
        <w:t>Handle</w:t>
      </w:r>
      <w:r w:rsidRPr="00553174">
        <w:rPr>
          <w:rFonts w:cs="Arial"/>
          <w:color w:val="0B5394"/>
          <w:sz w:val="20"/>
          <w:szCs w:val="20"/>
        </w:rPr>
        <w:t xml:space="preserve"> </w:t>
      </w:r>
      <w:r w:rsidRPr="00553174">
        <w:rPr>
          <w:rFonts w:cs="Arial"/>
          <w:sz w:val="20"/>
          <w:szCs w:val="20"/>
        </w:rPr>
        <w:t>method that specifies the behavior of the state.</w:t>
      </w:r>
    </w:p>
    <w:p w:rsidR="003A0E38" w:rsidRPr="00553174" w:rsidRDefault="003A0E38" w:rsidP="003A0E38">
      <w:pPr>
        <w:numPr>
          <w:ilvl w:val="0"/>
          <w:numId w:val="216"/>
        </w:numPr>
        <w:spacing w:before="100" w:beforeAutospacing="1" w:after="100" w:afterAutospacing="1" w:line="240" w:lineRule="auto"/>
        <w:rPr>
          <w:sz w:val="20"/>
          <w:szCs w:val="20"/>
        </w:rPr>
      </w:pPr>
      <w:r w:rsidRPr="00553174">
        <w:rPr>
          <w:rFonts w:cs="Arial"/>
          <w:sz w:val="20"/>
          <w:szCs w:val="20"/>
        </w:rPr>
        <w:t>The</w:t>
      </w:r>
      <w:r w:rsidRPr="00553174">
        <w:rPr>
          <w:rFonts w:cs="Arial"/>
          <w:color w:val="0B5394"/>
          <w:sz w:val="20"/>
          <w:szCs w:val="20"/>
        </w:rPr>
        <w:t xml:space="preserve"> </w:t>
      </w:r>
      <w:r w:rsidRPr="00553174">
        <w:rPr>
          <w:rFonts w:cs="Arial"/>
          <w:i/>
          <w:iCs/>
          <w:color w:val="0B5394"/>
          <w:sz w:val="20"/>
          <w:szCs w:val="20"/>
        </w:rPr>
        <w:t xml:space="preserve">ConcreteState </w:t>
      </w:r>
      <w:r w:rsidRPr="00553174">
        <w:rPr>
          <w:rFonts w:cs="Arial"/>
          <w:sz w:val="20"/>
          <w:szCs w:val="20"/>
        </w:rPr>
        <w:t xml:space="preserve">class are the classes that represents different behaviors. You will have multiple </w:t>
      </w:r>
      <w:r w:rsidRPr="00553174">
        <w:rPr>
          <w:rFonts w:cs="Arial"/>
          <w:i/>
          <w:iCs/>
          <w:color w:val="0B5394"/>
          <w:sz w:val="20"/>
          <w:szCs w:val="20"/>
        </w:rPr>
        <w:t xml:space="preserve">ConcreteState </w:t>
      </w:r>
      <w:r w:rsidRPr="00553174">
        <w:rPr>
          <w:rFonts w:cs="Arial"/>
          <w:sz w:val="20"/>
          <w:szCs w:val="20"/>
        </w:rPr>
        <w:t xml:space="preserve">classes where each class will have its own implementation of behavior. </w:t>
      </w:r>
    </w:p>
    <w:p w:rsidR="003A0E38" w:rsidRPr="00553174" w:rsidRDefault="003A0E38" w:rsidP="003A0E38">
      <w:pPr>
        <w:numPr>
          <w:ilvl w:val="1"/>
          <w:numId w:val="217"/>
        </w:numPr>
        <w:spacing w:before="100" w:beforeAutospacing="1" w:after="100" w:afterAutospacing="1" w:line="240" w:lineRule="auto"/>
        <w:rPr>
          <w:sz w:val="20"/>
          <w:szCs w:val="20"/>
        </w:rPr>
      </w:pPr>
      <w:r w:rsidRPr="00553174">
        <w:rPr>
          <w:rFonts w:cs="Arial"/>
          <w:sz w:val="20"/>
          <w:szCs w:val="20"/>
        </w:rPr>
        <w:t xml:space="preserve">It has the </w:t>
      </w:r>
      <w:r w:rsidRPr="00553174">
        <w:rPr>
          <w:rFonts w:cs="Arial"/>
          <w:i/>
          <w:iCs/>
          <w:color w:val="0B5394"/>
          <w:sz w:val="20"/>
          <w:szCs w:val="20"/>
        </w:rPr>
        <w:t>Handle</w:t>
      </w:r>
      <w:r w:rsidRPr="00553174">
        <w:rPr>
          <w:rFonts w:cs="Arial"/>
          <w:color w:val="0B5394"/>
          <w:sz w:val="20"/>
          <w:szCs w:val="20"/>
        </w:rPr>
        <w:t xml:space="preserve"> </w:t>
      </w:r>
      <w:r w:rsidRPr="00553174">
        <w:rPr>
          <w:rFonts w:cs="Arial"/>
          <w:sz w:val="20"/>
          <w:szCs w:val="20"/>
        </w:rPr>
        <w:t>method that implements the state behavior, and it is within this method that you can change from one state to another.</w:t>
      </w:r>
    </w:p>
    <w:p w:rsidR="003A0E38" w:rsidRPr="00553174" w:rsidRDefault="003A0E38" w:rsidP="003A0E38">
      <w:pPr>
        <w:numPr>
          <w:ilvl w:val="0"/>
          <w:numId w:val="218"/>
        </w:numPr>
        <w:spacing w:before="100" w:beforeAutospacing="1" w:after="100" w:afterAutospacing="1" w:line="240" w:lineRule="auto"/>
        <w:rPr>
          <w:sz w:val="20"/>
          <w:szCs w:val="20"/>
        </w:rPr>
      </w:pPr>
      <w:r w:rsidRPr="00553174">
        <w:rPr>
          <w:rFonts w:cs="Arial"/>
          <w:sz w:val="20"/>
          <w:szCs w:val="20"/>
        </w:rPr>
        <w:t xml:space="preserve">The </w:t>
      </w:r>
      <w:r w:rsidRPr="00553174">
        <w:rPr>
          <w:rFonts w:cs="Arial"/>
          <w:i/>
          <w:iCs/>
          <w:color w:val="0B5394"/>
          <w:sz w:val="20"/>
          <w:szCs w:val="20"/>
        </w:rPr>
        <w:t>Context</w:t>
      </w:r>
      <w:r w:rsidRPr="00553174">
        <w:rPr>
          <w:rFonts w:cs="Arial"/>
          <w:color w:val="0B5394"/>
          <w:sz w:val="20"/>
          <w:szCs w:val="20"/>
        </w:rPr>
        <w:t xml:space="preserve"> </w:t>
      </w:r>
      <w:r w:rsidRPr="00553174">
        <w:rPr>
          <w:rFonts w:cs="Arial"/>
          <w:sz w:val="20"/>
          <w:szCs w:val="20"/>
        </w:rPr>
        <w:t>class is the environment in which the states operates in.</w:t>
      </w:r>
    </w:p>
    <w:p w:rsidR="003A0E38" w:rsidRPr="00553174" w:rsidRDefault="003A0E38" w:rsidP="003A0E38">
      <w:pPr>
        <w:numPr>
          <w:ilvl w:val="1"/>
          <w:numId w:val="219"/>
        </w:numPr>
        <w:spacing w:before="100" w:beforeAutospacing="1" w:after="100" w:afterAutospacing="1" w:line="240" w:lineRule="auto"/>
        <w:rPr>
          <w:sz w:val="20"/>
          <w:szCs w:val="20"/>
        </w:rPr>
      </w:pPr>
      <w:r w:rsidRPr="00553174">
        <w:rPr>
          <w:rFonts w:cs="Arial"/>
          <w:sz w:val="20"/>
          <w:szCs w:val="20"/>
        </w:rPr>
        <w:t xml:space="preserve">It has the </w:t>
      </w:r>
      <w:r w:rsidRPr="00553174">
        <w:rPr>
          <w:rFonts w:cs="Arial"/>
          <w:i/>
          <w:iCs/>
          <w:color w:val="0B5394"/>
          <w:sz w:val="20"/>
          <w:szCs w:val="20"/>
        </w:rPr>
        <w:t xml:space="preserve">Request </w:t>
      </w:r>
      <w:r w:rsidRPr="00553174">
        <w:rPr>
          <w:rFonts w:cs="Arial"/>
          <w:sz w:val="20"/>
          <w:szCs w:val="20"/>
        </w:rPr>
        <w:t xml:space="preserve">method that calls the </w:t>
      </w:r>
      <w:r w:rsidRPr="00553174">
        <w:rPr>
          <w:rFonts w:cs="Arial"/>
          <w:i/>
          <w:iCs/>
          <w:color w:val="0B5394"/>
          <w:sz w:val="20"/>
          <w:szCs w:val="20"/>
        </w:rPr>
        <w:t>IState</w:t>
      </w:r>
      <w:r w:rsidRPr="00553174">
        <w:rPr>
          <w:rFonts w:cs="Arial"/>
          <w:sz w:val="20"/>
          <w:szCs w:val="20"/>
        </w:rPr>
        <w:t>'s methods.</w:t>
      </w:r>
    </w:p>
    <w:p w:rsidR="003A0E38" w:rsidRPr="00553174" w:rsidRDefault="003A0E38" w:rsidP="003A0E38">
      <w:pPr>
        <w:rPr>
          <w:rFonts w:cs="Arial"/>
          <w:sz w:val="20"/>
          <w:szCs w:val="20"/>
        </w:rPr>
      </w:pPr>
      <w:r w:rsidRPr="00553174">
        <w:rPr>
          <w:rFonts w:cs="Arial"/>
          <w:sz w:val="20"/>
          <w:szCs w:val="20"/>
        </w:rPr>
        <w:br/>
      </w:r>
      <w:r w:rsidRPr="00553174">
        <w:rPr>
          <w:rFonts w:cs="Arial"/>
          <w:sz w:val="20"/>
          <w:szCs w:val="20"/>
        </w:rPr>
        <w:br/>
      </w:r>
      <w:r w:rsidRPr="00553174">
        <w:rPr>
          <w:rFonts w:cs="Arial"/>
          <w:sz w:val="20"/>
          <w:szCs w:val="20"/>
        </w:rPr>
        <w:br/>
      </w:r>
      <w:r w:rsidRPr="00553174">
        <w:rPr>
          <w:rFonts w:cs="Arial"/>
          <w:sz w:val="20"/>
          <w:szCs w:val="20"/>
        </w:rPr>
        <w:br/>
      </w:r>
      <w:r w:rsidRPr="00553174">
        <w:rPr>
          <w:rFonts w:cs="Arial"/>
          <w:sz w:val="20"/>
          <w:szCs w:val="20"/>
        </w:rPr>
        <w:br/>
      </w:r>
      <w:r w:rsidRPr="00553174">
        <w:rPr>
          <w:rFonts w:cs="Arial"/>
          <w:sz w:val="20"/>
          <w:szCs w:val="20"/>
        </w:rPr>
        <w:br/>
      </w:r>
      <w:r w:rsidRPr="00553174">
        <w:rPr>
          <w:rFonts w:cs="Arial"/>
          <w:sz w:val="20"/>
          <w:szCs w:val="20"/>
        </w:rPr>
        <w:br/>
        <w:t xml:space="preserve">Let’s see an example. Assuming you are writing a game where the player is a warrior that goes into different battles. Based on the outcome of each battle the warrior can become strong, super strong, normal, or weak. These will be the different states that the warrior can be in. Also the warrior is more likely to transition to certain states based on the state he was in before he goes into the battle. If the warrior is in the strong state before he goes into the battle, he is more likely to become super strong at the end of the battle than if he started out weak.  </w:t>
      </w:r>
    </w:p>
    <w:p w:rsidR="003A0E38" w:rsidRPr="00553174" w:rsidRDefault="003A0E38" w:rsidP="003A0E38">
      <w:pPr>
        <w:rPr>
          <w:rFonts w:cs="Times New Roman"/>
          <w:sz w:val="20"/>
          <w:szCs w:val="20"/>
        </w:rPr>
      </w:pPr>
      <w:r w:rsidRPr="00553174">
        <w:rPr>
          <w:rFonts w:cs="Arial"/>
          <w:sz w:val="20"/>
          <w:szCs w:val="20"/>
        </w:rPr>
        <w:br/>
        <w:t xml:space="preserve">Below is the </w:t>
      </w:r>
      <w:hyperlink r:id="rId101" w:tgtFrame="_blank" w:history="1">
        <w:r w:rsidRPr="00553174">
          <w:rPr>
            <w:rStyle w:val="Hyperlink"/>
            <w:rFonts w:cs="Arial"/>
            <w:sz w:val="20"/>
            <w:szCs w:val="20"/>
          </w:rPr>
          <w:t>UML</w:t>
        </w:r>
      </w:hyperlink>
      <w:r w:rsidRPr="00553174">
        <w:rPr>
          <w:rFonts w:cs="Arial"/>
          <w:sz w:val="20"/>
          <w:szCs w:val="20"/>
        </w:rPr>
        <w:t xml:space="preserve"> of our example:</w:t>
      </w:r>
    </w:p>
    <w:p w:rsidR="003A0E38" w:rsidRPr="00553174" w:rsidRDefault="003A0E38" w:rsidP="003A0E38">
      <w:pPr>
        <w:rPr>
          <w:rFonts w:cs="Arial"/>
          <w:sz w:val="20"/>
          <w:szCs w:val="20"/>
        </w:rPr>
      </w:pPr>
    </w:p>
    <w:p w:rsidR="003A0E38" w:rsidRPr="00553174" w:rsidRDefault="003A0E38" w:rsidP="003A0E38">
      <w:pPr>
        <w:rPr>
          <w:rFonts w:cs="Arial"/>
          <w:sz w:val="20"/>
          <w:szCs w:val="20"/>
        </w:rPr>
      </w:pPr>
      <w:r w:rsidRPr="00553174">
        <w:rPr>
          <w:rFonts w:cs="Arial"/>
          <w:noProof/>
          <w:color w:val="0000FF"/>
          <w:sz w:val="20"/>
          <w:szCs w:val="20"/>
        </w:rPr>
        <w:drawing>
          <wp:inline distT="0" distB="0" distL="0" distR="0">
            <wp:extent cx="6496050" cy="2828925"/>
            <wp:effectExtent l="0" t="0" r="0" b="9525"/>
            <wp:docPr id="35" name="Picture 35" descr="http://www.dotnetlead.com/_/rsrc/1302733330724/design-patterns/state/state2.png">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www.dotnetlead.com/_/rsrc/1302733330724/design-patterns/state/state2.png">
                      <a:hlinkClick r:id="rId102"/>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496050" cy="2828925"/>
                    </a:xfrm>
                    <a:prstGeom prst="rect">
                      <a:avLst/>
                    </a:prstGeom>
                    <a:noFill/>
                    <a:ln>
                      <a:noFill/>
                    </a:ln>
                  </pic:spPr>
                </pic:pic>
              </a:graphicData>
            </a:graphic>
          </wp:inline>
        </w:drawing>
      </w:r>
    </w:p>
    <w:p w:rsidR="003A0E38" w:rsidRPr="00553174" w:rsidRDefault="003A0E38" w:rsidP="003A0E38">
      <w:pPr>
        <w:numPr>
          <w:ilvl w:val="0"/>
          <w:numId w:val="220"/>
        </w:numPr>
        <w:spacing w:before="100" w:beforeAutospacing="1" w:after="100" w:afterAutospacing="1" w:line="240" w:lineRule="auto"/>
        <w:rPr>
          <w:rFonts w:cs="Times New Roman"/>
          <w:sz w:val="20"/>
          <w:szCs w:val="20"/>
        </w:rPr>
      </w:pPr>
      <w:r w:rsidRPr="00553174">
        <w:rPr>
          <w:rFonts w:cs="Arial"/>
          <w:sz w:val="20"/>
          <w:szCs w:val="20"/>
        </w:rPr>
        <w:lastRenderedPageBreak/>
        <w:t xml:space="preserve">The </w:t>
      </w:r>
      <w:r w:rsidRPr="00553174">
        <w:rPr>
          <w:rFonts w:cs="Arial"/>
          <w:i/>
          <w:iCs/>
          <w:color w:val="0B5394"/>
          <w:sz w:val="20"/>
          <w:szCs w:val="20"/>
        </w:rPr>
        <w:t>IHealth</w:t>
      </w:r>
      <w:r w:rsidRPr="00553174">
        <w:rPr>
          <w:rFonts w:cs="Arial"/>
          <w:color w:val="0B5394"/>
          <w:sz w:val="20"/>
          <w:szCs w:val="20"/>
        </w:rPr>
        <w:t xml:space="preserve"> </w:t>
      </w:r>
      <w:r w:rsidRPr="00553174">
        <w:rPr>
          <w:rFonts w:cs="Arial"/>
          <w:sz w:val="20"/>
          <w:szCs w:val="20"/>
        </w:rPr>
        <w:t>interface defines methods for the states.</w:t>
      </w:r>
    </w:p>
    <w:p w:rsidR="003A0E38" w:rsidRPr="00553174" w:rsidRDefault="003A0E38" w:rsidP="003A0E38">
      <w:pPr>
        <w:numPr>
          <w:ilvl w:val="1"/>
          <w:numId w:val="221"/>
        </w:numPr>
        <w:spacing w:before="100" w:beforeAutospacing="1" w:after="100" w:afterAutospacing="1" w:line="240" w:lineRule="auto"/>
        <w:rPr>
          <w:sz w:val="20"/>
          <w:szCs w:val="20"/>
        </w:rPr>
      </w:pPr>
      <w:r w:rsidRPr="00553174">
        <w:rPr>
          <w:rFonts w:cs="Arial"/>
          <w:sz w:val="20"/>
          <w:szCs w:val="20"/>
        </w:rPr>
        <w:t xml:space="preserve">It has the </w:t>
      </w:r>
      <w:r w:rsidRPr="00553174">
        <w:rPr>
          <w:rFonts w:cs="Arial"/>
          <w:i/>
          <w:iCs/>
          <w:color w:val="0B5394"/>
          <w:sz w:val="20"/>
          <w:szCs w:val="20"/>
        </w:rPr>
        <w:t>DoBattle</w:t>
      </w:r>
      <w:r w:rsidRPr="00553174">
        <w:rPr>
          <w:rFonts w:cs="Arial"/>
          <w:color w:val="0B5394"/>
          <w:sz w:val="20"/>
          <w:szCs w:val="20"/>
        </w:rPr>
        <w:t xml:space="preserve"> </w:t>
      </w:r>
      <w:r w:rsidRPr="00553174">
        <w:rPr>
          <w:rFonts w:cs="Arial"/>
          <w:sz w:val="20"/>
          <w:szCs w:val="20"/>
        </w:rPr>
        <w:t>method when it's in a certain state of health.</w:t>
      </w:r>
    </w:p>
    <w:p w:rsidR="003A0E38" w:rsidRPr="00553174" w:rsidRDefault="003A0E38" w:rsidP="003A0E38">
      <w:pPr>
        <w:numPr>
          <w:ilvl w:val="0"/>
          <w:numId w:val="222"/>
        </w:numPr>
        <w:spacing w:before="100" w:beforeAutospacing="1" w:after="100" w:afterAutospacing="1" w:line="240" w:lineRule="auto"/>
        <w:rPr>
          <w:sz w:val="20"/>
          <w:szCs w:val="20"/>
        </w:rPr>
      </w:pPr>
      <w:r w:rsidRPr="00553174">
        <w:rPr>
          <w:rFonts w:cs="Arial"/>
          <w:sz w:val="20"/>
          <w:szCs w:val="20"/>
        </w:rPr>
        <w:t xml:space="preserve">The </w:t>
      </w:r>
      <w:r w:rsidRPr="00553174">
        <w:rPr>
          <w:rFonts w:cs="Arial"/>
          <w:i/>
          <w:iCs/>
          <w:color w:val="0B5394"/>
          <w:sz w:val="20"/>
          <w:szCs w:val="20"/>
        </w:rPr>
        <w:t>SupreStrong</w:t>
      </w:r>
      <w:r w:rsidRPr="00553174">
        <w:rPr>
          <w:rFonts w:cs="Arial"/>
          <w:i/>
          <w:iCs/>
          <w:sz w:val="20"/>
          <w:szCs w:val="20"/>
        </w:rPr>
        <w:t xml:space="preserve">, </w:t>
      </w:r>
      <w:r w:rsidRPr="00553174">
        <w:rPr>
          <w:rFonts w:cs="Arial"/>
          <w:i/>
          <w:iCs/>
          <w:color w:val="0B5394"/>
          <w:sz w:val="20"/>
          <w:szCs w:val="20"/>
        </w:rPr>
        <w:t>Strong</w:t>
      </w:r>
      <w:r w:rsidRPr="00553174">
        <w:rPr>
          <w:rFonts w:cs="Arial"/>
          <w:i/>
          <w:iCs/>
          <w:sz w:val="20"/>
          <w:szCs w:val="20"/>
        </w:rPr>
        <w:t xml:space="preserve">, </w:t>
      </w:r>
      <w:r w:rsidRPr="00553174">
        <w:rPr>
          <w:rFonts w:cs="Arial"/>
          <w:i/>
          <w:iCs/>
          <w:color w:val="0B5394"/>
          <w:sz w:val="20"/>
          <w:szCs w:val="20"/>
        </w:rPr>
        <w:t>Normal</w:t>
      </w:r>
      <w:r w:rsidRPr="00553174">
        <w:rPr>
          <w:rFonts w:cs="Arial"/>
          <w:i/>
          <w:iCs/>
          <w:sz w:val="20"/>
          <w:szCs w:val="20"/>
        </w:rPr>
        <w:t xml:space="preserve">, and </w:t>
      </w:r>
      <w:r w:rsidRPr="00553174">
        <w:rPr>
          <w:rFonts w:cs="Arial"/>
          <w:i/>
          <w:iCs/>
          <w:color w:val="0B5394"/>
          <w:sz w:val="20"/>
          <w:szCs w:val="20"/>
        </w:rPr>
        <w:t>Weak</w:t>
      </w:r>
      <w:r w:rsidRPr="00553174">
        <w:rPr>
          <w:rFonts w:cs="Arial"/>
          <w:color w:val="0B5394"/>
          <w:sz w:val="20"/>
          <w:szCs w:val="20"/>
        </w:rPr>
        <w:t xml:space="preserve"> </w:t>
      </w:r>
      <w:r w:rsidRPr="00553174">
        <w:rPr>
          <w:rFonts w:cs="Arial"/>
          <w:sz w:val="20"/>
          <w:szCs w:val="20"/>
        </w:rPr>
        <w:t>classes are all the health states, or behavior, that the warrior can be in.</w:t>
      </w:r>
    </w:p>
    <w:p w:rsidR="003A0E38" w:rsidRPr="00553174" w:rsidRDefault="003A0E38" w:rsidP="003A0E38">
      <w:pPr>
        <w:numPr>
          <w:ilvl w:val="1"/>
          <w:numId w:val="223"/>
        </w:numPr>
        <w:spacing w:before="100" w:beforeAutospacing="1" w:after="100" w:afterAutospacing="1" w:line="240" w:lineRule="auto"/>
        <w:rPr>
          <w:sz w:val="20"/>
          <w:szCs w:val="20"/>
        </w:rPr>
      </w:pPr>
      <w:r w:rsidRPr="00553174">
        <w:rPr>
          <w:rFonts w:cs="Arial"/>
          <w:sz w:val="20"/>
          <w:szCs w:val="20"/>
        </w:rPr>
        <w:t xml:space="preserve">It has the </w:t>
      </w:r>
      <w:r w:rsidRPr="00553174">
        <w:rPr>
          <w:rFonts w:cs="Arial"/>
          <w:i/>
          <w:iCs/>
          <w:color w:val="0B5394"/>
          <w:sz w:val="20"/>
          <w:szCs w:val="20"/>
        </w:rPr>
        <w:t>DoBattle</w:t>
      </w:r>
      <w:r w:rsidRPr="00553174">
        <w:rPr>
          <w:rFonts w:cs="Arial"/>
          <w:color w:val="0B5394"/>
          <w:sz w:val="20"/>
          <w:szCs w:val="20"/>
        </w:rPr>
        <w:t xml:space="preserve"> </w:t>
      </w:r>
      <w:r w:rsidRPr="00553174">
        <w:rPr>
          <w:rFonts w:cs="Arial"/>
          <w:sz w:val="20"/>
          <w:szCs w:val="20"/>
        </w:rPr>
        <w:t>method implementation, and it is here where the warrior can move from one health state to another.</w:t>
      </w:r>
    </w:p>
    <w:p w:rsidR="003A0E38" w:rsidRPr="00553174" w:rsidRDefault="003A0E38" w:rsidP="003A0E38">
      <w:pPr>
        <w:numPr>
          <w:ilvl w:val="0"/>
          <w:numId w:val="224"/>
        </w:numPr>
        <w:spacing w:before="100" w:beforeAutospacing="1" w:after="100" w:afterAutospacing="1" w:line="240" w:lineRule="auto"/>
        <w:rPr>
          <w:sz w:val="20"/>
          <w:szCs w:val="20"/>
        </w:rPr>
      </w:pPr>
      <w:r w:rsidRPr="00553174">
        <w:rPr>
          <w:rFonts w:cs="Arial"/>
          <w:sz w:val="20"/>
          <w:szCs w:val="20"/>
        </w:rPr>
        <w:t xml:space="preserve">The </w:t>
      </w:r>
      <w:r w:rsidRPr="00553174">
        <w:rPr>
          <w:rFonts w:cs="Arial"/>
          <w:i/>
          <w:iCs/>
          <w:color w:val="0B5394"/>
          <w:sz w:val="20"/>
          <w:szCs w:val="20"/>
        </w:rPr>
        <w:t>Warrior</w:t>
      </w:r>
      <w:r w:rsidRPr="00553174">
        <w:rPr>
          <w:rFonts w:cs="Arial"/>
          <w:color w:val="0B5394"/>
          <w:sz w:val="20"/>
          <w:szCs w:val="20"/>
        </w:rPr>
        <w:t xml:space="preserve"> </w:t>
      </w:r>
      <w:r w:rsidRPr="00553174">
        <w:rPr>
          <w:rFonts w:cs="Arial"/>
          <w:sz w:val="20"/>
          <w:szCs w:val="20"/>
        </w:rPr>
        <w:t>class is the player, or the environment the health states operates in. The warrior can go into battle with a certain health state.</w:t>
      </w:r>
    </w:p>
    <w:p w:rsidR="003A0E38" w:rsidRPr="00553174" w:rsidRDefault="003A0E38" w:rsidP="003A0E38">
      <w:pPr>
        <w:numPr>
          <w:ilvl w:val="1"/>
          <w:numId w:val="225"/>
        </w:numPr>
        <w:spacing w:before="100" w:beforeAutospacing="1" w:after="100" w:afterAutospacing="1" w:line="240" w:lineRule="auto"/>
        <w:rPr>
          <w:sz w:val="20"/>
          <w:szCs w:val="20"/>
        </w:rPr>
      </w:pPr>
      <w:r w:rsidRPr="00553174">
        <w:rPr>
          <w:rFonts w:cs="Arial"/>
          <w:sz w:val="20"/>
          <w:szCs w:val="20"/>
        </w:rPr>
        <w:t xml:space="preserve">It has the </w:t>
      </w:r>
      <w:r w:rsidRPr="00553174">
        <w:rPr>
          <w:rFonts w:cs="Arial"/>
          <w:i/>
          <w:iCs/>
          <w:color w:val="0B5394"/>
          <w:sz w:val="20"/>
          <w:szCs w:val="20"/>
        </w:rPr>
        <w:t>Battle</w:t>
      </w:r>
      <w:r w:rsidRPr="00553174">
        <w:rPr>
          <w:rFonts w:cs="Arial"/>
          <w:color w:val="0B5394"/>
          <w:sz w:val="20"/>
          <w:szCs w:val="20"/>
        </w:rPr>
        <w:t xml:space="preserve"> </w:t>
      </w:r>
      <w:r w:rsidRPr="00553174">
        <w:rPr>
          <w:rFonts w:cs="Arial"/>
          <w:sz w:val="20"/>
          <w:szCs w:val="20"/>
        </w:rPr>
        <w:t xml:space="preserve">method, where it calls the </w:t>
      </w:r>
      <w:r w:rsidRPr="00553174">
        <w:rPr>
          <w:rFonts w:cs="Arial"/>
          <w:i/>
          <w:iCs/>
          <w:color w:val="0B5394"/>
          <w:sz w:val="20"/>
          <w:szCs w:val="20"/>
        </w:rPr>
        <w:t>DoBattle</w:t>
      </w:r>
      <w:r w:rsidRPr="00553174">
        <w:rPr>
          <w:rFonts w:cs="Arial"/>
          <w:color w:val="0B5394"/>
          <w:sz w:val="20"/>
          <w:szCs w:val="20"/>
        </w:rPr>
        <w:t xml:space="preserve"> </w:t>
      </w:r>
      <w:r w:rsidRPr="00553174">
        <w:rPr>
          <w:rFonts w:cs="Arial"/>
          <w:sz w:val="20"/>
          <w:szCs w:val="20"/>
        </w:rPr>
        <w:t xml:space="preserve">method of its </w:t>
      </w:r>
      <w:r w:rsidRPr="00553174">
        <w:rPr>
          <w:rFonts w:cs="Arial"/>
          <w:i/>
          <w:iCs/>
          <w:color w:val="0B5394"/>
          <w:sz w:val="20"/>
          <w:szCs w:val="20"/>
        </w:rPr>
        <w:t>health</w:t>
      </w:r>
      <w:r w:rsidRPr="00553174">
        <w:rPr>
          <w:rFonts w:cs="Arial"/>
          <w:color w:val="0B5394"/>
          <w:sz w:val="20"/>
          <w:szCs w:val="20"/>
        </w:rPr>
        <w:t xml:space="preserve"> </w:t>
      </w:r>
      <w:r w:rsidRPr="00553174">
        <w:rPr>
          <w:rFonts w:cs="Arial"/>
          <w:sz w:val="20"/>
          <w:szCs w:val="20"/>
        </w:rPr>
        <w:t>variable.</w:t>
      </w:r>
    </w:p>
    <w:p w:rsidR="003A0E38" w:rsidRPr="00553174" w:rsidRDefault="003A0E38" w:rsidP="003A0E38">
      <w:pPr>
        <w:numPr>
          <w:ilvl w:val="1"/>
          <w:numId w:val="226"/>
        </w:numPr>
        <w:spacing w:before="100" w:beforeAutospacing="1" w:after="100" w:afterAutospacing="1" w:line="240" w:lineRule="auto"/>
        <w:rPr>
          <w:sz w:val="20"/>
          <w:szCs w:val="20"/>
        </w:rPr>
      </w:pPr>
      <w:r w:rsidRPr="00553174">
        <w:rPr>
          <w:rFonts w:cs="Arial"/>
          <w:sz w:val="20"/>
          <w:szCs w:val="20"/>
        </w:rPr>
        <w:t xml:space="preserve">It has the </w:t>
      </w:r>
      <w:r w:rsidRPr="00553174">
        <w:rPr>
          <w:rFonts w:cs="Arial"/>
          <w:i/>
          <w:iCs/>
          <w:color w:val="0B5394"/>
          <w:sz w:val="20"/>
          <w:szCs w:val="20"/>
        </w:rPr>
        <w:t>SetHealth</w:t>
      </w:r>
      <w:r w:rsidRPr="00553174">
        <w:rPr>
          <w:rFonts w:cs="Arial"/>
          <w:color w:val="0B5394"/>
          <w:sz w:val="20"/>
          <w:szCs w:val="20"/>
        </w:rPr>
        <w:t xml:space="preserve"> </w:t>
      </w:r>
      <w:r w:rsidRPr="00553174">
        <w:rPr>
          <w:rFonts w:cs="Arial"/>
          <w:sz w:val="20"/>
          <w:szCs w:val="20"/>
        </w:rPr>
        <w:t>method that can set the health of the warrior.</w:t>
      </w:r>
    </w:p>
    <w:p w:rsidR="003A0E38" w:rsidRPr="00553174" w:rsidRDefault="003A0E38" w:rsidP="003A0E38">
      <w:pPr>
        <w:pStyle w:val="NormalWeb"/>
        <w:rPr>
          <w:rFonts w:asciiTheme="minorHAnsi" w:hAnsiTheme="minorHAnsi"/>
          <w:sz w:val="20"/>
          <w:szCs w:val="20"/>
        </w:rPr>
      </w:pPr>
      <w:r w:rsidRPr="00553174">
        <w:rPr>
          <w:rFonts w:asciiTheme="minorHAnsi" w:hAnsiTheme="minorHAnsi" w:cs="Arial"/>
          <w:sz w:val="20"/>
          <w:szCs w:val="20"/>
        </w:rPr>
        <w:t xml:space="preserve">One can also take the state pattern another step further by creating the </w:t>
      </w:r>
      <w:r w:rsidRPr="00553174">
        <w:rPr>
          <w:rFonts w:asciiTheme="minorHAnsi" w:hAnsiTheme="minorHAnsi" w:cs="Arial"/>
          <w:i/>
          <w:iCs/>
          <w:color w:val="0B5394"/>
          <w:sz w:val="20"/>
          <w:szCs w:val="20"/>
        </w:rPr>
        <w:t xml:space="preserve">IWarrior </w:t>
      </w:r>
      <w:r w:rsidRPr="00553174">
        <w:rPr>
          <w:rFonts w:asciiTheme="minorHAnsi" w:hAnsiTheme="minorHAnsi" w:cs="Arial"/>
          <w:sz w:val="20"/>
          <w:szCs w:val="20"/>
        </w:rPr>
        <w:t xml:space="preserve">interface and decouple the relationship between the </w:t>
      </w:r>
      <w:r w:rsidRPr="00553174">
        <w:rPr>
          <w:rFonts w:asciiTheme="minorHAnsi" w:hAnsiTheme="minorHAnsi" w:cs="Arial"/>
          <w:i/>
          <w:iCs/>
          <w:color w:val="0B5394"/>
          <w:sz w:val="20"/>
          <w:szCs w:val="20"/>
        </w:rPr>
        <w:t xml:space="preserve">Warrior </w:t>
      </w:r>
      <w:r w:rsidRPr="00553174">
        <w:rPr>
          <w:rFonts w:asciiTheme="minorHAnsi" w:hAnsiTheme="minorHAnsi" w:cs="Arial"/>
          <w:sz w:val="20"/>
          <w:szCs w:val="20"/>
        </w:rPr>
        <w:t xml:space="preserve">class and the </w:t>
      </w:r>
      <w:r w:rsidRPr="00553174">
        <w:rPr>
          <w:rFonts w:asciiTheme="minorHAnsi" w:hAnsiTheme="minorHAnsi" w:cs="Arial"/>
          <w:i/>
          <w:iCs/>
          <w:color w:val="0B5394"/>
          <w:sz w:val="20"/>
          <w:szCs w:val="20"/>
        </w:rPr>
        <w:t xml:space="preserve">IHealth </w:t>
      </w:r>
      <w:r w:rsidRPr="00553174">
        <w:rPr>
          <w:rFonts w:asciiTheme="minorHAnsi" w:hAnsiTheme="minorHAnsi" w:cs="Arial"/>
          <w:sz w:val="20"/>
          <w:szCs w:val="20"/>
        </w:rPr>
        <w:t>interface. This way you can have different types of warrior where each warrior type will transition to different health differently. But for the purpose of demonstrating the state pattern only we will not do this in the implementation code below.</w:t>
      </w:r>
    </w:p>
    <w:p w:rsidR="003A0E38" w:rsidRPr="00553174" w:rsidRDefault="003A0E38" w:rsidP="003A0E38">
      <w:pPr>
        <w:pStyle w:val="NormalWeb"/>
        <w:rPr>
          <w:rFonts w:asciiTheme="minorHAnsi" w:hAnsiTheme="minorHAnsi"/>
          <w:b/>
          <w:sz w:val="20"/>
          <w:szCs w:val="20"/>
        </w:rPr>
      </w:pPr>
      <w:r w:rsidRPr="00553174">
        <w:rPr>
          <w:rFonts w:asciiTheme="minorHAnsi" w:hAnsiTheme="minorHAnsi" w:cs="Arial"/>
          <w:b/>
          <w:sz w:val="20"/>
          <w:szCs w:val="20"/>
        </w:rPr>
        <w:t xml:space="preserve">A comparison between the </w:t>
      </w:r>
      <w:hyperlink r:id="rId104" w:tgtFrame="_blank" w:history="1">
        <w:r w:rsidRPr="00553174">
          <w:rPr>
            <w:rStyle w:val="Hyperlink"/>
            <w:rFonts w:asciiTheme="minorHAnsi" w:hAnsiTheme="minorHAnsi" w:cs="Arial"/>
            <w:b/>
            <w:sz w:val="20"/>
            <w:szCs w:val="20"/>
          </w:rPr>
          <w:t>UML</w:t>
        </w:r>
      </w:hyperlink>
      <w:r w:rsidRPr="00553174">
        <w:rPr>
          <w:rFonts w:asciiTheme="minorHAnsi" w:hAnsiTheme="minorHAnsi" w:cs="Arial"/>
          <w:b/>
          <w:sz w:val="20"/>
          <w:szCs w:val="20"/>
        </w:rPr>
        <w:t xml:space="preserve"> of the state pattern and the </w:t>
      </w:r>
      <w:hyperlink r:id="rId105" w:tgtFrame="_blank" w:history="1">
        <w:r w:rsidRPr="00553174">
          <w:rPr>
            <w:rStyle w:val="Hyperlink"/>
            <w:rFonts w:asciiTheme="minorHAnsi" w:hAnsiTheme="minorHAnsi" w:cs="Arial"/>
            <w:b/>
            <w:sz w:val="20"/>
            <w:szCs w:val="20"/>
          </w:rPr>
          <w:t>strategy pattern</w:t>
        </w:r>
      </w:hyperlink>
      <w:r w:rsidRPr="00553174">
        <w:rPr>
          <w:rFonts w:asciiTheme="minorHAnsi" w:hAnsiTheme="minorHAnsi" w:cs="Arial"/>
          <w:b/>
          <w:sz w:val="20"/>
          <w:szCs w:val="20"/>
        </w:rPr>
        <w:t xml:space="preserve"> shows striking similarities. Both pattern defines the behaviors as the concrete classes, and both pattern defines the context in which the behavior runs under. But there are clear differences. The state pattern uses the behavior to switch to other behaviors, while the </w:t>
      </w:r>
      <w:hyperlink r:id="rId106" w:tgtFrame="_blank" w:history="1">
        <w:r w:rsidRPr="00553174">
          <w:rPr>
            <w:rStyle w:val="Hyperlink"/>
            <w:rFonts w:asciiTheme="minorHAnsi" w:hAnsiTheme="minorHAnsi" w:cs="Arial"/>
            <w:b/>
            <w:sz w:val="20"/>
            <w:szCs w:val="20"/>
          </w:rPr>
          <w:t>strategy pattern</w:t>
        </w:r>
      </w:hyperlink>
      <w:r w:rsidRPr="00553174">
        <w:rPr>
          <w:rFonts w:asciiTheme="minorHAnsi" w:hAnsiTheme="minorHAnsi" w:cs="Arial"/>
          <w:b/>
          <w:sz w:val="20"/>
          <w:szCs w:val="20"/>
        </w:rPr>
        <w:t xml:space="preserve"> lets the client code choose the behavior it needs.</w:t>
      </w:r>
    </w:p>
    <w:p w:rsidR="003A0E38" w:rsidRPr="00553174" w:rsidRDefault="003A0E38" w:rsidP="00695A63">
      <w:pPr>
        <w:shd w:val="clear" w:color="auto" w:fill="F9FBF9"/>
        <w:spacing w:after="0" w:line="345" w:lineRule="atLeast"/>
        <w:jc w:val="both"/>
        <w:rPr>
          <w:b/>
          <w:color w:val="000000"/>
          <w:sz w:val="20"/>
          <w:szCs w:val="20"/>
        </w:rPr>
      </w:pPr>
    </w:p>
    <w:p w:rsidR="003A0E38" w:rsidRPr="00553174" w:rsidRDefault="003A0E38" w:rsidP="003A0E38">
      <w:pPr>
        <w:pStyle w:val="NormalWeb"/>
        <w:rPr>
          <w:rFonts w:asciiTheme="minorHAnsi" w:hAnsiTheme="minorHAnsi"/>
          <w:sz w:val="20"/>
          <w:szCs w:val="20"/>
        </w:rPr>
      </w:pPr>
      <w:r w:rsidRPr="00553174">
        <w:rPr>
          <w:rFonts w:asciiTheme="minorHAnsi" w:hAnsiTheme="minorHAnsi"/>
          <w:sz w:val="20"/>
          <w:szCs w:val="20"/>
        </w:rPr>
        <w:t>In State pattern a class behavior changes based on its state. This type of design pattern comes under behavior pattern.</w:t>
      </w:r>
    </w:p>
    <w:p w:rsidR="003A0E38" w:rsidRPr="00553174" w:rsidRDefault="003A0E38" w:rsidP="003A0E38">
      <w:pPr>
        <w:pStyle w:val="NormalWeb"/>
        <w:rPr>
          <w:rFonts w:asciiTheme="minorHAnsi" w:hAnsiTheme="minorHAnsi"/>
          <w:sz w:val="20"/>
          <w:szCs w:val="20"/>
        </w:rPr>
      </w:pPr>
      <w:r w:rsidRPr="00553174">
        <w:rPr>
          <w:rFonts w:asciiTheme="minorHAnsi" w:hAnsiTheme="minorHAnsi"/>
          <w:sz w:val="20"/>
          <w:szCs w:val="20"/>
        </w:rPr>
        <w:t>In State pattern, we create objects which represent various states and a context object whose behavior varies as its state object changes.</w:t>
      </w:r>
    </w:p>
    <w:p w:rsidR="003A0E38" w:rsidRPr="00553174" w:rsidRDefault="003A0E38" w:rsidP="003A0E38">
      <w:pPr>
        <w:pStyle w:val="Heading2"/>
        <w:rPr>
          <w:rFonts w:asciiTheme="minorHAnsi" w:hAnsiTheme="minorHAnsi"/>
          <w:sz w:val="20"/>
          <w:szCs w:val="20"/>
        </w:rPr>
      </w:pPr>
      <w:r w:rsidRPr="00553174">
        <w:rPr>
          <w:rFonts w:asciiTheme="minorHAnsi" w:hAnsiTheme="minorHAnsi"/>
          <w:sz w:val="20"/>
          <w:szCs w:val="20"/>
        </w:rPr>
        <w:t>Implementation</w:t>
      </w:r>
    </w:p>
    <w:p w:rsidR="003A0E38" w:rsidRPr="00553174" w:rsidRDefault="003A0E38" w:rsidP="003A0E38">
      <w:pPr>
        <w:pStyle w:val="NormalWeb"/>
        <w:rPr>
          <w:rFonts w:asciiTheme="minorHAnsi" w:hAnsiTheme="minorHAnsi"/>
          <w:sz w:val="20"/>
          <w:szCs w:val="20"/>
        </w:rPr>
      </w:pPr>
      <w:r w:rsidRPr="00553174">
        <w:rPr>
          <w:rFonts w:asciiTheme="minorHAnsi" w:hAnsiTheme="minorHAnsi"/>
          <w:sz w:val="20"/>
          <w:szCs w:val="20"/>
        </w:rPr>
        <w:t xml:space="preserve">We are going to create a </w:t>
      </w:r>
      <w:r w:rsidRPr="00553174">
        <w:rPr>
          <w:rFonts w:asciiTheme="minorHAnsi" w:hAnsiTheme="minorHAnsi"/>
          <w:i/>
          <w:iCs/>
          <w:sz w:val="20"/>
          <w:szCs w:val="20"/>
        </w:rPr>
        <w:t>State</w:t>
      </w:r>
      <w:r w:rsidRPr="00553174">
        <w:rPr>
          <w:rFonts w:asciiTheme="minorHAnsi" w:hAnsiTheme="minorHAnsi"/>
          <w:sz w:val="20"/>
          <w:szCs w:val="20"/>
        </w:rPr>
        <w:t xml:space="preserve"> interface defining an action and concrete state classes implementing the </w:t>
      </w:r>
      <w:r w:rsidRPr="00553174">
        <w:rPr>
          <w:rFonts w:asciiTheme="minorHAnsi" w:hAnsiTheme="minorHAnsi"/>
          <w:i/>
          <w:iCs/>
          <w:sz w:val="20"/>
          <w:szCs w:val="20"/>
        </w:rPr>
        <w:t>State</w:t>
      </w:r>
      <w:r w:rsidRPr="00553174">
        <w:rPr>
          <w:rFonts w:asciiTheme="minorHAnsi" w:hAnsiTheme="minorHAnsi"/>
          <w:sz w:val="20"/>
          <w:szCs w:val="20"/>
        </w:rPr>
        <w:t xml:space="preserve"> interface. </w:t>
      </w:r>
      <w:r w:rsidRPr="00553174">
        <w:rPr>
          <w:rFonts w:asciiTheme="minorHAnsi" w:hAnsiTheme="minorHAnsi"/>
          <w:i/>
          <w:iCs/>
          <w:sz w:val="20"/>
          <w:szCs w:val="20"/>
        </w:rPr>
        <w:t>Context</w:t>
      </w:r>
      <w:r w:rsidRPr="00553174">
        <w:rPr>
          <w:rFonts w:asciiTheme="minorHAnsi" w:hAnsiTheme="minorHAnsi"/>
          <w:sz w:val="20"/>
          <w:szCs w:val="20"/>
        </w:rPr>
        <w:t xml:space="preserve"> is a class which carries a State.</w:t>
      </w:r>
    </w:p>
    <w:p w:rsidR="003A0E38" w:rsidRPr="00553174" w:rsidRDefault="003A0E38" w:rsidP="003A0E38">
      <w:pPr>
        <w:pStyle w:val="NormalWeb"/>
        <w:rPr>
          <w:rFonts w:asciiTheme="minorHAnsi" w:hAnsiTheme="minorHAnsi"/>
          <w:sz w:val="20"/>
          <w:szCs w:val="20"/>
        </w:rPr>
      </w:pPr>
      <w:r w:rsidRPr="00553174">
        <w:rPr>
          <w:rFonts w:asciiTheme="minorHAnsi" w:hAnsiTheme="minorHAnsi"/>
          <w:i/>
          <w:iCs/>
          <w:sz w:val="20"/>
          <w:szCs w:val="20"/>
        </w:rPr>
        <w:t>StatePatternDemo</w:t>
      </w:r>
      <w:r w:rsidRPr="00553174">
        <w:rPr>
          <w:rFonts w:asciiTheme="minorHAnsi" w:hAnsiTheme="minorHAnsi"/>
          <w:sz w:val="20"/>
          <w:szCs w:val="20"/>
        </w:rPr>
        <w:t xml:space="preserve">, our demo class, will use </w:t>
      </w:r>
      <w:r w:rsidRPr="00553174">
        <w:rPr>
          <w:rFonts w:asciiTheme="minorHAnsi" w:hAnsiTheme="minorHAnsi"/>
          <w:i/>
          <w:iCs/>
          <w:sz w:val="20"/>
          <w:szCs w:val="20"/>
        </w:rPr>
        <w:t>Context</w:t>
      </w:r>
      <w:r w:rsidRPr="00553174">
        <w:rPr>
          <w:rFonts w:asciiTheme="minorHAnsi" w:hAnsiTheme="minorHAnsi"/>
          <w:sz w:val="20"/>
          <w:szCs w:val="20"/>
        </w:rPr>
        <w:t xml:space="preserve"> and state objects to demonstrate change in Context behavior based on type of state it is in.</w:t>
      </w:r>
    </w:p>
    <w:p w:rsidR="003A0E38" w:rsidRPr="00553174" w:rsidRDefault="003A0E38" w:rsidP="003A0E38">
      <w:pPr>
        <w:rPr>
          <w:sz w:val="20"/>
          <w:szCs w:val="20"/>
        </w:rPr>
      </w:pPr>
      <w:r w:rsidRPr="00553174">
        <w:rPr>
          <w:noProof/>
          <w:sz w:val="20"/>
          <w:szCs w:val="20"/>
        </w:rPr>
        <w:lastRenderedPageBreak/>
        <w:drawing>
          <wp:inline distT="0" distB="0" distL="0" distR="0">
            <wp:extent cx="5334000" cy="3686175"/>
            <wp:effectExtent l="0" t="0" r="0" b="9525"/>
            <wp:docPr id="37" name="Picture 37" descr="State Pattern 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State Pattern UML Diagram"/>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334000" cy="3686175"/>
                    </a:xfrm>
                    <a:prstGeom prst="rect">
                      <a:avLst/>
                    </a:prstGeom>
                    <a:noFill/>
                    <a:ln>
                      <a:noFill/>
                    </a:ln>
                  </pic:spPr>
                </pic:pic>
              </a:graphicData>
            </a:graphic>
          </wp:inline>
        </w:drawing>
      </w:r>
    </w:p>
    <w:p w:rsidR="003A0E38" w:rsidRPr="00553174" w:rsidRDefault="003A0E38" w:rsidP="003A0E38">
      <w:pPr>
        <w:pStyle w:val="Heading2"/>
        <w:rPr>
          <w:rFonts w:asciiTheme="minorHAnsi" w:hAnsiTheme="minorHAnsi"/>
          <w:sz w:val="20"/>
          <w:szCs w:val="20"/>
        </w:rPr>
      </w:pPr>
      <w:r w:rsidRPr="00553174">
        <w:rPr>
          <w:rFonts w:asciiTheme="minorHAnsi" w:hAnsiTheme="minorHAnsi"/>
          <w:sz w:val="20"/>
          <w:szCs w:val="20"/>
        </w:rPr>
        <w:t>Step 1</w:t>
      </w:r>
    </w:p>
    <w:p w:rsidR="003A0E38" w:rsidRPr="00553174" w:rsidRDefault="003A0E38" w:rsidP="003A0E38">
      <w:pPr>
        <w:pStyle w:val="NormalWeb"/>
        <w:rPr>
          <w:rFonts w:asciiTheme="minorHAnsi" w:hAnsiTheme="minorHAnsi"/>
          <w:sz w:val="20"/>
          <w:szCs w:val="20"/>
        </w:rPr>
      </w:pPr>
      <w:r w:rsidRPr="00553174">
        <w:rPr>
          <w:rFonts w:asciiTheme="minorHAnsi" w:hAnsiTheme="minorHAnsi"/>
          <w:sz w:val="20"/>
          <w:szCs w:val="20"/>
        </w:rPr>
        <w:t>Create an interface.</w:t>
      </w:r>
    </w:p>
    <w:p w:rsidR="003A0E38" w:rsidRPr="00553174" w:rsidRDefault="003A0E38" w:rsidP="003A0E38">
      <w:pPr>
        <w:pStyle w:val="NormalWeb"/>
        <w:rPr>
          <w:rFonts w:asciiTheme="minorHAnsi" w:hAnsiTheme="minorHAnsi"/>
          <w:sz w:val="20"/>
          <w:szCs w:val="20"/>
        </w:rPr>
      </w:pPr>
      <w:r w:rsidRPr="00553174">
        <w:rPr>
          <w:rFonts w:asciiTheme="minorHAnsi" w:hAnsiTheme="minorHAnsi"/>
          <w:i/>
          <w:iCs/>
          <w:sz w:val="20"/>
          <w:szCs w:val="20"/>
        </w:rPr>
        <w:t>State.java</w:t>
      </w:r>
    </w:p>
    <w:p w:rsidR="003A0E38" w:rsidRPr="00553174" w:rsidRDefault="003A0E38" w:rsidP="003A0E38">
      <w:pPr>
        <w:pStyle w:val="HTMLPreformatted"/>
        <w:rPr>
          <w:rStyle w:val="pln"/>
          <w:rFonts w:asciiTheme="minorHAnsi" w:eastAsiaTheme="majorEastAsia" w:hAnsiTheme="minorHAnsi"/>
        </w:rPr>
      </w:pP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interface</w:t>
      </w:r>
      <w:r w:rsidRPr="00553174">
        <w:rPr>
          <w:rStyle w:val="pln"/>
          <w:rFonts w:asciiTheme="minorHAnsi" w:eastAsiaTheme="majorEastAsia" w:hAnsiTheme="minorHAnsi"/>
        </w:rPr>
        <w:t xml:space="preserve"> </w:t>
      </w:r>
      <w:r w:rsidRPr="00553174">
        <w:rPr>
          <w:rStyle w:val="typ"/>
          <w:rFonts w:asciiTheme="minorHAnsi" w:hAnsiTheme="minorHAnsi"/>
        </w:rPr>
        <w:t>State</w:t>
      </w:r>
      <w:r w:rsidRPr="00553174">
        <w:rPr>
          <w:rStyle w:val="pln"/>
          <w:rFonts w:asciiTheme="minorHAnsi" w:eastAsiaTheme="majorEastAsia" w:hAnsiTheme="minorHAnsi"/>
        </w:rPr>
        <w:t xml:space="preserve"> </w:t>
      </w:r>
      <w:r w:rsidRPr="00553174">
        <w:rPr>
          <w:rStyle w:val="pun"/>
          <w:rFonts w:asciiTheme="minorHAnsi" w:hAnsiTheme="minorHAnsi"/>
        </w:rPr>
        <w:t>{</w:t>
      </w:r>
    </w:p>
    <w:p w:rsidR="003A0E38" w:rsidRPr="00553174" w:rsidRDefault="003A0E38" w:rsidP="003A0E38">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void</w:t>
      </w:r>
      <w:r w:rsidRPr="00553174">
        <w:rPr>
          <w:rStyle w:val="pln"/>
          <w:rFonts w:asciiTheme="minorHAnsi" w:eastAsiaTheme="majorEastAsia" w:hAnsiTheme="minorHAnsi"/>
        </w:rPr>
        <w:t xml:space="preserve"> doAction</w:t>
      </w:r>
      <w:r w:rsidRPr="00553174">
        <w:rPr>
          <w:rStyle w:val="pun"/>
          <w:rFonts w:asciiTheme="minorHAnsi" w:hAnsiTheme="minorHAnsi"/>
        </w:rPr>
        <w:t>(</w:t>
      </w:r>
      <w:r w:rsidRPr="00553174">
        <w:rPr>
          <w:rStyle w:val="typ"/>
          <w:rFonts w:asciiTheme="minorHAnsi" w:hAnsiTheme="minorHAnsi"/>
        </w:rPr>
        <w:t>Context</w:t>
      </w:r>
      <w:r w:rsidRPr="00553174">
        <w:rPr>
          <w:rStyle w:val="pln"/>
          <w:rFonts w:asciiTheme="minorHAnsi" w:eastAsiaTheme="majorEastAsia" w:hAnsiTheme="minorHAnsi"/>
        </w:rPr>
        <w:t xml:space="preserve"> context</w:t>
      </w:r>
      <w:r w:rsidRPr="00553174">
        <w:rPr>
          <w:rStyle w:val="pun"/>
          <w:rFonts w:asciiTheme="minorHAnsi" w:hAnsiTheme="minorHAnsi"/>
        </w:rPr>
        <w:t>);</w:t>
      </w:r>
    </w:p>
    <w:p w:rsidR="003A0E38" w:rsidRPr="00553174" w:rsidRDefault="003A0E38" w:rsidP="003A0E38">
      <w:pPr>
        <w:pStyle w:val="HTMLPreformatted"/>
        <w:rPr>
          <w:rFonts w:asciiTheme="minorHAnsi" w:hAnsiTheme="minorHAnsi"/>
        </w:rPr>
      </w:pPr>
      <w:r w:rsidRPr="00553174">
        <w:rPr>
          <w:rStyle w:val="pun"/>
          <w:rFonts w:asciiTheme="minorHAnsi" w:hAnsiTheme="minorHAnsi"/>
        </w:rPr>
        <w:t>}</w:t>
      </w:r>
    </w:p>
    <w:p w:rsidR="003A0E38" w:rsidRPr="00553174" w:rsidRDefault="003A0E38" w:rsidP="003A0E38">
      <w:pPr>
        <w:pStyle w:val="Heading2"/>
        <w:rPr>
          <w:rFonts w:asciiTheme="minorHAnsi" w:hAnsiTheme="minorHAnsi"/>
          <w:sz w:val="20"/>
          <w:szCs w:val="20"/>
        </w:rPr>
      </w:pPr>
      <w:r w:rsidRPr="00553174">
        <w:rPr>
          <w:rFonts w:asciiTheme="minorHAnsi" w:hAnsiTheme="minorHAnsi"/>
          <w:sz w:val="20"/>
          <w:szCs w:val="20"/>
        </w:rPr>
        <w:t>Step 2</w:t>
      </w:r>
    </w:p>
    <w:p w:rsidR="003A0E38" w:rsidRPr="00553174" w:rsidRDefault="003A0E38" w:rsidP="003A0E38">
      <w:pPr>
        <w:pStyle w:val="NormalWeb"/>
        <w:rPr>
          <w:rFonts w:asciiTheme="minorHAnsi" w:hAnsiTheme="minorHAnsi"/>
          <w:sz w:val="20"/>
          <w:szCs w:val="20"/>
        </w:rPr>
      </w:pPr>
      <w:r w:rsidRPr="00553174">
        <w:rPr>
          <w:rFonts w:asciiTheme="minorHAnsi" w:hAnsiTheme="minorHAnsi"/>
          <w:sz w:val="20"/>
          <w:szCs w:val="20"/>
        </w:rPr>
        <w:t>Create concrete classes implementing the same interface.</w:t>
      </w:r>
    </w:p>
    <w:p w:rsidR="003A0E38" w:rsidRPr="00553174" w:rsidRDefault="003A0E38" w:rsidP="003A0E38">
      <w:pPr>
        <w:pStyle w:val="NormalWeb"/>
        <w:rPr>
          <w:rFonts w:asciiTheme="minorHAnsi" w:hAnsiTheme="minorHAnsi"/>
          <w:sz w:val="20"/>
          <w:szCs w:val="20"/>
        </w:rPr>
      </w:pPr>
      <w:r w:rsidRPr="00553174">
        <w:rPr>
          <w:rFonts w:asciiTheme="minorHAnsi" w:hAnsiTheme="minorHAnsi"/>
          <w:i/>
          <w:iCs/>
          <w:sz w:val="20"/>
          <w:szCs w:val="20"/>
        </w:rPr>
        <w:t>StartState.java</w:t>
      </w:r>
    </w:p>
    <w:p w:rsidR="003A0E38" w:rsidRPr="00553174" w:rsidRDefault="003A0E38" w:rsidP="003A0E38">
      <w:pPr>
        <w:pStyle w:val="HTMLPreformatted"/>
        <w:rPr>
          <w:rStyle w:val="pln"/>
          <w:rFonts w:asciiTheme="minorHAnsi" w:eastAsiaTheme="majorEastAsia" w:hAnsiTheme="minorHAnsi"/>
        </w:rPr>
      </w:pP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class</w:t>
      </w:r>
      <w:r w:rsidRPr="00553174">
        <w:rPr>
          <w:rStyle w:val="pln"/>
          <w:rFonts w:asciiTheme="minorHAnsi" w:eastAsiaTheme="majorEastAsia" w:hAnsiTheme="minorHAnsi"/>
        </w:rPr>
        <w:t xml:space="preserve"> </w:t>
      </w:r>
      <w:r w:rsidRPr="00553174">
        <w:rPr>
          <w:rStyle w:val="typ"/>
          <w:rFonts w:asciiTheme="minorHAnsi" w:hAnsiTheme="minorHAnsi"/>
        </w:rPr>
        <w:t>StartState</w:t>
      </w:r>
      <w:r w:rsidRPr="00553174">
        <w:rPr>
          <w:rStyle w:val="pln"/>
          <w:rFonts w:asciiTheme="minorHAnsi" w:eastAsiaTheme="majorEastAsia" w:hAnsiTheme="minorHAnsi"/>
        </w:rPr>
        <w:t xml:space="preserve"> </w:t>
      </w:r>
      <w:r w:rsidRPr="00553174">
        <w:rPr>
          <w:rStyle w:val="kwd"/>
          <w:rFonts w:asciiTheme="minorHAnsi" w:hAnsiTheme="minorHAnsi"/>
        </w:rPr>
        <w:t>implements</w:t>
      </w:r>
      <w:r w:rsidRPr="00553174">
        <w:rPr>
          <w:rStyle w:val="pln"/>
          <w:rFonts w:asciiTheme="minorHAnsi" w:eastAsiaTheme="majorEastAsia" w:hAnsiTheme="minorHAnsi"/>
        </w:rPr>
        <w:t xml:space="preserve"> </w:t>
      </w:r>
      <w:r w:rsidRPr="00553174">
        <w:rPr>
          <w:rStyle w:val="typ"/>
          <w:rFonts w:asciiTheme="minorHAnsi" w:hAnsiTheme="minorHAnsi"/>
        </w:rPr>
        <w:t>State</w:t>
      </w:r>
      <w:r w:rsidRPr="00553174">
        <w:rPr>
          <w:rStyle w:val="pln"/>
          <w:rFonts w:asciiTheme="minorHAnsi" w:eastAsiaTheme="majorEastAsia" w:hAnsiTheme="minorHAnsi"/>
        </w:rPr>
        <w:t xml:space="preserve"> </w:t>
      </w:r>
      <w:r w:rsidRPr="00553174">
        <w:rPr>
          <w:rStyle w:val="pun"/>
          <w:rFonts w:asciiTheme="minorHAnsi" w:hAnsiTheme="minorHAnsi"/>
        </w:rPr>
        <w:t>{</w:t>
      </w:r>
    </w:p>
    <w:p w:rsidR="003A0E38" w:rsidRPr="00553174" w:rsidRDefault="003A0E38" w:rsidP="003A0E38">
      <w:pPr>
        <w:pStyle w:val="HTMLPreformatted"/>
        <w:rPr>
          <w:rStyle w:val="pln"/>
          <w:rFonts w:asciiTheme="minorHAnsi" w:eastAsiaTheme="majorEastAsia" w:hAnsiTheme="minorHAnsi"/>
        </w:rPr>
      </w:pPr>
    </w:p>
    <w:p w:rsidR="003A0E38" w:rsidRPr="00553174" w:rsidRDefault="003A0E38" w:rsidP="003A0E38">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void</w:t>
      </w:r>
      <w:r w:rsidRPr="00553174">
        <w:rPr>
          <w:rStyle w:val="pln"/>
          <w:rFonts w:asciiTheme="minorHAnsi" w:eastAsiaTheme="majorEastAsia" w:hAnsiTheme="minorHAnsi"/>
        </w:rPr>
        <w:t xml:space="preserve"> doAction</w:t>
      </w:r>
      <w:r w:rsidRPr="00553174">
        <w:rPr>
          <w:rStyle w:val="pun"/>
          <w:rFonts w:asciiTheme="minorHAnsi" w:hAnsiTheme="minorHAnsi"/>
        </w:rPr>
        <w:t>(</w:t>
      </w:r>
      <w:r w:rsidRPr="00553174">
        <w:rPr>
          <w:rStyle w:val="typ"/>
          <w:rFonts w:asciiTheme="minorHAnsi" w:hAnsiTheme="minorHAnsi"/>
        </w:rPr>
        <w:t>Context</w:t>
      </w:r>
      <w:r w:rsidRPr="00553174">
        <w:rPr>
          <w:rStyle w:val="pln"/>
          <w:rFonts w:asciiTheme="minorHAnsi" w:eastAsiaTheme="majorEastAsia" w:hAnsiTheme="minorHAnsi"/>
        </w:rPr>
        <w:t xml:space="preserve"> context</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pun"/>
          <w:rFonts w:asciiTheme="minorHAnsi" w:hAnsiTheme="minorHAnsi"/>
        </w:rPr>
        <w:t>{</w:t>
      </w:r>
    </w:p>
    <w:p w:rsidR="003A0E38" w:rsidRPr="00553174" w:rsidRDefault="003A0E38" w:rsidP="003A0E38">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typ"/>
          <w:rFonts w:asciiTheme="minorHAnsi" w:hAnsiTheme="minorHAnsi"/>
        </w:rPr>
        <w:t>System</w:t>
      </w:r>
      <w:r w:rsidRPr="00553174">
        <w:rPr>
          <w:rStyle w:val="pun"/>
          <w:rFonts w:asciiTheme="minorHAnsi" w:hAnsiTheme="minorHAnsi"/>
        </w:rPr>
        <w:t>.</w:t>
      </w:r>
      <w:r w:rsidRPr="00553174">
        <w:rPr>
          <w:rStyle w:val="kwd"/>
          <w:rFonts w:asciiTheme="minorHAnsi" w:hAnsiTheme="minorHAnsi"/>
        </w:rPr>
        <w:t>out</w:t>
      </w:r>
      <w:r w:rsidRPr="00553174">
        <w:rPr>
          <w:rStyle w:val="pun"/>
          <w:rFonts w:asciiTheme="minorHAnsi" w:hAnsiTheme="minorHAnsi"/>
        </w:rPr>
        <w:t>.</w:t>
      </w:r>
      <w:r w:rsidRPr="00553174">
        <w:rPr>
          <w:rStyle w:val="pln"/>
          <w:rFonts w:asciiTheme="minorHAnsi" w:eastAsiaTheme="majorEastAsia" w:hAnsiTheme="minorHAnsi"/>
        </w:rPr>
        <w:t>println</w:t>
      </w:r>
      <w:r w:rsidRPr="00553174">
        <w:rPr>
          <w:rStyle w:val="pun"/>
          <w:rFonts w:asciiTheme="minorHAnsi" w:hAnsiTheme="minorHAnsi"/>
        </w:rPr>
        <w:t>(</w:t>
      </w:r>
      <w:proofErr w:type="gramEnd"/>
      <w:r w:rsidRPr="00553174">
        <w:rPr>
          <w:rStyle w:val="str"/>
          <w:rFonts w:asciiTheme="minorHAnsi" w:hAnsiTheme="minorHAnsi"/>
        </w:rPr>
        <w:t>"Player is in start state"</w:t>
      </w:r>
      <w:r w:rsidRPr="00553174">
        <w:rPr>
          <w:rStyle w:val="pun"/>
          <w:rFonts w:asciiTheme="minorHAnsi" w:hAnsiTheme="minorHAnsi"/>
        </w:rPr>
        <w:t>);</w:t>
      </w:r>
    </w:p>
    <w:p w:rsidR="003A0E38" w:rsidRPr="00553174" w:rsidRDefault="003A0E38" w:rsidP="003A0E38">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pln"/>
          <w:rFonts w:asciiTheme="minorHAnsi" w:eastAsiaTheme="majorEastAsia" w:hAnsiTheme="minorHAnsi"/>
        </w:rPr>
        <w:t>context</w:t>
      </w:r>
      <w:r w:rsidRPr="00553174">
        <w:rPr>
          <w:rStyle w:val="pun"/>
          <w:rFonts w:asciiTheme="minorHAnsi" w:hAnsiTheme="minorHAnsi"/>
        </w:rPr>
        <w:t>.</w:t>
      </w:r>
      <w:r w:rsidRPr="00553174">
        <w:rPr>
          <w:rStyle w:val="pln"/>
          <w:rFonts w:asciiTheme="minorHAnsi" w:eastAsiaTheme="majorEastAsia" w:hAnsiTheme="minorHAnsi"/>
        </w:rPr>
        <w:t>setState</w:t>
      </w:r>
      <w:r w:rsidRPr="00553174">
        <w:rPr>
          <w:rStyle w:val="pun"/>
          <w:rFonts w:asciiTheme="minorHAnsi" w:hAnsiTheme="minorHAnsi"/>
        </w:rPr>
        <w:t>(</w:t>
      </w:r>
      <w:proofErr w:type="gramEnd"/>
      <w:r w:rsidRPr="00553174">
        <w:rPr>
          <w:rStyle w:val="kwd"/>
          <w:rFonts w:asciiTheme="minorHAnsi" w:hAnsiTheme="minorHAnsi"/>
        </w:rPr>
        <w:t>this</w:t>
      </w:r>
      <w:r w:rsidRPr="00553174">
        <w:rPr>
          <w:rStyle w:val="pun"/>
          <w:rFonts w:asciiTheme="minorHAnsi" w:hAnsiTheme="minorHAnsi"/>
        </w:rPr>
        <w:t>);</w:t>
      </w:r>
      <w:r w:rsidRPr="00553174">
        <w:rPr>
          <w:rStyle w:val="pln"/>
          <w:rFonts w:asciiTheme="minorHAnsi" w:eastAsiaTheme="majorEastAsia" w:hAnsiTheme="minorHAnsi"/>
        </w:rPr>
        <w:tab/>
      </w:r>
    </w:p>
    <w:p w:rsidR="003A0E38" w:rsidRPr="00553174" w:rsidRDefault="003A0E38" w:rsidP="003A0E38">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pun"/>
          <w:rFonts w:asciiTheme="minorHAnsi" w:hAnsiTheme="minorHAnsi"/>
        </w:rPr>
        <w:t>}</w:t>
      </w:r>
    </w:p>
    <w:p w:rsidR="003A0E38" w:rsidRPr="00553174" w:rsidRDefault="003A0E38" w:rsidP="003A0E38">
      <w:pPr>
        <w:pStyle w:val="HTMLPreformatted"/>
        <w:rPr>
          <w:rStyle w:val="pln"/>
          <w:rFonts w:asciiTheme="minorHAnsi" w:eastAsiaTheme="majorEastAsia" w:hAnsiTheme="minorHAnsi"/>
        </w:rPr>
      </w:pPr>
    </w:p>
    <w:p w:rsidR="003A0E38" w:rsidRPr="00553174" w:rsidRDefault="003A0E38" w:rsidP="003A0E38">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typ"/>
          <w:rFonts w:asciiTheme="minorHAnsi" w:hAnsiTheme="minorHAnsi"/>
        </w:rPr>
        <w:t>String</w:t>
      </w:r>
      <w:r w:rsidRPr="00553174">
        <w:rPr>
          <w:rStyle w:val="pln"/>
          <w:rFonts w:asciiTheme="minorHAnsi" w:eastAsiaTheme="majorEastAsia" w:hAnsiTheme="minorHAnsi"/>
        </w:rPr>
        <w:t xml:space="preserve"> toString</w:t>
      </w:r>
      <w:r w:rsidRPr="00553174">
        <w:rPr>
          <w:rStyle w:val="pun"/>
          <w:rFonts w:asciiTheme="minorHAnsi" w:hAnsiTheme="minorHAnsi"/>
        </w:rPr>
        <w:t>(){</w:t>
      </w:r>
    </w:p>
    <w:p w:rsidR="003A0E38" w:rsidRPr="00553174" w:rsidRDefault="003A0E38" w:rsidP="003A0E38">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return</w:t>
      </w:r>
      <w:proofErr w:type="gramEnd"/>
      <w:r w:rsidRPr="00553174">
        <w:rPr>
          <w:rStyle w:val="pln"/>
          <w:rFonts w:asciiTheme="minorHAnsi" w:eastAsiaTheme="majorEastAsia" w:hAnsiTheme="minorHAnsi"/>
        </w:rPr>
        <w:t xml:space="preserve"> </w:t>
      </w:r>
      <w:r w:rsidRPr="00553174">
        <w:rPr>
          <w:rStyle w:val="str"/>
          <w:rFonts w:asciiTheme="minorHAnsi" w:hAnsiTheme="minorHAnsi"/>
        </w:rPr>
        <w:t>"Start State"</w:t>
      </w:r>
      <w:r w:rsidRPr="00553174">
        <w:rPr>
          <w:rStyle w:val="pun"/>
          <w:rFonts w:asciiTheme="minorHAnsi" w:hAnsiTheme="minorHAnsi"/>
        </w:rPr>
        <w:t>;</w:t>
      </w:r>
    </w:p>
    <w:p w:rsidR="003A0E38" w:rsidRPr="00553174" w:rsidRDefault="003A0E38" w:rsidP="003A0E38">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pun"/>
          <w:rFonts w:asciiTheme="minorHAnsi" w:hAnsiTheme="minorHAnsi"/>
        </w:rPr>
        <w:t>}</w:t>
      </w:r>
    </w:p>
    <w:p w:rsidR="003A0E38" w:rsidRPr="00553174" w:rsidRDefault="003A0E38" w:rsidP="003A0E38">
      <w:pPr>
        <w:pStyle w:val="HTMLPreformatted"/>
        <w:rPr>
          <w:rFonts w:asciiTheme="minorHAnsi" w:hAnsiTheme="minorHAnsi"/>
        </w:rPr>
      </w:pPr>
      <w:r w:rsidRPr="00553174">
        <w:rPr>
          <w:rStyle w:val="pun"/>
          <w:rFonts w:asciiTheme="minorHAnsi" w:hAnsiTheme="minorHAnsi"/>
        </w:rPr>
        <w:t>}</w:t>
      </w:r>
    </w:p>
    <w:p w:rsidR="003A0E38" w:rsidRPr="00553174" w:rsidRDefault="003A0E38" w:rsidP="003A0E38">
      <w:pPr>
        <w:pStyle w:val="NormalWeb"/>
        <w:rPr>
          <w:rFonts w:asciiTheme="minorHAnsi" w:hAnsiTheme="minorHAnsi"/>
          <w:sz w:val="20"/>
          <w:szCs w:val="20"/>
        </w:rPr>
      </w:pPr>
      <w:r w:rsidRPr="00553174">
        <w:rPr>
          <w:rFonts w:asciiTheme="minorHAnsi" w:hAnsiTheme="minorHAnsi"/>
          <w:i/>
          <w:iCs/>
          <w:sz w:val="20"/>
          <w:szCs w:val="20"/>
        </w:rPr>
        <w:lastRenderedPageBreak/>
        <w:t>StopState.java</w:t>
      </w:r>
    </w:p>
    <w:p w:rsidR="003A0E38" w:rsidRPr="00553174" w:rsidRDefault="003A0E38" w:rsidP="003A0E38">
      <w:pPr>
        <w:pStyle w:val="HTMLPreformatted"/>
        <w:rPr>
          <w:rStyle w:val="pln"/>
          <w:rFonts w:asciiTheme="minorHAnsi" w:eastAsiaTheme="majorEastAsia" w:hAnsiTheme="minorHAnsi"/>
        </w:rPr>
      </w:pP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class</w:t>
      </w:r>
      <w:r w:rsidRPr="00553174">
        <w:rPr>
          <w:rStyle w:val="pln"/>
          <w:rFonts w:asciiTheme="minorHAnsi" w:eastAsiaTheme="majorEastAsia" w:hAnsiTheme="minorHAnsi"/>
        </w:rPr>
        <w:t xml:space="preserve"> </w:t>
      </w:r>
      <w:r w:rsidRPr="00553174">
        <w:rPr>
          <w:rStyle w:val="typ"/>
          <w:rFonts w:asciiTheme="minorHAnsi" w:hAnsiTheme="minorHAnsi"/>
        </w:rPr>
        <w:t>StopState</w:t>
      </w:r>
      <w:r w:rsidRPr="00553174">
        <w:rPr>
          <w:rStyle w:val="pln"/>
          <w:rFonts w:asciiTheme="minorHAnsi" w:eastAsiaTheme="majorEastAsia" w:hAnsiTheme="minorHAnsi"/>
        </w:rPr>
        <w:t xml:space="preserve"> </w:t>
      </w:r>
      <w:r w:rsidRPr="00553174">
        <w:rPr>
          <w:rStyle w:val="kwd"/>
          <w:rFonts w:asciiTheme="minorHAnsi" w:hAnsiTheme="minorHAnsi"/>
        </w:rPr>
        <w:t>implements</w:t>
      </w:r>
      <w:r w:rsidRPr="00553174">
        <w:rPr>
          <w:rStyle w:val="pln"/>
          <w:rFonts w:asciiTheme="minorHAnsi" w:eastAsiaTheme="majorEastAsia" w:hAnsiTheme="minorHAnsi"/>
        </w:rPr>
        <w:t xml:space="preserve"> </w:t>
      </w:r>
      <w:r w:rsidRPr="00553174">
        <w:rPr>
          <w:rStyle w:val="typ"/>
          <w:rFonts w:asciiTheme="minorHAnsi" w:hAnsiTheme="minorHAnsi"/>
        </w:rPr>
        <w:t>State</w:t>
      </w:r>
      <w:r w:rsidRPr="00553174">
        <w:rPr>
          <w:rStyle w:val="pln"/>
          <w:rFonts w:asciiTheme="minorHAnsi" w:eastAsiaTheme="majorEastAsia" w:hAnsiTheme="minorHAnsi"/>
        </w:rPr>
        <w:t xml:space="preserve"> </w:t>
      </w:r>
      <w:r w:rsidRPr="00553174">
        <w:rPr>
          <w:rStyle w:val="pun"/>
          <w:rFonts w:asciiTheme="minorHAnsi" w:hAnsiTheme="minorHAnsi"/>
        </w:rPr>
        <w:t>{</w:t>
      </w:r>
    </w:p>
    <w:p w:rsidR="003A0E38" w:rsidRPr="00553174" w:rsidRDefault="003A0E38" w:rsidP="003A0E38">
      <w:pPr>
        <w:pStyle w:val="HTMLPreformatted"/>
        <w:rPr>
          <w:rStyle w:val="pln"/>
          <w:rFonts w:asciiTheme="minorHAnsi" w:eastAsiaTheme="majorEastAsia" w:hAnsiTheme="minorHAnsi"/>
        </w:rPr>
      </w:pPr>
    </w:p>
    <w:p w:rsidR="003A0E38" w:rsidRPr="00553174" w:rsidRDefault="003A0E38" w:rsidP="003A0E38">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void</w:t>
      </w:r>
      <w:r w:rsidRPr="00553174">
        <w:rPr>
          <w:rStyle w:val="pln"/>
          <w:rFonts w:asciiTheme="minorHAnsi" w:eastAsiaTheme="majorEastAsia" w:hAnsiTheme="minorHAnsi"/>
        </w:rPr>
        <w:t xml:space="preserve"> doAction</w:t>
      </w:r>
      <w:r w:rsidRPr="00553174">
        <w:rPr>
          <w:rStyle w:val="pun"/>
          <w:rFonts w:asciiTheme="minorHAnsi" w:hAnsiTheme="minorHAnsi"/>
        </w:rPr>
        <w:t>(</w:t>
      </w:r>
      <w:r w:rsidRPr="00553174">
        <w:rPr>
          <w:rStyle w:val="typ"/>
          <w:rFonts w:asciiTheme="minorHAnsi" w:hAnsiTheme="minorHAnsi"/>
        </w:rPr>
        <w:t>Context</w:t>
      </w:r>
      <w:r w:rsidRPr="00553174">
        <w:rPr>
          <w:rStyle w:val="pln"/>
          <w:rFonts w:asciiTheme="minorHAnsi" w:eastAsiaTheme="majorEastAsia" w:hAnsiTheme="minorHAnsi"/>
        </w:rPr>
        <w:t xml:space="preserve"> context</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pun"/>
          <w:rFonts w:asciiTheme="minorHAnsi" w:hAnsiTheme="minorHAnsi"/>
        </w:rPr>
        <w:t>{</w:t>
      </w:r>
    </w:p>
    <w:p w:rsidR="003A0E38" w:rsidRPr="00553174" w:rsidRDefault="003A0E38" w:rsidP="003A0E38">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typ"/>
          <w:rFonts w:asciiTheme="minorHAnsi" w:hAnsiTheme="minorHAnsi"/>
        </w:rPr>
        <w:t>System</w:t>
      </w:r>
      <w:r w:rsidRPr="00553174">
        <w:rPr>
          <w:rStyle w:val="pun"/>
          <w:rFonts w:asciiTheme="minorHAnsi" w:hAnsiTheme="minorHAnsi"/>
        </w:rPr>
        <w:t>.</w:t>
      </w:r>
      <w:r w:rsidRPr="00553174">
        <w:rPr>
          <w:rStyle w:val="kwd"/>
          <w:rFonts w:asciiTheme="minorHAnsi" w:hAnsiTheme="minorHAnsi"/>
        </w:rPr>
        <w:t>out</w:t>
      </w:r>
      <w:r w:rsidRPr="00553174">
        <w:rPr>
          <w:rStyle w:val="pun"/>
          <w:rFonts w:asciiTheme="minorHAnsi" w:hAnsiTheme="minorHAnsi"/>
        </w:rPr>
        <w:t>.</w:t>
      </w:r>
      <w:r w:rsidRPr="00553174">
        <w:rPr>
          <w:rStyle w:val="pln"/>
          <w:rFonts w:asciiTheme="minorHAnsi" w:eastAsiaTheme="majorEastAsia" w:hAnsiTheme="minorHAnsi"/>
        </w:rPr>
        <w:t>println</w:t>
      </w:r>
      <w:r w:rsidRPr="00553174">
        <w:rPr>
          <w:rStyle w:val="pun"/>
          <w:rFonts w:asciiTheme="minorHAnsi" w:hAnsiTheme="minorHAnsi"/>
        </w:rPr>
        <w:t>(</w:t>
      </w:r>
      <w:proofErr w:type="gramEnd"/>
      <w:r w:rsidRPr="00553174">
        <w:rPr>
          <w:rStyle w:val="str"/>
          <w:rFonts w:asciiTheme="minorHAnsi" w:hAnsiTheme="minorHAnsi"/>
        </w:rPr>
        <w:t>"Player is in stop state"</w:t>
      </w:r>
      <w:r w:rsidRPr="00553174">
        <w:rPr>
          <w:rStyle w:val="pun"/>
          <w:rFonts w:asciiTheme="minorHAnsi" w:hAnsiTheme="minorHAnsi"/>
        </w:rPr>
        <w:t>);</w:t>
      </w:r>
    </w:p>
    <w:p w:rsidR="003A0E38" w:rsidRPr="00553174" w:rsidRDefault="003A0E38" w:rsidP="003A0E38">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pln"/>
          <w:rFonts w:asciiTheme="minorHAnsi" w:eastAsiaTheme="majorEastAsia" w:hAnsiTheme="minorHAnsi"/>
        </w:rPr>
        <w:t>context</w:t>
      </w:r>
      <w:r w:rsidRPr="00553174">
        <w:rPr>
          <w:rStyle w:val="pun"/>
          <w:rFonts w:asciiTheme="minorHAnsi" w:hAnsiTheme="minorHAnsi"/>
        </w:rPr>
        <w:t>.</w:t>
      </w:r>
      <w:r w:rsidRPr="00553174">
        <w:rPr>
          <w:rStyle w:val="pln"/>
          <w:rFonts w:asciiTheme="minorHAnsi" w:eastAsiaTheme="majorEastAsia" w:hAnsiTheme="minorHAnsi"/>
        </w:rPr>
        <w:t>setState</w:t>
      </w:r>
      <w:r w:rsidRPr="00553174">
        <w:rPr>
          <w:rStyle w:val="pun"/>
          <w:rFonts w:asciiTheme="minorHAnsi" w:hAnsiTheme="minorHAnsi"/>
        </w:rPr>
        <w:t>(</w:t>
      </w:r>
      <w:proofErr w:type="gramEnd"/>
      <w:r w:rsidRPr="00553174">
        <w:rPr>
          <w:rStyle w:val="kwd"/>
          <w:rFonts w:asciiTheme="minorHAnsi" w:hAnsiTheme="minorHAnsi"/>
        </w:rPr>
        <w:t>this</w:t>
      </w:r>
      <w:r w:rsidRPr="00553174">
        <w:rPr>
          <w:rStyle w:val="pun"/>
          <w:rFonts w:asciiTheme="minorHAnsi" w:hAnsiTheme="minorHAnsi"/>
        </w:rPr>
        <w:t>);</w:t>
      </w:r>
      <w:r w:rsidRPr="00553174">
        <w:rPr>
          <w:rStyle w:val="pln"/>
          <w:rFonts w:asciiTheme="minorHAnsi" w:eastAsiaTheme="majorEastAsia" w:hAnsiTheme="minorHAnsi"/>
        </w:rPr>
        <w:tab/>
      </w:r>
    </w:p>
    <w:p w:rsidR="003A0E38" w:rsidRPr="00553174" w:rsidRDefault="003A0E38" w:rsidP="003A0E38">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pun"/>
          <w:rFonts w:asciiTheme="minorHAnsi" w:hAnsiTheme="minorHAnsi"/>
        </w:rPr>
        <w:t>}</w:t>
      </w:r>
    </w:p>
    <w:p w:rsidR="003A0E38" w:rsidRPr="00553174" w:rsidRDefault="003A0E38" w:rsidP="003A0E38">
      <w:pPr>
        <w:pStyle w:val="HTMLPreformatted"/>
        <w:rPr>
          <w:rStyle w:val="pln"/>
          <w:rFonts w:asciiTheme="minorHAnsi" w:eastAsiaTheme="majorEastAsia" w:hAnsiTheme="minorHAnsi"/>
        </w:rPr>
      </w:pPr>
    </w:p>
    <w:p w:rsidR="003A0E38" w:rsidRPr="00553174" w:rsidRDefault="003A0E38" w:rsidP="003A0E38">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typ"/>
          <w:rFonts w:asciiTheme="minorHAnsi" w:hAnsiTheme="minorHAnsi"/>
        </w:rPr>
        <w:t>String</w:t>
      </w:r>
      <w:r w:rsidRPr="00553174">
        <w:rPr>
          <w:rStyle w:val="pln"/>
          <w:rFonts w:asciiTheme="minorHAnsi" w:eastAsiaTheme="majorEastAsia" w:hAnsiTheme="minorHAnsi"/>
        </w:rPr>
        <w:t xml:space="preserve"> toString</w:t>
      </w:r>
      <w:r w:rsidRPr="00553174">
        <w:rPr>
          <w:rStyle w:val="pun"/>
          <w:rFonts w:asciiTheme="minorHAnsi" w:hAnsiTheme="minorHAnsi"/>
        </w:rPr>
        <w:t>(){</w:t>
      </w:r>
    </w:p>
    <w:p w:rsidR="003A0E38" w:rsidRPr="00553174" w:rsidRDefault="003A0E38" w:rsidP="003A0E38">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return</w:t>
      </w:r>
      <w:proofErr w:type="gramEnd"/>
      <w:r w:rsidRPr="00553174">
        <w:rPr>
          <w:rStyle w:val="pln"/>
          <w:rFonts w:asciiTheme="minorHAnsi" w:eastAsiaTheme="majorEastAsia" w:hAnsiTheme="minorHAnsi"/>
        </w:rPr>
        <w:t xml:space="preserve"> </w:t>
      </w:r>
      <w:r w:rsidRPr="00553174">
        <w:rPr>
          <w:rStyle w:val="str"/>
          <w:rFonts w:asciiTheme="minorHAnsi" w:hAnsiTheme="minorHAnsi"/>
        </w:rPr>
        <w:t>"Stop State"</w:t>
      </w:r>
      <w:r w:rsidRPr="00553174">
        <w:rPr>
          <w:rStyle w:val="pun"/>
          <w:rFonts w:asciiTheme="minorHAnsi" w:hAnsiTheme="minorHAnsi"/>
        </w:rPr>
        <w:t>;</w:t>
      </w:r>
    </w:p>
    <w:p w:rsidR="003A0E38" w:rsidRPr="00553174" w:rsidRDefault="003A0E38" w:rsidP="003A0E38">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pun"/>
          <w:rFonts w:asciiTheme="minorHAnsi" w:hAnsiTheme="minorHAnsi"/>
        </w:rPr>
        <w:t>}</w:t>
      </w:r>
    </w:p>
    <w:p w:rsidR="003A0E38" w:rsidRPr="00553174" w:rsidRDefault="003A0E38" w:rsidP="003A0E38">
      <w:pPr>
        <w:pStyle w:val="HTMLPreformatted"/>
        <w:rPr>
          <w:rFonts w:asciiTheme="minorHAnsi" w:hAnsiTheme="minorHAnsi"/>
        </w:rPr>
      </w:pPr>
      <w:r w:rsidRPr="00553174">
        <w:rPr>
          <w:rStyle w:val="pun"/>
          <w:rFonts w:asciiTheme="minorHAnsi" w:hAnsiTheme="minorHAnsi"/>
        </w:rPr>
        <w:t>}</w:t>
      </w:r>
    </w:p>
    <w:p w:rsidR="003A0E38" w:rsidRPr="00553174" w:rsidRDefault="003A0E38" w:rsidP="003A0E38">
      <w:pPr>
        <w:pStyle w:val="Heading2"/>
        <w:rPr>
          <w:rFonts w:asciiTheme="minorHAnsi" w:hAnsiTheme="minorHAnsi"/>
          <w:sz w:val="20"/>
          <w:szCs w:val="20"/>
        </w:rPr>
      </w:pPr>
      <w:r w:rsidRPr="00553174">
        <w:rPr>
          <w:rFonts w:asciiTheme="minorHAnsi" w:hAnsiTheme="minorHAnsi"/>
          <w:sz w:val="20"/>
          <w:szCs w:val="20"/>
        </w:rPr>
        <w:t>Step 3</w:t>
      </w:r>
    </w:p>
    <w:p w:rsidR="003A0E38" w:rsidRPr="00553174" w:rsidRDefault="003A0E38" w:rsidP="003A0E38">
      <w:pPr>
        <w:pStyle w:val="NormalWeb"/>
        <w:rPr>
          <w:rFonts w:asciiTheme="minorHAnsi" w:hAnsiTheme="minorHAnsi"/>
          <w:sz w:val="20"/>
          <w:szCs w:val="20"/>
        </w:rPr>
      </w:pPr>
      <w:r w:rsidRPr="00553174">
        <w:rPr>
          <w:rFonts w:asciiTheme="minorHAnsi" w:hAnsiTheme="minorHAnsi"/>
          <w:sz w:val="20"/>
          <w:szCs w:val="20"/>
        </w:rPr>
        <w:t xml:space="preserve">Create </w:t>
      </w:r>
      <w:r w:rsidRPr="00553174">
        <w:rPr>
          <w:rFonts w:asciiTheme="minorHAnsi" w:hAnsiTheme="minorHAnsi"/>
          <w:i/>
          <w:iCs/>
          <w:sz w:val="20"/>
          <w:szCs w:val="20"/>
        </w:rPr>
        <w:t>Context</w:t>
      </w:r>
      <w:r w:rsidRPr="00553174">
        <w:rPr>
          <w:rFonts w:asciiTheme="minorHAnsi" w:hAnsiTheme="minorHAnsi"/>
          <w:sz w:val="20"/>
          <w:szCs w:val="20"/>
        </w:rPr>
        <w:t xml:space="preserve"> Class.</w:t>
      </w:r>
    </w:p>
    <w:p w:rsidR="003A0E38" w:rsidRPr="00553174" w:rsidRDefault="003A0E38" w:rsidP="003A0E38">
      <w:pPr>
        <w:pStyle w:val="NormalWeb"/>
        <w:rPr>
          <w:rFonts w:asciiTheme="minorHAnsi" w:hAnsiTheme="minorHAnsi"/>
          <w:sz w:val="20"/>
          <w:szCs w:val="20"/>
        </w:rPr>
      </w:pPr>
      <w:r w:rsidRPr="00553174">
        <w:rPr>
          <w:rFonts w:asciiTheme="minorHAnsi" w:hAnsiTheme="minorHAnsi"/>
          <w:i/>
          <w:iCs/>
          <w:sz w:val="20"/>
          <w:szCs w:val="20"/>
        </w:rPr>
        <w:t>Context.java</w:t>
      </w:r>
    </w:p>
    <w:p w:rsidR="003A0E38" w:rsidRPr="00553174" w:rsidRDefault="003A0E38" w:rsidP="003A0E38">
      <w:pPr>
        <w:pStyle w:val="HTMLPreformatted"/>
        <w:rPr>
          <w:rStyle w:val="pln"/>
          <w:rFonts w:asciiTheme="minorHAnsi" w:eastAsiaTheme="majorEastAsia" w:hAnsiTheme="minorHAnsi"/>
        </w:rPr>
      </w:pP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class</w:t>
      </w:r>
      <w:r w:rsidRPr="00553174">
        <w:rPr>
          <w:rStyle w:val="pln"/>
          <w:rFonts w:asciiTheme="minorHAnsi" w:eastAsiaTheme="majorEastAsia" w:hAnsiTheme="minorHAnsi"/>
        </w:rPr>
        <w:t xml:space="preserve"> </w:t>
      </w:r>
      <w:r w:rsidRPr="00553174">
        <w:rPr>
          <w:rStyle w:val="typ"/>
          <w:rFonts w:asciiTheme="minorHAnsi" w:hAnsiTheme="minorHAnsi"/>
        </w:rPr>
        <w:t>Context</w:t>
      </w:r>
      <w:r w:rsidRPr="00553174">
        <w:rPr>
          <w:rStyle w:val="pln"/>
          <w:rFonts w:asciiTheme="minorHAnsi" w:eastAsiaTheme="majorEastAsia" w:hAnsiTheme="minorHAnsi"/>
        </w:rPr>
        <w:t xml:space="preserve"> </w:t>
      </w:r>
      <w:r w:rsidRPr="00553174">
        <w:rPr>
          <w:rStyle w:val="pun"/>
          <w:rFonts w:asciiTheme="minorHAnsi" w:hAnsiTheme="minorHAnsi"/>
        </w:rPr>
        <w:t>{</w:t>
      </w:r>
    </w:p>
    <w:p w:rsidR="003A0E38" w:rsidRPr="00553174" w:rsidRDefault="003A0E38" w:rsidP="003A0E38">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private</w:t>
      </w:r>
      <w:proofErr w:type="gramEnd"/>
      <w:r w:rsidRPr="00553174">
        <w:rPr>
          <w:rStyle w:val="pln"/>
          <w:rFonts w:asciiTheme="minorHAnsi" w:eastAsiaTheme="majorEastAsia" w:hAnsiTheme="minorHAnsi"/>
        </w:rPr>
        <w:t xml:space="preserve"> </w:t>
      </w:r>
      <w:r w:rsidRPr="00553174">
        <w:rPr>
          <w:rStyle w:val="typ"/>
          <w:rFonts w:asciiTheme="minorHAnsi" w:hAnsiTheme="minorHAnsi"/>
        </w:rPr>
        <w:t>State</w:t>
      </w:r>
      <w:r w:rsidRPr="00553174">
        <w:rPr>
          <w:rStyle w:val="pln"/>
          <w:rFonts w:asciiTheme="minorHAnsi" w:eastAsiaTheme="majorEastAsia" w:hAnsiTheme="minorHAnsi"/>
        </w:rPr>
        <w:t xml:space="preserve"> state</w:t>
      </w:r>
      <w:r w:rsidRPr="00553174">
        <w:rPr>
          <w:rStyle w:val="pun"/>
          <w:rFonts w:asciiTheme="minorHAnsi" w:hAnsiTheme="minorHAnsi"/>
        </w:rPr>
        <w:t>;</w:t>
      </w:r>
    </w:p>
    <w:p w:rsidR="003A0E38" w:rsidRPr="00553174" w:rsidRDefault="003A0E38" w:rsidP="003A0E38">
      <w:pPr>
        <w:pStyle w:val="HTMLPreformatted"/>
        <w:rPr>
          <w:rStyle w:val="pln"/>
          <w:rFonts w:asciiTheme="minorHAnsi" w:eastAsiaTheme="majorEastAsia" w:hAnsiTheme="minorHAnsi"/>
        </w:rPr>
      </w:pPr>
    </w:p>
    <w:p w:rsidR="003A0E38" w:rsidRPr="00553174" w:rsidRDefault="003A0E38" w:rsidP="003A0E38">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typ"/>
          <w:rFonts w:asciiTheme="minorHAnsi" w:hAnsiTheme="minorHAnsi"/>
        </w:rPr>
        <w:t>Context</w:t>
      </w:r>
      <w:r w:rsidRPr="00553174">
        <w:rPr>
          <w:rStyle w:val="pun"/>
          <w:rFonts w:asciiTheme="minorHAnsi" w:hAnsiTheme="minorHAnsi"/>
        </w:rPr>
        <w:t>(){</w:t>
      </w:r>
    </w:p>
    <w:p w:rsidR="003A0E38" w:rsidRPr="00553174" w:rsidRDefault="003A0E38" w:rsidP="003A0E38">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pln"/>
          <w:rFonts w:asciiTheme="minorHAnsi" w:eastAsiaTheme="majorEastAsia" w:hAnsiTheme="minorHAnsi"/>
        </w:rPr>
        <w:t>state</w:t>
      </w:r>
      <w:proofErr w:type="gramEnd"/>
      <w:r w:rsidRPr="00553174">
        <w:rPr>
          <w:rStyle w:val="pln"/>
          <w:rFonts w:asciiTheme="minorHAnsi" w:eastAsiaTheme="majorEastAsia" w:hAnsiTheme="minorHAnsi"/>
        </w:rPr>
        <w:t xml:space="preserve"> </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kwd"/>
          <w:rFonts w:asciiTheme="minorHAnsi" w:hAnsiTheme="minorHAnsi"/>
        </w:rPr>
        <w:t>null</w:t>
      </w:r>
      <w:r w:rsidRPr="00553174">
        <w:rPr>
          <w:rStyle w:val="pun"/>
          <w:rFonts w:asciiTheme="minorHAnsi" w:hAnsiTheme="minorHAnsi"/>
        </w:rPr>
        <w:t>;</w:t>
      </w:r>
    </w:p>
    <w:p w:rsidR="003A0E38" w:rsidRPr="00553174" w:rsidRDefault="003A0E38" w:rsidP="003A0E38">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pun"/>
          <w:rFonts w:asciiTheme="minorHAnsi" w:hAnsiTheme="minorHAnsi"/>
        </w:rPr>
        <w:t>}</w:t>
      </w:r>
    </w:p>
    <w:p w:rsidR="003A0E38" w:rsidRPr="00553174" w:rsidRDefault="003A0E38" w:rsidP="003A0E38">
      <w:pPr>
        <w:pStyle w:val="HTMLPreformatted"/>
        <w:rPr>
          <w:rStyle w:val="pln"/>
          <w:rFonts w:asciiTheme="minorHAnsi" w:eastAsiaTheme="majorEastAsia" w:hAnsiTheme="minorHAnsi"/>
        </w:rPr>
      </w:pPr>
    </w:p>
    <w:p w:rsidR="003A0E38" w:rsidRPr="00553174" w:rsidRDefault="003A0E38" w:rsidP="003A0E38">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void</w:t>
      </w:r>
      <w:r w:rsidRPr="00553174">
        <w:rPr>
          <w:rStyle w:val="pln"/>
          <w:rFonts w:asciiTheme="minorHAnsi" w:eastAsiaTheme="majorEastAsia" w:hAnsiTheme="minorHAnsi"/>
        </w:rPr>
        <w:t xml:space="preserve"> setState</w:t>
      </w:r>
      <w:r w:rsidRPr="00553174">
        <w:rPr>
          <w:rStyle w:val="pun"/>
          <w:rFonts w:asciiTheme="minorHAnsi" w:hAnsiTheme="minorHAnsi"/>
        </w:rPr>
        <w:t>(</w:t>
      </w:r>
      <w:r w:rsidRPr="00553174">
        <w:rPr>
          <w:rStyle w:val="typ"/>
          <w:rFonts w:asciiTheme="minorHAnsi" w:hAnsiTheme="minorHAnsi"/>
        </w:rPr>
        <w:t>State</w:t>
      </w:r>
      <w:r w:rsidRPr="00553174">
        <w:rPr>
          <w:rStyle w:val="pln"/>
          <w:rFonts w:asciiTheme="minorHAnsi" w:eastAsiaTheme="majorEastAsia" w:hAnsiTheme="minorHAnsi"/>
        </w:rPr>
        <w:t xml:space="preserve"> state</w:t>
      </w:r>
      <w:r w:rsidRPr="00553174">
        <w:rPr>
          <w:rStyle w:val="pun"/>
          <w:rFonts w:asciiTheme="minorHAnsi" w:hAnsiTheme="minorHAnsi"/>
        </w:rPr>
        <w:t>){</w:t>
      </w:r>
    </w:p>
    <w:p w:rsidR="003A0E38" w:rsidRPr="00553174" w:rsidRDefault="003A0E38" w:rsidP="003A0E38">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kwd"/>
          <w:rFonts w:asciiTheme="minorHAnsi" w:hAnsiTheme="minorHAnsi"/>
        </w:rPr>
        <w:t>this</w:t>
      </w:r>
      <w:r w:rsidRPr="00553174">
        <w:rPr>
          <w:rStyle w:val="pun"/>
          <w:rFonts w:asciiTheme="minorHAnsi" w:hAnsiTheme="minorHAnsi"/>
        </w:rPr>
        <w:t>.</w:t>
      </w:r>
      <w:r w:rsidRPr="00553174">
        <w:rPr>
          <w:rStyle w:val="pln"/>
          <w:rFonts w:asciiTheme="minorHAnsi" w:eastAsiaTheme="majorEastAsia" w:hAnsiTheme="minorHAnsi"/>
        </w:rPr>
        <w:t xml:space="preserve">state </w:t>
      </w:r>
      <w:r w:rsidRPr="00553174">
        <w:rPr>
          <w:rStyle w:val="pun"/>
          <w:rFonts w:asciiTheme="minorHAnsi" w:hAnsiTheme="minorHAnsi"/>
        </w:rPr>
        <w:t>=</w:t>
      </w:r>
      <w:r w:rsidRPr="00553174">
        <w:rPr>
          <w:rStyle w:val="pln"/>
          <w:rFonts w:asciiTheme="minorHAnsi" w:eastAsiaTheme="majorEastAsia" w:hAnsiTheme="minorHAnsi"/>
        </w:rPr>
        <w:t xml:space="preserve"> state</w:t>
      </w:r>
      <w:r w:rsidRPr="00553174">
        <w:rPr>
          <w:rStyle w:val="pun"/>
          <w:rFonts w:asciiTheme="minorHAnsi" w:hAnsiTheme="minorHAnsi"/>
        </w:rPr>
        <w:t>;</w:t>
      </w:r>
      <w:r w:rsidRPr="00553174">
        <w:rPr>
          <w:rStyle w:val="pln"/>
          <w:rFonts w:asciiTheme="minorHAnsi" w:eastAsiaTheme="majorEastAsia" w:hAnsiTheme="minorHAnsi"/>
        </w:rPr>
        <w:tab/>
      </w:r>
      <w:r w:rsidRPr="00553174">
        <w:rPr>
          <w:rStyle w:val="pln"/>
          <w:rFonts w:asciiTheme="minorHAnsi" w:eastAsiaTheme="majorEastAsia" w:hAnsiTheme="minorHAnsi"/>
        </w:rPr>
        <w:tab/>
      </w:r>
    </w:p>
    <w:p w:rsidR="003A0E38" w:rsidRPr="00553174" w:rsidRDefault="003A0E38" w:rsidP="003A0E38">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pun"/>
          <w:rFonts w:asciiTheme="minorHAnsi" w:hAnsiTheme="minorHAnsi"/>
        </w:rPr>
        <w:t>}</w:t>
      </w:r>
    </w:p>
    <w:p w:rsidR="003A0E38" w:rsidRPr="00553174" w:rsidRDefault="003A0E38" w:rsidP="003A0E38">
      <w:pPr>
        <w:pStyle w:val="HTMLPreformatted"/>
        <w:rPr>
          <w:rStyle w:val="pln"/>
          <w:rFonts w:asciiTheme="minorHAnsi" w:eastAsiaTheme="majorEastAsia" w:hAnsiTheme="minorHAnsi"/>
        </w:rPr>
      </w:pPr>
    </w:p>
    <w:p w:rsidR="003A0E38" w:rsidRPr="00553174" w:rsidRDefault="003A0E38" w:rsidP="003A0E38">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typ"/>
          <w:rFonts w:asciiTheme="minorHAnsi" w:hAnsiTheme="minorHAnsi"/>
        </w:rPr>
        <w:t>State</w:t>
      </w:r>
      <w:r w:rsidRPr="00553174">
        <w:rPr>
          <w:rStyle w:val="pln"/>
          <w:rFonts w:asciiTheme="minorHAnsi" w:eastAsiaTheme="majorEastAsia" w:hAnsiTheme="minorHAnsi"/>
        </w:rPr>
        <w:t xml:space="preserve"> getState</w:t>
      </w:r>
      <w:r w:rsidRPr="00553174">
        <w:rPr>
          <w:rStyle w:val="pun"/>
          <w:rFonts w:asciiTheme="minorHAnsi" w:hAnsiTheme="minorHAnsi"/>
        </w:rPr>
        <w:t>(){</w:t>
      </w:r>
    </w:p>
    <w:p w:rsidR="003A0E38" w:rsidRPr="00553174" w:rsidRDefault="003A0E38" w:rsidP="003A0E38">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return</w:t>
      </w:r>
      <w:proofErr w:type="gramEnd"/>
      <w:r w:rsidRPr="00553174">
        <w:rPr>
          <w:rStyle w:val="pln"/>
          <w:rFonts w:asciiTheme="minorHAnsi" w:eastAsiaTheme="majorEastAsia" w:hAnsiTheme="minorHAnsi"/>
        </w:rPr>
        <w:t xml:space="preserve"> state</w:t>
      </w:r>
      <w:r w:rsidRPr="00553174">
        <w:rPr>
          <w:rStyle w:val="pun"/>
          <w:rFonts w:asciiTheme="minorHAnsi" w:hAnsiTheme="minorHAnsi"/>
        </w:rPr>
        <w:t>;</w:t>
      </w:r>
    </w:p>
    <w:p w:rsidR="003A0E38" w:rsidRPr="00553174" w:rsidRDefault="003A0E38" w:rsidP="003A0E38">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pun"/>
          <w:rFonts w:asciiTheme="minorHAnsi" w:hAnsiTheme="minorHAnsi"/>
        </w:rPr>
        <w:t>}</w:t>
      </w:r>
    </w:p>
    <w:p w:rsidR="003A0E38" w:rsidRPr="00553174" w:rsidRDefault="003A0E38" w:rsidP="003A0E38">
      <w:pPr>
        <w:pStyle w:val="HTMLPreformatted"/>
        <w:rPr>
          <w:rFonts w:asciiTheme="minorHAnsi" w:hAnsiTheme="minorHAnsi"/>
        </w:rPr>
      </w:pPr>
      <w:r w:rsidRPr="00553174">
        <w:rPr>
          <w:rStyle w:val="pun"/>
          <w:rFonts w:asciiTheme="minorHAnsi" w:hAnsiTheme="minorHAnsi"/>
        </w:rPr>
        <w:t>}</w:t>
      </w:r>
    </w:p>
    <w:p w:rsidR="003A0E38" w:rsidRPr="00553174" w:rsidRDefault="003A0E38" w:rsidP="003A0E38">
      <w:pPr>
        <w:pStyle w:val="Heading2"/>
        <w:rPr>
          <w:rFonts w:asciiTheme="minorHAnsi" w:hAnsiTheme="minorHAnsi"/>
          <w:sz w:val="20"/>
          <w:szCs w:val="20"/>
        </w:rPr>
      </w:pPr>
      <w:r w:rsidRPr="00553174">
        <w:rPr>
          <w:rFonts w:asciiTheme="minorHAnsi" w:hAnsiTheme="minorHAnsi"/>
          <w:sz w:val="20"/>
          <w:szCs w:val="20"/>
        </w:rPr>
        <w:t>Step 4</w:t>
      </w:r>
    </w:p>
    <w:p w:rsidR="003A0E38" w:rsidRPr="00553174" w:rsidRDefault="003A0E38" w:rsidP="003A0E38">
      <w:pPr>
        <w:pStyle w:val="NormalWeb"/>
        <w:rPr>
          <w:rFonts w:asciiTheme="minorHAnsi" w:hAnsiTheme="minorHAnsi"/>
          <w:sz w:val="20"/>
          <w:szCs w:val="20"/>
        </w:rPr>
      </w:pPr>
      <w:r w:rsidRPr="00553174">
        <w:rPr>
          <w:rFonts w:asciiTheme="minorHAnsi" w:hAnsiTheme="minorHAnsi"/>
          <w:sz w:val="20"/>
          <w:szCs w:val="20"/>
        </w:rPr>
        <w:t xml:space="preserve">Use the </w:t>
      </w:r>
      <w:r w:rsidRPr="00553174">
        <w:rPr>
          <w:rFonts w:asciiTheme="minorHAnsi" w:hAnsiTheme="minorHAnsi"/>
          <w:i/>
          <w:iCs/>
          <w:sz w:val="20"/>
          <w:szCs w:val="20"/>
        </w:rPr>
        <w:t>Context</w:t>
      </w:r>
      <w:r w:rsidRPr="00553174">
        <w:rPr>
          <w:rFonts w:asciiTheme="minorHAnsi" w:hAnsiTheme="minorHAnsi"/>
          <w:sz w:val="20"/>
          <w:szCs w:val="20"/>
        </w:rPr>
        <w:t xml:space="preserve"> to see change in behaviour when </w:t>
      </w:r>
      <w:r w:rsidRPr="00553174">
        <w:rPr>
          <w:rFonts w:asciiTheme="minorHAnsi" w:hAnsiTheme="minorHAnsi"/>
          <w:i/>
          <w:iCs/>
          <w:sz w:val="20"/>
          <w:szCs w:val="20"/>
        </w:rPr>
        <w:t>State</w:t>
      </w:r>
      <w:r w:rsidRPr="00553174">
        <w:rPr>
          <w:rFonts w:asciiTheme="minorHAnsi" w:hAnsiTheme="minorHAnsi"/>
          <w:sz w:val="20"/>
          <w:szCs w:val="20"/>
        </w:rPr>
        <w:t xml:space="preserve"> changes.</w:t>
      </w:r>
    </w:p>
    <w:p w:rsidR="003A0E38" w:rsidRPr="00553174" w:rsidRDefault="003A0E38" w:rsidP="003A0E38">
      <w:pPr>
        <w:pStyle w:val="NormalWeb"/>
        <w:rPr>
          <w:rFonts w:asciiTheme="minorHAnsi" w:hAnsiTheme="minorHAnsi"/>
          <w:sz w:val="20"/>
          <w:szCs w:val="20"/>
        </w:rPr>
      </w:pPr>
      <w:r w:rsidRPr="00553174">
        <w:rPr>
          <w:rFonts w:asciiTheme="minorHAnsi" w:hAnsiTheme="minorHAnsi"/>
          <w:i/>
          <w:iCs/>
          <w:sz w:val="20"/>
          <w:szCs w:val="20"/>
        </w:rPr>
        <w:t>StatePatternDemo.java</w:t>
      </w:r>
    </w:p>
    <w:p w:rsidR="003A0E38" w:rsidRPr="00553174" w:rsidRDefault="003A0E38" w:rsidP="003A0E38">
      <w:pPr>
        <w:pStyle w:val="HTMLPreformatted"/>
        <w:rPr>
          <w:rStyle w:val="pln"/>
          <w:rFonts w:asciiTheme="minorHAnsi" w:eastAsiaTheme="majorEastAsia" w:hAnsiTheme="minorHAnsi"/>
        </w:rPr>
      </w:pP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class</w:t>
      </w:r>
      <w:r w:rsidRPr="00553174">
        <w:rPr>
          <w:rStyle w:val="pln"/>
          <w:rFonts w:asciiTheme="minorHAnsi" w:eastAsiaTheme="majorEastAsia" w:hAnsiTheme="minorHAnsi"/>
        </w:rPr>
        <w:t xml:space="preserve"> </w:t>
      </w:r>
      <w:r w:rsidRPr="00553174">
        <w:rPr>
          <w:rStyle w:val="typ"/>
          <w:rFonts w:asciiTheme="minorHAnsi" w:hAnsiTheme="minorHAnsi"/>
        </w:rPr>
        <w:t>StatePatternDemo</w:t>
      </w:r>
      <w:r w:rsidRPr="00553174">
        <w:rPr>
          <w:rStyle w:val="pln"/>
          <w:rFonts w:asciiTheme="minorHAnsi" w:eastAsiaTheme="majorEastAsia" w:hAnsiTheme="minorHAnsi"/>
        </w:rPr>
        <w:t xml:space="preserve"> </w:t>
      </w:r>
      <w:r w:rsidRPr="00553174">
        <w:rPr>
          <w:rStyle w:val="pun"/>
          <w:rFonts w:asciiTheme="minorHAnsi" w:hAnsiTheme="minorHAnsi"/>
        </w:rPr>
        <w:t>{</w:t>
      </w:r>
    </w:p>
    <w:p w:rsidR="003A0E38" w:rsidRPr="00553174" w:rsidRDefault="003A0E38" w:rsidP="003A0E38">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static</w:t>
      </w:r>
      <w:r w:rsidRPr="00553174">
        <w:rPr>
          <w:rStyle w:val="pln"/>
          <w:rFonts w:asciiTheme="minorHAnsi" w:eastAsiaTheme="majorEastAsia" w:hAnsiTheme="minorHAnsi"/>
        </w:rPr>
        <w:t xml:space="preserve"> </w:t>
      </w:r>
      <w:r w:rsidRPr="00553174">
        <w:rPr>
          <w:rStyle w:val="kwd"/>
          <w:rFonts w:asciiTheme="minorHAnsi" w:hAnsiTheme="minorHAnsi"/>
        </w:rPr>
        <w:t>void</w:t>
      </w:r>
      <w:r w:rsidRPr="00553174">
        <w:rPr>
          <w:rStyle w:val="pln"/>
          <w:rFonts w:asciiTheme="minorHAnsi" w:eastAsiaTheme="majorEastAsia" w:hAnsiTheme="minorHAnsi"/>
        </w:rPr>
        <w:t xml:space="preserve"> main</w:t>
      </w:r>
      <w:r w:rsidRPr="00553174">
        <w:rPr>
          <w:rStyle w:val="pun"/>
          <w:rFonts w:asciiTheme="minorHAnsi" w:hAnsiTheme="minorHAnsi"/>
        </w:rPr>
        <w:t>(</w:t>
      </w:r>
      <w:r w:rsidRPr="00553174">
        <w:rPr>
          <w:rStyle w:val="typ"/>
          <w:rFonts w:asciiTheme="minorHAnsi" w:hAnsiTheme="minorHAnsi"/>
        </w:rPr>
        <w:t>String</w:t>
      </w:r>
      <w:r w:rsidRPr="00553174">
        <w:rPr>
          <w:rStyle w:val="pun"/>
          <w:rFonts w:asciiTheme="minorHAnsi" w:hAnsiTheme="minorHAnsi"/>
        </w:rPr>
        <w:t>[]</w:t>
      </w:r>
      <w:r w:rsidRPr="00553174">
        <w:rPr>
          <w:rStyle w:val="pln"/>
          <w:rFonts w:asciiTheme="minorHAnsi" w:eastAsiaTheme="majorEastAsia" w:hAnsiTheme="minorHAnsi"/>
        </w:rPr>
        <w:t xml:space="preserve"> args</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pun"/>
          <w:rFonts w:asciiTheme="minorHAnsi" w:hAnsiTheme="minorHAnsi"/>
        </w:rPr>
        <w:t>{</w:t>
      </w:r>
    </w:p>
    <w:p w:rsidR="003A0E38" w:rsidRPr="00553174" w:rsidRDefault="003A0E38" w:rsidP="003A0E38">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typ"/>
          <w:rFonts w:asciiTheme="minorHAnsi" w:hAnsiTheme="minorHAnsi"/>
        </w:rPr>
        <w:t>Context</w:t>
      </w:r>
      <w:r w:rsidRPr="00553174">
        <w:rPr>
          <w:rStyle w:val="pln"/>
          <w:rFonts w:asciiTheme="minorHAnsi" w:eastAsiaTheme="majorEastAsia" w:hAnsiTheme="minorHAnsi"/>
        </w:rPr>
        <w:t xml:space="preserve"> context </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kwd"/>
          <w:rFonts w:asciiTheme="minorHAnsi" w:hAnsiTheme="minorHAnsi"/>
        </w:rPr>
        <w:t>new</w:t>
      </w:r>
      <w:r w:rsidRPr="00553174">
        <w:rPr>
          <w:rStyle w:val="pln"/>
          <w:rFonts w:asciiTheme="minorHAnsi" w:eastAsiaTheme="majorEastAsia" w:hAnsiTheme="minorHAnsi"/>
        </w:rPr>
        <w:t xml:space="preserve"> </w:t>
      </w:r>
      <w:proofErr w:type="gramStart"/>
      <w:r w:rsidRPr="00553174">
        <w:rPr>
          <w:rStyle w:val="typ"/>
          <w:rFonts w:asciiTheme="minorHAnsi" w:hAnsiTheme="minorHAnsi"/>
        </w:rPr>
        <w:t>Context</w:t>
      </w:r>
      <w:r w:rsidRPr="00553174">
        <w:rPr>
          <w:rStyle w:val="pun"/>
          <w:rFonts w:asciiTheme="minorHAnsi" w:hAnsiTheme="minorHAnsi"/>
        </w:rPr>
        <w:t>(</w:t>
      </w:r>
      <w:proofErr w:type="gramEnd"/>
      <w:r w:rsidRPr="00553174">
        <w:rPr>
          <w:rStyle w:val="pun"/>
          <w:rFonts w:asciiTheme="minorHAnsi" w:hAnsiTheme="minorHAnsi"/>
        </w:rPr>
        <w:t>);</w:t>
      </w:r>
    </w:p>
    <w:p w:rsidR="003A0E38" w:rsidRPr="00553174" w:rsidRDefault="003A0E38" w:rsidP="003A0E38">
      <w:pPr>
        <w:pStyle w:val="HTMLPreformatted"/>
        <w:rPr>
          <w:rStyle w:val="pln"/>
          <w:rFonts w:asciiTheme="minorHAnsi" w:eastAsiaTheme="majorEastAsia" w:hAnsiTheme="minorHAnsi"/>
        </w:rPr>
      </w:pPr>
    </w:p>
    <w:p w:rsidR="003A0E38" w:rsidRPr="00553174" w:rsidRDefault="003A0E38" w:rsidP="003A0E38">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typ"/>
          <w:rFonts w:asciiTheme="minorHAnsi" w:hAnsiTheme="minorHAnsi"/>
        </w:rPr>
        <w:t>StartState</w:t>
      </w:r>
      <w:r w:rsidRPr="00553174">
        <w:rPr>
          <w:rStyle w:val="pln"/>
          <w:rFonts w:asciiTheme="minorHAnsi" w:eastAsiaTheme="majorEastAsia" w:hAnsiTheme="minorHAnsi"/>
        </w:rPr>
        <w:t xml:space="preserve"> startState </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kwd"/>
          <w:rFonts w:asciiTheme="minorHAnsi" w:hAnsiTheme="minorHAnsi"/>
        </w:rPr>
        <w:t>new</w:t>
      </w:r>
      <w:r w:rsidRPr="00553174">
        <w:rPr>
          <w:rStyle w:val="pln"/>
          <w:rFonts w:asciiTheme="minorHAnsi" w:eastAsiaTheme="majorEastAsia" w:hAnsiTheme="minorHAnsi"/>
        </w:rPr>
        <w:t xml:space="preserve"> </w:t>
      </w:r>
      <w:proofErr w:type="gramStart"/>
      <w:r w:rsidRPr="00553174">
        <w:rPr>
          <w:rStyle w:val="typ"/>
          <w:rFonts w:asciiTheme="minorHAnsi" w:hAnsiTheme="minorHAnsi"/>
        </w:rPr>
        <w:t>StartState</w:t>
      </w:r>
      <w:r w:rsidRPr="00553174">
        <w:rPr>
          <w:rStyle w:val="pun"/>
          <w:rFonts w:asciiTheme="minorHAnsi" w:hAnsiTheme="minorHAnsi"/>
        </w:rPr>
        <w:t>(</w:t>
      </w:r>
      <w:proofErr w:type="gramEnd"/>
      <w:r w:rsidRPr="00553174">
        <w:rPr>
          <w:rStyle w:val="pun"/>
          <w:rFonts w:asciiTheme="minorHAnsi" w:hAnsiTheme="minorHAnsi"/>
        </w:rPr>
        <w:t>);</w:t>
      </w:r>
    </w:p>
    <w:p w:rsidR="003A0E38" w:rsidRPr="00553174" w:rsidRDefault="003A0E38" w:rsidP="003A0E38">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pln"/>
          <w:rFonts w:asciiTheme="minorHAnsi" w:eastAsiaTheme="majorEastAsia" w:hAnsiTheme="minorHAnsi"/>
        </w:rPr>
        <w:t>startState</w:t>
      </w:r>
      <w:r w:rsidRPr="00553174">
        <w:rPr>
          <w:rStyle w:val="pun"/>
          <w:rFonts w:asciiTheme="minorHAnsi" w:hAnsiTheme="minorHAnsi"/>
        </w:rPr>
        <w:t>.</w:t>
      </w:r>
      <w:r w:rsidRPr="00553174">
        <w:rPr>
          <w:rStyle w:val="pln"/>
          <w:rFonts w:asciiTheme="minorHAnsi" w:eastAsiaTheme="majorEastAsia" w:hAnsiTheme="minorHAnsi"/>
        </w:rPr>
        <w:t>doAction</w:t>
      </w:r>
      <w:r w:rsidRPr="00553174">
        <w:rPr>
          <w:rStyle w:val="pun"/>
          <w:rFonts w:asciiTheme="minorHAnsi" w:hAnsiTheme="minorHAnsi"/>
        </w:rPr>
        <w:t>(</w:t>
      </w:r>
      <w:proofErr w:type="gramEnd"/>
      <w:r w:rsidRPr="00553174">
        <w:rPr>
          <w:rStyle w:val="pln"/>
          <w:rFonts w:asciiTheme="minorHAnsi" w:eastAsiaTheme="majorEastAsia" w:hAnsiTheme="minorHAnsi"/>
        </w:rPr>
        <w:t>context</w:t>
      </w:r>
      <w:r w:rsidRPr="00553174">
        <w:rPr>
          <w:rStyle w:val="pun"/>
          <w:rFonts w:asciiTheme="minorHAnsi" w:hAnsiTheme="minorHAnsi"/>
        </w:rPr>
        <w:t>);</w:t>
      </w:r>
    </w:p>
    <w:p w:rsidR="003A0E38" w:rsidRPr="00553174" w:rsidRDefault="003A0E38" w:rsidP="003A0E38">
      <w:pPr>
        <w:pStyle w:val="HTMLPreformatted"/>
        <w:rPr>
          <w:rStyle w:val="pln"/>
          <w:rFonts w:asciiTheme="minorHAnsi" w:eastAsiaTheme="majorEastAsia" w:hAnsiTheme="minorHAnsi"/>
        </w:rPr>
      </w:pPr>
    </w:p>
    <w:p w:rsidR="003A0E38" w:rsidRPr="00553174" w:rsidRDefault="003A0E38" w:rsidP="003A0E38">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typ"/>
          <w:rFonts w:asciiTheme="minorHAnsi" w:hAnsiTheme="minorHAnsi"/>
        </w:rPr>
        <w:t>System</w:t>
      </w:r>
      <w:r w:rsidRPr="00553174">
        <w:rPr>
          <w:rStyle w:val="pun"/>
          <w:rFonts w:asciiTheme="minorHAnsi" w:hAnsiTheme="minorHAnsi"/>
        </w:rPr>
        <w:t>.</w:t>
      </w:r>
      <w:r w:rsidRPr="00553174">
        <w:rPr>
          <w:rStyle w:val="kwd"/>
          <w:rFonts w:asciiTheme="minorHAnsi" w:hAnsiTheme="minorHAnsi"/>
        </w:rPr>
        <w:t>out</w:t>
      </w:r>
      <w:r w:rsidRPr="00553174">
        <w:rPr>
          <w:rStyle w:val="pun"/>
          <w:rFonts w:asciiTheme="minorHAnsi" w:hAnsiTheme="minorHAnsi"/>
        </w:rPr>
        <w:t>.</w:t>
      </w:r>
      <w:r w:rsidRPr="00553174">
        <w:rPr>
          <w:rStyle w:val="pln"/>
          <w:rFonts w:asciiTheme="minorHAnsi" w:eastAsiaTheme="majorEastAsia" w:hAnsiTheme="minorHAnsi"/>
        </w:rPr>
        <w:t>println</w:t>
      </w:r>
      <w:r w:rsidRPr="00553174">
        <w:rPr>
          <w:rStyle w:val="pun"/>
          <w:rFonts w:asciiTheme="minorHAnsi" w:hAnsiTheme="minorHAnsi"/>
        </w:rPr>
        <w:t>(</w:t>
      </w:r>
      <w:proofErr w:type="gramEnd"/>
      <w:r w:rsidRPr="00553174">
        <w:rPr>
          <w:rStyle w:val="pln"/>
          <w:rFonts w:asciiTheme="minorHAnsi" w:eastAsiaTheme="majorEastAsia" w:hAnsiTheme="minorHAnsi"/>
        </w:rPr>
        <w:t>context</w:t>
      </w:r>
      <w:r w:rsidRPr="00553174">
        <w:rPr>
          <w:rStyle w:val="pun"/>
          <w:rFonts w:asciiTheme="minorHAnsi" w:hAnsiTheme="minorHAnsi"/>
        </w:rPr>
        <w:t>.</w:t>
      </w:r>
      <w:r w:rsidRPr="00553174">
        <w:rPr>
          <w:rStyle w:val="pln"/>
          <w:rFonts w:asciiTheme="minorHAnsi" w:eastAsiaTheme="majorEastAsia" w:hAnsiTheme="minorHAnsi"/>
        </w:rPr>
        <w:t>getState</w:t>
      </w:r>
      <w:r w:rsidRPr="00553174">
        <w:rPr>
          <w:rStyle w:val="pun"/>
          <w:rFonts w:asciiTheme="minorHAnsi" w:hAnsiTheme="minorHAnsi"/>
        </w:rPr>
        <w:t>().</w:t>
      </w:r>
      <w:r w:rsidRPr="00553174">
        <w:rPr>
          <w:rStyle w:val="pln"/>
          <w:rFonts w:asciiTheme="minorHAnsi" w:eastAsiaTheme="majorEastAsia" w:hAnsiTheme="minorHAnsi"/>
        </w:rPr>
        <w:t>toString</w:t>
      </w:r>
      <w:r w:rsidRPr="00553174">
        <w:rPr>
          <w:rStyle w:val="pun"/>
          <w:rFonts w:asciiTheme="minorHAnsi" w:hAnsiTheme="minorHAnsi"/>
        </w:rPr>
        <w:t>());</w:t>
      </w:r>
    </w:p>
    <w:p w:rsidR="003A0E38" w:rsidRPr="00553174" w:rsidRDefault="003A0E38" w:rsidP="003A0E38">
      <w:pPr>
        <w:pStyle w:val="HTMLPreformatted"/>
        <w:rPr>
          <w:rStyle w:val="pln"/>
          <w:rFonts w:asciiTheme="minorHAnsi" w:eastAsiaTheme="majorEastAsia" w:hAnsiTheme="minorHAnsi"/>
        </w:rPr>
      </w:pPr>
    </w:p>
    <w:p w:rsidR="003A0E38" w:rsidRPr="00553174" w:rsidRDefault="003A0E38" w:rsidP="003A0E38">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typ"/>
          <w:rFonts w:asciiTheme="minorHAnsi" w:hAnsiTheme="minorHAnsi"/>
        </w:rPr>
        <w:t>StopState</w:t>
      </w:r>
      <w:r w:rsidRPr="00553174">
        <w:rPr>
          <w:rStyle w:val="pln"/>
          <w:rFonts w:asciiTheme="minorHAnsi" w:eastAsiaTheme="majorEastAsia" w:hAnsiTheme="minorHAnsi"/>
        </w:rPr>
        <w:t xml:space="preserve"> stopState </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kwd"/>
          <w:rFonts w:asciiTheme="minorHAnsi" w:hAnsiTheme="minorHAnsi"/>
        </w:rPr>
        <w:t>new</w:t>
      </w:r>
      <w:r w:rsidRPr="00553174">
        <w:rPr>
          <w:rStyle w:val="pln"/>
          <w:rFonts w:asciiTheme="minorHAnsi" w:eastAsiaTheme="majorEastAsia" w:hAnsiTheme="minorHAnsi"/>
        </w:rPr>
        <w:t xml:space="preserve"> </w:t>
      </w:r>
      <w:proofErr w:type="gramStart"/>
      <w:r w:rsidRPr="00553174">
        <w:rPr>
          <w:rStyle w:val="typ"/>
          <w:rFonts w:asciiTheme="minorHAnsi" w:hAnsiTheme="minorHAnsi"/>
        </w:rPr>
        <w:t>StopState</w:t>
      </w:r>
      <w:r w:rsidRPr="00553174">
        <w:rPr>
          <w:rStyle w:val="pun"/>
          <w:rFonts w:asciiTheme="minorHAnsi" w:hAnsiTheme="minorHAnsi"/>
        </w:rPr>
        <w:t>(</w:t>
      </w:r>
      <w:proofErr w:type="gramEnd"/>
      <w:r w:rsidRPr="00553174">
        <w:rPr>
          <w:rStyle w:val="pun"/>
          <w:rFonts w:asciiTheme="minorHAnsi" w:hAnsiTheme="minorHAnsi"/>
        </w:rPr>
        <w:t>);</w:t>
      </w:r>
    </w:p>
    <w:p w:rsidR="003A0E38" w:rsidRPr="00553174" w:rsidRDefault="003A0E38" w:rsidP="003A0E38">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pln"/>
          <w:rFonts w:asciiTheme="minorHAnsi" w:eastAsiaTheme="majorEastAsia" w:hAnsiTheme="minorHAnsi"/>
        </w:rPr>
        <w:t>stopState</w:t>
      </w:r>
      <w:r w:rsidRPr="00553174">
        <w:rPr>
          <w:rStyle w:val="pun"/>
          <w:rFonts w:asciiTheme="minorHAnsi" w:hAnsiTheme="minorHAnsi"/>
        </w:rPr>
        <w:t>.</w:t>
      </w:r>
      <w:r w:rsidRPr="00553174">
        <w:rPr>
          <w:rStyle w:val="pln"/>
          <w:rFonts w:asciiTheme="minorHAnsi" w:eastAsiaTheme="majorEastAsia" w:hAnsiTheme="minorHAnsi"/>
        </w:rPr>
        <w:t>doAction</w:t>
      </w:r>
      <w:r w:rsidRPr="00553174">
        <w:rPr>
          <w:rStyle w:val="pun"/>
          <w:rFonts w:asciiTheme="minorHAnsi" w:hAnsiTheme="minorHAnsi"/>
        </w:rPr>
        <w:t>(</w:t>
      </w:r>
      <w:proofErr w:type="gramEnd"/>
      <w:r w:rsidRPr="00553174">
        <w:rPr>
          <w:rStyle w:val="pln"/>
          <w:rFonts w:asciiTheme="minorHAnsi" w:eastAsiaTheme="majorEastAsia" w:hAnsiTheme="minorHAnsi"/>
        </w:rPr>
        <w:t>context</w:t>
      </w:r>
      <w:r w:rsidRPr="00553174">
        <w:rPr>
          <w:rStyle w:val="pun"/>
          <w:rFonts w:asciiTheme="minorHAnsi" w:hAnsiTheme="minorHAnsi"/>
        </w:rPr>
        <w:t>);</w:t>
      </w:r>
    </w:p>
    <w:p w:rsidR="003A0E38" w:rsidRPr="00553174" w:rsidRDefault="003A0E38" w:rsidP="003A0E38">
      <w:pPr>
        <w:pStyle w:val="HTMLPreformatted"/>
        <w:rPr>
          <w:rStyle w:val="pln"/>
          <w:rFonts w:asciiTheme="minorHAnsi" w:eastAsiaTheme="majorEastAsia" w:hAnsiTheme="minorHAnsi"/>
        </w:rPr>
      </w:pPr>
    </w:p>
    <w:p w:rsidR="003A0E38" w:rsidRPr="00553174" w:rsidRDefault="003A0E38" w:rsidP="003A0E38">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typ"/>
          <w:rFonts w:asciiTheme="minorHAnsi" w:hAnsiTheme="minorHAnsi"/>
        </w:rPr>
        <w:t>System</w:t>
      </w:r>
      <w:r w:rsidRPr="00553174">
        <w:rPr>
          <w:rStyle w:val="pun"/>
          <w:rFonts w:asciiTheme="minorHAnsi" w:hAnsiTheme="minorHAnsi"/>
        </w:rPr>
        <w:t>.</w:t>
      </w:r>
      <w:r w:rsidRPr="00553174">
        <w:rPr>
          <w:rStyle w:val="kwd"/>
          <w:rFonts w:asciiTheme="minorHAnsi" w:hAnsiTheme="minorHAnsi"/>
        </w:rPr>
        <w:t>out</w:t>
      </w:r>
      <w:r w:rsidRPr="00553174">
        <w:rPr>
          <w:rStyle w:val="pun"/>
          <w:rFonts w:asciiTheme="minorHAnsi" w:hAnsiTheme="minorHAnsi"/>
        </w:rPr>
        <w:t>.</w:t>
      </w:r>
      <w:r w:rsidRPr="00553174">
        <w:rPr>
          <w:rStyle w:val="pln"/>
          <w:rFonts w:asciiTheme="minorHAnsi" w:eastAsiaTheme="majorEastAsia" w:hAnsiTheme="minorHAnsi"/>
        </w:rPr>
        <w:t>println</w:t>
      </w:r>
      <w:r w:rsidRPr="00553174">
        <w:rPr>
          <w:rStyle w:val="pun"/>
          <w:rFonts w:asciiTheme="minorHAnsi" w:hAnsiTheme="minorHAnsi"/>
        </w:rPr>
        <w:t>(</w:t>
      </w:r>
      <w:proofErr w:type="gramEnd"/>
      <w:r w:rsidRPr="00553174">
        <w:rPr>
          <w:rStyle w:val="pln"/>
          <w:rFonts w:asciiTheme="minorHAnsi" w:eastAsiaTheme="majorEastAsia" w:hAnsiTheme="minorHAnsi"/>
        </w:rPr>
        <w:t>context</w:t>
      </w:r>
      <w:r w:rsidRPr="00553174">
        <w:rPr>
          <w:rStyle w:val="pun"/>
          <w:rFonts w:asciiTheme="minorHAnsi" w:hAnsiTheme="minorHAnsi"/>
        </w:rPr>
        <w:t>.</w:t>
      </w:r>
      <w:r w:rsidRPr="00553174">
        <w:rPr>
          <w:rStyle w:val="pln"/>
          <w:rFonts w:asciiTheme="minorHAnsi" w:eastAsiaTheme="majorEastAsia" w:hAnsiTheme="minorHAnsi"/>
        </w:rPr>
        <w:t>getState</w:t>
      </w:r>
      <w:r w:rsidRPr="00553174">
        <w:rPr>
          <w:rStyle w:val="pun"/>
          <w:rFonts w:asciiTheme="minorHAnsi" w:hAnsiTheme="minorHAnsi"/>
        </w:rPr>
        <w:t>().</w:t>
      </w:r>
      <w:r w:rsidRPr="00553174">
        <w:rPr>
          <w:rStyle w:val="pln"/>
          <w:rFonts w:asciiTheme="minorHAnsi" w:eastAsiaTheme="majorEastAsia" w:hAnsiTheme="minorHAnsi"/>
        </w:rPr>
        <w:t>toString</w:t>
      </w:r>
      <w:r w:rsidRPr="00553174">
        <w:rPr>
          <w:rStyle w:val="pun"/>
          <w:rFonts w:asciiTheme="minorHAnsi" w:hAnsiTheme="minorHAnsi"/>
        </w:rPr>
        <w:t>());</w:t>
      </w:r>
    </w:p>
    <w:p w:rsidR="003A0E38" w:rsidRPr="00553174" w:rsidRDefault="003A0E38" w:rsidP="003A0E38">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pun"/>
          <w:rFonts w:asciiTheme="minorHAnsi" w:hAnsiTheme="minorHAnsi"/>
        </w:rPr>
        <w:t>}</w:t>
      </w:r>
    </w:p>
    <w:p w:rsidR="003A0E38" w:rsidRPr="00553174" w:rsidRDefault="003A0E38" w:rsidP="003A0E38">
      <w:pPr>
        <w:pStyle w:val="HTMLPreformatted"/>
        <w:rPr>
          <w:rFonts w:asciiTheme="minorHAnsi" w:hAnsiTheme="minorHAnsi"/>
        </w:rPr>
      </w:pPr>
      <w:r w:rsidRPr="00553174">
        <w:rPr>
          <w:rStyle w:val="pun"/>
          <w:rFonts w:asciiTheme="minorHAnsi" w:hAnsiTheme="minorHAnsi"/>
        </w:rPr>
        <w:t>}</w:t>
      </w:r>
    </w:p>
    <w:p w:rsidR="003A0E38" w:rsidRPr="00553174" w:rsidRDefault="003A0E38" w:rsidP="003A0E38">
      <w:pPr>
        <w:pStyle w:val="Heading2"/>
        <w:rPr>
          <w:rFonts w:asciiTheme="minorHAnsi" w:hAnsiTheme="minorHAnsi"/>
          <w:sz w:val="20"/>
          <w:szCs w:val="20"/>
        </w:rPr>
      </w:pPr>
      <w:r w:rsidRPr="00553174">
        <w:rPr>
          <w:rFonts w:asciiTheme="minorHAnsi" w:hAnsiTheme="minorHAnsi"/>
          <w:sz w:val="20"/>
          <w:szCs w:val="20"/>
        </w:rPr>
        <w:t>Step 5</w:t>
      </w:r>
    </w:p>
    <w:p w:rsidR="003A0E38" w:rsidRPr="00553174" w:rsidRDefault="003A0E38" w:rsidP="003A0E38">
      <w:pPr>
        <w:pStyle w:val="NormalWeb"/>
        <w:rPr>
          <w:rFonts w:asciiTheme="minorHAnsi" w:hAnsiTheme="minorHAnsi"/>
          <w:sz w:val="20"/>
          <w:szCs w:val="20"/>
        </w:rPr>
      </w:pPr>
      <w:r w:rsidRPr="00553174">
        <w:rPr>
          <w:rFonts w:asciiTheme="minorHAnsi" w:hAnsiTheme="minorHAnsi"/>
          <w:sz w:val="20"/>
          <w:szCs w:val="20"/>
        </w:rPr>
        <w:t>Verify the output.</w:t>
      </w:r>
    </w:p>
    <w:p w:rsidR="003A0E38" w:rsidRPr="00553174" w:rsidRDefault="003A0E38" w:rsidP="003A0E38">
      <w:pPr>
        <w:pStyle w:val="HTMLPreformatted"/>
        <w:rPr>
          <w:rFonts w:asciiTheme="minorHAnsi" w:hAnsiTheme="minorHAnsi"/>
        </w:rPr>
      </w:pPr>
      <w:r w:rsidRPr="00553174">
        <w:rPr>
          <w:rFonts w:asciiTheme="minorHAnsi" w:hAnsiTheme="minorHAnsi"/>
        </w:rPr>
        <w:t>Player is in start state</w:t>
      </w:r>
    </w:p>
    <w:p w:rsidR="003A0E38" w:rsidRPr="00553174" w:rsidRDefault="003A0E38" w:rsidP="003A0E38">
      <w:pPr>
        <w:pStyle w:val="HTMLPreformatted"/>
        <w:rPr>
          <w:rFonts w:asciiTheme="minorHAnsi" w:hAnsiTheme="minorHAnsi"/>
        </w:rPr>
      </w:pPr>
      <w:r w:rsidRPr="00553174">
        <w:rPr>
          <w:rFonts w:asciiTheme="minorHAnsi" w:hAnsiTheme="minorHAnsi"/>
        </w:rPr>
        <w:t>Start State</w:t>
      </w:r>
    </w:p>
    <w:p w:rsidR="003A0E38" w:rsidRPr="00553174" w:rsidRDefault="003A0E38" w:rsidP="003A0E38">
      <w:pPr>
        <w:pStyle w:val="HTMLPreformatted"/>
        <w:rPr>
          <w:rFonts w:asciiTheme="minorHAnsi" w:hAnsiTheme="minorHAnsi"/>
        </w:rPr>
      </w:pPr>
      <w:r w:rsidRPr="00553174">
        <w:rPr>
          <w:rFonts w:asciiTheme="minorHAnsi" w:hAnsiTheme="minorHAnsi"/>
        </w:rPr>
        <w:t>Player is in stop state</w:t>
      </w:r>
    </w:p>
    <w:p w:rsidR="003A0E38" w:rsidRPr="00553174" w:rsidRDefault="003A0E38" w:rsidP="003A0E38">
      <w:pPr>
        <w:pStyle w:val="HTMLPreformatted"/>
        <w:rPr>
          <w:rFonts w:asciiTheme="minorHAnsi" w:hAnsiTheme="minorHAnsi"/>
        </w:rPr>
      </w:pPr>
      <w:r w:rsidRPr="00553174">
        <w:rPr>
          <w:rFonts w:asciiTheme="minorHAnsi" w:hAnsiTheme="minorHAnsi"/>
        </w:rPr>
        <w:t>Stop State</w:t>
      </w:r>
    </w:p>
    <w:p w:rsidR="003A0E38" w:rsidRPr="00553174" w:rsidRDefault="001F5806" w:rsidP="00695A63">
      <w:pPr>
        <w:shd w:val="clear" w:color="auto" w:fill="F9FBF9"/>
        <w:spacing w:after="0" w:line="345" w:lineRule="atLeast"/>
        <w:jc w:val="both"/>
        <w:rPr>
          <w:b/>
          <w:color w:val="000000"/>
          <w:sz w:val="20"/>
          <w:szCs w:val="20"/>
        </w:rPr>
      </w:pPr>
      <w:r w:rsidRPr="00553174">
        <w:rPr>
          <w:b/>
          <w:color w:val="000000"/>
          <w:sz w:val="20"/>
          <w:szCs w:val="20"/>
        </w:rPr>
        <w:t>Iterator design pattern</w:t>
      </w:r>
      <w:r w:rsidRPr="00553174">
        <w:rPr>
          <w:b/>
          <w:color w:val="000000"/>
          <w:sz w:val="20"/>
          <w:szCs w:val="20"/>
        </w:rPr>
        <w:sym w:font="Wingdings" w:char="F0E0"/>
      </w:r>
    </w:p>
    <w:p w:rsidR="001F5806" w:rsidRPr="00553174" w:rsidRDefault="001F5806" w:rsidP="00695A63">
      <w:pPr>
        <w:shd w:val="clear" w:color="auto" w:fill="F9FBF9"/>
        <w:spacing w:after="0" w:line="345" w:lineRule="atLeast"/>
        <w:jc w:val="both"/>
        <w:rPr>
          <w:b/>
          <w:color w:val="000000"/>
          <w:sz w:val="20"/>
          <w:szCs w:val="20"/>
        </w:rPr>
      </w:pP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9324"/>
        <w:gridCol w:w="36"/>
      </w:tblGrid>
      <w:tr w:rsidR="001F5806" w:rsidRPr="00553174" w:rsidTr="001F5806">
        <w:trPr>
          <w:tblCellSpacing w:w="0" w:type="dxa"/>
        </w:trPr>
        <w:tc>
          <w:tcPr>
            <w:tcW w:w="0" w:type="auto"/>
            <w:vAlign w:val="center"/>
            <w:hideMark/>
          </w:tcPr>
          <w:p w:rsidR="001F5806" w:rsidRPr="00553174" w:rsidRDefault="001F5806" w:rsidP="001F5806">
            <w:pPr>
              <w:rPr>
                <w:sz w:val="20"/>
                <w:szCs w:val="20"/>
              </w:rPr>
            </w:pPr>
            <w:r w:rsidRPr="00553174">
              <w:rPr>
                <w:rFonts w:cs="Arial"/>
                <w:sz w:val="20"/>
                <w:szCs w:val="20"/>
              </w:rPr>
              <w:t xml:space="preserve">The </w:t>
            </w:r>
            <w:r w:rsidRPr="00553174">
              <w:rPr>
                <w:rFonts w:cs="Arial"/>
                <w:b/>
                <w:bCs/>
                <w:color w:val="3D85C6"/>
                <w:sz w:val="20"/>
                <w:szCs w:val="20"/>
              </w:rPr>
              <w:t>Iterator Design Pattern</w:t>
            </w:r>
            <w:r w:rsidRPr="00553174">
              <w:rPr>
                <w:rFonts w:cs="Arial"/>
                <w:sz w:val="20"/>
                <w:szCs w:val="20"/>
              </w:rPr>
              <w:t xml:space="preserve"> allows you abstract out the details of traversing collections. For example, you may different types of collections in your applications, such as an array, a linked list, or a generic dictionary. For whichever the types of collections you have, you will need to traverse, or iterate through the items in the collections.  The actual implementation on how to traverse different types of collections will be different, yet the client </w:t>
            </w:r>
            <w:proofErr w:type="gramStart"/>
            <w:r w:rsidRPr="00553174">
              <w:rPr>
                <w:rFonts w:cs="Arial"/>
                <w:sz w:val="20"/>
                <w:szCs w:val="20"/>
              </w:rPr>
              <w:t>code(</w:t>
            </w:r>
            <w:proofErr w:type="gramEnd"/>
            <w:r w:rsidRPr="00553174">
              <w:rPr>
                <w:rFonts w:cs="Arial"/>
                <w:sz w:val="20"/>
                <w:szCs w:val="20"/>
              </w:rPr>
              <w:t>calling code) should not be concerned about the details of the implementations. The iterator pattern helps you to hide such details and provide a generic interface for the client to traverse different types of collections. </w:t>
            </w:r>
            <w:r w:rsidRPr="00553174">
              <w:rPr>
                <w:sz w:val="20"/>
                <w:szCs w:val="20"/>
              </w:rPr>
              <w:t xml:space="preserve"> </w:t>
            </w:r>
          </w:p>
        </w:tc>
        <w:tc>
          <w:tcPr>
            <w:tcW w:w="0" w:type="auto"/>
            <w:vAlign w:val="center"/>
            <w:hideMark/>
          </w:tcPr>
          <w:p w:rsidR="001F5806" w:rsidRPr="00553174" w:rsidRDefault="001F5806">
            <w:pPr>
              <w:rPr>
                <w:sz w:val="20"/>
                <w:szCs w:val="20"/>
              </w:rPr>
            </w:pPr>
          </w:p>
        </w:tc>
      </w:tr>
    </w:tbl>
    <w:p w:rsidR="001F5806" w:rsidRPr="00553174" w:rsidRDefault="001F5806" w:rsidP="001F5806">
      <w:pPr>
        <w:rPr>
          <w:sz w:val="20"/>
          <w:szCs w:val="20"/>
        </w:rPr>
      </w:pPr>
      <w:r w:rsidRPr="00553174">
        <w:rPr>
          <w:rFonts w:cs="Arial"/>
          <w:sz w:val="20"/>
          <w:szCs w:val="20"/>
        </w:rPr>
        <w:t xml:space="preserve">Let's look at the </w:t>
      </w:r>
      <w:hyperlink r:id="rId108" w:tgtFrame="_blank" w:history="1">
        <w:r w:rsidRPr="00553174">
          <w:rPr>
            <w:rStyle w:val="Hyperlink"/>
            <w:rFonts w:cs="Arial"/>
            <w:sz w:val="20"/>
            <w:szCs w:val="20"/>
          </w:rPr>
          <w:t>UML</w:t>
        </w:r>
      </w:hyperlink>
      <w:r w:rsidRPr="00553174">
        <w:rPr>
          <w:rFonts w:cs="Arial"/>
          <w:sz w:val="20"/>
          <w:szCs w:val="20"/>
        </w:rPr>
        <w:t xml:space="preserve"> of the iterator pattern first, then we will look at some code to see the benefit that it brings. Below is the </w:t>
      </w:r>
      <w:hyperlink r:id="rId109" w:tgtFrame="_blank" w:history="1">
        <w:r w:rsidRPr="00553174">
          <w:rPr>
            <w:rStyle w:val="Hyperlink"/>
            <w:rFonts w:cs="Arial"/>
            <w:sz w:val="20"/>
            <w:szCs w:val="20"/>
          </w:rPr>
          <w:t>UML</w:t>
        </w:r>
      </w:hyperlink>
      <w:r w:rsidRPr="00553174">
        <w:rPr>
          <w:rFonts w:cs="Arial"/>
          <w:sz w:val="20"/>
          <w:szCs w:val="20"/>
        </w:rPr>
        <w:t xml:space="preserve"> of the Iterator Design Pattern: </w:t>
      </w:r>
    </w:p>
    <w:p w:rsidR="001F5806" w:rsidRPr="00553174" w:rsidRDefault="001F5806" w:rsidP="001F5806">
      <w:pPr>
        <w:rPr>
          <w:rFonts w:cs="Arial"/>
          <w:sz w:val="20"/>
          <w:szCs w:val="20"/>
        </w:rPr>
      </w:pPr>
    </w:p>
    <w:p w:rsidR="001F5806" w:rsidRPr="00553174" w:rsidRDefault="001F5806" w:rsidP="001F5806">
      <w:pPr>
        <w:rPr>
          <w:rFonts w:cs="Arial"/>
          <w:sz w:val="20"/>
          <w:szCs w:val="20"/>
        </w:rPr>
      </w:pPr>
      <w:r w:rsidRPr="00553174">
        <w:rPr>
          <w:rFonts w:cs="Arial"/>
          <w:noProof/>
          <w:color w:val="0000FF"/>
          <w:sz w:val="20"/>
          <w:szCs w:val="20"/>
        </w:rPr>
        <w:drawing>
          <wp:inline distT="0" distB="0" distL="0" distR="0">
            <wp:extent cx="6448425" cy="2667000"/>
            <wp:effectExtent l="0" t="0" r="9525" b="0"/>
            <wp:docPr id="38" name="Picture 38" descr="http://www.dotnetlead.com/_/rsrc/1301778998392/design-patterns/iterator/iterator.PNG">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www.dotnetlead.com/_/rsrc/1301778998392/design-patterns/iterator/iterator.PNG">
                      <a:hlinkClick r:id="rId110"/>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448425" cy="2667000"/>
                    </a:xfrm>
                    <a:prstGeom prst="rect">
                      <a:avLst/>
                    </a:prstGeom>
                    <a:noFill/>
                    <a:ln>
                      <a:noFill/>
                    </a:ln>
                  </pic:spPr>
                </pic:pic>
              </a:graphicData>
            </a:graphic>
          </wp:inline>
        </w:drawing>
      </w:r>
    </w:p>
    <w:p w:rsidR="001F5806" w:rsidRPr="00553174" w:rsidRDefault="001F5806" w:rsidP="001F5806">
      <w:pPr>
        <w:numPr>
          <w:ilvl w:val="0"/>
          <w:numId w:val="227"/>
        </w:numPr>
        <w:spacing w:before="100" w:beforeAutospacing="1" w:after="100" w:afterAutospacing="1" w:line="240" w:lineRule="auto"/>
        <w:rPr>
          <w:rFonts w:cs="Times New Roman"/>
          <w:sz w:val="20"/>
          <w:szCs w:val="20"/>
        </w:rPr>
      </w:pPr>
      <w:r w:rsidRPr="00553174">
        <w:rPr>
          <w:rFonts w:cs="Arial"/>
          <w:sz w:val="20"/>
          <w:szCs w:val="20"/>
        </w:rPr>
        <w:t xml:space="preserve">The </w:t>
      </w:r>
      <w:r w:rsidRPr="00553174">
        <w:rPr>
          <w:rFonts w:cs="Arial"/>
          <w:i/>
          <w:iCs/>
          <w:color w:val="0B5394"/>
          <w:sz w:val="20"/>
          <w:szCs w:val="20"/>
        </w:rPr>
        <w:t xml:space="preserve">IIterator </w:t>
      </w:r>
      <w:r w:rsidRPr="00553174">
        <w:rPr>
          <w:rFonts w:cs="Arial"/>
          <w:sz w:val="20"/>
          <w:szCs w:val="20"/>
        </w:rPr>
        <w:t xml:space="preserve">interface defines all the methods needed to traverse the collection.                                  </w:t>
      </w:r>
    </w:p>
    <w:p w:rsidR="001F5806" w:rsidRPr="00553174" w:rsidRDefault="001F5806" w:rsidP="001F5806">
      <w:pPr>
        <w:numPr>
          <w:ilvl w:val="0"/>
          <w:numId w:val="228"/>
        </w:numPr>
        <w:spacing w:before="100" w:beforeAutospacing="1" w:after="100" w:afterAutospacing="1" w:line="240" w:lineRule="auto"/>
        <w:rPr>
          <w:sz w:val="20"/>
          <w:szCs w:val="20"/>
        </w:rPr>
      </w:pPr>
      <w:r w:rsidRPr="00553174">
        <w:rPr>
          <w:rFonts w:cs="Arial"/>
          <w:sz w:val="20"/>
          <w:szCs w:val="20"/>
        </w:rPr>
        <w:t xml:space="preserve">The </w:t>
      </w:r>
      <w:r w:rsidRPr="00553174">
        <w:rPr>
          <w:rFonts w:cs="Arial"/>
          <w:i/>
          <w:iCs/>
          <w:color w:val="0B5394"/>
          <w:sz w:val="20"/>
          <w:szCs w:val="20"/>
        </w:rPr>
        <w:t xml:space="preserve">ConcreteIterator </w:t>
      </w:r>
      <w:r w:rsidRPr="00553174">
        <w:rPr>
          <w:rFonts w:cs="Arial"/>
          <w:sz w:val="20"/>
          <w:szCs w:val="20"/>
        </w:rPr>
        <w:t xml:space="preserve">class implements the </w:t>
      </w:r>
      <w:r w:rsidRPr="00553174">
        <w:rPr>
          <w:rFonts w:cs="Arial"/>
          <w:i/>
          <w:iCs/>
          <w:color w:val="0B5394"/>
          <w:sz w:val="20"/>
          <w:szCs w:val="20"/>
        </w:rPr>
        <w:t xml:space="preserve">IIterator </w:t>
      </w:r>
      <w:r w:rsidRPr="00553174">
        <w:rPr>
          <w:rFonts w:cs="Arial"/>
          <w:sz w:val="20"/>
          <w:szCs w:val="20"/>
        </w:rPr>
        <w:t>interface and has the actual implementations on how to traverse the collection.</w:t>
      </w:r>
    </w:p>
    <w:p w:rsidR="001F5806" w:rsidRPr="00553174" w:rsidRDefault="001F5806" w:rsidP="001F5806">
      <w:pPr>
        <w:numPr>
          <w:ilvl w:val="0"/>
          <w:numId w:val="229"/>
        </w:numPr>
        <w:spacing w:before="100" w:beforeAutospacing="1" w:after="100" w:afterAutospacing="1" w:line="240" w:lineRule="auto"/>
        <w:rPr>
          <w:sz w:val="20"/>
          <w:szCs w:val="20"/>
        </w:rPr>
      </w:pPr>
      <w:r w:rsidRPr="00553174">
        <w:rPr>
          <w:rFonts w:cs="Arial"/>
          <w:sz w:val="20"/>
          <w:szCs w:val="20"/>
        </w:rPr>
        <w:lastRenderedPageBreak/>
        <w:t xml:space="preserve">The </w:t>
      </w:r>
      <w:r w:rsidRPr="00553174">
        <w:rPr>
          <w:rFonts w:cs="Arial"/>
          <w:i/>
          <w:iCs/>
          <w:color w:val="0B5394"/>
          <w:sz w:val="20"/>
          <w:szCs w:val="20"/>
        </w:rPr>
        <w:t xml:space="preserve">IAggregate </w:t>
      </w:r>
      <w:r w:rsidRPr="00553174">
        <w:rPr>
          <w:rFonts w:cs="Arial"/>
          <w:sz w:val="20"/>
          <w:szCs w:val="20"/>
        </w:rPr>
        <w:t xml:space="preserve">interface defines the methods for the client. The methods that it defines allows the client code not to be bothered with the details on how the collection is traversed. It has the </w:t>
      </w:r>
      <w:r w:rsidRPr="00553174">
        <w:rPr>
          <w:rFonts w:cs="Arial"/>
          <w:i/>
          <w:iCs/>
          <w:color w:val="0B5394"/>
          <w:sz w:val="20"/>
          <w:szCs w:val="20"/>
        </w:rPr>
        <w:t xml:space="preserve">GetAll </w:t>
      </w:r>
      <w:r w:rsidRPr="00553174">
        <w:rPr>
          <w:rFonts w:cs="Arial"/>
          <w:sz w:val="20"/>
          <w:szCs w:val="20"/>
        </w:rPr>
        <w:t>method that the client can call.</w:t>
      </w:r>
    </w:p>
    <w:p w:rsidR="001F5806" w:rsidRPr="00553174" w:rsidRDefault="001F5806" w:rsidP="001F5806">
      <w:pPr>
        <w:numPr>
          <w:ilvl w:val="0"/>
          <w:numId w:val="230"/>
        </w:numPr>
        <w:spacing w:before="100" w:beforeAutospacing="1" w:after="100" w:afterAutospacing="1" w:line="240" w:lineRule="auto"/>
        <w:rPr>
          <w:sz w:val="20"/>
          <w:szCs w:val="20"/>
        </w:rPr>
      </w:pPr>
      <w:r w:rsidRPr="00553174">
        <w:rPr>
          <w:rFonts w:cs="Arial"/>
          <w:sz w:val="20"/>
          <w:szCs w:val="20"/>
        </w:rPr>
        <w:t xml:space="preserve">The </w:t>
      </w:r>
      <w:r w:rsidRPr="00553174">
        <w:rPr>
          <w:rFonts w:cs="Arial"/>
          <w:i/>
          <w:iCs/>
          <w:color w:val="0B5394"/>
          <w:sz w:val="20"/>
          <w:szCs w:val="20"/>
        </w:rPr>
        <w:t xml:space="preserve">ConcreteAggregate </w:t>
      </w:r>
      <w:r w:rsidRPr="00553174">
        <w:rPr>
          <w:rFonts w:cs="Arial"/>
          <w:sz w:val="20"/>
          <w:szCs w:val="20"/>
        </w:rPr>
        <w:t xml:space="preserve">class implements the </w:t>
      </w:r>
      <w:r w:rsidRPr="00553174">
        <w:rPr>
          <w:rFonts w:cs="Arial"/>
          <w:i/>
          <w:iCs/>
          <w:color w:val="0B5394"/>
          <w:sz w:val="20"/>
          <w:szCs w:val="20"/>
        </w:rPr>
        <w:t xml:space="preserve">IAggregate </w:t>
      </w:r>
      <w:r w:rsidRPr="00553174">
        <w:rPr>
          <w:rFonts w:cs="Arial"/>
          <w:sz w:val="20"/>
          <w:szCs w:val="20"/>
        </w:rPr>
        <w:t xml:space="preserve">interface and is the class that creates the </w:t>
      </w:r>
      <w:r w:rsidRPr="00553174">
        <w:rPr>
          <w:rFonts w:cs="Arial"/>
          <w:i/>
          <w:iCs/>
          <w:color w:val="0B5394"/>
          <w:sz w:val="20"/>
          <w:szCs w:val="20"/>
        </w:rPr>
        <w:t>ConcreteIterator</w:t>
      </w:r>
      <w:r w:rsidRPr="00553174">
        <w:rPr>
          <w:rFonts w:cs="Arial"/>
          <w:sz w:val="20"/>
          <w:szCs w:val="20"/>
        </w:rPr>
        <w:t>.</w:t>
      </w:r>
    </w:p>
    <w:p w:rsidR="001F5806" w:rsidRPr="00553174" w:rsidRDefault="001F5806" w:rsidP="001F5806">
      <w:pPr>
        <w:rPr>
          <w:sz w:val="20"/>
          <w:szCs w:val="20"/>
        </w:rPr>
      </w:pPr>
      <w:r w:rsidRPr="00553174">
        <w:rPr>
          <w:sz w:val="20"/>
          <w:szCs w:val="20"/>
        </w:rPr>
        <w:br/>
      </w:r>
      <w:r w:rsidRPr="00553174">
        <w:rPr>
          <w:sz w:val="20"/>
          <w:szCs w:val="20"/>
        </w:rPr>
        <w:br/>
      </w:r>
      <w:r w:rsidRPr="00553174">
        <w:rPr>
          <w:sz w:val="20"/>
          <w:szCs w:val="20"/>
        </w:rPr>
        <w:br/>
      </w:r>
      <w:r w:rsidRPr="00553174">
        <w:rPr>
          <w:sz w:val="20"/>
          <w:szCs w:val="20"/>
        </w:rPr>
        <w:br/>
      </w:r>
      <w:r w:rsidRPr="00553174">
        <w:rPr>
          <w:sz w:val="20"/>
          <w:szCs w:val="20"/>
        </w:rPr>
        <w:br/>
      </w:r>
      <w:r w:rsidRPr="00553174">
        <w:rPr>
          <w:sz w:val="20"/>
          <w:szCs w:val="20"/>
        </w:rPr>
        <w:br/>
      </w:r>
      <w:r w:rsidRPr="00553174">
        <w:rPr>
          <w:sz w:val="20"/>
          <w:szCs w:val="20"/>
        </w:rPr>
        <w:br/>
      </w:r>
      <w:r w:rsidRPr="00553174">
        <w:rPr>
          <w:sz w:val="20"/>
          <w:szCs w:val="20"/>
        </w:rPr>
        <w:br/>
      </w:r>
      <w:r w:rsidRPr="00553174">
        <w:rPr>
          <w:sz w:val="20"/>
          <w:szCs w:val="20"/>
        </w:rPr>
        <w:br/>
      </w:r>
      <w:r w:rsidRPr="00553174">
        <w:rPr>
          <w:sz w:val="20"/>
          <w:szCs w:val="20"/>
        </w:rPr>
        <w:br/>
      </w:r>
      <w:r w:rsidRPr="00553174">
        <w:rPr>
          <w:sz w:val="20"/>
          <w:szCs w:val="20"/>
        </w:rPr>
        <w:br/>
      </w:r>
      <w:r w:rsidRPr="00553174">
        <w:rPr>
          <w:sz w:val="20"/>
          <w:szCs w:val="20"/>
        </w:rPr>
        <w:br/>
      </w:r>
      <w:r w:rsidRPr="00553174">
        <w:rPr>
          <w:sz w:val="20"/>
          <w:szCs w:val="20"/>
        </w:rPr>
        <w:br/>
      </w:r>
      <w:r w:rsidRPr="00553174">
        <w:rPr>
          <w:sz w:val="20"/>
          <w:szCs w:val="20"/>
        </w:rPr>
        <w:br/>
      </w:r>
      <w:r w:rsidRPr="00553174">
        <w:rPr>
          <w:sz w:val="20"/>
          <w:szCs w:val="20"/>
        </w:rPr>
        <w:br/>
      </w:r>
      <w:r w:rsidRPr="00553174">
        <w:rPr>
          <w:rFonts w:cs="Arial"/>
          <w:sz w:val="20"/>
          <w:szCs w:val="20"/>
        </w:rPr>
        <w:br/>
        <w:t xml:space="preserve">With the iterator pattern in place, the client </w:t>
      </w:r>
      <w:proofErr w:type="gramStart"/>
      <w:r w:rsidRPr="00553174">
        <w:rPr>
          <w:rFonts w:cs="Arial"/>
          <w:sz w:val="20"/>
          <w:szCs w:val="20"/>
        </w:rPr>
        <w:t>code(</w:t>
      </w:r>
      <w:proofErr w:type="gramEnd"/>
      <w:r w:rsidRPr="00553174">
        <w:rPr>
          <w:rFonts w:cs="Arial"/>
          <w:sz w:val="20"/>
          <w:szCs w:val="20"/>
        </w:rPr>
        <w:t>calling code) can just be:</w:t>
      </w:r>
      <w:r w:rsidRPr="00553174">
        <w:rPr>
          <w:sz w:val="20"/>
          <w:szCs w:val="20"/>
        </w:rPr>
        <w:t xml:space="preserve"> </w:t>
      </w:r>
    </w:p>
    <w:p w:rsidR="001F5806" w:rsidRPr="00553174" w:rsidRDefault="001F5806" w:rsidP="001F5806">
      <w:pPr>
        <w:pStyle w:val="NormalWeb"/>
        <w:spacing w:after="0" w:afterAutospacing="0"/>
        <w:rPr>
          <w:rFonts w:asciiTheme="minorHAnsi" w:hAnsiTheme="minorHAnsi"/>
          <w:sz w:val="20"/>
          <w:szCs w:val="20"/>
        </w:rPr>
      </w:pPr>
      <w:r w:rsidRPr="00553174">
        <w:rPr>
          <w:rStyle w:val="HTMLCode"/>
          <w:rFonts w:asciiTheme="minorHAnsi" w:hAnsiTheme="minorHAnsi"/>
          <w:color w:val="2B91AF"/>
        </w:rPr>
        <w:t>IAggregate</w:t>
      </w:r>
      <w:r w:rsidRPr="00553174">
        <w:rPr>
          <w:rStyle w:val="HTMLCode"/>
          <w:rFonts w:asciiTheme="minorHAnsi" w:hAnsiTheme="minorHAnsi"/>
        </w:rPr>
        <w:t xml:space="preserve"> a = </w:t>
      </w:r>
      <w:r w:rsidRPr="00553174">
        <w:rPr>
          <w:rStyle w:val="HTMLCode"/>
          <w:rFonts w:asciiTheme="minorHAnsi" w:hAnsiTheme="minorHAnsi"/>
          <w:color w:val="0000FF"/>
        </w:rPr>
        <w:t>new</w:t>
      </w:r>
      <w:r w:rsidRPr="00553174">
        <w:rPr>
          <w:rFonts w:asciiTheme="minorHAnsi" w:hAnsiTheme="minorHAnsi" w:cs="Arial"/>
          <w:sz w:val="20"/>
          <w:szCs w:val="20"/>
        </w:rPr>
        <w:t xml:space="preserve"> </w:t>
      </w:r>
      <w:proofErr w:type="gramStart"/>
      <w:r w:rsidRPr="00553174">
        <w:rPr>
          <w:rStyle w:val="HTMLCode"/>
          <w:rFonts w:asciiTheme="minorHAnsi" w:hAnsiTheme="minorHAnsi"/>
          <w:color w:val="2B91AF"/>
        </w:rPr>
        <w:t>ConcreteAggregate</w:t>
      </w:r>
      <w:r w:rsidRPr="00553174">
        <w:rPr>
          <w:rStyle w:val="HTMLCode"/>
          <w:rFonts w:asciiTheme="minorHAnsi" w:hAnsiTheme="minorHAnsi"/>
        </w:rPr>
        <w:t>(</w:t>
      </w:r>
      <w:proofErr w:type="gramEnd"/>
      <w:r w:rsidRPr="00553174">
        <w:rPr>
          <w:rStyle w:val="HTMLCode"/>
          <w:rFonts w:asciiTheme="minorHAnsi" w:hAnsiTheme="minorHAnsi"/>
        </w:rPr>
        <w:t>);</w:t>
      </w:r>
    </w:p>
    <w:p w:rsidR="001F5806" w:rsidRPr="00553174" w:rsidRDefault="001F5806" w:rsidP="001F5806">
      <w:pPr>
        <w:pStyle w:val="NormalWeb"/>
        <w:spacing w:after="0" w:afterAutospacing="0"/>
        <w:rPr>
          <w:rFonts w:asciiTheme="minorHAnsi" w:hAnsiTheme="minorHAnsi"/>
          <w:sz w:val="20"/>
          <w:szCs w:val="20"/>
        </w:rPr>
      </w:pPr>
      <w:r w:rsidRPr="00553174">
        <w:rPr>
          <w:rStyle w:val="HTMLCode"/>
          <w:rFonts w:asciiTheme="minorHAnsi" w:hAnsiTheme="minorHAnsi"/>
          <w:color w:val="2B91AF"/>
        </w:rPr>
        <w:t>List</w:t>
      </w:r>
      <w:r w:rsidRPr="00553174">
        <w:rPr>
          <w:rStyle w:val="HTMLCode"/>
          <w:rFonts w:asciiTheme="minorHAnsi" w:hAnsiTheme="minorHAnsi"/>
        </w:rPr>
        <w:t xml:space="preserve"> list = </w:t>
      </w:r>
      <w:proofErr w:type="gramStart"/>
      <w:r w:rsidRPr="00553174">
        <w:rPr>
          <w:rStyle w:val="HTMLCode"/>
          <w:rFonts w:asciiTheme="minorHAnsi" w:hAnsiTheme="minorHAnsi"/>
        </w:rPr>
        <w:t>a.GetAll(</w:t>
      </w:r>
      <w:proofErr w:type="gramEnd"/>
      <w:r w:rsidRPr="00553174">
        <w:rPr>
          <w:rStyle w:val="HTMLCode"/>
          <w:rFonts w:asciiTheme="minorHAnsi" w:hAnsiTheme="minorHAnsi"/>
        </w:rPr>
        <w:t xml:space="preserve">);  </w:t>
      </w:r>
      <w:r w:rsidRPr="00553174">
        <w:rPr>
          <w:rStyle w:val="HTMLCode"/>
          <w:rFonts w:asciiTheme="minorHAnsi" w:hAnsiTheme="minorHAnsi"/>
          <w:color w:val="008000"/>
        </w:rPr>
        <w:t>//gets the entire collection</w:t>
      </w:r>
    </w:p>
    <w:p w:rsidR="001F5806" w:rsidRPr="00553174" w:rsidRDefault="001F5806" w:rsidP="001F5806">
      <w:pPr>
        <w:pStyle w:val="NormalWeb"/>
        <w:rPr>
          <w:rFonts w:asciiTheme="minorHAnsi" w:hAnsiTheme="minorHAnsi"/>
          <w:sz w:val="20"/>
          <w:szCs w:val="20"/>
        </w:rPr>
      </w:pPr>
      <w:r w:rsidRPr="00553174">
        <w:rPr>
          <w:rFonts w:asciiTheme="minorHAnsi" w:hAnsiTheme="minorHAnsi" w:cs="Arial"/>
          <w:sz w:val="20"/>
          <w:szCs w:val="20"/>
        </w:rPr>
        <w:t xml:space="preserve">Notice that the client code accesses only the </w:t>
      </w:r>
      <w:r w:rsidRPr="00553174">
        <w:rPr>
          <w:rFonts w:asciiTheme="minorHAnsi" w:hAnsiTheme="minorHAnsi" w:cs="Arial"/>
          <w:i/>
          <w:iCs/>
          <w:color w:val="0B5394"/>
          <w:sz w:val="20"/>
          <w:szCs w:val="20"/>
        </w:rPr>
        <w:t xml:space="preserve">IAggregate </w:t>
      </w:r>
      <w:r w:rsidRPr="00553174">
        <w:rPr>
          <w:rFonts w:asciiTheme="minorHAnsi" w:hAnsiTheme="minorHAnsi" w:cs="Arial"/>
          <w:sz w:val="20"/>
          <w:szCs w:val="20"/>
        </w:rPr>
        <w:t>interface and does not need to know how the collection is traversed.</w:t>
      </w:r>
    </w:p>
    <w:p w:rsidR="006B3617" w:rsidRPr="00553174" w:rsidRDefault="006B3617" w:rsidP="006B3617">
      <w:pPr>
        <w:pStyle w:val="NormalWeb"/>
        <w:rPr>
          <w:rFonts w:asciiTheme="minorHAnsi" w:hAnsiTheme="minorHAnsi"/>
          <w:sz w:val="20"/>
          <w:szCs w:val="20"/>
        </w:rPr>
      </w:pPr>
      <w:r w:rsidRPr="00553174">
        <w:rPr>
          <w:rFonts w:asciiTheme="minorHAnsi" w:hAnsiTheme="minorHAnsi"/>
          <w:sz w:val="20"/>
          <w:szCs w:val="20"/>
        </w:rPr>
        <w:t xml:space="preserve">According to GoF, Iterator Pattern is used </w:t>
      </w:r>
      <w:r w:rsidRPr="00553174">
        <w:rPr>
          <w:rFonts w:asciiTheme="minorHAnsi" w:hAnsiTheme="minorHAnsi"/>
          <w:b/>
          <w:bCs/>
          <w:sz w:val="20"/>
          <w:szCs w:val="20"/>
        </w:rPr>
        <w:t>"to access the elements of an aggregate object sequentially without exposing its underlying implementation".</w:t>
      </w:r>
    </w:p>
    <w:p w:rsidR="006B3617" w:rsidRPr="00553174" w:rsidRDefault="006B3617" w:rsidP="006B3617">
      <w:pPr>
        <w:pStyle w:val="NormalWeb"/>
        <w:rPr>
          <w:rFonts w:asciiTheme="minorHAnsi" w:hAnsiTheme="minorHAnsi"/>
          <w:sz w:val="20"/>
          <w:szCs w:val="20"/>
        </w:rPr>
      </w:pPr>
      <w:r w:rsidRPr="00553174">
        <w:rPr>
          <w:rFonts w:asciiTheme="minorHAnsi" w:hAnsiTheme="minorHAnsi"/>
          <w:sz w:val="20"/>
          <w:szCs w:val="20"/>
        </w:rPr>
        <w:t xml:space="preserve">The Iterator pattern is also known as </w:t>
      </w:r>
      <w:r w:rsidRPr="00553174">
        <w:rPr>
          <w:rFonts w:asciiTheme="minorHAnsi" w:hAnsiTheme="minorHAnsi"/>
          <w:b/>
          <w:bCs/>
          <w:sz w:val="20"/>
          <w:szCs w:val="20"/>
        </w:rPr>
        <w:t>Cursor.</w:t>
      </w:r>
    </w:p>
    <w:p w:rsidR="006B3617" w:rsidRPr="00553174" w:rsidRDefault="006B3617" w:rsidP="006B3617">
      <w:pPr>
        <w:pStyle w:val="NormalWeb"/>
        <w:rPr>
          <w:rFonts w:asciiTheme="minorHAnsi" w:hAnsiTheme="minorHAnsi"/>
          <w:sz w:val="20"/>
          <w:szCs w:val="20"/>
        </w:rPr>
      </w:pPr>
      <w:r w:rsidRPr="00553174">
        <w:rPr>
          <w:rFonts w:asciiTheme="minorHAnsi" w:hAnsiTheme="minorHAnsi"/>
          <w:sz w:val="20"/>
          <w:szCs w:val="20"/>
        </w:rPr>
        <w:t>In collection framework, we are now using Iterator that is preferred over Enumeration.</w:t>
      </w:r>
    </w:p>
    <w:p w:rsidR="006B3617" w:rsidRPr="00553174" w:rsidRDefault="006B3617" w:rsidP="006B3617">
      <w:pPr>
        <w:pStyle w:val="Heading4"/>
        <w:rPr>
          <w:rFonts w:asciiTheme="minorHAnsi" w:hAnsiTheme="minorHAnsi"/>
          <w:sz w:val="20"/>
          <w:szCs w:val="20"/>
        </w:rPr>
      </w:pPr>
      <w:proofErr w:type="gramStart"/>
      <w:r w:rsidRPr="00553174">
        <w:rPr>
          <w:rFonts w:asciiTheme="minorHAnsi" w:hAnsiTheme="minorHAnsi"/>
          <w:sz w:val="20"/>
          <w:szCs w:val="20"/>
        </w:rPr>
        <w:t>java.util.Iterator</w:t>
      </w:r>
      <w:proofErr w:type="gramEnd"/>
      <w:r w:rsidRPr="00553174">
        <w:rPr>
          <w:rFonts w:asciiTheme="minorHAnsi" w:hAnsiTheme="minorHAnsi"/>
          <w:sz w:val="20"/>
          <w:szCs w:val="20"/>
        </w:rPr>
        <w:t xml:space="preserve"> interface uses Iterator Design Pattern.</w:t>
      </w:r>
    </w:p>
    <w:p w:rsidR="006B3617" w:rsidRPr="00553174" w:rsidRDefault="006B3617" w:rsidP="006B3617">
      <w:pPr>
        <w:pStyle w:val="Heading4"/>
        <w:rPr>
          <w:rFonts w:asciiTheme="minorHAnsi" w:hAnsiTheme="minorHAnsi"/>
          <w:sz w:val="20"/>
          <w:szCs w:val="20"/>
        </w:rPr>
      </w:pPr>
      <w:r w:rsidRPr="00553174">
        <w:rPr>
          <w:rFonts w:asciiTheme="minorHAnsi" w:hAnsiTheme="minorHAnsi"/>
          <w:sz w:val="20"/>
          <w:szCs w:val="20"/>
        </w:rPr>
        <w:t>Advantage of Iterator Pattern</w:t>
      </w:r>
    </w:p>
    <w:p w:rsidR="006B3617" w:rsidRPr="00553174" w:rsidRDefault="006B3617" w:rsidP="006B3617">
      <w:pPr>
        <w:numPr>
          <w:ilvl w:val="0"/>
          <w:numId w:val="231"/>
        </w:numPr>
        <w:spacing w:before="100" w:beforeAutospacing="1" w:after="100" w:afterAutospacing="1" w:line="240" w:lineRule="auto"/>
        <w:rPr>
          <w:sz w:val="20"/>
          <w:szCs w:val="20"/>
        </w:rPr>
      </w:pPr>
      <w:r w:rsidRPr="00553174">
        <w:rPr>
          <w:sz w:val="20"/>
          <w:szCs w:val="20"/>
        </w:rPr>
        <w:t>It supports variations in the traversal of a collection.</w:t>
      </w:r>
    </w:p>
    <w:p w:rsidR="006B3617" w:rsidRPr="00553174" w:rsidRDefault="006B3617" w:rsidP="006B3617">
      <w:pPr>
        <w:numPr>
          <w:ilvl w:val="0"/>
          <w:numId w:val="231"/>
        </w:numPr>
        <w:spacing w:before="100" w:beforeAutospacing="1" w:after="100" w:afterAutospacing="1" w:line="240" w:lineRule="auto"/>
        <w:rPr>
          <w:sz w:val="20"/>
          <w:szCs w:val="20"/>
        </w:rPr>
      </w:pPr>
      <w:r w:rsidRPr="00553174">
        <w:rPr>
          <w:sz w:val="20"/>
          <w:szCs w:val="20"/>
        </w:rPr>
        <w:t xml:space="preserve">It simplifies the interface to the collection. </w:t>
      </w:r>
    </w:p>
    <w:p w:rsidR="006B3617" w:rsidRPr="00553174" w:rsidRDefault="006B3617" w:rsidP="006B3617">
      <w:pPr>
        <w:pStyle w:val="Heading4"/>
        <w:rPr>
          <w:rFonts w:asciiTheme="minorHAnsi" w:hAnsiTheme="minorHAnsi"/>
          <w:sz w:val="20"/>
          <w:szCs w:val="20"/>
        </w:rPr>
      </w:pPr>
      <w:r w:rsidRPr="00553174">
        <w:rPr>
          <w:rFonts w:asciiTheme="minorHAnsi" w:hAnsiTheme="minorHAnsi"/>
          <w:sz w:val="20"/>
          <w:szCs w:val="20"/>
        </w:rPr>
        <w:t>Usage of Iterator Pattern:</w:t>
      </w:r>
    </w:p>
    <w:p w:rsidR="006B3617" w:rsidRPr="00553174" w:rsidRDefault="006B3617" w:rsidP="006B3617">
      <w:pPr>
        <w:pStyle w:val="NormalWeb"/>
        <w:rPr>
          <w:rFonts w:asciiTheme="minorHAnsi" w:hAnsiTheme="minorHAnsi"/>
          <w:sz w:val="20"/>
          <w:szCs w:val="20"/>
        </w:rPr>
      </w:pPr>
      <w:r w:rsidRPr="00553174">
        <w:rPr>
          <w:rFonts w:asciiTheme="minorHAnsi" w:hAnsiTheme="minorHAnsi"/>
          <w:sz w:val="20"/>
          <w:szCs w:val="20"/>
        </w:rPr>
        <w:t xml:space="preserve">It is used: </w:t>
      </w:r>
    </w:p>
    <w:p w:rsidR="006B3617" w:rsidRPr="00553174" w:rsidRDefault="006B3617" w:rsidP="006B3617">
      <w:pPr>
        <w:numPr>
          <w:ilvl w:val="0"/>
          <w:numId w:val="232"/>
        </w:numPr>
        <w:spacing w:before="100" w:beforeAutospacing="1" w:after="100" w:afterAutospacing="1" w:line="240" w:lineRule="auto"/>
        <w:rPr>
          <w:sz w:val="20"/>
          <w:szCs w:val="20"/>
        </w:rPr>
      </w:pPr>
      <w:r w:rsidRPr="00553174">
        <w:rPr>
          <w:sz w:val="20"/>
          <w:szCs w:val="20"/>
        </w:rPr>
        <w:lastRenderedPageBreak/>
        <w:t>When you want to access a collection of objects without exposing its internal representation.</w:t>
      </w:r>
    </w:p>
    <w:p w:rsidR="006B3617" w:rsidRPr="00553174" w:rsidRDefault="006B3617" w:rsidP="006B3617">
      <w:pPr>
        <w:numPr>
          <w:ilvl w:val="0"/>
          <w:numId w:val="232"/>
        </w:numPr>
        <w:spacing w:before="100" w:beforeAutospacing="1" w:after="100" w:afterAutospacing="1" w:line="240" w:lineRule="auto"/>
        <w:rPr>
          <w:sz w:val="20"/>
          <w:szCs w:val="20"/>
        </w:rPr>
      </w:pPr>
      <w:r w:rsidRPr="00553174">
        <w:rPr>
          <w:sz w:val="20"/>
          <w:szCs w:val="20"/>
        </w:rPr>
        <w:t>When there are multiple traversals of objects need to be supported in the collection.</w:t>
      </w:r>
    </w:p>
    <w:p w:rsidR="006B3617" w:rsidRPr="00553174" w:rsidRDefault="006B3617" w:rsidP="006B3617">
      <w:pPr>
        <w:spacing w:after="0"/>
        <w:rPr>
          <w:sz w:val="20"/>
          <w:szCs w:val="20"/>
        </w:rPr>
      </w:pPr>
      <w:r w:rsidRPr="00553174">
        <w:rPr>
          <w:sz w:val="20"/>
          <w:szCs w:val="20"/>
        </w:rPr>
        <w:pict>
          <v:rect id="_x0000_i1060" style="width:0;height:1.5pt" o:hralign="center" o:hrstd="t" o:hr="t" fillcolor="#a0a0a0" stroked="f"/>
        </w:pict>
      </w:r>
    </w:p>
    <w:p w:rsidR="006B3617" w:rsidRPr="00553174" w:rsidRDefault="006B3617" w:rsidP="006B3617">
      <w:pPr>
        <w:pStyle w:val="Heading3"/>
        <w:rPr>
          <w:rFonts w:asciiTheme="minorHAnsi" w:hAnsiTheme="minorHAnsi"/>
          <w:sz w:val="20"/>
          <w:szCs w:val="20"/>
        </w:rPr>
      </w:pPr>
      <w:r w:rsidRPr="00553174">
        <w:rPr>
          <w:rFonts w:asciiTheme="minorHAnsi" w:hAnsiTheme="minorHAnsi"/>
          <w:sz w:val="20"/>
          <w:szCs w:val="20"/>
        </w:rPr>
        <w:t>Example of Iterator Pattern</w:t>
      </w:r>
    </w:p>
    <w:p w:rsidR="006B3617" w:rsidRPr="00553174" w:rsidRDefault="006B3617" w:rsidP="006B3617">
      <w:pPr>
        <w:pStyle w:val="NormalWeb"/>
        <w:rPr>
          <w:rFonts w:asciiTheme="minorHAnsi" w:hAnsiTheme="minorHAnsi"/>
          <w:sz w:val="20"/>
          <w:szCs w:val="20"/>
        </w:rPr>
      </w:pPr>
      <w:r w:rsidRPr="00553174">
        <w:rPr>
          <w:rFonts w:asciiTheme="minorHAnsi" w:hAnsiTheme="minorHAnsi"/>
          <w:sz w:val="20"/>
          <w:szCs w:val="20"/>
        </w:rPr>
        <w:t>Let's understand the example of iterator pattern pattern by the above UML diagram.</w:t>
      </w:r>
    </w:p>
    <w:p w:rsidR="006B3617" w:rsidRPr="00553174" w:rsidRDefault="006B3617" w:rsidP="006B3617">
      <w:pPr>
        <w:pStyle w:val="Heading4"/>
        <w:rPr>
          <w:rFonts w:asciiTheme="minorHAnsi" w:hAnsiTheme="minorHAnsi"/>
          <w:sz w:val="20"/>
          <w:szCs w:val="20"/>
        </w:rPr>
      </w:pPr>
      <w:r w:rsidRPr="00553174">
        <w:rPr>
          <w:rFonts w:asciiTheme="minorHAnsi" w:hAnsiTheme="minorHAnsi"/>
          <w:sz w:val="20"/>
          <w:szCs w:val="20"/>
        </w:rPr>
        <w:t>UML for Iterator Pattern:</w:t>
      </w:r>
    </w:p>
    <w:p w:rsidR="006B3617" w:rsidRPr="00553174" w:rsidRDefault="006B3617" w:rsidP="006B3617">
      <w:pPr>
        <w:rPr>
          <w:sz w:val="20"/>
          <w:szCs w:val="20"/>
        </w:rPr>
      </w:pPr>
      <w:r w:rsidRPr="00553174">
        <w:rPr>
          <w:noProof/>
          <w:sz w:val="20"/>
          <w:szCs w:val="20"/>
        </w:rPr>
        <w:drawing>
          <wp:inline distT="0" distB="0" distL="0" distR="0">
            <wp:extent cx="6667500" cy="5619750"/>
            <wp:effectExtent l="0" t="0" r="0" b="0"/>
            <wp:docPr id="39" name="Picture 39" descr="Iterator Pattern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Iterator Pattern UML"/>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667500" cy="5619750"/>
                    </a:xfrm>
                    <a:prstGeom prst="rect">
                      <a:avLst/>
                    </a:prstGeom>
                    <a:noFill/>
                    <a:ln>
                      <a:noFill/>
                    </a:ln>
                  </pic:spPr>
                </pic:pic>
              </a:graphicData>
            </a:graphic>
          </wp:inline>
        </w:drawing>
      </w:r>
    </w:p>
    <w:p w:rsidR="006B3617" w:rsidRPr="00553174" w:rsidRDefault="006B3617" w:rsidP="006B3617">
      <w:pPr>
        <w:pStyle w:val="Heading4"/>
        <w:rPr>
          <w:rFonts w:asciiTheme="minorHAnsi" w:hAnsiTheme="minorHAnsi"/>
          <w:sz w:val="20"/>
          <w:szCs w:val="20"/>
        </w:rPr>
      </w:pPr>
      <w:r w:rsidRPr="00553174">
        <w:rPr>
          <w:rFonts w:asciiTheme="minorHAnsi" w:hAnsiTheme="minorHAnsi"/>
          <w:sz w:val="20"/>
          <w:szCs w:val="20"/>
        </w:rPr>
        <w:t>Implementation of above UML</w:t>
      </w:r>
    </w:p>
    <w:p w:rsidR="006B3617" w:rsidRPr="00553174" w:rsidRDefault="006B3617" w:rsidP="006B3617">
      <w:pPr>
        <w:pStyle w:val="Heading4"/>
        <w:rPr>
          <w:rFonts w:asciiTheme="minorHAnsi" w:hAnsiTheme="minorHAnsi"/>
          <w:sz w:val="20"/>
          <w:szCs w:val="20"/>
        </w:rPr>
      </w:pPr>
      <w:r w:rsidRPr="00553174">
        <w:rPr>
          <w:rFonts w:asciiTheme="minorHAnsi" w:hAnsiTheme="minorHAnsi"/>
          <w:sz w:val="20"/>
          <w:szCs w:val="20"/>
        </w:rPr>
        <w:t>Step 1</w:t>
      </w:r>
    </w:p>
    <w:p w:rsidR="006B3617" w:rsidRPr="00553174" w:rsidRDefault="006B3617" w:rsidP="006B3617">
      <w:pPr>
        <w:pStyle w:val="NormalWeb"/>
        <w:rPr>
          <w:rFonts w:asciiTheme="minorHAnsi" w:hAnsiTheme="minorHAnsi"/>
          <w:sz w:val="20"/>
          <w:szCs w:val="20"/>
        </w:rPr>
      </w:pPr>
      <w:r w:rsidRPr="00553174">
        <w:rPr>
          <w:rFonts w:asciiTheme="minorHAnsi" w:hAnsiTheme="minorHAnsi"/>
          <w:sz w:val="20"/>
          <w:szCs w:val="20"/>
        </w:rPr>
        <w:lastRenderedPageBreak/>
        <w:t xml:space="preserve">Create </w:t>
      </w:r>
      <w:proofErr w:type="gramStart"/>
      <w:r w:rsidRPr="00553174">
        <w:rPr>
          <w:rFonts w:asciiTheme="minorHAnsi" w:hAnsiTheme="minorHAnsi"/>
          <w:sz w:val="20"/>
          <w:szCs w:val="20"/>
        </w:rPr>
        <w:t>a</w:t>
      </w:r>
      <w:proofErr w:type="gramEnd"/>
      <w:r w:rsidRPr="00553174">
        <w:rPr>
          <w:rFonts w:asciiTheme="minorHAnsi" w:hAnsiTheme="minorHAnsi"/>
          <w:sz w:val="20"/>
          <w:szCs w:val="20"/>
        </w:rPr>
        <w:t xml:space="preserve"> </w:t>
      </w:r>
      <w:r w:rsidRPr="00553174">
        <w:rPr>
          <w:rFonts w:asciiTheme="minorHAnsi" w:hAnsiTheme="minorHAnsi"/>
          <w:b/>
          <w:bCs/>
          <w:sz w:val="20"/>
          <w:szCs w:val="20"/>
        </w:rPr>
        <w:t>Iterartor</w:t>
      </w:r>
      <w:r w:rsidRPr="00553174">
        <w:rPr>
          <w:rFonts w:asciiTheme="minorHAnsi" w:hAnsiTheme="minorHAnsi"/>
          <w:sz w:val="20"/>
          <w:szCs w:val="20"/>
        </w:rPr>
        <w:t xml:space="preserve"> interface.</w:t>
      </w:r>
    </w:p>
    <w:p w:rsidR="006B3617" w:rsidRPr="00553174" w:rsidRDefault="006B3617" w:rsidP="006B3617">
      <w:pPr>
        <w:numPr>
          <w:ilvl w:val="0"/>
          <w:numId w:val="233"/>
        </w:numPr>
        <w:spacing w:before="100" w:beforeAutospacing="1" w:after="100" w:afterAutospacing="1" w:line="240" w:lineRule="auto"/>
        <w:rPr>
          <w:sz w:val="20"/>
          <w:szCs w:val="20"/>
        </w:rPr>
      </w:pPr>
      <w:r w:rsidRPr="00553174">
        <w:rPr>
          <w:rStyle w:val="keyword"/>
          <w:sz w:val="20"/>
          <w:szCs w:val="20"/>
        </w:rPr>
        <w:t>public</w:t>
      </w:r>
      <w:r w:rsidRPr="00553174">
        <w:rPr>
          <w:sz w:val="20"/>
          <w:szCs w:val="20"/>
        </w:rPr>
        <w:t> </w:t>
      </w:r>
      <w:r w:rsidRPr="00553174">
        <w:rPr>
          <w:rStyle w:val="keyword"/>
          <w:sz w:val="20"/>
          <w:szCs w:val="20"/>
        </w:rPr>
        <w:t>interface</w:t>
      </w:r>
      <w:r w:rsidRPr="00553174">
        <w:rPr>
          <w:sz w:val="20"/>
          <w:szCs w:val="20"/>
        </w:rPr>
        <w:t> Iterator {  </w:t>
      </w:r>
    </w:p>
    <w:p w:rsidR="006B3617" w:rsidRPr="00553174" w:rsidRDefault="006B3617" w:rsidP="006B3617">
      <w:pPr>
        <w:numPr>
          <w:ilvl w:val="0"/>
          <w:numId w:val="233"/>
        </w:numPr>
        <w:spacing w:before="100" w:beforeAutospacing="1" w:after="100" w:afterAutospacing="1" w:line="240" w:lineRule="auto"/>
        <w:rPr>
          <w:sz w:val="20"/>
          <w:szCs w:val="20"/>
        </w:rPr>
      </w:pPr>
      <w:r w:rsidRPr="00553174">
        <w:rPr>
          <w:sz w:val="20"/>
          <w:szCs w:val="20"/>
        </w:rPr>
        <w:t>    </w:t>
      </w:r>
      <w:r w:rsidRPr="00553174">
        <w:rPr>
          <w:rStyle w:val="keyword"/>
          <w:sz w:val="20"/>
          <w:szCs w:val="20"/>
        </w:rPr>
        <w:t>public</w:t>
      </w:r>
      <w:r w:rsidRPr="00553174">
        <w:rPr>
          <w:sz w:val="20"/>
          <w:szCs w:val="20"/>
        </w:rPr>
        <w:t> </w:t>
      </w:r>
      <w:r w:rsidRPr="00553174">
        <w:rPr>
          <w:rStyle w:val="keyword"/>
          <w:sz w:val="20"/>
          <w:szCs w:val="20"/>
        </w:rPr>
        <w:t>boolean</w:t>
      </w:r>
      <w:r w:rsidRPr="00553174">
        <w:rPr>
          <w:sz w:val="20"/>
          <w:szCs w:val="20"/>
        </w:rPr>
        <w:t> hasNext();  </w:t>
      </w:r>
    </w:p>
    <w:p w:rsidR="006B3617" w:rsidRPr="00553174" w:rsidRDefault="006B3617" w:rsidP="006B3617">
      <w:pPr>
        <w:numPr>
          <w:ilvl w:val="0"/>
          <w:numId w:val="233"/>
        </w:numPr>
        <w:spacing w:before="100" w:beforeAutospacing="1" w:after="100" w:afterAutospacing="1" w:line="240" w:lineRule="auto"/>
        <w:rPr>
          <w:sz w:val="20"/>
          <w:szCs w:val="20"/>
        </w:rPr>
      </w:pPr>
      <w:r w:rsidRPr="00553174">
        <w:rPr>
          <w:sz w:val="20"/>
          <w:szCs w:val="20"/>
        </w:rPr>
        <w:t>    </w:t>
      </w:r>
      <w:r w:rsidRPr="00553174">
        <w:rPr>
          <w:rStyle w:val="keyword"/>
          <w:sz w:val="20"/>
          <w:szCs w:val="20"/>
        </w:rPr>
        <w:t>public</w:t>
      </w:r>
      <w:r w:rsidRPr="00553174">
        <w:rPr>
          <w:sz w:val="20"/>
          <w:szCs w:val="20"/>
        </w:rPr>
        <w:t> Object next();  </w:t>
      </w:r>
    </w:p>
    <w:p w:rsidR="006B3617" w:rsidRPr="00553174" w:rsidRDefault="006B3617" w:rsidP="006B3617">
      <w:pPr>
        <w:numPr>
          <w:ilvl w:val="0"/>
          <w:numId w:val="233"/>
        </w:numPr>
        <w:spacing w:before="100" w:beforeAutospacing="1" w:after="100" w:afterAutospacing="1" w:line="240" w:lineRule="auto"/>
        <w:rPr>
          <w:sz w:val="20"/>
          <w:szCs w:val="20"/>
        </w:rPr>
      </w:pPr>
      <w:r w:rsidRPr="00553174">
        <w:rPr>
          <w:sz w:val="20"/>
          <w:szCs w:val="20"/>
        </w:rPr>
        <w:t>}  </w:t>
      </w:r>
    </w:p>
    <w:p w:rsidR="006B3617" w:rsidRPr="00553174" w:rsidRDefault="006B3617" w:rsidP="006B3617">
      <w:pPr>
        <w:pStyle w:val="Heading4"/>
        <w:rPr>
          <w:rFonts w:asciiTheme="minorHAnsi" w:hAnsiTheme="minorHAnsi"/>
          <w:sz w:val="20"/>
          <w:szCs w:val="20"/>
        </w:rPr>
      </w:pPr>
      <w:r w:rsidRPr="00553174">
        <w:rPr>
          <w:rFonts w:asciiTheme="minorHAnsi" w:hAnsiTheme="minorHAnsi"/>
          <w:sz w:val="20"/>
          <w:szCs w:val="20"/>
        </w:rPr>
        <w:t>Step 2</w:t>
      </w:r>
    </w:p>
    <w:p w:rsidR="006B3617" w:rsidRPr="00553174" w:rsidRDefault="006B3617" w:rsidP="006B3617">
      <w:pPr>
        <w:pStyle w:val="NormalWeb"/>
        <w:rPr>
          <w:rFonts w:asciiTheme="minorHAnsi" w:hAnsiTheme="minorHAnsi"/>
          <w:sz w:val="20"/>
          <w:szCs w:val="20"/>
        </w:rPr>
      </w:pPr>
      <w:r w:rsidRPr="00553174">
        <w:rPr>
          <w:rFonts w:asciiTheme="minorHAnsi" w:hAnsiTheme="minorHAnsi"/>
          <w:sz w:val="20"/>
          <w:szCs w:val="20"/>
        </w:rPr>
        <w:t xml:space="preserve">Create a </w:t>
      </w:r>
      <w:r w:rsidRPr="00553174">
        <w:rPr>
          <w:rFonts w:asciiTheme="minorHAnsi" w:hAnsiTheme="minorHAnsi"/>
          <w:b/>
          <w:bCs/>
          <w:sz w:val="20"/>
          <w:szCs w:val="20"/>
        </w:rPr>
        <w:t>Container</w:t>
      </w:r>
      <w:r w:rsidRPr="00553174">
        <w:rPr>
          <w:rFonts w:asciiTheme="minorHAnsi" w:hAnsiTheme="minorHAnsi"/>
          <w:sz w:val="20"/>
          <w:szCs w:val="20"/>
        </w:rPr>
        <w:t xml:space="preserve"> interface.</w:t>
      </w:r>
    </w:p>
    <w:p w:rsidR="006B3617" w:rsidRPr="00553174" w:rsidRDefault="006B3617" w:rsidP="006B3617">
      <w:pPr>
        <w:numPr>
          <w:ilvl w:val="0"/>
          <w:numId w:val="234"/>
        </w:numPr>
        <w:spacing w:before="100" w:beforeAutospacing="1" w:after="100" w:afterAutospacing="1" w:line="240" w:lineRule="auto"/>
        <w:rPr>
          <w:sz w:val="20"/>
          <w:szCs w:val="20"/>
        </w:rPr>
      </w:pPr>
      <w:r w:rsidRPr="00553174">
        <w:rPr>
          <w:rStyle w:val="keyword"/>
          <w:sz w:val="20"/>
          <w:szCs w:val="20"/>
        </w:rPr>
        <w:t>public</w:t>
      </w:r>
      <w:r w:rsidRPr="00553174">
        <w:rPr>
          <w:sz w:val="20"/>
          <w:szCs w:val="20"/>
        </w:rPr>
        <w:t> </w:t>
      </w:r>
      <w:r w:rsidRPr="00553174">
        <w:rPr>
          <w:rStyle w:val="keyword"/>
          <w:sz w:val="20"/>
          <w:szCs w:val="20"/>
        </w:rPr>
        <w:t>interface</w:t>
      </w:r>
      <w:r w:rsidRPr="00553174">
        <w:rPr>
          <w:sz w:val="20"/>
          <w:szCs w:val="20"/>
        </w:rPr>
        <w:t> Container {  </w:t>
      </w:r>
    </w:p>
    <w:p w:rsidR="006B3617" w:rsidRPr="00553174" w:rsidRDefault="006B3617" w:rsidP="006B3617">
      <w:pPr>
        <w:numPr>
          <w:ilvl w:val="0"/>
          <w:numId w:val="234"/>
        </w:numPr>
        <w:spacing w:before="100" w:beforeAutospacing="1" w:after="100" w:afterAutospacing="1" w:line="240" w:lineRule="auto"/>
        <w:rPr>
          <w:sz w:val="20"/>
          <w:szCs w:val="20"/>
        </w:rPr>
      </w:pPr>
      <w:r w:rsidRPr="00553174">
        <w:rPr>
          <w:sz w:val="20"/>
          <w:szCs w:val="20"/>
        </w:rPr>
        <w:t>    </w:t>
      </w:r>
      <w:r w:rsidRPr="00553174">
        <w:rPr>
          <w:rStyle w:val="keyword"/>
          <w:sz w:val="20"/>
          <w:szCs w:val="20"/>
        </w:rPr>
        <w:t>public</w:t>
      </w:r>
      <w:r w:rsidRPr="00553174">
        <w:rPr>
          <w:sz w:val="20"/>
          <w:szCs w:val="20"/>
        </w:rPr>
        <w:t> Iterator getIterator();  </w:t>
      </w:r>
    </w:p>
    <w:p w:rsidR="006B3617" w:rsidRPr="00553174" w:rsidRDefault="006B3617" w:rsidP="006B3617">
      <w:pPr>
        <w:numPr>
          <w:ilvl w:val="0"/>
          <w:numId w:val="234"/>
        </w:numPr>
        <w:spacing w:before="100" w:beforeAutospacing="1" w:after="100" w:afterAutospacing="1" w:line="240" w:lineRule="auto"/>
        <w:rPr>
          <w:sz w:val="20"/>
          <w:szCs w:val="20"/>
        </w:rPr>
      </w:pPr>
      <w:r w:rsidRPr="00553174">
        <w:rPr>
          <w:sz w:val="20"/>
          <w:szCs w:val="20"/>
        </w:rPr>
        <w:t>}</w:t>
      </w:r>
      <w:r w:rsidRPr="00553174">
        <w:rPr>
          <w:rStyle w:val="comment"/>
          <w:sz w:val="20"/>
          <w:szCs w:val="20"/>
        </w:rPr>
        <w:t>// End of the Iterator interface.</w:t>
      </w:r>
      <w:r w:rsidRPr="00553174">
        <w:rPr>
          <w:sz w:val="20"/>
          <w:szCs w:val="20"/>
        </w:rPr>
        <w:t>  </w:t>
      </w:r>
    </w:p>
    <w:p w:rsidR="006B3617" w:rsidRPr="00553174" w:rsidRDefault="006B3617" w:rsidP="006B3617">
      <w:pPr>
        <w:pStyle w:val="Heading4"/>
        <w:rPr>
          <w:rFonts w:asciiTheme="minorHAnsi" w:hAnsiTheme="minorHAnsi"/>
          <w:sz w:val="20"/>
          <w:szCs w:val="20"/>
        </w:rPr>
      </w:pPr>
      <w:r w:rsidRPr="00553174">
        <w:rPr>
          <w:rFonts w:asciiTheme="minorHAnsi" w:hAnsiTheme="minorHAnsi"/>
          <w:sz w:val="20"/>
          <w:szCs w:val="20"/>
        </w:rPr>
        <w:t>Step 3</w:t>
      </w:r>
    </w:p>
    <w:p w:rsidR="006B3617" w:rsidRPr="00553174" w:rsidRDefault="006B3617" w:rsidP="006B3617">
      <w:pPr>
        <w:pStyle w:val="NormalWeb"/>
        <w:rPr>
          <w:rFonts w:asciiTheme="minorHAnsi" w:hAnsiTheme="minorHAnsi"/>
          <w:sz w:val="20"/>
          <w:szCs w:val="20"/>
        </w:rPr>
      </w:pPr>
      <w:r w:rsidRPr="00553174">
        <w:rPr>
          <w:rFonts w:asciiTheme="minorHAnsi" w:hAnsiTheme="minorHAnsi"/>
          <w:sz w:val="20"/>
          <w:szCs w:val="20"/>
        </w:rPr>
        <w:t xml:space="preserve">Create a </w:t>
      </w:r>
      <w:r w:rsidRPr="00553174">
        <w:rPr>
          <w:rFonts w:asciiTheme="minorHAnsi" w:hAnsiTheme="minorHAnsi"/>
          <w:b/>
          <w:bCs/>
          <w:sz w:val="20"/>
          <w:szCs w:val="20"/>
        </w:rPr>
        <w:t>CollectionofNames</w:t>
      </w:r>
      <w:r w:rsidRPr="00553174">
        <w:rPr>
          <w:rFonts w:asciiTheme="minorHAnsi" w:hAnsiTheme="minorHAnsi"/>
          <w:sz w:val="20"/>
          <w:szCs w:val="20"/>
        </w:rPr>
        <w:t xml:space="preserve"> class that will implement </w:t>
      </w:r>
      <w:r w:rsidRPr="00553174">
        <w:rPr>
          <w:rFonts w:asciiTheme="minorHAnsi" w:hAnsiTheme="minorHAnsi"/>
          <w:b/>
          <w:bCs/>
          <w:sz w:val="20"/>
          <w:szCs w:val="20"/>
        </w:rPr>
        <w:t>Container</w:t>
      </w:r>
      <w:r w:rsidRPr="00553174">
        <w:rPr>
          <w:rFonts w:asciiTheme="minorHAnsi" w:hAnsiTheme="minorHAnsi"/>
          <w:sz w:val="20"/>
          <w:szCs w:val="20"/>
        </w:rPr>
        <w:t xml:space="preserve"> interface.</w:t>
      </w:r>
    </w:p>
    <w:p w:rsidR="006B3617" w:rsidRPr="00553174" w:rsidRDefault="006B3617" w:rsidP="006B3617">
      <w:pPr>
        <w:rPr>
          <w:sz w:val="20"/>
          <w:szCs w:val="20"/>
        </w:rPr>
      </w:pPr>
      <w:r w:rsidRPr="00553174">
        <w:rPr>
          <w:sz w:val="20"/>
          <w:szCs w:val="20"/>
        </w:rPr>
        <w:t>File: CollectionofNames.java</w:t>
      </w:r>
    </w:p>
    <w:p w:rsidR="006B3617" w:rsidRPr="00553174" w:rsidRDefault="006B3617" w:rsidP="006B3617">
      <w:pPr>
        <w:numPr>
          <w:ilvl w:val="0"/>
          <w:numId w:val="235"/>
        </w:numPr>
        <w:spacing w:before="100" w:beforeAutospacing="1" w:after="100" w:afterAutospacing="1" w:line="240" w:lineRule="auto"/>
        <w:rPr>
          <w:sz w:val="20"/>
          <w:szCs w:val="20"/>
        </w:rPr>
      </w:pPr>
      <w:r w:rsidRPr="00553174">
        <w:rPr>
          <w:rStyle w:val="keyword"/>
          <w:sz w:val="20"/>
          <w:szCs w:val="20"/>
        </w:rPr>
        <w:t>public</w:t>
      </w:r>
      <w:r w:rsidRPr="00553174">
        <w:rPr>
          <w:sz w:val="20"/>
          <w:szCs w:val="20"/>
        </w:rPr>
        <w:t> </w:t>
      </w:r>
      <w:r w:rsidRPr="00553174">
        <w:rPr>
          <w:rStyle w:val="keyword"/>
          <w:sz w:val="20"/>
          <w:szCs w:val="20"/>
        </w:rPr>
        <w:t>class</w:t>
      </w:r>
      <w:r w:rsidRPr="00553174">
        <w:rPr>
          <w:sz w:val="20"/>
          <w:szCs w:val="20"/>
        </w:rPr>
        <w:t> CollectionofNames </w:t>
      </w:r>
      <w:r w:rsidRPr="00553174">
        <w:rPr>
          <w:rStyle w:val="keyword"/>
          <w:sz w:val="20"/>
          <w:szCs w:val="20"/>
        </w:rPr>
        <w:t>implements</w:t>
      </w:r>
      <w:r w:rsidRPr="00553174">
        <w:rPr>
          <w:sz w:val="20"/>
          <w:szCs w:val="20"/>
        </w:rPr>
        <w:t> Container {  </w:t>
      </w:r>
    </w:p>
    <w:p w:rsidR="006B3617" w:rsidRPr="00553174" w:rsidRDefault="006B3617" w:rsidP="006B3617">
      <w:pPr>
        <w:numPr>
          <w:ilvl w:val="0"/>
          <w:numId w:val="235"/>
        </w:numPr>
        <w:spacing w:before="100" w:beforeAutospacing="1" w:after="100" w:afterAutospacing="1" w:line="240" w:lineRule="auto"/>
        <w:rPr>
          <w:sz w:val="20"/>
          <w:szCs w:val="20"/>
        </w:rPr>
      </w:pPr>
      <w:r w:rsidRPr="00553174">
        <w:rPr>
          <w:rStyle w:val="keyword"/>
          <w:sz w:val="20"/>
          <w:szCs w:val="20"/>
        </w:rPr>
        <w:t>public</w:t>
      </w:r>
      <w:r w:rsidRPr="00553174">
        <w:rPr>
          <w:sz w:val="20"/>
          <w:szCs w:val="20"/>
        </w:rPr>
        <w:t> String name[]={</w:t>
      </w:r>
      <w:r w:rsidRPr="00553174">
        <w:rPr>
          <w:rStyle w:val="string"/>
          <w:sz w:val="20"/>
          <w:szCs w:val="20"/>
        </w:rPr>
        <w:t>"Ashwani Rajput"</w:t>
      </w:r>
      <w:r w:rsidRPr="00553174">
        <w:rPr>
          <w:sz w:val="20"/>
          <w:szCs w:val="20"/>
        </w:rPr>
        <w:t>, </w:t>
      </w:r>
      <w:r w:rsidRPr="00553174">
        <w:rPr>
          <w:rStyle w:val="string"/>
          <w:sz w:val="20"/>
          <w:szCs w:val="20"/>
        </w:rPr>
        <w:t>"Soono Jaiswal"</w:t>
      </w:r>
      <w:r w:rsidRPr="00553174">
        <w:rPr>
          <w:sz w:val="20"/>
          <w:szCs w:val="20"/>
        </w:rPr>
        <w:t>,</w:t>
      </w:r>
      <w:r w:rsidRPr="00553174">
        <w:rPr>
          <w:rStyle w:val="string"/>
          <w:sz w:val="20"/>
          <w:szCs w:val="20"/>
        </w:rPr>
        <w:t>"Rishi Kumar"</w:t>
      </w:r>
      <w:r w:rsidRPr="00553174">
        <w:rPr>
          <w:sz w:val="20"/>
          <w:szCs w:val="20"/>
        </w:rPr>
        <w:t>,</w:t>
      </w:r>
      <w:r w:rsidRPr="00553174">
        <w:rPr>
          <w:rStyle w:val="string"/>
          <w:sz w:val="20"/>
          <w:szCs w:val="20"/>
        </w:rPr>
        <w:t>"Rahul Mehta"</w:t>
      </w:r>
      <w:r w:rsidRPr="00553174">
        <w:rPr>
          <w:sz w:val="20"/>
          <w:szCs w:val="20"/>
        </w:rPr>
        <w:t>,</w:t>
      </w:r>
      <w:r w:rsidRPr="00553174">
        <w:rPr>
          <w:rStyle w:val="string"/>
          <w:sz w:val="20"/>
          <w:szCs w:val="20"/>
        </w:rPr>
        <w:t>"Hemant Mishra"</w:t>
      </w:r>
      <w:r w:rsidRPr="00553174">
        <w:rPr>
          <w:sz w:val="20"/>
          <w:szCs w:val="20"/>
        </w:rPr>
        <w:t>};   </w:t>
      </w:r>
    </w:p>
    <w:p w:rsidR="006B3617" w:rsidRPr="00553174" w:rsidRDefault="006B3617" w:rsidP="006B3617">
      <w:pPr>
        <w:numPr>
          <w:ilvl w:val="0"/>
          <w:numId w:val="235"/>
        </w:numPr>
        <w:spacing w:before="100" w:beforeAutospacing="1" w:after="100" w:afterAutospacing="1" w:line="240" w:lineRule="auto"/>
        <w:rPr>
          <w:sz w:val="20"/>
          <w:szCs w:val="20"/>
        </w:rPr>
      </w:pPr>
      <w:r w:rsidRPr="00553174">
        <w:rPr>
          <w:sz w:val="20"/>
          <w:szCs w:val="20"/>
        </w:rPr>
        <w:t>      </w:t>
      </w:r>
    </w:p>
    <w:p w:rsidR="006B3617" w:rsidRPr="00553174" w:rsidRDefault="006B3617" w:rsidP="006B3617">
      <w:pPr>
        <w:numPr>
          <w:ilvl w:val="0"/>
          <w:numId w:val="235"/>
        </w:numPr>
        <w:spacing w:before="100" w:beforeAutospacing="1" w:after="100" w:afterAutospacing="1" w:line="240" w:lineRule="auto"/>
        <w:rPr>
          <w:sz w:val="20"/>
          <w:szCs w:val="20"/>
        </w:rPr>
      </w:pPr>
      <w:r w:rsidRPr="00553174">
        <w:rPr>
          <w:rStyle w:val="annotation"/>
          <w:sz w:val="20"/>
          <w:szCs w:val="20"/>
        </w:rPr>
        <w:t>@Override</w:t>
      </w:r>
      <w:r w:rsidRPr="00553174">
        <w:rPr>
          <w:sz w:val="20"/>
          <w:szCs w:val="20"/>
        </w:rPr>
        <w:t>  </w:t>
      </w:r>
    </w:p>
    <w:p w:rsidR="006B3617" w:rsidRPr="00553174" w:rsidRDefault="006B3617" w:rsidP="006B3617">
      <w:pPr>
        <w:numPr>
          <w:ilvl w:val="0"/>
          <w:numId w:val="235"/>
        </w:numPr>
        <w:spacing w:before="100" w:beforeAutospacing="1" w:after="100" w:afterAutospacing="1" w:line="240" w:lineRule="auto"/>
        <w:rPr>
          <w:sz w:val="20"/>
          <w:szCs w:val="20"/>
        </w:rPr>
      </w:pPr>
      <w:r w:rsidRPr="00553174">
        <w:rPr>
          <w:sz w:val="20"/>
          <w:szCs w:val="20"/>
        </w:rPr>
        <w:t>    </w:t>
      </w:r>
      <w:r w:rsidRPr="00553174">
        <w:rPr>
          <w:rStyle w:val="keyword"/>
          <w:sz w:val="20"/>
          <w:szCs w:val="20"/>
        </w:rPr>
        <w:t>public</w:t>
      </w:r>
      <w:r w:rsidRPr="00553174">
        <w:rPr>
          <w:sz w:val="20"/>
          <w:szCs w:val="20"/>
        </w:rPr>
        <w:t> Iterator getIterator() {  </w:t>
      </w:r>
    </w:p>
    <w:p w:rsidR="006B3617" w:rsidRPr="00553174" w:rsidRDefault="006B3617" w:rsidP="006B3617">
      <w:pPr>
        <w:numPr>
          <w:ilvl w:val="0"/>
          <w:numId w:val="235"/>
        </w:numPr>
        <w:spacing w:before="100" w:beforeAutospacing="1" w:after="100" w:afterAutospacing="1" w:line="240" w:lineRule="auto"/>
        <w:rPr>
          <w:sz w:val="20"/>
          <w:szCs w:val="20"/>
        </w:rPr>
      </w:pPr>
      <w:r w:rsidRPr="00553174">
        <w:rPr>
          <w:sz w:val="20"/>
          <w:szCs w:val="20"/>
        </w:rPr>
        <w:t>        </w:t>
      </w:r>
      <w:r w:rsidRPr="00553174">
        <w:rPr>
          <w:rStyle w:val="keyword"/>
          <w:sz w:val="20"/>
          <w:szCs w:val="20"/>
        </w:rPr>
        <w:t>return</w:t>
      </w:r>
      <w:r w:rsidRPr="00553174">
        <w:rPr>
          <w:sz w:val="20"/>
          <w:szCs w:val="20"/>
        </w:rPr>
        <w:t> </w:t>
      </w:r>
      <w:r w:rsidRPr="00553174">
        <w:rPr>
          <w:rStyle w:val="keyword"/>
          <w:sz w:val="20"/>
          <w:szCs w:val="20"/>
        </w:rPr>
        <w:t>new</w:t>
      </w:r>
      <w:r w:rsidRPr="00553174">
        <w:rPr>
          <w:sz w:val="20"/>
          <w:szCs w:val="20"/>
        </w:rPr>
        <w:t> CollectionofNamesIterate() ;  </w:t>
      </w:r>
    </w:p>
    <w:p w:rsidR="006B3617" w:rsidRPr="00553174" w:rsidRDefault="006B3617" w:rsidP="006B3617">
      <w:pPr>
        <w:numPr>
          <w:ilvl w:val="0"/>
          <w:numId w:val="235"/>
        </w:numPr>
        <w:spacing w:before="100" w:beforeAutospacing="1" w:after="100" w:afterAutospacing="1" w:line="240" w:lineRule="auto"/>
        <w:rPr>
          <w:sz w:val="20"/>
          <w:szCs w:val="20"/>
        </w:rPr>
      </w:pPr>
      <w:r w:rsidRPr="00553174">
        <w:rPr>
          <w:sz w:val="20"/>
          <w:szCs w:val="20"/>
        </w:rPr>
        <w:t>    }  </w:t>
      </w:r>
    </w:p>
    <w:p w:rsidR="006B3617" w:rsidRPr="00553174" w:rsidRDefault="006B3617" w:rsidP="006B3617">
      <w:pPr>
        <w:numPr>
          <w:ilvl w:val="0"/>
          <w:numId w:val="235"/>
        </w:numPr>
        <w:spacing w:before="100" w:beforeAutospacing="1" w:after="100" w:afterAutospacing="1" w:line="240" w:lineRule="auto"/>
        <w:rPr>
          <w:sz w:val="20"/>
          <w:szCs w:val="20"/>
        </w:rPr>
      </w:pPr>
      <w:r w:rsidRPr="00553174">
        <w:rPr>
          <w:sz w:val="20"/>
          <w:szCs w:val="20"/>
        </w:rPr>
        <w:t>    </w:t>
      </w:r>
      <w:r w:rsidRPr="00553174">
        <w:rPr>
          <w:rStyle w:val="keyword"/>
          <w:sz w:val="20"/>
          <w:szCs w:val="20"/>
        </w:rPr>
        <w:t>private</w:t>
      </w:r>
      <w:r w:rsidRPr="00553174">
        <w:rPr>
          <w:sz w:val="20"/>
          <w:szCs w:val="20"/>
        </w:rPr>
        <w:t> </w:t>
      </w:r>
      <w:r w:rsidRPr="00553174">
        <w:rPr>
          <w:rStyle w:val="keyword"/>
          <w:sz w:val="20"/>
          <w:szCs w:val="20"/>
        </w:rPr>
        <w:t>class</w:t>
      </w:r>
      <w:r w:rsidRPr="00553174">
        <w:rPr>
          <w:sz w:val="20"/>
          <w:szCs w:val="20"/>
        </w:rPr>
        <w:t> CollectionofNamesIterate </w:t>
      </w:r>
      <w:r w:rsidRPr="00553174">
        <w:rPr>
          <w:rStyle w:val="keyword"/>
          <w:sz w:val="20"/>
          <w:szCs w:val="20"/>
        </w:rPr>
        <w:t>implements</w:t>
      </w:r>
      <w:r w:rsidRPr="00553174">
        <w:rPr>
          <w:sz w:val="20"/>
          <w:szCs w:val="20"/>
        </w:rPr>
        <w:t> Iterator{  </w:t>
      </w:r>
    </w:p>
    <w:p w:rsidR="006B3617" w:rsidRPr="00553174" w:rsidRDefault="006B3617" w:rsidP="006B3617">
      <w:pPr>
        <w:numPr>
          <w:ilvl w:val="0"/>
          <w:numId w:val="235"/>
        </w:numPr>
        <w:spacing w:before="100" w:beforeAutospacing="1" w:after="100" w:afterAutospacing="1" w:line="240" w:lineRule="auto"/>
        <w:rPr>
          <w:sz w:val="20"/>
          <w:szCs w:val="20"/>
        </w:rPr>
      </w:pPr>
      <w:r w:rsidRPr="00553174">
        <w:rPr>
          <w:sz w:val="20"/>
          <w:szCs w:val="20"/>
        </w:rPr>
        <w:t>        </w:t>
      </w:r>
      <w:r w:rsidRPr="00553174">
        <w:rPr>
          <w:rStyle w:val="keyword"/>
          <w:sz w:val="20"/>
          <w:szCs w:val="20"/>
        </w:rPr>
        <w:t>int</w:t>
      </w:r>
      <w:r w:rsidRPr="00553174">
        <w:rPr>
          <w:sz w:val="20"/>
          <w:szCs w:val="20"/>
        </w:rPr>
        <w:t> i;  </w:t>
      </w:r>
    </w:p>
    <w:p w:rsidR="006B3617" w:rsidRPr="00553174" w:rsidRDefault="006B3617" w:rsidP="006B3617">
      <w:pPr>
        <w:numPr>
          <w:ilvl w:val="0"/>
          <w:numId w:val="235"/>
        </w:numPr>
        <w:spacing w:before="100" w:beforeAutospacing="1" w:after="100" w:afterAutospacing="1" w:line="240" w:lineRule="auto"/>
        <w:rPr>
          <w:sz w:val="20"/>
          <w:szCs w:val="20"/>
        </w:rPr>
      </w:pPr>
      <w:r w:rsidRPr="00553174">
        <w:rPr>
          <w:sz w:val="20"/>
          <w:szCs w:val="20"/>
        </w:rPr>
        <w:t>        </w:t>
      </w:r>
      <w:r w:rsidRPr="00553174">
        <w:rPr>
          <w:rStyle w:val="annotation"/>
          <w:sz w:val="20"/>
          <w:szCs w:val="20"/>
        </w:rPr>
        <w:t>@Override</w:t>
      </w:r>
      <w:r w:rsidRPr="00553174">
        <w:rPr>
          <w:sz w:val="20"/>
          <w:szCs w:val="20"/>
        </w:rPr>
        <w:t>  </w:t>
      </w:r>
    </w:p>
    <w:p w:rsidR="006B3617" w:rsidRPr="00553174" w:rsidRDefault="006B3617" w:rsidP="006B3617">
      <w:pPr>
        <w:numPr>
          <w:ilvl w:val="0"/>
          <w:numId w:val="235"/>
        </w:numPr>
        <w:spacing w:before="100" w:beforeAutospacing="1" w:after="100" w:afterAutospacing="1" w:line="240" w:lineRule="auto"/>
        <w:rPr>
          <w:sz w:val="20"/>
          <w:szCs w:val="20"/>
        </w:rPr>
      </w:pPr>
      <w:r w:rsidRPr="00553174">
        <w:rPr>
          <w:sz w:val="20"/>
          <w:szCs w:val="20"/>
        </w:rPr>
        <w:t>        </w:t>
      </w:r>
      <w:r w:rsidRPr="00553174">
        <w:rPr>
          <w:rStyle w:val="keyword"/>
          <w:sz w:val="20"/>
          <w:szCs w:val="20"/>
        </w:rPr>
        <w:t>public</w:t>
      </w:r>
      <w:r w:rsidRPr="00553174">
        <w:rPr>
          <w:sz w:val="20"/>
          <w:szCs w:val="20"/>
        </w:rPr>
        <w:t> </w:t>
      </w:r>
      <w:r w:rsidRPr="00553174">
        <w:rPr>
          <w:rStyle w:val="keyword"/>
          <w:sz w:val="20"/>
          <w:szCs w:val="20"/>
        </w:rPr>
        <w:t>boolean</w:t>
      </w:r>
      <w:r w:rsidRPr="00553174">
        <w:rPr>
          <w:sz w:val="20"/>
          <w:szCs w:val="20"/>
        </w:rPr>
        <w:t> hasNext() {  </w:t>
      </w:r>
    </w:p>
    <w:p w:rsidR="006B3617" w:rsidRPr="00553174" w:rsidRDefault="006B3617" w:rsidP="006B3617">
      <w:pPr>
        <w:numPr>
          <w:ilvl w:val="0"/>
          <w:numId w:val="235"/>
        </w:numPr>
        <w:spacing w:before="100" w:beforeAutospacing="1" w:after="100" w:afterAutospacing="1" w:line="240" w:lineRule="auto"/>
        <w:rPr>
          <w:sz w:val="20"/>
          <w:szCs w:val="20"/>
        </w:rPr>
      </w:pPr>
      <w:r w:rsidRPr="00553174">
        <w:rPr>
          <w:sz w:val="20"/>
          <w:szCs w:val="20"/>
        </w:rPr>
        <w:t>            </w:t>
      </w:r>
      <w:r w:rsidRPr="00553174">
        <w:rPr>
          <w:rStyle w:val="keyword"/>
          <w:sz w:val="20"/>
          <w:szCs w:val="20"/>
        </w:rPr>
        <w:t>if</w:t>
      </w:r>
      <w:r w:rsidRPr="00553174">
        <w:rPr>
          <w:sz w:val="20"/>
          <w:szCs w:val="20"/>
        </w:rPr>
        <w:t> (i&lt;name.length){  </w:t>
      </w:r>
    </w:p>
    <w:p w:rsidR="006B3617" w:rsidRPr="00553174" w:rsidRDefault="006B3617" w:rsidP="006B3617">
      <w:pPr>
        <w:numPr>
          <w:ilvl w:val="0"/>
          <w:numId w:val="235"/>
        </w:numPr>
        <w:spacing w:before="100" w:beforeAutospacing="1" w:after="100" w:afterAutospacing="1" w:line="240" w:lineRule="auto"/>
        <w:rPr>
          <w:sz w:val="20"/>
          <w:szCs w:val="20"/>
        </w:rPr>
      </w:pPr>
      <w:r w:rsidRPr="00553174">
        <w:rPr>
          <w:sz w:val="20"/>
          <w:szCs w:val="20"/>
        </w:rPr>
        <w:t>                </w:t>
      </w:r>
      <w:r w:rsidRPr="00553174">
        <w:rPr>
          <w:rStyle w:val="keyword"/>
          <w:sz w:val="20"/>
          <w:szCs w:val="20"/>
        </w:rPr>
        <w:t>return</w:t>
      </w:r>
      <w:r w:rsidRPr="00553174">
        <w:rPr>
          <w:sz w:val="20"/>
          <w:szCs w:val="20"/>
        </w:rPr>
        <w:t> </w:t>
      </w:r>
      <w:r w:rsidRPr="00553174">
        <w:rPr>
          <w:rStyle w:val="keyword"/>
          <w:sz w:val="20"/>
          <w:szCs w:val="20"/>
        </w:rPr>
        <w:t>true</w:t>
      </w:r>
      <w:r w:rsidRPr="00553174">
        <w:rPr>
          <w:sz w:val="20"/>
          <w:szCs w:val="20"/>
        </w:rPr>
        <w:t>;  </w:t>
      </w:r>
    </w:p>
    <w:p w:rsidR="006B3617" w:rsidRPr="00553174" w:rsidRDefault="006B3617" w:rsidP="006B3617">
      <w:pPr>
        <w:numPr>
          <w:ilvl w:val="0"/>
          <w:numId w:val="235"/>
        </w:numPr>
        <w:spacing w:before="100" w:beforeAutospacing="1" w:after="100" w:afterAutospacing="1" w:line="240" w:lineRule="auto"/>
        <w:rPr>
          <w:sz w:val="20"/>
          <w:szCs w:val="20"/>
        </w:rPr>
      </w:pPr>
      <w:r w:rsidRPr="00553174">
        <w:rPr>
          <w:sz w:val="20"/>
          <w:szCs w:val="20"/>
        </w:rPr>
        <w:t>            }  </w:t>
      </w:r>
    </w:p>
    <w:p w:rsidR="006B3617" w:rsidRPr="00553174" w:rsidRDefault="006B3617" w:rsidP="006B3617">
      <w:pPr>
        <w:numPr>
          <w:ilvl w:val="0"/>
          <w:numId w:val="235"/>
        </w:numPr>
        <w:spacing w:before="100" w:beforeAutospacing="1" w:after="100" w:afterAutospacing="1" w:line="240" w:lineRule="auto"/>
        <w:rPr>
          <w:sz w:val="20"/>
          <w:szCs w:val="20"/>
        </w:rPr>
      </w:pPr>
      <w:r w:rsidRPr="00553174">
        <w:rPr>
          <w:sz w:val="20"/>
          <w:szCs w:val="20"/>
        </w:rPr>
        <w:t>            </w:t>
      </w:r>
      <w:r w:rsidRPr="00553174">
        <w:rPr>
          <w:rStyle w:val="keyword"/>
          <w:sz w:val="20"/>
          <w:szCs w:val="20"/>
        </w:rPr>
        <w:t>return</w:t>
      </w:r>
      <w:r w:rsidRPr="00553174">
        <w:rPr>
          <w:sz w:val="20"/>
          <w:szCs w:val="20"/>
        </w:rPr>
        <w:t> </w:t>
      </w:r>
      <w:r w:rsidRPr="00553174">
        <w:rPr>
          <w:rStyle w:val="keyword"/>
          <w:sz w:val="20"/>
          <w:szCs w:val="20"/>
        </w:rPr>
        <w:t>false</w:t>
      </w:r>
      <w:r w:rsidRPr="00553174">
        <w:rPr>
          <w:sz w:val="20"/>
          <w:szCs w:val="20"/>
        </w:rPr>
        <w:t>;  </w:t>
      </w:r>
    </w:p>
    <w:p w:rsidR="006B3617" w:rsidRPr="00553174" w:rsidRDefault="006B3617" w:rsidP="006B3617">
      <w:pPr>
        <w:numPr>
          <w:ilvl w:val="0"/>
          <w:numId w:val="235"/>
        </w:numPr>
        <w:spacing w:before="100" w:beforeAutospacing="1" w:after="100" w:afterAutospacing="1" w:line="240" w:lineRule="auto"/>
        <w:rPr>
          <w:sz w:val="20"/>
          <w:szCs w:val="20"/>
        </w:rPr>
      </w:pPr>
      <w:r w:rsidRPr="00553174">
        <w:rPr>
          <w:sz w:val="20"/>
          <w:szCs w:val="20"/>
        </w:rPr>
        <w:t>        }  </w:t>
      </w:r>
    </w:p>
    <w:p w:rsidR="006B3617" w:rsidRPr="00553174" w:rsidRDefault="006B3617" w:rsidP="006B3617">
      <w:pPr>
        <w:numPr>
          <w:ilvl w:val="0"/>
          <w:numId w:val="235"/>
        </w:numPr>
        <w:spacing w:before="100" w:beforeAutospacing="1" w:after="100" w:afterAutospacing="1" w:line="240" w:lineRule="auto"/>
        <w:rPr>
          <w:sz w:val="20"/>
          <w:szCs w:val="20"/>
        </w:rPr>
      </w:pPr>
      <w:r w:rsidRPr="00553174">
        <w:rPr>
          <w:sz w:val="20"/>
          <w:szCs w:val="20"/>
        </w:rPr>
        <w:t>        </w:t>
      </w:r>
      <w:r w:rsidRPr="00553174">
        <w:rPr>
          <w:rStyle w:val="annotation"/>
          <w:sz w:val="20"/>
          <w:szCs w:val="20"/>
        </w:rPr>
        <w:t>@Override</w:t>
      </w:r>
      <w:r w:rsidRPr="00553174">
        <w:rPr>
          <w:sz w:val="20"/>
          <w:szCs w:val="20"/>
        </w:rPr>
        <w:t>  </w:t>
      </w:r>
    </w:p>
    <w:p w:rsidR="006B3617" w:rsidRPr="00553174" w:rsidRDefault="006B3617" w:rsidP="006B3617">
      <w:pPr>
        <w:numPr>
          <w:ilvl w:val="0"/>
          <w:numId w:val="235"/>
        </w:numPr>
        <w:spacing w:before="100" w:beforeAutospacing="1" w:after="100" w:afterAutospacing="1" w:line="240" w:lineRule="auto"/>
        <w:rPr>
          <w:sz w:val="20"/>
          <w:szCs w:val="20"/>
        </w:rPr>
      </w:pPr>
      <w:r w:rsidRPr="00553174">
        <w:rPr>
          <w:sz w:val="20"/>
          <w:szCs w:val="20"/>
        </w:rPr>
        <w:t>        </w:t>
      </w:r>
      <w:r w:rsidRPr="00553174">
        <w:rPr>
          <w:rStyle w:val="keyword"/>
          <w:sz w:val="20"/>
          <w:szCs w:val="20"/>
        </w:rPr>
        <w:t>public</w:t>
      </w:r>
      <w:r w:rsidRPr="00553174">
        <w:rPr>
          <w:sz w:val="20"/>
          <w:szCs w:val="20"/>
        </w:rPr>
        <w:t> Object next() {  </w:t>
      </w:r>
    </w:p>
    <w:p w:rsidR="006B3617" w:rsidRPr="00553174" w:rsidRDefault="006B3617" w:rsidP="006B3617">
      <w:pPr>
        <w:numPr>
          <w:ilvl w:val="0"/>
          <w:numId w:val="235"/>
        </w:numPr>
        <w:spacing w:before="100" w:beforeAutospacing="1" w:after="100" w:afterAutospacing="1" w:line="240" w:lineRule="auto"/>
        <w:rPr>
          <w:sz w:val="20"/>
          <w:szCs w:val="20"/>
        </w:rPr>
      </w:pPr>
      <w:r w:rsidRPr="00553174">
        <w:rPr>
          <w:sz w:val="20"/>
          <w:szCs w:val="20"/>
        </w:rPr>
        <w:t>            </w:t>
      </w:r>
      <w:r w:rsidRPr="00553174">
        <w:rPr>
          <w:rStyle w:val="keyword"/>
          <w:sz w:val="20"/>
          <w:szCs w:val="20"/>
        </w:rPr>
        <w:t>if</w:t>
      </w:r>
      <w:r w:rsidRPr="00553174">
        <w:rPr>
          <w:sz w:val="20"/>
          <w:szCs w:val="20"/>
        </w:rPr>
        <w:t>(</w:t>
      </w:r>
      <w:r w:rsidRPr="00553174">
        <w:rPr>
          <w:rStyle w:val="keyword"/>
          <w:sz w:val="20"/>
          <w:szCs w:val="20"/>
        </w:rPr>
        <w:t>this</w:t>
      </w:r>
      <w:r w:rsidRPr="00553174">
        <w:rPr>
          <w:sz w:val="20"/>
          <w:szCs w:val="20"/>
        </w:rPr>
        <w:t>.hasNext()){  </w:t>
      </w:r>
    </w:p>
    <w:p w:rsidR="006B3617" w:rsidRPr="00553174" w:rsidRDefault="006B3617" w:rsidP="006B3617">
      <w:pPr>
        <w:numPr>
          <w:ilvl w:val="0"/>
          <w:numId w:val="235"/>
        </w:numPr>
        <w:spacing w:before="100" w:beforeAutospacing="1" w:after="100" w:afterAutospacing="1" w:line="240" w:lineRule="auto"/>
        <w:rPr>
          <w:sz w:val="20"/>
          <w:szCs w:val="20"/>
        </w:rPr>
      </w:pPr>
      <w:r w:rsidRPr="00553174">
        <w:rPr>
          <w:sz w:val="20"/>
          <w:szCs w:val="20"/>
        </w:rPr>
        <w:t>                </w:t>
      </w:r>
      <w:r w:rsidRPr="00553174">
        <w:rPr>
          <w:rStyle w:val="keyword"/>
          <w:sz w:val="20"/>
          <w:szCs w:val="20"/>
        </w:rPr>
        <w:t>return</w:t>
      </w:r>
      <w:r w:rsidRPr="00553174">
        <w:rPr>
          <w:sz w:val="20"/>
          <w:szCs w:val="20"/>
        </w:rPr>
        <w:t> name[i++];  </w:t>
      </w:r>
    </w:p>
    <w:p w:rsidR="006B3617" w:rsidRPr="00553174" w:rsidRDefault="006B3617" w:rsidP="006B3617">
      <w:pPr>
        <w:numPr>
          <w:ilvl w:val="0"/>
          <w:numId w:val="235"/>
        </w:numPr>
        <w:spacing w:before="100" w:beforeAutospacing="1" w:after="100" w:afterAutospacing="1" w:line="240" w:lineRule="auto"/>
        <w:rPr>
          <w:sz w:val="20"/>
          <w:szCs w:val="20"/>
        </w:rPr>
      </w:pPr>
      <w:r w:rsidRPr="00553174">
        <w:rPr>
          <w:sz w:val="20"/>
          <w:szCs w:val="20"/>
        </w:rPr>
        <w:t>            }  </w:t>
      </w:r>
    </w:p>
    <w:p w:rsidR="006B3617" w:rsidRPr="00553174" w:rsidRDefault="006B3617" w:rsidP="006B3617">
      <w:pPr>
        <w:numPr>
          <w:ilvl w:val="0"/>
          <w:numId w:val="235"/>
        </w:numPr>
        <w:spacing w:before="100" w:beforeAutospacing="1" w:after="100" w:afterAutospacing="1" w:line="240" w:lineRule="auto"/>
        <w:rPr>
          <w:sz w:val="20"/>
          <w:szCs w:val="20"/>
        </w:rPr>
      </w:pPr>
      <w:r w:rsidRPr="00553174">
        <w:rPr>
          <w:sz w:val="20"/>
          <w:szCs w:val="20"/>
        </w:rPr>
        <w:t>            </w:t>
      </w:r>
      <w:r w:rsidRPr="00553174">
        <w:rPr>
          <w:rStyle w:val="keyword"/>
          <w:sz w:val="20"/>
          <w:szCs w:val="20"/>
        </w:rPr>
        <w:t>return</w:t>
      </w:r>
      <w:r w:rsidRPr="00553174">
        <w:rPr>
          <w:sz w:val="20"/>
          <w:szCs w:val="20"/>
        </w:rPr>
        <w:t> </w:t>
      </w:r>
      <w:r w:rsidRPr="00553174">
        <w:rPr>
          <w:rStyle w:val="keyword"/>
          <w:sz w:val="20"/>
          <w:szCs w:val="20"/>
        </w:rPr>
        <w:t>null</w:t>
      </w:r>
      <w:r w:rsidRPr="00553174">
        <w:rPr>
          <w:sz w:val="20"/>
          <w:szCs w:val="20"/>
        </w:rPr>
        <w:t>;      </w:t>
      </w:r>
    </w:p>
    <w:p w:rsidR="006B3617" w:rsidRPr="00553174" w:rsidRDefault="006B3617" w:rsidP="006B3617">
      <w:pPr>
        <w:numPr>
          <w:ilvl w:val="0"/>
          <w:numId w:val="235"/>
        </w:numPr>
        <w:spacing w:before="100" w:beforeAutospacing="1" w:after="100" w:afterAutospacing="1" w:line="240" w:lineRule="auto"/>
        <w:rPr>
          <w:sz w:val="20"/>
          <w:szCs w:val="20"/>
        </w:rPr>
      </w:pPr>
      <w:r w:rsidRPr="00553174">
        <w:rPr>
          <w:sz w:val="20"/>
          <w:szCs w:val="20"/>
        </w:rPr>
        <w:t>        }  </w:t>
      </w:r>
    </w:p>
    <w:p w:rsidR="006B3617" w:rsidRPr="00553174" w:rsidRDefault="006B3617" w:rsidP="006B3617">
      <w:pPr>
        <w:numPr>
          <w:ilvl w:val="0"/>
          <w:numId w:val="235"/>
        </w:numPr>
        <w:spacing w:before="100" w:beforeAutospacing="1" w:after="100" w:afterAutospacing="1" w:line="240" w:lineRule="auto"/>
        <w:rPr>
          <w:sz w:val="20"/>
          <w:szCs w:val="20"/>
        </w:rPr>
      </w:pPr>
      <w:r w:rsidRPr="00553174">
        <w:rPr>
          <w:sz w:val="20"/>
          <w:szCs w:val="20"/>
        </w:rPr>
        <w:t>    }  </w:t>
      </w:r>
    </w:p>
    <w:p w:rsidR="006B3617" w:rsidRPr="00553174" w:rsidRDefault="006B3617" w:rsidP="006B3617">
      <w:pPr>
        <w:numPr>
          <w:ilvl w:val="0"/>
          <w:numId w:val="235"/>
        </w:numPr>
        <w:spacing w:before="100" w:beforeAutospacing="1" w:after="100" w:afterAutospacing="1" w:line="240" w:lineRule="auto"/>
        <w:rPr>
          <w:sz w:val="20"/>
          <w:szCs w:val="20"/>
        </w:rPr>
      </w:pPr>
      <w:r w:rsidRPr="00553174">
        <w:rPr>
          <w:sz w:val="20"/>
          <w:szCs w:val="20"/>
        </w:rPr>
        <w:t>}  </w:t>
      </w:r>
    </w:p>
    <w:p w:rsidR="006B3617" w:rsidRPr="00553174" w:rsidRDefault="006B3617" w:rsidP="006B3617">
      <w:pPr>
        <w:numPr>
          <w:ilvl w:val="0"/>
          <w:numId w:val="235"/>
        </w:numPr>
        <w:spacing w:before="100" w:beforeAutospacing="1" w:after="100" w:afterAutospacing="1" w:line="240" w:lineRule="auto"/>
        <w:rPr>
          <w:sz w:val="20"/>
          <w:szCs w:val="20"/>
        </w:rPr>
      </w:pPr>
      <w:r w:rsidRPr="00553174">
        <w:rPr>
          <w:sz w:val="20"/>
          <w:szCs w:val="20"/>
        </w:rPr>
        <w:t>}  </w:t>
      </w:r>
    </w:p>
    <w:p w:rsidR="006B3617" w:rsidRPr="00553174" w:rsidRDefault="006B3617" w:rsidP="006B3617">
      <w:pPr>
        <w:pStyle w:val="Heading4"/>
        <w:rPr>
          <w:rFonts w:asciiTheme="minorHAnsi" w:hAnsiTheme="minorHAnsi"/>
          <w:sz w:val="20"/>
          <w:szCs w:val="20"/>
        </w:rPr>
      </w:pPr>
      <w:r w:rsidRPr="00553174">
        <w:rPr>
          <w:rFonts w:asciiTheme="minorHAnsi" w:hAnsiTheme="minorHAnsi"/>
          <w:sz w:val="20"/>
          <w:szCs w:val="20"/>
        </w:rPr>
        <w:t>Step 4</w:t>
      </w:r>
    </w:p>
    <w:p w:rsidR="006B3617" w:rsidRPr="00553174" w:rsidRDefault="006B3617" w:rsidP="006B3617">
      <w:pPr>
        <w:pStyle w:val="NormalWeb"/>
        <w:rPr>
          <w:rFonts w:asciiTheme="minorHAnsi" w:hAnsiTheme="minorHAnsi"/>
          <w:sz w:val="20"/>
          <w:szCs w:val="20"/>
        </w:rPr>
      </w:pPr>
      <w:r w:rsidRPr="00553174">
        <w:rPr>
          <w:rFonts w:asciiTheme="minorHAnsi" w:hAnsiTheme="minorHAnsi"/>
          <w:sz w:val="20"/>
          <w:szCs w:val="20"/>
        </w:rPr>
        <w:lastRenderedPageBreak/>
        <w:t xml:space="preserve">Create </w:t>
      </w:r>
      <w:proofErr w:type="gramStart"/>
      <w:r w:rsidRPr="00553174">
        <w:rPr>
          <w:rFonts w:asciiTheme="minorHAnsi" w:hAnsiTheme="minorHAnsi"/>
          <w:sz w:val="20"/>
          <w:szCs w:val="20"/>
        </w:rPr>
        <w:t>a</w:t>
      </w:r>
      <w:proofErr w:type="gramEnd"/>
      <w:r w:rsidRPr="00553174">
        <w:rPr>
          <w:rFonts w:asciiTheme="minorHAnsi" w:hAnsiTheme="minorHAnsi"/>
          <w:sz w:val="20"/>
          <w:szCs w:val="20"/>
        </w:rPr>
        <w:t xml:space="preserve"> </w:t>
      </w:r>
      <w:r w:rsidRPr="00553174">
        <w:rPr>
          <w:rFonts w:asciiTheme="minorHAnsi" w:hAnsiTheme="minorHAnsi"/>
          <w:b/>
          <w:bCs/>
          <w:sz w:val="20"/>
          <w:szCs w:val="20"/>
        </w:rPr>
        <w:t>IteratorPatternDemo</w:t>
      </w:r>
      <w:r w:rsidRPr="00553174">
        <w:rPr>
          <w:rFonts w:asciiTheme="minorHAnsi" w:hAnsiTheme="minorHAnsi"/>
          <w:sz w:val="20"/>
          <w:szCs w:val="20"/>
        </w:rPr>
        <w:t xml:space="preserve"> class.</w:t>
      </w:r>
    </w:p>
    <w:p w:rsidR="006B3617" w:rsidRPr="00553174" w:rsidRDefault="006B3617" w:rsidP="006B3617">
      <w:pPr>
        <w:rPr>
          <w:sz w:val="20"/>
          <w:szCs w:val="20"/>
        </w:rPr>
      </w:pPr>
      <w:r w:rsidRPr="00553174">
        <w:rPr>
          <w:sz w:val="20"/>
          <w:szCs w:val="20"/>
        </w:rPr>
        <w:t>File: IteratorPatternDemo.java</w:t>
      </w:r>
    </w:p>
    <w:p w:rsidR="006B3617" w:rsidRPr="00553174" w:rsidRDefault="006B3617" w:rsidP="006B3617">
      <w:pPr>
        <w:numPr>
          <w:ilvl w:val="0"/>
          <w:numId w:val="236"/>
        </w:numPr>
        <w:spacing w:before="100" w:beforeAutospacing="1" w:after="100" w:afterAutospacing="1" w:line="240" w:lineRule="auto"/>
        <w:rPr>
          <w:sz w:val="20"/>
          <w:szCs w:val="20"/>
        </w:rPr>
      </w:pPr>
      <w:r w:rsidRPr="00553174">
        <w:rPr>
          <w:rStyle w:val="keyword"/>
          <w:sz w:val="20"/>
          <w:szCs w:val="20"/>
        </w:rPr>
        <w:t>public</w:t>
      </w:r>
      <w:r w:rsidRPr="00553174">
        <w:rPr>
          <w:sz w:val="20"/>
          <w:szCs w:val="20"/>
        </w:rPr>
        <w:t> </w:t>
      </w:r>
      <w:r w:rsidRPr="00553174">
        <w:rPr>
          <w:rStyle w:val="keyword"/>
          <w:sz w:val="20"/>
          <w:szCs w:val="20"/>
        </w:rPr>
        <w:t>class</w:t>
      </w:r>
      <w:r w:rsidRPr="00553174">
        <w:rPr>
          <w:sz w:val="20"/>
          <w:szCs w:val="20"/>
        </w:rPr>
        <w:t> IteratorPatternDemo {  </w:t>
      </w:r>
    </w:p>
    <w:p w:rsidR="006B3617" w:rsidRPr="00553174" w:rsidRDefault="006B3617" w:rsidP="006B3617">
      <w:pPr>
        <w:numPr>
          <w:ilvl w:val="0"/>
          <w:numId w:val="236"/>
        </w:numPr>
        <w:spacing w:before="100" w:beforeAutospacing="1" w:after="100" w:afterAutospacing="1" w:line="240" w:lineRule="auto"/>
        <w:rPr>
          <w:sz w:val="20"/>
          <w:szCs w:val="20"/>
        </w:rPr>
      </w:pPr>
      <w:r w:rsidRPr="00553174">
        <w:rPr>
          <w:sz w:val="20"/>
          <w:szCs w:val="20"/>
        </w:rPr>
        <w:t>    </w:t>
      </w:r>
      <w:r w:rsidRPr="00553174">
        <w:rPr>
          <w:rStyle w:val="keyword"/>
          <w:sz w:val="20"/>
          <w:szCs w:val="20"/>
        </w:rPr>
        <w:t>public</w:t>
      </w:r>
      <w:r w:rsidRPr="00553174">
        <w:rPr>
          <w:sz w:val="20"/>
          <w:szCs w:val="20"/>
        </w:rPr>
        <w:t> </w:t>
      </w:r>
      <w:r w:rsidRPr="00553174">
        <w:rPr>
          <w:rStyle w:val="keyword"/>
          <w:sz w:val="20"/>
          <w:szCs w:val="20"/>
        </w:rPr>
        <w:t>static</w:t>
      </w:r>
      <w:r w:rsidRPr="00553174">
        <w:rPr>
          <w:sz w:val="20"/>
          <w:szCs w:val="20"/>
        </w:rPr>
        <w:t> </w:t>
      </w:r>
      <w:r w:rsidRPr="00553174">
        <w:rPr>
          <w:rStyle w:val="keyword"/>
          <w:sz w:val="20"/>
          <w:szCs w:val="20"/>
        </w:rPr>
        <w:t>void</w:t>
      </w:r>
      <w:r w:rsidRPr="00553174">
        <w:rPr>
          <w:sz w:val="20"/>
          <w:szCs w:val="20"/>
        </w:rPr>
        <w:t> main(String[] args) {  </w:t>
      </w:r>
    </w:p>
    <w:p w:rsidR="006B3617" w:rsidRPr="00553174" w:rsidRDefault="006B3617" w:rsidP="006B3617">
      <w:pPr>
        <w:numPr>
          <w:ilvl w:val="0"/>
          <w:numId w:val="236"/>
        </w:numPr>
        <w:spacing w:before="100" w:beforeAutospacing="1" w:after="100" w:afterAutospacing="1" w:line="240" w:lineRule="auto"/>
        <w:rPr>
          <w:sz w:val="20"/>
          <w:szCs w:val="20"/>
        </w:rPr>
      </w:pPr>
      <w:r w:rsidRPr="00553174">
        <w:rPr>
          <w:sz w:val="20"/>
          <w:szCs w:val="20"/>
        </w:rPr>
        <w:t>          CollectionofNames cmpnyRepository = </w:t>
      </w:r>
      <w:r w:rsidRPr="00553174">
        <w:rPr>
          <w:rStyle w:val="keyword"/>
          <w:sz w:val="20"/>
          <w:szCs w:val="20"/>
        </w:rPr>
        <w:t>new</w:t>
      </w:r>
      <w:r w:rsidRPr="00553174">
        <w:rPr>
          <w:sz w:val="20"/>
          <w:szCs w:val="20"/>
        </w:rPr>
        <w:t> CollectionofNames();  </w:t>
      </w:r>
    </w:p>
    <w:p w:rsidR="006B3617" w:rsidRPr="00553174" w:rsidRDefault="006B3617" w:rsidP="006B3617">
      <w:pPr>
        <w:numPr>
          <w:ilvl w:val="0"/>
          <w:numId w:val="236"/>
        </w:numPr>
        <w:spacing w:before="100" w:beforeAutospacing="1" w:after="100" w:afterAutospacing="1" w:line="240" w:lineRule="auto"/>
        <w:rPr>
          <w:sz w:val="20"/>
          <w:szCs w:val="20"/>
        </w:rPr>
      </w:pPr>
      <w:r w:rsidRPr="00553174">
        <w:rPr>
          <w:sz w:val="20"/>
          <w:szCs w:val="20"/>
        </w:rPr>
        <w:t>            </w:t>
      </w:r>
    </w:p>
    <w:p w:rsidR="006B3617" w:rsidRPr="00553174" w:rsidRDefault="006B3617" w:rsidP="006B3617">
      <w:pPr>
        <w:numPr>
          <w:ilvl w:val="0"/>
          <w:numId w:val="236"/>
        </w:numPr>
        <w:spacing w:before="100" w:beforeAutospacing="1" w:after="100" w:afterAutospacing="1" w:line="240" w:lineRule="auto"/>
        <w:rPr>
          <w:sz w:val="20"/>
          <w:szCs w:val="20"/>
        </w:rPr>
      </w:pPr>
      <w:r w:rsidRPr="00553174">
        <w:rPr>
          <w:sz w:val="20"/>
          <w:szCs w:val="20"/>
        </w:rPr>
        <w:t>          </w:t>
      </w:r>
      <w:proofErr w:type="gramStart"/>
      <w:r w:rsidRPr="00553174">
        <w:rPr>
          <w:rStyle w:val="keyword"/>
          <w:sz w:val="20"/>
          <w:szCs w:val="20"/>
        </w:rPr>
        <w:t>for</w:t>
      </w:r>
      <w:r w:rsidRPr="00553174">
        <w:rPr>
          <w:sz w:val="20"/>
          <w:szCs w:val="20"/>
        </w:rPr>
        <w:t>(</w:t>
      </w:r>
      <w:proofErr w:type="gramEnd"/>
      <w:r w:rsidRPr="00553174">
        <w:rPr>
          <w:sz w:val="20"/>
          <w:szCs w:val="20"/>
        </w:rPr>
        <w:t>Iterator iter = cmpnyRepository.getIterator(); iter.hasNext();){  </w:t>
      </w:r>
    </w:p>
    <w:p w:rsidR="006B3617" w:rsidRPr="00553174" w:rsidRDefault="006B3617" w:rsidP="006B3617">
      <w:pPr>
        <w:numPr>
          <w:ilvl w:val="0"/>
          <w:numId w:val="236"/>
        </w:numPr>
        <w:spacing w:before="100" w:beforeAutospacing="1" w:after="100" w:afterAutospacing="1" w:line="240" w:lineRule="auto"/>
        <w:rPr>
          <w:sz w:val="20"/>
          <w:szCs w:val="20"/>
        </w:rPr>
      </w:pPr>
      <w:r w:rsidRPr="00553174">
        <w:rPr>
          <w:sz w:val="20"/>
          <w:szCs w:val="20"/>
        </w:rPr>
        <w:t>              String name = (String)iter.next();  </w:t>
      </w:r>
    </w:p>
    <w:p w:rsidR="006B3617" w:rsidRPr="00553174" w:rsidRDefault="006B3617" w:rsidP="006B3617">
      <w:pPr>
        <w:numPr>
          <w:ilvl w:val="0"/>
          <w:numId w:val="236"/>
        </w:numPr>
        <w:spacing w:before="100" w:beforeAutospacing="1" w:after="100" w:afterAutospacing="1" w:line="240" w:lineRule="auto"/>
        <w:rPr>
          <w:sz w:val="20"/>
          <w:szCs w:val="20"/>
        </w:rPr>
      </w:pPr>
      <w:r w:rsidRPr="00553174">
        <w:rPr>
          <w:sz w:val="20"/>
          <w:szCs w:val="20"/>
        </w:rPr>
        <w:t>              System.out.println(</w:t>
      </w:r>
      <w:r w:rsidRPr="00553174">
        <w:rPr>
          <w:rStyle w:val="string"/>
          <w:sz w:val="20"/>
          <w:szCs w:val="20"/>
        </w:rPr>
        <w:t>"Name : "</w:t>
      </w:r>
      <w:r w:rsidRPr="00553174">
        <w:rPr>
          <w:sz w:val="20"/>
          <w:szCs w:val="20"/>
        </w:rPr>
        <w:t> + name);  </w:t>
      </w:r>
    </w:p>
    <w:p w:rsidR="006B3617" w:rsidRPr="00553174" w:rsidRDefault="006B3617" w:rsidP="006B3617">
      <w:pPr>
        <w:numPr>
          <w:ilvl w:val="0"/>
          <w:numId w:val="236"/>
        </w:numPr>
        <w:spacing w:before="100" w:beforeAutospacing="1" w:after="100" w:afterAutospacing="1" w:line="240" w:lineRule="auto"/>
        <w:rPr>
          <w:sz w:val="20"/>
          <w:szCs w:val="20"/>
        </w:rPr>
      </w:pPr>
      <w:r w:rsidRPr="00553174">
        <w:rPr>
          <w:sz w:val="20"/>
          <w:szCs w:val="20"/>
        </w:rPr>
        <w:t>           }      </w:t>
      </w:r>
    </w:p>
    <w:p w:rsidR="006B3617" w:rsidRPr="00553174" w:rsidRDefault="006B3617" w:rsidP="006B3617">
      <w:pPr>
        <w:numPr>
          <w:ilvl w:val="0"/>
          <w:numId w:val="236"/>
        </w:numPr>
        <w:spacing w:before="100" w:beforeAutospacing="1" w:after="100" w:afterAutospacing="1" w:line="240" w:lineRule="auto"/>
        <w:rPr>
          <w:sz w:val="20"/>
          <w:szCs w:val="20"/>
        </w:rPr>
      </w:pPr>
      <w:r w:rsidRPr="00553174">
        <w:rPr>
          <w:sz w:val="20"/>
          <w:szCs w:val="20"/>
        </w:rPr>
        <w:t>    }  </w:t>
      </w:r>
    </w:p>
    <w:p w:rsidR="006B3617" w:rsidRPr="00553174" w:rsidRDefault="006B3617" w:rsidP="006B3617">
      <w:pPr>
        <w:numPr>
          <w:ilvl w:val="0"/>
          <w:numId w:val="236"/>
        </w:numPr>
        <w:spacing w:before="100" w:beforeAutospacing="1" w:after="100" w:afterAutospacing="1" w:line="240" w:lineRule="auto"/>
        <w:rPr>
          <w:sz w:val="20"/>
          <w:szCs w:val="20"/>
        </w:rPr>
      </w:pPr>
      <w:r w:rsidRPr="00553174">
        <w:rPr>
          <w:sz w:val="20"/>
          <w:szCs w:val="20"/>
        </w:rPr>
        <w:t>}  </w:t>
      </w:r>
    </w:p>
    <w:p w:rsidR="006B3617" w:rsidRPr="00553174" w:rsidRDefault="006B3617" w:rsidP="006B3617">
      <w:pPr>
        <w:spacing w:after="0"/>
        <w:rPr>
          <w:sz w:val="20"/>
          <w:szCs w:val="20"/>
        </w:rPr>
      </w:pPr>
      <w:r w:rsidRPr="00553174">
        <w:rPr>
          <w:sz w:val="20"/>
          <w:szCs w:val="20"/>
        </w:rPr>
        <w:pict>
          <v:rect id="_x0000_i1061" style="width:0;height:1.5pt" o:hralign="center" o:hrstd="t" o:hr="t" fillcolor="#a0a0a0" stroked="f"/>
        </w:pict>
      </w:r>
    </w:p>
    <w:p w:rsidR="006B3617" w:rsidRPr="00553174" w:rsidRDefault="006B3617" w:rsidP="006B3617">
      <w:pPr>
        <w:rPr>
          <w:sz w:val="20"/>
          <w:szCs w:val="20"/>
        </w:rPr>
      </w:pPr>
      <w:hyperlink r:id="rId113" w:history="1">
        <w:proofErr w:type="gramStart"/>
        <w:r w:rsidRPr="00553174">
          <w:rPr>
            <w:rStyle w:val="Hyperlink"/>
            <w:sz w:val="20"/>
            <w:szCs w:val="20"/>
          </w:rPr>
          <w:t>download</w:t>
        </w:r>
        <w:proofErr w:type="gramEnd"/>
        <w:r w:rsidRPr="00553174">
          <w:rPr>
            <w:rStyle w:val="Hyperlink"/>
            <w:sz w:val="20"/>
            <w:szCs w:val="20"/>
          </w:rPr>
          <w:t xml:space="preserve"> this example</w:t>
        </w:r>
      </w:hyperlink>
      <w:r w:rsidRPr="00553174">
        <w:rPr>
          <w:sz w:val="20"/>
          <w:szCs w:val="20"/>
        </w:rPr>
        <w:t xml:space="preserve"> </w:t>
      </w:r>
    </w:p>
    <w:p w:rsidR="006B3617" w:rsidRPr="00553174" w:rsidRDefault="006B3617" w:rsidP="006B3617">
      <w:pPr>
        <w:pStyle w:val="Heading4"/>
        <w:rPr>
          <w:rFonts w:asciiTheme="minorHAnsi" w:hAnsiTheme="minorHAnsi"/>
          <w:sz w:val="20"/>
          <w:szCs w:val="20"/>
        </w:rPr>
      </w:pPr>
      <w:r w:rsidRPr="00553174">
        <w:rPr>
          <w:rFonts w:asciiTheme="minorHAnsi" w:hAnsiTheme="minorHAnsi"/>
          <w:sz w:val="20"/>
          <w:szCs w:val="20"/>
        </w:rPr>
        <w:t>Output</w:t>
      </w:r>
    </w:p>
    <w:p w:rsidR="006B3617" w:rsidRPr="00553174" w:rsidRDefault="006B3617" w:rsidP="006B3617">
      <w:pPr>
        <w:numPr>
          <w:ilvl w:val="0"/>
          <w:numId w:val="237"/>
        </w:numPr>
        <w:spacing w:before="100" w:beforeAutospacing="1" w:after="100" w:afterAutospacing="1" w:line="240" w:lineRule="auto"/>
        <w:rPr>
          <w:sz w:val="20"/>
          <w:szCs w:val="20"/>
        </w:rPr>
      </w:pPr>
      <w:r w:rsidRPr="00553174">
        <w:rPr>
          <w:sz w:val="20"/>
          <w:szCs w:val="20"/>
        </w:rPr>
        <w:t>Name : Ashwani Rajput  </w:t>
      </w:r>
    </w:p>
    <w:p w:rsidR="006B3617" w:rsidRPr="00553174" w:rsidRDefault="006B3617" w:rsidP="006B3617">
      <w:pPr>
        <w:numPr>
          <w:ilvl w:val="0"/>
          <w:numId w:val="237"/>
        </w:numPr>
        <w:spacing w:before="100" w:beforeAutospacing="1" w:after="100" w:afterAutospacing="1" w:line="240" w:lineRule="auto"/>
        <w:rPr>
          <w:sz w:val="20"/>
          <w:szCs w:val="20"/>
        </w:rPr>
      </w:pPr>
      <w:r w:rsidRPr="00553174">
        <w:rPr>
          <w:sz w:val="20"/>
          <w:szCs w:val="20"/>
        </w:rPr>
        <w:t>Name : Soono Jaiswal  </w:t>
      </w:r>
    </w:p>
    <w:p w:rsidR="006B3617" w:rsidRPr="00553174" w:rsidRDefault="006B3617" w:rsidP="006B3617">
      <w:pPr>
        <w:numPr>
          <w:ilvl w:val="0"/>
          <w:numId w:val="237"/>
        </w:numPr>
        <w:spacing w:before="100" w:beforeAutospacing="1" w:after="100" w:afterAutospacing="1" w:line="240" w:lineRule="auto"/>
        <w:rPr>
          <w:sz w:val="20"/>
          <w:szCs w:val="20"/>
        </w:rPr>
      </w:pPr>
      <w:r w:rsidRPr="00553174">
        <w:rPr>
          <w:sz w:val="20"/>
          <w:szCs w:val="20"/>
        </w:rPr>
        <w:t>Name : Rishi Kumar  </w:t>
      </w:r>
    </w:p>
    <w:p w:rsidR="006B3617" w:rsidRPr="00553174" w:rsidRDefault="006B3617" w:rsidP="006B3617">
      <w:pPr>
        <w:numPr>
          <w:ilvl w:val="0"/>
          <w:numId w:val="237"/>
        </w:numPr>
        <w:spacing w:before="100" w:beforeAutospacing="1" w:after="100" w:afterAutospacing="1" w:line="240" w:lineRule="auto"/>
        <w:rPr>
          <w:sz w:val="20"/>
          <w:szCs w:val="20"/>
        </w:rPr>
      </w:pPr>
      <w:r w:rsidRPr="00553174">
        <w:rPr>
          <w:sz w:val="20"/>
          <w:szCs w:val="20"/>
        </w:rPr>
        <w:t>Name : Rahul Mehta  </w:t>
      </w:r>
    </w:p>
    <w:p w:rsidR="006B3617" w:rsidRPr="00553174" w:rsidRDefault="006B3617" w:rsidP="006B3617">
      <w:pPr>
        <w:numPr>
          <w:ilvl w:val="0"/>
          <w:numId w:val="237"/>
        </w:numPr>
        <w:spacing w:before="100" w:beforeAutospacing="1" w:after="100" w:afterAutospacing="1" w:line="240" w:lineRule="auto"/>
        <w:rPr>
          <w:sz w:val="20"/>
          <w:szCs w:val="20"/>
        </w:rPr>
      </w:pPr>
      <w:r w:rsidRPr="00553174">
        <w:rPr>
          <w:sz w:val="20"/>
          <w:szCs w:val="20"/>
        </w:rPr>
        <w:t>Name : Hemant Mishra  </w:t>
      </w:r>
    </w:p>
    <w:p w:rsidR="001F5806" w:rsidRPr="00553174" w:rsidRDefault="006B3617" w:rsidP="00695A63">
      <w:pPr>
        <w:shd w:val="clear" w:color="auto" w:fill="F9FBF9"/>
        <w:spacing w:after="0" w:line="345" w:lineRule="atLeast"/>
        <w:jc w:val="both"/>
        <w:rPr>
          <w:b/>
          <w:color w:val="000000"/>
          <w:sz w:val="20"/>
          <w:szCs w:val="20"/>
        </w:rPr>
      </w:pPr>
      <w:proofErr w:type="gramStart"/>
      <w:r w:rsidRPr="00553174">
        <w:rPr>
          <w:b/>
          <w:color w:val="000000"/>
          <w:sz w:val="20"/>
          <w:szCs w:val="20"/>
        </w:rPr>
        <w:t>Mediator  design</w:t>
      </w:r>
      <w:proofErr w:type="gramEnd"/>
      <w:r w:rsidRPr="00553174">
        <w:rPr>
          <w:b/>
          <w:color w:val="000000"/>
          <w:sz w:val="20"/>
          <w:szCs w:val="20"/>
        </w:rPr>
        <w:t xml:space="preserve"> pattern </w:t>
      </w:r>
      <w:r w:rsidRPr="00553174">
        <w:rPr>
          <w:b/>
          <w:color w:val="000000"/>
          <w:sz w:val="20"/>
          <w:szCs w:val="20"/>
        </w:rPr>
        <w:sym w:font="Wingdings" w:char="F0E0"/>
      </w: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9324"/>
        <w:gridCol w:w="36"/>
      </w:tblGrid>
      <w:tr w:rsidR="006B3617" w:rsidRPr="00553174" w:rsidTr="006B3617">
        <w:trPr>
          <w:tblCellSpacing w:w="0" w:type="dxa"/>
        </w:trPr>
        <w:tc>
          <w:tcPr>
            <w:tcW w:w="0" w:type="auto"/>
            <w:vAlign w:val="center"/>
            <w:hideMark/>
          </w:tcPr>
          <w:p w:rsidR="006B3617" w:rsidRPr="00553174" w:rsidRDefault="006B3617" w:rsidP="006B3617">
            <w:pPr>
              <w:rPr>
                <w:sz w:val="20"/>
                <w:szCs w:val="20"/>
              </w:rPr>
            </w:pPr>
            <w:r w:rsidRPr="00553174">
              <w:rPr>
                <w:rFonts w:cs="Arial"/>
                <w:sz w:val="20"/>
                <w:szCs w:val="20"/>
              </w:rPr>
              <w:t xml:space="preserve">The </w:t>
            </w:r>
            <w:r w:rsidRPr="00553174">
              <w:rPr>
                <w:rFonts w:cs="Arial"/>
                <w:b/>
                <w:bCs/>
                <w:color w:val="3D85C6"/>
                <w:sz w:val="20"/>
                <w:szCs w:val="20"/>
              </w:rPr>
              <w:t>Mediator Design Pattern</w:t>
            </w:r>
            <w:r w:rsidRPr="00553174">
              <w:rPr>
                <w:rFonts w:cs="Arial"/>
                <w:sz w:val="20"/>
                <w:szCs w:val="20"/>
              </w:rPr>
              <w:t xml:space="preserve"> allows you to decouple the direct communication between objects by introducing a middle object, the </w:t>
            </w:r>
            <w:proofErr w:type="gramStart"/>
            <w:r w:rsidRPr="00553174">
              <w:rPr>
                <w:rFonts w:cs="Arial"/>
                <w:sz w:val="20"/>
                <w:szCs w:val="20"/>
              </w:rPr>
              <w:t>mediator, that</w:t>
            </w:r>
            <w:proofErr w:type="gramEnd"/>
            <w:r w:rsidRPr="00553174">
              <w:rPr>
                <w:rFonts w:cs="Arial"/>
                <w:sz w:val="20"/>
                <w:szCs w:val="20"/>
              </w:rPr>
              <w:t xml:space="preserve"> facilitates the communication between the objects. Imagine you have a system where numerous objects communicate with each other by holding the reference to other objects. As the number of object grows and the references to other objects increases the system becomes hard to maintain. The mediator pattern is designed to solve this problem. </w:t>
            </w:r>
          </w:p>
        </w:tc>
        <w:tc>
          <w:tcPr>
            <w:tcW w:w="0" w:type="auto"/>
            <w:vAlign w:val="center"/>
            <w:hideMark/>
          </w:tcPr>
          <w:p w:rsidR="006B3617" w:rsidRPr="00553174" w:rsidRDefault="006B3617">
            <w:pPr>
              <w:rPr>
                <w:sz w:val="20"/>
                <w:szCs w:val="20"/>
              </w:rPr>
            </w:pPr>
          </w:p>
        </w:tc>
      </w:tr>
    </w:tbl>
    <w:p w:rsidR="006B3617" w:rsidRPr="00553174" w:rsidRDefault="006B3617" w:rsidP="006B3617">
      <w:pPr>
        <w:rPr>
          <w:sz w:val="20"/>
          <w:szCs w:val="20"/>
        </w:rPr>
      </w:pPr>
      <w:r w:rsidRPr="00553174">
        <w:rPr>
          <w:rFonts w:cs="Arial"/>
          <w:sz w:val="20"/>
          <w:szCs w:val="20"/>
        </w:rPr>
        <w:t>The mediator is the communication center for the objects. When an object needs to communicate to another object, it does not call the other object directly. Instead, it calls the mediator object whose main duty is to route the messages to the destination object. It allows the developers not having to manage the links between the objects.                                                                                                                                                                                              </w:t>
      </w:r>
    </w:p>
    <w:p w:rsidR="006B3617" w:rsidRPr="00553174" w:rsidRDefault="006B3617" w:rsidP="006B3617">
      <w:pPr>
        <w:pStyle w:val="NormalWeb"/>
        <w:rPr>
          <w:rFonts w:asciiTheme="minorHAnsi" w:hAnsiTheme="minorHAnsi"/>
          <w:sz w:val="20"/>
          <w:szCs w:val="20"/>
        </w:rPr>
      </w:pPr>
      <w:r w:rsidRPr="00553174">
        <w:rPr>
          <w:rFonts w:asciiTheme="minorHAnsi" w:hAnsiTheme="minorHAnsi" w:cs="Arial"/>
          <w:sz w:val="20"/>
          <w:szCs w:val="20"/>
        </w:rPr>
        <w:t xml:space="preserve">Let's look at the </w:t>
      </w:r>
      <w:hyperlink r:id="rId114" w:tgtFrame="_blank" w:history="1">
        <w:r w:rsidRPr="00553174">
          <w:rPr>
            <w:rStyle w:val="Hyperlink"/>
            <w:rFonts w:asciiTheme="minorHAnsi" w:eastAsiaTheme="majorEastAsia" w:hAnsiTheme="minorHAnsi" w:cs="Arial"/>
            <w:sz w:val="20"/>
            <w:szCs w:val="20"/>
          </w:rPr>
          <w:t>UML</w:t>
        </w:r>
      </w:hyperlink>
      <w:r w:rsidRPr="00553174">
        <w:rPr>
          <w:rFonts w:asciiTheme="minorHAnsi" w:hAnsiTheme="minorHAnsi" w:cs="Arial"/>
          <w:sz w:val="20"/>
          <w:szCs w:val="20"/>
        </w:rPr>
        <w:t xml:space="preserve"> of the mediator pattern first, then we will look at some code to see how it works. Below is the </w:t>
      </w:r>
      <w:hyperlink r:id="rId115" w:tgtFrame="_blank" w:history="1">
        <w:r w:rsidRPr="00553174">
          <w:rPr>
            <w:rStyle w:val="Hyperlink"/>
            <w:rFonts w:asciiTheme="minorHAnsi" w:eastAsiaTheme="majorEastAsia" w:hAnsiTheme="minorHAnsi" w:cs="Arial"/>
            <w:sz w:val="20"/>
            <w:szCs w:val="20"/>
          </w:rPr>
          <w:t>UML</w:t>
        </w:r>
      </w:hyperlink>
      <w:r w:rsidRPr="00553174">
        <w:rPr>
          <w:rFonts w:asciiTheme="minorHAnsi" w:hAnsiTheme="minorHAnsi" w:cs="Arial"/>
          <w:sz w:val="20"/>
          <w:szCs w:val="20"/>
        </w:rPr>
        <w:t xml:space="preserve"> of the Mediator Design Pattern:</w:t>
      </w:r>
    </w:p>
    <w:p w:rsidR="006B3617" w:rsidRPr="00553174" w:rsidRDefault="006B3617" w:rsidP="006B3617">
      <w:pPr>
        <w:rPr>
          <w:rFonts w:cs="Arial"/>
          <w:sz w:val="20"/>
          <w:szCs w:val="20"/>
        </w:rPr>
      </w:pPr>
    </w:p>
    <w:p w:rsidR="006B3617" w:rsidRPr="00553174" w:rsidRDefault="006B3617" w:rsidP="006B3617">
      <w:pPr>
        <w:rPr>
          <w:rFonts w:cs="Arial"/>
          <w:sz w:val="20"/>
          <w:szCs w:val="20"/>
        </w:rPr>
      </w:pPr>
      <w:r w:rsidRPr="00553174">
        <w:rPr>
          <w:rFonts w:cs="Arial"/>
          <w:noProof/>
          <w:color w:val="0000FF"/>
          <w:sz w:val="20"/>
          <w:szCs w:val="20"/>
        </w:rPr>
        <w:lastRenderedPageBreak/>
        <w:drawing>
          <wp:inline distT="0" distB="0" distL="0" distR="0">
            <wp:extent cx="6781800" cy="2733675"/>
            <wp:effectExtent l="0" t="0" r="0" b="9525"/>
            <wp:docPr id="40" name="Picture 40" descr="http://www.dotnetlead.com/_/rsrc/1301779395811/design-patterns/mediator/mediator.PNG">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www.dotnetlead.com/_/rsrc/1301779395811/design-patterns/mediator/mediator.PNG">
                      <a:hlinkClick r:id="rId116"/>
                    </pic:cNvP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781800" cy="2733675"/>
                    </a:xfrm>
                    <a:prstGeom prst="rect">
                      <a:avLst/>
                    </a:prstGeom>
                    <a:noFill/>
                    <a:ln>
                      <a:noFill/>
                    </a:ln>
                  </pic:spPr>
                </pic:pic>
              </a:graphicData>
            </a:graphic>
          </wp:inline>
        </w:drawing>
      </w:r>
    </w:p>
    <w:p w:rsidR="006B3617" w:rsidRPr="00553174" w:rsidRDefault="006B3617" w:rsidP="006B3617">
      <w:pPr>
        <w:pStyle w:val="NormalWeb"/>
        <w:rPr>
          <w:rFonts w:asciiTheme="minorHAnsi" w:hAnsiTheme="minorHAnsi"/>
          <w:sz w:val="20"/>
          <w:szCs w:val="20"/>
        </w:rPr>
      </w:pPr>
      <w:r w:rsidRPr="00553174">
        <w:rPr>
          <w:rFonts w:asciiTheme="minorHAnsi" w:hAnsiTheme="minorHAnsi" w:cs="Arial"/>
          <w:sz w:val="20"/>
          <w:szCs w:val="20"/>
        </w:rPr>
        <w:t xml:space="preserve">The left side is the mediator, the object that distributes the messages. The right side are the participants. The official </w:t>
      </w:r>
      <w:hyperlink r:id="rId118" w:tgtFrame="_blank" w:history="1">
        <w:r w:rsidRPr="00553174">
          <w:rPr>
            <w:rStyle w:val="Hyperlink"/>
            <w:rFonts w:asciiTheme="minorHAnsi" w:eastAsiaTheme="majorEastAsia" w:hAnsiTheme="minorHAnsi" w:cs="Arial"/>
            <w:sz w:val="20"/>
            <w:szCs w:val="20"/>
          </w:rPr>
          <w:t>UML</w:t>
        </w:r>
      </w:hyperlink>
      <w:r w:rsidRPr="00553174">
        <w:rPr>
          <w:rFonts w:asciiTheme="minorHAnsi" w:hAnsiTheme="minorHAnsi" w:cs="Arial"/>
          <w:sz w:val="20"/>
          <w:szCs w:val="20"/>
        </w:rPr>
        <w:t xml:space="preserve"> of the mediator pattern calls the participants as Colleagues, it's just a different terminology.</w:t>
      </w:r>
    </w:p>
    <w:p w:rsidR="006B3617" w:rsidRPr="00553174" w:rsidRDefault="006B3617" w:rsidP="006B3617">
      <w:pPr>
        <w:numPr>
          <w:ilvl w:val="0"/>
          <w:numId w:val="238"/>
        </w:numPr>
        <w:spacing w:before="100" w:beforeAutospacing="1" w:after="100" w:afterAutospacing="1" w:line="240" w:lineRule="auto"/>
        <w:rPr>
          <w:sz w:val="20"/>
          <w:szCs w:val="20"/>
        </w:rPr>
      </w:pPr>
      <w:r w:rsidRPr="00553174">
        <w:rPr>
          <w:rFonts w:cs="Arial"/>
          <w:sz w:val="20"/>
          <w:szCs w:val="20"/>
        </w:rPr>
        <w:t xml:space="preserve">The </w:t>
      </w:r>
      <w:r w:rsidRPr="00553174">
        <w:rPr>
          <w:rFonts w:cs="Arial"/>
          <w:i/>
          <w:iCs/>
          <w:color w:val="0B5394"/>
          <w:sz w:val="20"/>
          <w:szCs w:val="20"/>
        </w:rPr>
        <w:t xml:space="preserve">IMediator </w:t>
      </w:r>
      <w:r w:rsidRPr="00553174">
        <w:rPr>
          <w:rFonts w:cs="Arial"/>
          <w:sz w:val="20"/>
          <w:szCs w:val="20"/>
        </w:rPr>
        <w:t>interface defines the properties and the methods that all mediators must support:</w:t>
      </w:r>
    </w:p>
    <w:p w:rsidR="006B3617" w:rsidRPr="00553174" w:rsidRDefault="006B3617" w:rsidP="006B3617">
      <w:pPr>
        <w:numPr>
          <w:ilvl w:val="1"/>
          <w:numId w:val="239"/>
        </w:numPr>
        <w:spacing w:before="100" w:beforeAutospacing="1" w:after="100" w:afterAutospacing="1" w:line="240" w:lineRule="auto"/>
        <w:rPr>
          <w:sz w:val="20"/>
          <w:szCs w:val="20"/>
        </w:rPr>
      </w:pPr>
      <w:r w:rsidRPr="00553174">
        <w:rPr>
          <w:rFonts w:cs="Arial"/>
          <w:i/>
          <w:iCs/>
          <w:color w:val="0B5394"/>
          <w:sz w:val="20"/>
          <w:szCs w:val="20"/>
        </w:rPr>
        <w:t xml:space="preserve">ColleagueList </w:t>
      </w:r>
      <w:r w:rsidRPr="00553174">
        <w:rPr>
          <w:rFonts w:cs="Arial"/>
          <w:sz w:val="20"/>
          <w:szCs w:val="20"/>
        </w:rPr>
        <w:t xml:space="preserve">-- This is the list of the registered participants </w:t>
      </w:r>
    </w:p>
    <w:p w:rsidR="006B3617" w:rsidRPr="00553174" w:rsidRDefault="006B3617" w:rsidP="006B3617">
      <w:pPr>
        <w:numPr>
          <w:ilvl w:val="1"/>
          <w:numId w:val="240"/>
        </w:numPr>
        <w:spacing w:before="100" w:beforeAutospacing="1" w:after="100" w:afterAutospacing="1" w:line="240" w:lineRule="auto"/>
        <w:rPr>
          <w:sz w:val="20"/>
          <w:szCs w:val="20"/>
        </w:rPr>
      </w:pPr>
      <w:r w:rsidRPr="00553174">
        <w:rPr>
          <w:rFonts w:cs="Arial"/>
          <w:i/>
          <w:iCs/>
          <w:color w:val="0B5394"/>
          <w:sz w:val="20"/>
          <w:szCs w:val="20"/>
        </w:rPr>
        <w:t>DistributeMessage</w:t>
      </w:r>
      <w:r w:rsidRPr="00553174">
        <w:rPr>
          <w:rFonts w:cs="Arial"/>
          <w:i/>
          <w:iCs/>
          <w:sz w:val="20"/>
          <w:szCs w:val="20"/>
        </w:rPr>
        <w:t>(</w:t>
      </w:r>
      <w:r w:rsidRPr="00553174">
        <w:rPr>
          <w:rFonts w:cs="Arial"/>
          <w:i/>
          <w:iCs/>
          <w:color w:val="0B5394"/>
          <w:sz w:val="20"/>
          <w:szCs w:val="20"/>
        </w:rPr>
        <w:t>IColleague</w:t>
      </w:r>
      <w:r w:rsidRPr="00553174">
        <w:rPr>
          <w:rFonts w:cs="Arial"/>
          <w:i/>
          <w:iCs/>
          <w:sz w:val="20"/>
          <w:szCs w:val="20"/>
        </w:rPr>
        <w:t>)</w:t>
      </w:r>
      <w:r w:rsidRPr="00553174">
        <w:rPr>
          <w:rFonts w:cs="Arial"/>
          <w:sz w:val="20"/>
          <w:szCs w:val="20"/>
        </w:rPr>
        <w:t xml:space="preserve"> -- Sends the messages from the sender to all the participants</w:t>
      </w:r>
    </w:p>
    <w:p w:rsidR="006B3617" w:rsidRPr="00553174" w:rsidRDefault="006B3617" w:rsidP="006B3617">
      <w:pPr>
        <w:numPr>
          <w:ilvl w:val="1"/>
          <w:numId w:val="241"/>
        </w:numPr>
        <w:spacing w:before="100" w:beforeAutospacing="1" w:after="100" w:afterAutospacing="1" w:line="240" w:lineRule="auto"/>
        <w:rPr>
          <w:sz w:val="20"/>
          <w:szCs w:val="20"/>
        </w:rPr>
      </w:pPr>
      <w:r w:rsidRPr="00553174">
        <w:rPr>
          <w:rFonts w:cs="Arial"/>
          <w:i/>
          <w:iCs/>
          <w:color w:val="0B5394"/>
          <w:sz w:val="20"/>
          <w:szCs w:val="20"/>
        </w:rPr>
        <w:t>Register</w:t>
      </w:r>
      <w:r w:rsidRPr="00553174">
        <w:rPr>
          <w:rFonts w:cs="Arial"/>
          <w:i/>
          <w:iCs/>
          <w:sz w:val="20"/>
          <w:szCs w:val="20"/>
        </w:rPr>
        <w:t>(</w:t>
      </w:r>
      <w:r w:rsidRPr="00553174">
        <w:rPr>
          <w:rFonts w:cs="Arial"/>
          <w:i/>
          <w:iCs/>
          <w:color w:val="0B5394"/>
          <w:sz w:val="20"/>
          <w:szCs w:val="20"/>
        </w:rPr>
        <w:t>IColleague</w:t>
      </w:r>
      <w:r w:rsidRPr="00553174">
        <w:rPr>
          <w:rFonts w:cs="Arial"/>
          <w:i/>
          <w:iCs/>
          <w:sz w:val="20"/>
          <w:szCs w:val="20"/>
        </w:rPr>
        <w:t>)</w:t>
      </w:r>
      <w:r w:rsidRPr="00553174">
        <w:rPr>
          <w:rFonts w:cs="Arial"/>
          <w:sz w:val="20"/>
          <w:szCs w:val="20"/>
        </w:rPr>
        <w:t xml:space="preserve"> -- Register the participant to receive the message from the mediator</w:t>
      </w:r>
    </w:p>
    <w:p w:rsidR="006B3617" w:rsidRPr="00553174" w:rsidRDefault="006B3617" w:rsidP="006B3617">
      <w:pPr>
        <w:numPr>
          <w:ilvl w:val="0"/>
          <w:numId w:val="242"/>
        </w:numPr>
        <w:spacing w:before="100" w:beforeAutospacing="1" w:after="100" w:afterAutospacing="1" w:line="240" w:lineRule="auto"/>
        <w:rPr>
          <w:sz w:val="20"/>
          <w:szCs w:val="20"/>
        </w:rPr>
      </w:pPr>
      <w:r w:rsidRPr="00553174">
        <w:rPr>
          <w:rFonts w:cs="Arial"/>
          <w:sz w:val="20"/>
          <w:szCs w:val="20"/>
        </w:rPr>
        <w:t xml:space="preserve">The </w:t>
      </w:r>
      <w:r w:rsidRPr="00553174">
        <w:rPr>
          <w:rFonts w:cs="Arial"/>
          <w:i/>
          <w:iCs/>
          <w:color w:val="0B5394"/>
          <w:sz w:val="20"/>
          <w:szCs w:val="20"/>
        </w:rPr>
        <w:t xml:space="preserve">ConcreteMediator </w:t>
      </w:r>
      <w:r w:rsidRPr="00553174">
        <w:rPr>
          <w:rFonts w:cs="Arial"/>
          <w:sz w:val="20"/>
          <w:szCs w:val="20"/>
        </w:rPr>
        <w:t>is the mediator class:</w:t>
      </w:r>
    </w:p>
    <w:p w:rsidR="006B3617" w:rsidRPr="00553174" w:rsidRDefault="006B3617" w:rsidP="006B3617">
      <w:pPr>
        <w:numPr>
          <w:ilvl w:val="1"/>
          <w:numId w:val="243"/>
        </w:numPr>
        <w:spacing w:before="100" w:beforeAutospacing="1" w:after="100" w:afterAutospacing="1" w:line="240" w:lineRule="auto"/>
        <w:rPr>
          <w:sz w:val="20"/>
          <w:szCs w:val="20"/>
        </w:rPr>
      </w:pPr>
      <w:proofErr w:type="gramStart"/>
      <w:r w:rsidRPr="00553174">
        <w:rPr>
          <w:rFonts w:cs="Arial"/>
          <w:i/>
          <w:iCs/>
          <w:color w:val="0B5394"/>
          <w:sz w:val="20"/>
          <w:szCs w:val="20"/>
        </w:rPr>
        <w:t>DistributeMessage</w:t>
      </w:r>
      <w:r w:rsidRPr="00553174">
        <w:rPr>
          <w:rFonts w:cs="Arial"/>
          <w:i/>
          <w:iCs/>
          <w:sz w:val="20"/>
          <w:szCs w:val="20"/>
        </w:rPr>
        <w:t>(</w:t>
      </w:r>
      <w:proofErr w:type="gramEnd"/>
      <w:r w:rsidRPr="00553174">
        <w:rPr>
          <w:rFonts w:cs="Arial"/>
          <w:i/>
          <w:iCs/>
          <w:color w:val="0B5394"/>
          <w:sz w:val="20"/>
          <w:szCs w:val="20"/>
        </w:rPr>
        <w:t>IColleague</w:t>
      </w:r>
      <w:r w:rsidRPr="00553174">
        <w:rPr>
          <w:rFonts w:cs="Arial"/>
          <w:i/>
          <w:iCs/>
          <w:sz w:val="20"/>
          <w:szCs w:val="20"/>
        </w:rPr>
        <w:t>)</w:t>
      </w:r>
      <w:r w:rsidRPr="00553174">
        <w:rPr>
          <w:rFonts w:cs="Arial"/>
          <w:sz w:val="20"/>
          <w:szCs w:val="20"/>
        </w:rPr>
        <w:t xml:space="preserve"> -- Sends the message to the participants. It does not send the message back to the sender.</w:t>
      </w:r>
    </w:p>
    <w:p w:rsidR="006B3617" w:rsidRPr="00553174" w:rsidRDefault="006B3617" w:rsidP="006B3617">
      <w:pPr>
        <w:numPr>
          <w:ilvl w:val="1"/>
          <w:numId w:val="244"/>
        </w:numPr>
        <w:spacing w:before="100" w:beforeAutospacing="1" w:after="100" w:afterAutospacing="1" w:line="240" w:lineRule="auto"/>
        <w:rPr>
          <w:sz w:val="20"/>
          <w:szCs w:val="20"/>
        </w:rPr>
      </w:pPr>
      <w:r w:rsidRPr="00553174">
        <w:rPr>
          <w:rFonts w:cs="Arial"/>
          <w:i/>
          <w:iCs/>
          <w:color w:val="0B5394"/>
          <w:sz w:val="20"/>
          <w:szCs w:val="20"/>
        </w:rPr>
        <w:t>Register</w:t>
      </w:r>
      <w:r w:rsidRPr="00553174">
        <w:rPr>
          <w:rFonts w:cs="Arial"/>
          <w:i/>
          <w:iCs/>
          <w:sz w:val="20"/>
          <w:szCs w:val="20"/>
        </w:rPr>
        <w:t>(</w:t>
      </w:r>
      <w:r w:rsidRPr="00553174">
        <w:rPr>
          <w:rFonts w:cs="Arial"/>
          <w:i/>
          <w:iCs/>
          <w:color w:val="0B5394"/>
          <w:sz w:val="20"/>
          <w:szCs w:val="20"/>
        </w:rPr>
        <w:t>IColleague</w:t>
      </w:r>
      <w:r w:rsidRPr="00553174">
        <w:rPr>
          <w:rFonts w:cs="Arial"/>
          <w:i/>
          <w:iCs/>
          <w:sz w:val="20"/>
          <w:szCs w:val="20"/>
        </w:rPr>
        <w:t>)</w:t>
      </w:r>
      <w:r w:rsidRPr="00553174">
        <w:rPr>
          <w:rFonts w:cs="Arial"/>
          <w:sz w:val="20"/>
          <w:szCs w:val="20"/>
        </w:rPr>
        <w:t xml:space="preserve"> -- Register the participant to receive the message from the mediator</w:t>
      </w:r>
    </w:p>
    <w:p w:rsidR="006B3617" w:rsidRPr="00553174" w:rsidRDefault="006B3617" w:rsidP="006B3617">
      <w:pPr>
        <w:numPr>
          <w:ilvl w:val="0"/>
          <w:numId w:val="245"/>
        </w:numPr>
        <w:spacing w:before="100" w:beforeAutospacing="1" w:after="100" w:afterAutospacing="1" w:line="240" w:lineRule="auto"/>
        <w:rPr>
          <w:sz w:val="20"/>
          <w:szCs w:val="20"/>
        </w:rPr>
      </w:pPr>
      <w:r w:rsidRPr="00553174">
        <w:rPr>
          <w:rFonts w:cs="Arial"/>
          <w:sz w:val="20"/>
          <w:szCs w:val="20"/>
        </w:rPr>
        <w:t xml:space="preserve">The </w:t>
      </w:r>
      <w:r w:rsidRPr="00553174">
        <w:rPr>
          <w:rFonts w:cs="Arial"/>
          <w:i/>
          <w:iCs/>
          <w:color w:val="0B5394"/>
          <w:sz w:val="20"/>
          <w:szCs w:val="20"/>
        </w:rPr>
        <w:t xml:space="preserve">IColleague </w:t>
      </w:r>
      <w:r w:rsidRPr="00553174">
        <w:rPr>
          <w:rFonts w:cs="Arial"/>
          <w:sz w:val="20"/>
          <w:szCs w:val="20"/>
        </w:rPr>
        <w:t>interface defines the methods that all participants must support:</w:t>
      </w:r>
    </w:p>
    <w:p w:rsidR="006B3617" w:rsidRPr="00553174" w:rsidRDefault="006B3617" w:rsidP="006B3617">
      <w:pPr>
        <w:numPr>
          <w:ilvl w:val="1"/>
          <w:numId w:val="246"/>
        </w:numPr>
        <w:spacing w:before="100" w:beforeAutospacing="1" w:after="100" w:afterAutospacing="1" w:line="240" w:lineRule="auto"/>
        <w:rPr>
          <w:sz w:val="20"/>
          <w:szCs w:val="20"/>
        </w:rPr>
      </w:pPr>
      <w:r w:rsidRPr="00553174">
        <w:rPr>
          <w:rFonts w:cs="Arial"/>
          <w:i/>
          <w:iCs/>
          <w:color w:val="0B5394"/>
          <w:sz w:val="20"/>
          <w:szCs w:val="20"/>
        </w:rPr>
        <w:t>SendMessage</w:t>
      </w:r>
      <w:r w:rsidRPr="00553174">
        <w:rPr>
          <w:rFonts w:cs="Arial"/>
          <w:i/>
          <w:iCs/>
          <w:sz w:val="20"/>
          <w:szCs w:val="20"/>
        </w:rPr>
        <w:t>(</w:t>
      </w:r>
      <w:r w:rsidRPr="00553174">
        <w:rPr>
          <w:rFonts w:cs="Arial"/>
          <w:i/>
          <w:iCs/>
          <w:color w:val="0B5394"/>
          <w:sz w:val="20"/>
          <w:szCs w:val="20"/>
        </w:rPr>
        <w:t>IMediator</w:t>
      </w:r>
      <w:r w:rsidRPr="00553174">
        <w:rPr>
          <w:rFonts w:cs="Arial"/>
          <w:i/>
          <w:iCs/>
          <w:sz w:val="20"/>
          <w:szCs w:val="20"/>
        </w:rPr>
        <w:t>)</w:t>
      </w:r>
      <w:r w:rsidRPr="00553174">
        <w:rPr>
          <w:rFonts w:cs="Arial"/>
          <w:sz w:val="20"/>
          <w:szCs w:val="20"/>
        </w:rPr>
        <w:t xml:space="preserve"> -- Sends the message to the mediator</w:t>
      </w:r>
    </w:p>
    <w:p w:rsidR="006B3617" w:rsidRPr="00553174" w:rsidRDefault="006B3617" w:rsidP="006B3617">
      <w:pPr>
        <w:numPr>
          <w:ilvl w:val="1"/>
          <w:numId w:val="247"/>
        </w:numPr>
        <w:spacing w:before="100" w:beforeAutospacing="1" w:after="100" w:afterAutospacing="1" w:line="240" w:lineRule="auto"/>
        <w:rPr>
          <w:sz w:val="20"/>
          <w:szCs w:val="20"/>
        </w:rPr>
      </w:pPr>
      <w:r w:rsidRPr="00553174">
        <w:rPr>
          <w:rFonts w:cs="Arial"/>
          <w:i/>
          <w:iCs/>
          <w:color w:val="0B5394"/>
          <w:sz w:val="20"/>
          <w:szCs w:val="20"/>
        </w:rPr>
        <w:t>ReceiveMessage</w:t>
      </w:r>
      <w:r w:rsidRPr="00553174">
        <w:rPr>
          <w:rFonts w:cs="Arial"/>
          <w:i/>
          <w:iCs/>
          <w:sz w:val="20"/>
          <w:szCs w:val="20"/>
        </w:rPr>
        <w:t>()</w:t>
      </w:r>
      <w:r w:rsidRPr="00553174">
        <w:rPr>
          <w:rFonts w:cs="Arial"/>
          <w:sz w:val="20"/>
          <w:szCs w:val="20"/>
        </w:rPr>
        <w:t xml:space="preserve"> -- Gets the message from the mediator</w:t>
      </w:r>
    </w:p>
    <w:p w:rsidR="006B3617" w:rsidRPr="00553174" w:rsidRDefault="006B3617" w:rsidP="006B3617">
      <w:pPr>
        <w:numPr>
          <w:ilvl w:val="0"/>
          <w:numId w:val="248"/>
        </w:numPr>
        <w:spacing w:before="100" w:beforeAutospacing="1" w:after="100" w:afterAutospacing="1" w:line="240" w:lineRule="auto"/>
        <w:rPr>
          <w:sz w:val="20"/>
          <w:szCs w:val="20"/>
        </w:rPr>
      </w:pPr>
      <w:r w:rsidRPr="00553174">
        <w:rPr>
          <w:rFonts w:cs="Arial"/>
          <w:sz w:val="20"/>
          <w:szCs w:val="20"/>
        </w:rPr>
        <w:t xml:space="preserve">The </w:t>
      </w:r>
      <w:r w:rsidRPr="00553174">
        <w:rPr>
          <w:rFonts w:cs="Arial"/>
          <w:i/>
          <w:iCs/>
          <w:color w:val="0B5394"/>
          <w:sz w:val="20"/>
          <w:szCs w:val="20"/>
        </w:rPr>
        <w:t xml:space="preserve">ConcreteColleague </w:t>
      </w:r>
      <w:r w:rsidRPr="00553174">
        <w:rPr>
          <w:rFonts w:cs="Arial"/>
          <w:sz w:val="20"/>
          <w:szCs w:val="20"/>
        </w:rPr>
        <w:t>class are the participants:</w:t>
      </w:r>
    </w:p>
    <w:p w:rsidR="006B3617" w:rsidRPr="00553174" w:rsidRDefault="006B3617" w:rsidP="006B3617">
      <w:pPr>
        <w:numPr>
          <w:ilvl w:val="1"/>
          <w:numId w:val="249"/>
        </w:numPr>
        <w:spacing w:before="100" w:beforeAutospacing="1" w:after="100" w:afterAutospacing="1" w:line="240" w:lineRule="auto"/>
        <w:rPr>
          <w:sz w:val="20"/>
          <w:szCs w:val="20"/>
        </w:rPr>
      </w:pPr>
      <w:r w:rsidRPr="00553174">
        <w:rPr>
          <w:rFonts w:cs="Arial"/>
          <w:i/>
          <w:iCs/>
          <w:color w:val="0B5394"/>
          <w:sz w:val="20"/>
          <w:szCs w:val="20"/>
        </w:rPr>
        <w:t>SendMessage</w:t>
      </w:r>
      <w:r w:rsidRPr="00553174">
        <w:rPr>
          <w:rFonts w:cs="Arial"/>
          <w:i/>
          <w:iCs/>
          <w:sz w:val="20"/>
          <w:szCs w:val="20"/>
        </w:rPr>
        <w:t>(</w:t>
      </w:r>
      <w:r w:rsidRPr="00553174">
        <w:rPr>
          <w:rFonts w:cs="Arial"/>
          <w:i/>
          <w:iCs/>
          <w:color w:val="0B5394"/>
          <w:sz w:val="20"/>
          <w:szCs w:val="20"/>
        </w:rPr>
        <w:t>IMediator</w:t>
      </w:r>
      <w:r w:rsidRPr="00553174">
        <w:rPr>
          <w:rFonts w:cs="Arial"/>
          <w:i/>
          <w:iCs/>
          <w:sz w:val="20"/>
          <w:szCs w:val="20"/>
        </w:rPr>
        <w:t xml:space="preserve">) </w:t>
      </w:r>
      <w:r w:rsidRPr="00553174">
        <w:rPr>
          <w:rFonts w:cs="Arial"/>
          <w:sz w:val="20"/>
          <w:szCs w:val="20"/>
        </w:rPr>
        <w:t>-- Sends the message to the mediator by passing itself to the mediator</w:t>
      </w:r>
    </w:p>
    <w:p w:rsidR="006B3617" w:rsidRPr="00553174" w:rsidRDefault="006B3617" w:rsidP="006B3617">
      <w:pPr>
        <w:numPr>
          <w:ilvl w:val="1"/>
          <w:numId w:val="250"/>
        </w:numPr>
        <w:spacing w:before="100" w:beforeAutospacing="1" w:after="100" w:afterAutospacing="1" w:line="240" w:lineRule="auto"/>
        <w:rPr>
          <w:sz w:val="20"/>
          <w:szCs w:val="20"/>
        </w:rPr>
      </w:pPr>
      <w:r w:rsidRPr="00553174">
        <w:rPr>
          <w:rFonts w:cs="Arial"/>
          <w:i/>
          <w:iCs/>
          <w:color w:val="0B5394"/>
          <w:sz w:val="20"/>
          <w:szCs w:val="20"/>
        </w:rPr>
        <w:t>ReceiveMessage</w:t>
      </w:r>
      <w:r w:rsidRPr="00553174">
        <w:rPr>
          <w:rFonts w:cs="Arial"/>
          <w:i/>
          <w:iCs/>
          <w:sz w:val="20"/>
          <w:szCs w:val="20"/>
        </w:rPr>
        <w:t xml:space="preserve">() </w:t>
      </w:r>
      <w:r w:rsidRPr="00553174">
        <w:rPr>
          <w:rFonts w:cs="Arial"/>
          <w:sz w:val="20"/>
          <w:szCs w:val="20"/>
        </w:rPr>
        <w:t>-- Gets the message from the mediator</w:t>
      </w:r>
    </w:p>
    <w:p w:rsidR="006B3617" w:rsidRPr="00553174" w:rsidRDefault="006B3617" w:rsidP="006B3617">
      <w:pPr>
        <w:rPr>
          <w:sz w:val="20"/>
          <w:szCs w:val="20"/>
        </w:rPr>
      </w:pPr>
      <w:r w:rsidRPr="00553174">
        <w:rPr>
          <w:rFonts w:cs="Arial"/>
          <w:sz w:val="20"/>
          <w:szCs w:val="20"/>
        </w:rPr>
        <w:lastRenderedPageBreak/>
        <w:t xml:space="preserve">A comparison between the mediator pattern and the </w:t>
      </w:r>
      <w:hyperlink r:id="rId119" w:tgtFrame="_blank" w:history="1">
        <w:r w:rsidRPr="00553174">
          <w:rPr>
            <w:rStyle w:val="Hyperlink"/>
            <w:rFonts w:cs="Arial"/>
            <w:sz w:val="20"/>
            <w:szCs w:val="20"/>
          </w:rPr>
          <w:t>observer pattern</w:t>
        </w:r>
      </w:hyperlink>
      <w:r w:rsidRPr="00553174">
        <w:rPr>
          <w:rFonts w:cs="Arial"/>
          <w:sz w:val="20"/>
          <w:szCs w:val="20"/>
        </w:rPr>
        <w:t xml:space="preserve"> shows some similarities and some clear differences. Both patterns facilitates the communication between objects, and both decouples the link between the sender and the receiver. The main difference is that in the mediator pattern there is the notion of the participants and they communicate with each other using the mediator as a central hub, whereas in the </w:t>
      </w:r>
      <w:hyperlink r:id="rId120" w:tgtFrame="_blank" w:history="1">
        <w:r w:rsidRPr="00553174">
          <w:rPr>
            <w:rStyle w:val="Hyperlink"/>
            <w:rFonts w:cs="Arial"/>
            <w:sz w:val="20"/>
            <w:szCs w:val="20"/>
          </w:rPr>
          <w:t>observer pattern</w:t>
        </w:r>
      </w:hyperlink>
      <w:r w:rsidRPr="00553174">
        <w:rPr>
          <w:rFonts w:cs="Arial"/>
          <w:sz w:val="20"/>
          <w:szCs w:val="20"/>
        </w:rPr>
        <w:t xml:space="preserve"> there is a clear distinction between the sender and the receiver, and the receiver merely listens to the changes in the sender. </w:t>
      </w:r>
    </w:p>
    <w:p w:rsidR="00D80FE0" w:rsidRPr="00553174" w:rsidRDefault="00D80FE0" w:rsidP="00D80FE0">
      <w:pPr>
        <w:pStyle w:val="NormalWeb"/>
        <w:rPr>
          <w:rFonts w:asciiTheme="minorHAnsi" w:hAnsiTheme="minorHAnsi"/>
          <w:sz w:val="20"/>
          <w:szCs w:val="20"/>
        </w:rPr>
      </w:pPr>
      <w:r w:rsidRPr="00553174">
        <w:rPr>
          <w:rFonts w:asciiTheme="minorHAnsi" w:hAnsiTheme="minorHAnsi"/>
          <w:sz w:val="20"/>
          <w:szCs w:val="20"/>
        </w:rPr>
        <w:t>Mediator pattern is used to reduce communication complexity between multiple objects or classes. This pattern provides a mediator class which normally handles all the communications between different classes and supports easy maintenance of the code by loose coupling. Mediator pattern falls under behavioral pattern category.</w:t>
      </w:r>
    </w:p>
    <w:p w:rsidR="00D80FE0" w:rsidRPr="00553174" w:rsidRDefault="00D80FE0" w:rsidP="00D80FE0">
      <w:pPr>
        <w:pStyle w:val="Heading2"/>
        <w:rPr>
          <w:rFonts w:asciiTheme="minorHAnsi" w:hAnsiTheme="minorHAnsi"/>
          <w:sz w:val="20"/>
          <w:szCs w:val="20"/>
        </w:rPr>
      </w:pPr>
      <w:r w:rsidRPr="00553174">
        <w:rPr>
          <w:rFonts w:asciiTheme="minorHAnsi" w:hAnsiTheme="minorHAnsi"/>
          <w:sz w:val="20"/>
          <w:szCs w:val="20"/>
        </w:rPr>
        <w:t>Implementation</w:t>
      </w:r>
    </w:p>
    <w:p w:rsidR="00D80FE0" w:rsidRPr="00553174" w:rsidRDefault="00D80FE0" w:rsidP="00D80FE0">
      <w:pPr>
        <w:pStyle w:val="NormalWeb"/>
        <w:rPr>
          <w:rFonts w:asciiTheme="minorHAnsi" w:hAnsiTheme="minorHAnsi"/>
          <w:sz w:val="20"/>
          <w:szCs w:val="20"/>
        </w:rPr>
      </w:pPr>
      <w:r w:rsidRPr="00553174">
        <w:rPr>
          <w:rFonts w:asciiTheme="minorHAnsi" w:hAnsiTheme="minorHAnsi"/>
          <w:sz w:val="20"/>
          <w:szCs w:val="20"/>
        </w:rPr>
        <w:t xml:space="preserve">We are demonstrating mediator pattern by example of a chat room where multiple users can send message to chat room and it is the responsibility of chat room to show the messages to all users. We have created two classes </w:t>
      </w:r>
      <w:r w:rsidRPr="00553174">
        <w:rPr>
          <w:rFonts w:asciiTheme="minorHAnsi" w:hAnsiTheme="minorHAnsi"/>
          <w:i/>
          <w:iCs/>
          <w:sz w:val="20"/>
          <w:szCs w:val="20"/>
        </w:rPr>
        <w:t>ChatRoom</w:t>
      </w:r>
      <w:r w:rsidRPr="00553174">
        <w:rPr>
          <w:rFonts w:asciiTheme="minorHAnsi" w:hAnsiTheme="minorHAnsi"/>
          <w:sz w:val="20"/>
          <w:szCs w:val="20"/>
        </w:rPr>
        <w:t xml:space="preserve"> and </w:t>
      </w:r>
      <w:r w:rsidRPr="00553174">
        <w:rPr>
          <w:rFonts w:asciiTheme="minorHAnsi" w:hAnsiTheme="minorHAnsi"/>
          <w:i/>
          <w:iCs/>
          <w:sz w:val="20"/>
          <w:szCs w:val="20"/>
        </w:rPr>
        <w:t>User</w:t>
      </w:r>
      <w:r w:rsidRPr="00553174">
        <w:rPr>
          <w:rFonts w:asciiTheme="minorHAnsi" w:hAnsiTheme="minorHAnsi"/>
          <w:sz w:val="20"/>
          <w:szCs w:val="20"/>
        </w:rPr>
        <w:t xml:space="preserve">. </w:t>
      </w:r>
      <w:r w:rsidRPr="00553174">
        <w:rPr>
          <w:rFonts w:asciiTheme="minorHAnsi" w:hAnsiTheme="minorHAnsi"/>
          <w:i/>
          <w:iCs/>
          <w:sz w:val="20"/>
          <w:szCs w:val="20"/>
        </w:rPr>
        <w:t>User</w:t>
      </w:r>
      <w:r w:rsidRPr="00553174">
        <w:rPr>
          <w:rFonts w:asciiTheme="minorHAnsi" w:hAnsiTheme="minorHAnsi"/>
          <w:sz w:val="20"/>
          <w:szCs w:val="20"/>
        </w:rPr>
        <w:t xml:space="preserve"> objects will use </w:t>
      </w:r>
      <w:r w:rsidRPr="00553174">
        <w:rPr>
          <w:rFonts w:asciiTheme="minorHAnsi" w:hAnsiTheme="minorHAnsi"/>
          <w:i/>
          <w:iCs/>
          <w:sz w:val="20"/>
          <w:szCs w:val="20"/>
        </w:rPr>
        <w:t>ChatRoom</w:t>
      </w:r>
      <w:r w:rsidRPr="00553174">
        <w:rPr>
          <w:rFonts w:asciiTheme="minorHAnsi" w:hAnsiTheme="minorHAnsi"/>
          <w:sz w:val="20"/>
          <w:szCs w:val="20"/>
        </w:rPr>
        <w:t xml:space="preserve"> method to share their messages.</w:t>
      </w:r>
    </w:p>
    <w:p w:rsidR="00D80FE0" w:rsidRPr="00553174" w:rsidRDefault="00D80FE0" w:rsidP="00D80FE0">
      <w:pPr>
        <w:pStyle w:val="NormalWeb"/>
        <w:rPr>
          <w:rFonts w:asciiTheme="minorHAnsi" w:hAnsiTheme="minorHAnsi"/>
          <w:sz w:val="20"/>
          <w:szCs w:val="20"/>
        </w:rPr>
      </w:pPr>
      <w:r w:rsidRPr="00553174">
        <w:rPr>
          <w:rFonts w:asciiTheme="minorHAnsi" w:hAnsiTheme="minorHAnsi"/>
          <w:i/>
          <w:iCs/>
          <w:sz w:val="20"/>
          <w:szCs w:val="20"/>
        </w:rPr>
        <w:t>MediatorPatternDemo</w:t>
      </w:r>
      <w:r w:rsidRPr="00553174">
        <w:rPr>
          <w:rFonts w:asciiTheme="minorHAnsi" w:hAnsiTheme="minorHAnsi"/>
          <w:sz w:val="20"/>
          <w:szCs w:val="20"/>
        </w:rPr>
        <w:t xml:space="preserve">, our demo class, will use </w:t>
      </w:r>
      <w:r w:rsidRPr="00553174">
        <w:rPr>
          <w:rFonts w:asciiTheme="minorHAnsi" w:hAnsiTheme="minorHAnsi"/>
          <w:i/>
          <w:iCs/>
          <w:sz w:val="20"/>
          <w:szCs w:val="20"/>
        </w:rPr>
        <w:t>User</w:t>
      </w:r>
      <w:r w:rsidRPr="00553174">
        <w:rPr>
          <w:rFonts w:asciiTheme="minorHAnsi" w:hAnsiTheme="minorHAnsi"/>
          <w:sz w:val="20"/>
          <w:szCs w:val="20"/>
        </w:rPr>
        <w:t xml:space="preserve"> objects to show communication between them.</w:t>
      </w:r>
    </w:p>
    <w:p w:rsidR="00D80FE0" w:rsidRPr="00553174" w:rsidRDefault="00D80FE0" w:rsidP="00D80FE0">
      <w:pPr>
        <w:rPr>
          <w:sz w:val="20"/>
          <w:szCs w:val="20"/>
        </w:rPr>
      </w:pPr>
      <w:r w:rsidRPr="00553174">
        <w:rPr>
          <w:noProof/>
          <w:sz w:val="20"/>
          <w:szCs w:val="20"/>
        </w:rPr>
        <w:drawing>
          <wp:inline distT="0" distB="0" distL="0" distR="0">
            <wp:extent cx="5334000" cy="1285875"/>
            <wp:effectExtent l="0" t="0" r="0" b="9525"/>
            <wp:docPr id="41" name="Picture 41" descr="Mediator Pattern 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Mediator Pattern UML Diagram"/>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334000" cy="1285875"/>
                    </a:xfrm>
                    <a:prstGeom prst="rect">
                      <a:avLst/>
                    </a:prstGeom>
                    <a:noFill/>
                    <a:ln>
                      <a:noFill/>
                    </a:ln>
                  </pic:spPr>
                </pic:pic>
              </a:graphicData>
            </a:graphic>
          </wp:inline>
        </w:drawing>
      </w:r>
    </w:p>
    <w:p w:rsidR="00D80FE0" w:rsidRPr="00553174" w:rsidRDefault="00D80FE0" w:rsidP="00D80FE0">
      <w:pPr>
        <w:pStyle w:val="Heading2"/>
        <w:rPr>
          <w:rFonts w:asciiTheme="minorHAnsi" w:hAnsiTheme="minorHAnsi"/>
          <w:sz w:val="20"/>
          <w:szCs w:val="20"/>
        </w:rPr>
      </w:pPr>
      <w:r w:rsidRPr="00553174">
        <w:rPr>
          <w:rFonts w:asciiTheme="minorHAnsi" w:hAnsiTheme="minorHAnsi"/>
          <w:sz w:val="20"/>
          <w:szCs w:val="20"/>
        </w:rPr>
        <w:t>Step 1</w:t>
      </w:r>
    </w:p>
    <w:p w:rsidR="00D80FE0" w:rsidRPr="00553174" w:rsidRDefault="00D80FE0" w:rsidP="00D80FE0">
      <w:pPr>
        <w:pStyle w:val="NormalWeb"/>
        <w:rPr>
          <w:rFonts w:asciiTheme="minorHAnsi" w:hAnsiTheme="minorHAnsi"/>
          <w:sz w:val="20"/>
          <w:szCs w:val="20"/>
        </w:rPr>
      </w:pPr>
      <w:r w:rsidRPr="00553174">
        <w:rPr>
          <w:rFonts w:asciiTheme="minorHAnsi" w:hAnsiTheme="minorHAnsi"/>
          <w:sz w:val="20"/>
          <w:szCs w:val="20"/>
        </w:rPr>
        <w:t>Create mediator class.</w:t>
      </w:r>
    </w:p>
    <w:p w:rsidR="00D80FE0" w:rsidRPr="00553174" w:rsidRDefault="00D80FE0" w:rsidP="00D80FE0">
      <w:pPr>
        <w:pStyle w:val="NormalWeb"/>
        <w:rPr>
          <w:rFonts w:asciiTheme="minorHAnsi" w:hAnsiTheme="minorHAnsi"/>
          <w:sz w:val="20"/>
          <w:szCs w:val="20"/>
        </w:rPr>
      </w:pPr>
      <w:r w:rsidRPr="00553174">
        <w:rPr>
          <w:rFonts w:asciiTheme="minorHAnsi" w:hAnsiTheme="minorHAnsi"/>
          <w:i/>
          <w:iCs/>
          <w:sz w:val="20"/>
          <w:szCs w:val="20"/>
        </w:rPr>
        <w:t>ChatRoom.java</w:t>
      </w:r>
    </w:p>
    <w:p w:rsidR="00D80FE0" w:rsidRPr="00553174" w:rsidRDefault="00D80FE0" w:rsidP="00D80FE0">
      <w:pPr>
        <w:pStyle w:val="HTMLPreformatted"/>
        <w:rPr>
          <w:rStyle w:val="pln"/>
          <w:rFonts w:asciiTheme="minorHAnsi" w:eastAsiaTheme="majorEastAsia" w:hAnsiTheme="minorHAnsi"/>
        </w:rPr>
      </w:pPr>
      <w:proofErr w:type="gramStart"/>
      <w:r w:rsidRPr="00553174">
        <w:rPr>
          <w:rStyle w:val="kwd"/>
          <w:rFonts w:asciiTheme="minorHAnsi" w:hAnsiTheme="minorHAnsi"/>
        </w:rPr>
        <w:t>import</w:t>
      </w:r>
      <w:proofErr w:type="gramEnd"/>
      <w:r w:rsidRPr="00553174">
        <w:rPr>
          <w:rStyle w:val="pln"/>
          <w:rFonts w:asciiTheme="minorHAnsi" w:eastAsiaTheme="majorEastAsia" w:hAnsiTheme="minorHAnsi"/>
        </w:rPr>
        <w:t xml:space="preserve"> java</w:t>
      </w:r>
      <w:r w:rsidRPr="00553174">
        <w:rPr>
          <w:rStyle w:val="pun"/>
          <w:rFonts w:asciiTheme="minorHAnsi" w:hAnsiTheme="minorHAnsi"/>
        </w:rPr>
        <w:t>.</w:t>
      </w:r>
      <w:r w:rsidRPr="00553174">
        <w:rPr>
          <w:rStyle w:val="pln"/>
          <w:rFonts w:asciiTheme="minorHAnsi" w:eastAsiaTheme="majorEastAsia" w:hAnsiTheme="minorHAnsi"/>
        </w:rPr>
        <w:t>util</w:t>
      </w:r>
      <w:r w:rsidRPr="00553174">
        <w:rPr>
          <w:rStyle w:val="pun"/>
          <w:rFonts w:asciiTheme="minorHAnsi" w:hAnsiTheme="minorHAnsi"/>
        </w:rPr>
        <w:t>.</w:t>
      </w:r>
      <w:r w:rsidRPr="00553174">
        <w:rPr>
          <w:rStyle w:val="typ"/>
          <w:rFonts w:asciiTheme="minorHAnsi" w:hAnsiTheme="minorHAnsi"/>
        </w:rPr>
        <w:t>Date</w:t>
      </w:r>
      <w:r w:rsidRPr="00553174">
        <w:rPr>
          <w:rStyle w:val="pun"/>
          <w:rFonts w:asciiTheme="minorHAnsi" w:hAnsiTheme="minorHAnsi"/>
        </w:rPr>
        <w:t>;</w:t>
      </w:r>
    </w:p>
    <w:p w:rsidR="00D80FE0" w:rsidRPr="00553174" w:rsidRDefault="00D80FE0" w:rsidP="00D80FE0">
      <w:pPr>
        <w:pStyle w:val="HTMLPreformatted"/>
        <w:rPr>
          <w:rStyle w:val="pln"/>
          <w:rFonts w:asciiTheme="minorHAnsi" w:eastAsiaTheme="majorEastAsia" w:hAnsiTheme="minorHAnsi"/>
        </w:rPr>
      </w:pPr>
    </w:p>
    <w:p w:rsidR="00D80FE0" w:rsidRPr="00553174" w:rsidRDefault="00D80FE0" w:rsidP="00D80FE0">
      <w:pPr>
        <w:pStyle w:val="HTMLPreformatted"/>
        <w:rPr>
          <w:rStyle w:val="pln"/>
          <w:rFonts w:asciiTheme="minorHAnsi" w:eastAsiaTheme="majorEastAsia" w:hAnsiTheme="minorHAnsi"/>
        </w:rPr>
      </w:pP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class</w:t>
      </w:r>
      <w:r w:rsidRPr="00553174">
        <w:rPr>
          <w:rStyle w:val="pln"/>
          <w:rFonts w:asciiTheme="minorHAnsi" w:eastAsiaTheme="majorEastAsia" w:hAnsiTheme="minorHAnsi"/>
        </w:rPr>
        <w:t xml:space="preserve"> </w:t>
      </w:r>
      <w:r w:rsidRPr="00553174">
        <w:rPr>
          <w:rStyle w:val="typ"/>
          <w:rFonts w:asciiTheme="minorHAnsi" w:hAnsiTheme="minorHAnsi"/>
        </w:rPr>
        <w:t>ChatRoom</w:t>
      </w:r>
      <w:r w:rsidRPr="00553174">
        <w:rPr>
          <w:rStyle w:val="pln"/>
          <w:rFonts w:asciiTheme="minorHAnsi" w:eastAsiaTheme="majorEastAsia" w:hAnsiTheme="minorHAnsi"/>
        </w:rPr>
        <w:t xml:space="preserve"> </w:t>
      </w:r>
      <w:r w:rsidRPr="00553174">
        <w:rPr>
          <w:rStyle w:val="pun"/>
          <w:rFonts w:asciiTheme="minorHAnsi" w:hAnsiTheme="minorHAnsi"/>
        </w:rPr>
        <w:t>{</w:t>
      </w:r>
    </w:p>
    <w:p w:rsidR="00D80FE0" w:rsidRPr="00553174" w:rsidRDefault="00D80FE0" w:rsidP="00D80FE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static</w:t>
      </w:r>
      <w:r w:rsidRPr="00553174">
        <w:rPr>
          <w:rStyle w:val="pln"/>
          <w:rFonts w:asciiTheme="minorHAnsi" w:eastAsiaTheme="majorEastAsia" w:hAnsiTheme="minorHAnsi"/>
        </w:rPr>
        <w:t xml:space="preserve"> </w:t>
      </w:r>
      <w:r w:rsidRPr="00553174">
        <w:rPr>
          <w:rStyle w:val="kwd"/>
          <w:rFonts w:asciiTheme="minorHAnsi" w:hAnsiTheme="minorHAnsi"/>
        </w:rPr>
        <w:t>void</w:t>
      </w:r>
      <w:r w:rsidRPr="00553174">
        <w:rPr>
          <w:rStyle w:val="pln"/>
          <w:rFonts w:asciiTheme="minorHAnsi" w:eastAsiaTheme="majorEastAsia" w:hAnsiTheme="minorHAnsi"/>
        </w:rPr>
        <w:t xml:space="preserve"> showMessage</w:t>
      </w:r>
      <w:r w:rsidRPr="00553174">
        <w:rPr>
          <w:rStyle w:val="pun"/>
          <w:rFonts w:asciiTheme="minorHAnsi" w:hAnsiTheme="minorHAnsi"/>
        </w:rPr>
        <w:t>(</w:t>
      </w:r>
      <w:r w:rsidRPr="00553174">
        <w:rPr>
          <w:rStyle w:val="typ"/>
          <w:rFonts w:asciiTheme="minorHAnsi" w:hAnsiTheme="minorHAnsi"/>
        </w:rPr>
        <w:t>User</w:t>
      </w:r>
      <w:r w:rsidRPr="00553174">
        <w:rPr>
          <w:rStyle w:val="pln"/>
          <w:rFonts w:asciiTheme="minorHAnsi" w:eastAsiaTheme="majorEastAsia" w:hAnsiTheme="minorHAnsi"/>
        </w:rPr>
        <w:t xml:space="preserve"> user</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typ"/>
          <w:rFonts w:asciiTheme="minorHAnsi" w:hAnsiTheme="minorHAnsi"/>
        </w:rPr>
        <w:t>String</w:t>
      </w:r>
      <w:r w:rsidRPr="00553174">
        <w:rPr>
          <w:rStyle w:val="pln"/>
          <w:rFonts w:asciiTheme="minorHAnsi" w:eastAsiaTheme="majorEastAsia" w:hAnsiTheme="minorHAnsi"/>
        </w:rPr>
        <w:t xml:space="preserve"> message</w:t>
      </w:r>
      <w:r w:rsidRPr="00553174">
        <w:rPr>
          <w:rStyle w:val="pun"/>
          <w:rFonts w:asciiTheme="minorHAnsi" w:hAnsiTheme="minorHAnsi"/>
        </w:rPr>
        <w:t>){</w:t>
      </w:r>
    </w:p>
    <w:p w:rsidR="00D80FE0" w:rsidRPr="00553174" w:rsidRDefault="00D80FE0" w:rsidP="00D80FE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typ"/>
          <w:rFonts w:asciiTheme="minorHAnsi" w:hAnsiTheme="minorHAnsi"/>
        </w:rPr>
        <w:t>System</w:t>
      </w:r>
      <w:r w:rsidRPr="00553174">
        <w:rPr>
          <w:rStyle w:val="pun"/>
          <w:rFonts w:asciiTheme="minorHAnsi" w:hAnsiTheme="minorHAnsi"/>
        </w:rPr>
        <w:t>.</w:t>
      </w:r>
      <w:r w:rsidRPr="00553174">
        <w:rPr>
          <w:rStyle w:val="kwd"/>
          <w:rFonts w:asciiTheme="minorHAnsi" w:hAnsiTheme="minorHAnsi"/>
        </w:rPr>
        <w:t>out</w:t>
      </w:r>
      <w:r w:rsidRPr="00553174">
        <w:rPr>
          <w:rStyle w:val="pun"/>
          <w:rFonts w:asciiTheme="minorHAnsi" w:hAnsiTheme="minorHAnsi"/>
        </w:rPr>
        <w:t>.</w:t>
      </w:r>
      <w:r w:rsidRPr="00553174">
        <w:rPr>
          <w:rStyle w:val="pln"/>
          <w:rFonts w:asciiTheme="minorHAnsi" w:eastAsiaTheme="majorEastAsia" w:hAnsiTheme="minorHAnsi"/>
        </w:rPr>
        <w:t>println</w:t>
      </w:r>
      <w:r w:rsidRPr="00553174">
        <w:rPr>
          <w:rStyle w:val="pun"/>
          <w:rFonts w:asciiTheme="minorHAnsi" w:hAnsiTheme="minorHAnsi"/>
        </w:rPr>
        <w:t>(</w:t>
      </w:r>
      <w:proofErr w:type="gramEnd"/>
      <w:r w:rsidRPr="00553174">
        <w:rPr>
          <w:rStyle w:val="kwd"/>
          <w:rFonts w:asciiTheme="minorHAnsi" w:hAnsiTheme="minorHAnsi"/>
        </w:rPr>
        <w:t>new</w:t>
      </w:r>
      <w:r w:rsidRPr="00553174">
        <w:rPr>
          <w:rStyle w:val="pln"/>
          <w:rFonts w:asciiTheme="minorHAnsi" w:eastAsiaTheme="majorEastAsia" w:hAnsiTheme="minorHAnsi"/>
        </w:rPr>
        <w:t xml:space="preserve"> </w:t>
      </w:r>
      <w:r w:rsidRPr="00553174">
        <w:rPr>
          <w:rStyle w:val="typ"/>
          <w:rFonts w:asciiTheme="minorHAnsi" w:hAnsiTheme="minorHAnsi"/>
        </w:rPr>
        <w:t>Date</w:t>
      </w:r>
      <w:r w:rsidRPr="00553174">
        <w:rPr>
          <w:rStyle w:val="pun"/>
          <w:rFonts w:asciiTheme="minorHAnsi" w:hAnsiTheme="minorHAnsi"/>
        </w:rPr>
        <w:t>().</w:t>
      </w:r>
      <w:r w:rsidRPr="00553174">
        <w:rPr>
          <w:rStyle w:val="pln"/>
          <w:rFonts w:asciiTheme="minorHAnsi" w:eastAsiaTheme="majorEastAsia" w:hAnsiTheme="minorHAnsi"/>
        </w:rPr>
        <w:t>toString</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str"/>
          <w:rFonts w:asciiTheme="minorHAnsi" w:hAnsiTheme="minorHAnsi"/>
        </w:rPr>
        <w:t>" ["</w:t>
      </w:r>
      <w:r w:rsidRPr="00553174">
        <w:rPr>
          <w:rStyle w:val="pln"/>
          <w:rFonts w:asciiTheme="minorHAnsi" w:eastAsiaTheme="majorEastAsia" w:hAnsiTheme="minorHAnsi"/>
        </w:rPr>
        <w:t xml:space="preserve"> </w:t>
      </w:r>
      <w:r w:rsidRPr="00553174">
        <w:rPr>
          <w:rStyle w:val="pun"/>
          <w:rFonts w:asciiTheme="minorHAnsi" w:hAnsiTheme="minorHAnsi"/>
        </w:rPr>
        <w:t>+</w:t>
      </w:r>
      <w:r w:rsidRPr="00553174">
        <w:rPr>
          <w:rStyle w:val="pln"/>
          <w:rFonts w:asciiTheme="minorHAnsi" w:eastAsiaTheme="majorEastAsia" w:hAnsiTheme="minorHAnsi"/>
        </w:rPr>
        <w:t xml:space="preserve"> user</w:t>
      </w:r>
      <w:r w:rsidRPr="00553174">
        <w:rPr>
          <w:rStyle w:val="pun"/>
          <w:rFonts w:asciiTheme="minorHAnsi" w:hAnsiTheme="minorHAnsi"/>
        </w:rPr>
        <w:t>.</w:t>
      </w:r>
      <w:r w:rsidRPr="00553174">
        <w:rPr>
          <w:rStyle w:val="pln"/>
          <w:rFonts w:asciiTheme="minorHAnsi" w:eastAsiaTheme="majorEastAsia" w:hAnsiTheme="minorHAnsi"/>
        </w:rPr>
        <w:t>getName</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str"/>
          <w:rFonts w:asciiTheme="minorHAnsi" w:hAnsiTheme="minorHAnsi"/>
        </w:rPr>
        <w:t>"] : "</w:t>
      </w:r>
      <w:r w:rsidRPr="00553174">
        <w:rPr>
          <w:rStyle w:val="pln"/>
          <w:rFonts w:asciiTheme="minorHAnsi" w:eastAsiaTheme="majorEastAsia" w:hAnsiTheme="minorHAnsi"/>
        </w:rPr>
        <w:t xml:space="preserve"> </w:t>
      </w:r>
      <w:r w:rsidRPr="00553174">
        <w:rPr>
          <w:rStyle w:val="pun"/>
          <w:rFonts w:asciiTheme="minorHAnsi" w:hAnsiTheme="minorHAnsi"/>
        </w:rPr>
        <w:t>+</w:t>
      </w:r>
      <w:r w:rsidRPr="00553174">
        <w:rPr>
          <w:rStyle w:val="pln"/>
          <w:rFonts w:asciiTheme="minorHAnsi" w:eastAsiaTheme="majorEastAsia" w:hAnsiTheme="minorHAnsi"/>
        </w:rPr>
        <w:t xml:space="preserve"> message</w:t>
      </w:r>
      <w:r w:rsidRPr="00553174">
        <w:rPr>
          <w:rStyle w:val="pun"/>
          <w:rFonts w:asciiTheme="minorHAnsi" w:hAnsiTheme="minorHAnsi"/>
        </w:rPr>
        <w:t>);</w:t>
      </w:r>
    </w:p>
    <w:p w:rsidR="00D80FE0" w:rsidRPr="00553174" w:rsidRDefault="00D80FE0" w:rsidP="00D80FE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pun"/>
          <w:rFonts w:asciiTheme="minorHAnsi" w:hAnsiTheme="minorHAnsi"/>
        </w:rPr>
        <w:t>}</w:t>
      </w:r>
    </w:p>
    <w:p w:rsidR="00D80FE0" w:rsidRPr="00553174" w:rsidRDefault="00D80FE0" w:rsidP="00D80FE0">
      <w:pPr>
        <w:pStyle w:val="HTMLPreformatted"/>
        <w:rPr>
          <w:rFonts w:asciiTheme="minorHAnsi" w:hAnsiTheme="minorHAnsi"/>
        </w:rPr>
      </w:pPr>
      <w:r w:rsidRPr="00553174">
        <w:rPr>
          <w:rStyle w:val="pun"/>
          <w:rFonts w:asciiTheme="minorHAnsi" w:hAnsiTheme="minorHAnsi"/>
        </w:rPr>
        <w:t>}</w:t>
      </w:r>
    </w:p>
    <w:p w:rsidR="00D80FE0" w:rsidRPr="00553174" w:rsidRDefault="00D80FE0" w:rsidP="00D80FE0">
      <w:pPr>
        <w:pStyle w:val="Heading2"/>
        <w:rPr>
          <w:rFonts w:asciiTheme="minorHAnsi" w:hAnsiTheme="minorHAnsi"/>
          <w:sz w:val="20"/>
          <w:szCs w:val="20"/>
        </w:rPr>
      </w:pPr>
      <w:r w:rsidRPr="00553174">
        <w:rPr>
          <w:rFonts w:asciiTheme="minorHAnsi" w:hAnsiTheme="minorHAnsi"/>
          <w:sz w:val="20"/>
          <w:szCs w:val="20"/>
        </w:rPr>
        <w:t>Step 2</w:t>
      </w:r>
    </w:p>
    <w:p w:rsidR="00D80FE0" w:rsidRPr="00553174" w:rsidRDefault="00D80FE0" w:rsidP="00D80FE0">
      <w:pPr>
        <w:pStyle w:val="NormalWeb"/>
        <w:rPr>
          <w:rFonts w:asciiTheme="minorHAnsi" w:hAnsiTheme="minorHAnsi"/>
          <w:sz w:val="20"/>
          <w:szCs w:val="20"/>
        </w:rPr>
      </w:pPr>
      <w:r w:rsidRPr="00553174">
        <w:rPr>
          <w:rFonts w:asciiTheme="minorHAnsi" w:hAnsiTheme="minorHAnsi"/>
          <w:sz w:val="20"/>
          <w:szCs w:val="20"/>
        </w:rPr>
        <w:t>Create user class</w:t>
      </w:r>
    </w:p>
    <w:p w:rsidR="00D80FE0" w:rsidRPr="00553174" w:rsidRDefault="00D80FE0" w:rsidP="00D80FE0">
      <w:pPr>
        <w:pStyle w:val="NormalWeb"/>
        <w:rPr>
          <w:rFonts w:asciiTheme="minorHAnsi" w:hAnsiTheme="minorHAnsi"/>
          <w:sz w:val="20"/>
          <w:szCs w:val="20"/>
        </w:rPr>
      </w:pPr>
      <w:r w:rsidRPr="00553174">
        <w:rPr>
          <w:rFonts w:asciiTheme="minorHAnsi" w:hAnsiTheme="minorHAnsi"/>
          <w:i/>
          <w:iCs/>
          <w:sz w:val="20"/>
          <w:szCs w:val="20"/>
        </w:rPr>
        <w:t>User.java</w:t>
      </w:r>
    </w:p>
    <w:p w:rsidR="00D80FE0" w:rsidRPr="00553174" w:rsidRDefault="00D80FE0" w:rsidP="00D80FE0">
      <w:pPr>
        <w:pStyle w:val="HTMLPreformatted"/>
        <w:rPr>
          <w:rStyle w:val="pln"/>
          <w:rFonts w:asciiTheme="minorHAnsi" w:eastAsiaTheme="majorEastAsia" w:hAnsiTheme="minorHAnsi"/>
        </w:rPr>
      </w:pP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class</w:t>
      </w:r>
      <w:r w:rsidRPr="00553174">
        <w:rPr>
          <w:rStyle w:val="pln"/>
          <w:rFonts w:asciiTheme="minorHAnsi" w:eastAsiaTheme="majorEastAsia" w:hAnsiTheme="minorHAnsi"/>
        </w:rPr>
        <w:t xml:space="preserve"> </w:t>
      </w:r>
      <w:r w:rsidRPr="00553174">
        <w:rPr>
          <w:rStyle w:val="typ"/>
          <w:rFonts w:asciiTheme="minorHAnsi" w:hAnsiTheme="minorHAnsi"/>
        </w:rPr>
        <w:t>User</w:t>
      </w:r>
      <w:r w:rsidRPr="00553174">
        <w:rPr>
          <w:rStyle w:val="pln"/>
          <w:rFonts w:asciiTheme="minorHAnsi" w:eastAsiaTheme="majorEastAsia" w:hAnsiTheme="minorHAnsi"/>
        </w:rPr>
        <w:t xml:space="preserve"> </w:t>
      </w:r>
      <w:r w:rsidRPr="00553174">
        <w:rPr>
          <w:rStyle w:val="pun"/>
          <w:rFonts w:asciiTheme="minorHAnsi" w:hAnsiTheme="minorHAnsi"/>
        </w:rPr>
        <w:t>{</w:t>
      </w:r>
    </w:p>
    <w:p w:rsidR="00D80FE0" w:rsidRPr="00553174" w:rsidRDefault="00D80FE0" w:rsidP="00D80FE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private</w:t>
      </w:r>
      <w:proofErr w:type="gramEnd"/>
      <w:r w:rsidRPr="00553174">
        <w:rPr>
          <w:rStyle w:val="pln"/>
          <w:rFonts w:asciiTheme="minorHAnsi" w:eastAsiaTheme="majorEastAsia" w:hAnsiTheme="minorHAnsi"/>
        </w:rPr>
        <w:t xml:space="preserve"> </w:t>
      </w:r>
      <w:r w:rsidRPr="00553174">
        <w:rPr>
          <w:rStyle w:val="typ"/>
          <w:rFonts w:asciiTheme="minorHAnsi" w:hAnsiTheme="minorHAnsi"/>
        </w:rPr>
        <w:t>String</w:t>
      </w:r>
      <w:r w:rsidRPr="00553174">
        <w:rPr>
          <w:rStyle w:val="pln"/>
          <w:rFonts w:asciiTheme="minorHAnsi" w:eastAsiaTheme="majorEastAsia" w:hAnsiTheme="minorHAnsi"/>
        </w:rPr>
        <w:t xml:space="preserve"> name</w:t>
      </w:r>
      <w:r w:rsidRPr="00553174">
        <w:rPr>
          <w:rStyle w:val="pun"/>
          <w:rFonts w:asciiTheme="minorHAnsi" w:hAnsiTheme="minorHAnsi"/>
        </w:rPr>
        <w:t>;</w:t>
      </w:r>
    </w:p>
    <w:p w:rsidR="00D80FE0" w:rsidRPr="00553174" w:rsidRDefault="00D80FE0" w:rsidP="00D80FE0">
      <w:pPr>
        <w:pStyle w:val="HTMLPreformatted"/>
        <w:rPr>
          <w:rStyle w:val="pln"/>
          <w:rFonts w:asciiTheme="minorHAnsi" w:eastAsiaTheme="majorEastAsia" w:hAnsiTheme="minorHAnsi"/>
        </w:rPr>
      </w:pPr>
    </w:p>
    <w:p w:rsidR="00D80FE0" w:rsidRPr="00553174" w:rsidRDefault="00D80FE0" w:rsidP="00D80FE0">
      <w:pPr>
        <w:pStyle w:val="HTMLPreformatted"/>
        <w:rPr>
          <w:rStyle w:val="pln"/>
          <w:rFonts w:asciiTheme="minorHAnsi" w:eastAsiaTheme="majorEastAsia" w:hAnsiTheme="minorHAnsi"/>
        </w:rPr>
      </w:pPr>
      <w:r w:rsidRPr="00553174">
        <w:rPr>
          <w:rStyle w:val="pln"/>
          <w:rFonts w:asciiTheme="minorHAnsi" w:eastAsiaTheme="majorEastAsia" w:hAnsiTheme="minorHAnsi"/>
        </w:rPr>
        <w:lastRenderedPageBreak/>
        <w:t xml:space="preserve">   </w:t>
      </w: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typ"/>
          <w:rFonts w:asciiTheme="minorHAnsi" w:hAnsiTheme="minorHAnsi"/>
        </w:rPr>
        <w:t>String</w:t>
      </w:r>
      <w:r w:rsidRPr="00553174">
        <w:rPr>
          <w:rStyle w:val="pln"/>
          <w:rFonts w:asciiTheme="minorHAnsi" w:eastAsiaTheme="majorEastAsia" w:hAnsiTheme="minorHAnsi"/>
        </w:rPr>
        <w:t xml:space="preserve"> getName</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pun"/>
          <w:rFonts w:asciiTheme="minorHAnsi" w:hAnsiTheme="minorHAnsi"/>
        </w:rPr>
        <w:t>{</w:t>
      </w:r>
    </w:p>
    <w:p w:rsidR="00D80FE0" w:rsidRPr="00553174" w:rsidRDefault="00D80FE0" w:rsidP="00D80FE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return</w:t>
      </w:r>
      <w:proofErr w:type="gramEnd"/>
      <w:r w:rsidRPr="00553174">
        <w:rPr>
          <w:rStyle w:val="pln"/>
          <w:rFonts w:asciiTheme="minorHAnsi" w:eastAsiaTheme="majorEastAsia" w:hAnsiTheme="minorHAnsi"/>
        </w:rPr>
        <w:t xml:space="preserve"> name</w:t>
      </w:r>
      <w:r w:rsidRPr="00553174">
        <w:rPr>
          <w:rStyle w:val="pun"/>
          <w:rFonts w:asciiTheme="minorHAnsi" w:hAnsiTheme="minorHAnsi"/>
        </w:rPr>
        <w:t>;</w:t>
      </w:r>
    </w:p>
    <w:p w:rsidR="00D80FE0" w:rsidRPr="00553174" w:rsidRDefault="00D80FE0" w:rsidP="00D80FE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pun"/>
          <w:rFonts w:asciiTheme="minorHAnsi" w:hAnsiTheme="minorHAnsi"/>
        </w:rPr>
        <w:t>}</w:t>
      </w:r>
    </w:p>
    <w:p w:rsidR="00D80FE0" w:rsidRPr="00553174" w:rsidRDefault="00D80FE0" w:rsidP="00D80FE0">
      <w:pPr>
        <w:pStyle w:val="HTMLPreformatted"/>
        <w:rPr>
          <w:rStyle w:val="pln"/>
          <w:rFonts w:asciiTheme="minorHAnsi" w:eastAsiaTheme="majorEastAsia" w:hAnsiTheme="minorHAnsi"/>
        </w:rPr>
      </w:pPr>
    </w:p>
    <w:p w:rsidR="00D80FE0" w:rsidRPr="00553174" w:rsidRDefault="00D80FE0" w:rsidP="00D80FE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void</w:t>
      </w:r>
      <w:r w:rsidRPr="00553174">
        <w:rPr>
          <w:rStyle w:val="pln"/>
          <w:rFonts w:asciiTheme="minorHAnsi" w:eastAsiaTheme="majorEastAsia" w:hAnsiTheme="minorHAnsi"/>
        </w:rPr>
        <w:t xml:space="preserve"> setName</w:t>
      </w:r>
      <w:r w:rsidRPr="00553174">
        <w:rPr>
          <w:rStyle w:val="pun"/>
          <w:rFonts w:asciiTheme="minorHAnsi" w:hAnsiTheme="minorHAnsi"/>
        </w:rPr>
        <w:t>(</w:t>
      </w:r>
      <w:r w:rsidRPr="00553174">
        <w:rPr>
          <w:rStyle w:val="typ"/>
          <w:rFonts w:asciiTheme="minorHAnsi" w:hAnsiTheme="minorHAnsi"/>
        </w:rPr>
        <w:t>String</w:t>
      </w:r>
      <w:r w:rsidRPr="00553174">
        <w:rPr>
          <w:rStyle w:val="pln"/>
          <w:rFonts w:asciiTheme="minorHAnsi" w:eastAsiaTheme="majorEastAsia" w:hAnsiTheme="minorHAnsi"/>
        </w:rPr>
        <w:t xml:space="preserve"> name</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pun"/>
          <w:rFonts w:asciiTheme="minorHAnsi" w:hAnsiTheme="minorHAnsi"/>
        </w:rPr>
        <w:t>{</w:t>
      </w:r>
    </w:p>
    <w:p w:rsidR="00D80FE0" w:rsidRPr="00553174" w:rsidRDefault="00D80FE0" w:rsidP="00D80FE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kwd"/>
          <w:rFonts w:asciiTheme="minorHAnsi" w:hAnsiTheme="minorHAnsi"/>
        </w:rPr>
        <w:t>this</w:t>
      </w:r>
      <w:r w:rsidRPr="00553174">
        <w:rPr>
          <w:rStyle w:val="pun"/>
          <w:rFonts w:asciiTheme="minorHAnsi" w:hAnsiTheme="minorHAnsi"/>
        </w:rPr>
        <w:t>.</w:t>
      </w:r>
      <w:r w:rsidRPr="00553174">
        <w:rPr>
          <w:rStyle w:val="pln"/>
          <w:rFonts w:asciiTheme="minorHAnsi" w:eastAsiaTheme="majorEastAsia" w:hAnsiTheme="minorHAnsi"/>
        </w:rPr>
        <w:t xml:space="preserve">name </w:t>
      </w:r>
      <w:r w:rsidRPr="00553174">
        <w:rPr>
          <w:rStyle w:val="pun"/>
          <w:rFonts w:asciiTheme="minorHAnsi" w:hAnsiTheme="minorHAnsi"/>
        </w:rPr>
        <w:t>=</w:t>
      </w:r>
      <w:r w:rsidRPr="00553174">
        <w:rPr>
          <w:rStyle w:val="pln"/>
          <w:rFonts w:asciiTheme="minorHAnsi" w:eastAsiaTheme="majorEastAsia" w:hAnsiTheme="minorHAnsi"/>
        </w:rPr>
        <w:t xml:space="preserve"> name</w:t>
      </w:r>
      <w:r w:rsidRPr="00553174">
        <w:rPr>
          <w:rStyle w:val="pun"/>
          <w:rFonts w:asciiTheme="minorHAnsi" w:hAnsiTheme="minorHAnsi"/>
        </w:rPr>
        <w:t>;</w:t>
      </w:r>
    </w:p>
    <w:p w:rsidR="00D80FE0" w:rsidRPr="00553174" w:rsidRDefault="00D80FE0" w:rsidP="00D80FE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pun"/>
          <w:rFonts w:asciiTheme="minorHAnsi" w:hAnsiTheme="minorHAnsi"/>
        </w:rPr>
        <w:t>}</w:t>
      </w:r>
    </w:p>
    <w:p w:rsidR="00D80FE0" w:rsidRPr="00553174" w:rsidRDefault="00D80FE0" w:rsidP="00D80FE0">
      <w:pPr>
        <w:pStyle w:val="HTMLPreformatted"/>
        <w:rPr>
          <w:rStyle w:val="pln"/>
          <w:rFonts w:asciiTheme="minorHAnsi" w:eastAsiaTheme="majorEastAsia" w:hAnsiTheme="minorHAnsi"/>
        </w:rPr>
      </w:pPr>
    </w:p>
    <w:p w:rsidR="00D80FE0" w:rsidRPr="00553174" w:rsidRDefault="00D80FE0" w:rsidP="00D80FE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typ"/>
          <w:rFonts w:asciiTheme="minorHAnsi" w:hAnsiTheme="minorHAnsi"/>
        </w:rPr>
        <w:t>User</w:t>
      </w:r>
      <w:r w:rsidRPr="00553174">
        <w:rPr>
          <w:rStyle w:val="pun"/>
          <w:rFonts w:asciiTheme="minorHAnsi" w:hAnsiTheme="minorHAnsi"/>
        </w:rPr>
        <w:t>(</w:t>
      </w:r>
      <w:r w:rsidRPr="00553174">
        <w:rPr>
          <w:rStyle w:val="typ"/>
          <w:rFonts w:asciiTheme="minorHAnsi" w:hAnsiTheme="minorHAnsi"/>
        </w:rPr>
        <w:t>String</w:t>
      </w:r>
      <w:r w:rsidRPr="00553174">
        <w:rPr>
          <w:rStyle w:val="pln"/>
          <w:rFonts w:asciiTheme="minorHAnsi" w:eastAsiaTheme="majorEastAsia" w:hAnsiTheme="minorHAnsi"/>
        </w:rPr>
        <w:t xml:space="preserve"> name</w:t>
      </w:r>
      <w:r w:rsidRPr="00553174">
        <w:rPr>
          <w:rStyle w:val="pun"/>
          <w:rFonts w:asciiTheme="minorHAnsi" w:hAnsiTheme="minorHAnsi"/>
        </w:rPr>
        <w:t>){</w:t>
      </w:r>
    </w:p>
    <w:p w:rsidR="00D80FE0" w:rsidRPr="00553174" w:rsidRDefault="00D80FE0" w:rsidP="00D80FE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this</w:t>
      </w:r>
      <w:r w:rsidRPr="00553174">
        <w:rPr>
          <w:rStyle w:val="pun"/>
          <w:rFonts w:asciiTheme="minorHAnsi" w:hAnsiTheme="minorHAnsi"/>
        </w:rPr>
        <w:t>.</w:t>
      </w:r>
      <w:r w:rsidRPr="00553174">
        <w:rPr>
          <w:rStyle w:val="pln"/>
          <w:rFonts w:asciiTheme="minorHAnsi" w:eastAsiaTheme="majorEastAsia" w:hAnsiTheme="minorHAnsi"/>
        </w:rPr>
        <w:t xml:space="preserve">name  </w:t>
      </w:r>
      <w:r w:rsidRPr="00553174">
        <w:rPr>
          <w:rStyle w:val="pun"/>
          <w:rFonts w:asciiTheme="minorHAnsi" w:hAnsiTheme="minorHAnsi"/>
        </w:rPr>
        <w:t>=</w:t>
      </w:r>
      <w:proofErr w:type="gramEnd"/>
      <w:r w:rsidRPr="00553174">
        <w:rPr>
          <w:rStyle w:val="pln"/>
          <w:rFonts w:asciiTheme="minorHAnsi" w:eastAsiaTheme="majorEastAsia" w:hAnsiTheme="minorHAnsi"/>
        </w:rPr>
        <w:t xml:space="preserve"> name</w:t>
      </w:r>
      <w:r w:rsidRPr="00553174">
        <w:rPr>
          <w:rStyle w:val="pun"/>
          <w:rFonts w:asciiTheme="minorHAnsi" w:hAnsiTheme="minorHAnsi"/>
        </w:rPr>
        <w:t>;</w:t>
      </w:r>
    </w:p>
    <w:p w:rsidR="00D80FE0" w:rsidRPr="00553174" w:rsidRDefault="00D80FE0" w:rsidP="00D80FE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pun"/>
          <w:rFonts w:asciiTheme="minorHAnsi" w:hAnsiTheme="minorHAnsi"/>
        </w:rPr>
        <w:t>}</w:t>
      </w:r>
    </w:p>
    <w:p w:rsidR="00D80FE0" w:rsidRPr="00553174" w:rsidRDefault="00D80FE0" w:rsidP="00D80FE0">
      <w:pPr>
        <w:pStyle w:val="HTMLPreformatted"/>
        <w:rPr>
          <w:rStyle w:val="pln"/>
          <w:rFonts w:asciiTheme="minorHAnsi" w:eastAsiaTheme="majorEastAsia" w:hAnsiTheme="minorHAnsi"/>
        </w:rPr>
      </w:pPr>
    </w:p>
    <w:p w:rsidR="00D80FE0" w:rsidRPr="00553174" w:rsidRDefault="00D80FE0" w:rsidP="00D80FE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void</w:t>
      </w:r>
      <w:r w:rsidRPr="00553174">
        <w:rPr>
          <w:rStyle w:val="pln"/>
          <w:rFonts w:asciiTheme="minorHAnsi" w:eastAsiaTheme="majorEastAsia" w:hAnsiTheme="minorHAnsi"/>
        </w:rPr>
        <w:t xml:space="preserve"> sendMessage</w:t>
      </w:r>
      <w:r w:rsidRPr="00553174">
        <w:rPr>
          <w:rStyle w:val="pun"/>
          <w:rFonts w:asciiTheme="minorHAnsi" w:hAnsiTheme="minorHAnsi"/>
        </w:rPr>
        <w:t>(</w:t>
      </w:r>
      <w:r w:rsidRPr="00553174">
        <w:rPr>
          <w:rStyle w:val="typ"/>
          <w:rFonts w:asciiTheme="minorHAnsi" w:hAnsiTheme="minorHAnsi"/>
        </w:rPr>
        <w:t>String</w:t>
      </w:r>
      <w:r w:rsidRPr="00553174">
        <w:rPr>
          <w:rStyle w:val="pln"/>
          <w:rFonts w:asciiTheme="minorHAnsi" w:eastAsiaTheme="majorEastAsia" w:hAnsiTheme="minorHAnsi"/>
        </w:rPr>
        <w:t xml:space="preserve"> message</w:t>
      </w:r>
      <w:r w:rsidRPr="00553174">
        <w:rPr>
          <w:rStyle w:val="pun"/>
          <w:rFonts w:asciiTheme="minorHAnsi" w:hAnsiTheme="minorHAnsi"/>
        </w:rPr>
        <w:t>){</w:t>
      </w:r>
    </w:p>
    <w:p w:rsidR="00D80FE0" w:rsidRPr="00553174" w:rsidRDefault="00D80FE0" w:rsidP="00D80FE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typ"/>
          <w:rFonts w:asciiTheme="minorHAnsi" w:hAnsiTheme="minorHAnsi"/>
        </w:rPr>
        <w:t>ChatRoom</w:t>
      </w:r>
      <w:r w:rsidRPr="00553174">
        <w:rPr>
          <w:rStyle w:val="pun"/>
          <w:rFonts w:asciiTheme="minorHAnsi" w:hAnsiTheme="minorHAnsi"/>
        </w:rPr>
        <w:t>.</w:t>
      </w:r>
      <w:r w:rsidRPr="00553174">
        <w:rPr>
          <w:rStyle w:val="pln"/>
          <w:rFonts w:asciiTheme="minorHAnsi" w:eastAsiaTheme="majorEastAsia" w:hAnsiTheme="minorHAnsi"/>
        </w:rPr>
        <w:t>showMessage</w:t>
      </w:r>
      <w:r w:rsidRPr="00553174">
        <w:rPr>
          <w:rStyle w:val="pun"/>
          <w:rFonts w:asciiTheme="minorHAnsi" w:hAnsiTheme="minorHAnsi"/>
        </w:rPr>
        <w:t>(</w:t>
      </w:r>
      <w:proofErr w:type="gramEnd"/>
      <w:r w:rsidRPr="00553174">
        <w:rPr>
          <w:rStyle w:val="kwd"/>
          <w:rFonts w:asciiTheme="minorHAnsi" w:hAnsiTheme="minorHAnsi"/>
        </w:rPr>
        <w:t>this</w:t>
      </w:r>
      <w:r w:rsidRPr="00553174">
        <w:rPr>
          <w:rStyle w:val="pun"/>
          <w:rFonts w:asciiTheme="minorHAnsi" w:hAnsiTheme="minorHAnsi"/>
        </w:rPr>
        <w:t>,</w:t>
      </w:r>
      <w:r w:rsidRPr="00553174">
        <w:rPr>
          <w:rStyle w:val="pln"/>
          <w:rFonts w:asciiTheme="minorHAnsi" w:eastAsiaTheme="majorEastAsia" w:hAnsiTheme="minorHAnsi"/>
        </w:rPr>
        <w:t>message</w:t>
      </w:r>
      <w:r w:rsidRPr="00553174">
        <w:rPr>
          <w:rStyle w:val="pun"/>
          <w:rFonts w:asciiTheme="minorHAnsi" w:hAnsiTheme="minorHAnsi"/>
        </w:rPr>
        <w:t>);</w:t>
      </w:r>
    </w:p>
    <w:p w:rsidR="00D80FE0" w:rsidRPr="00553174" w:rsidRDefault="00D80FE0" w:rsidP="00D80FE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pun"/>
          <w:rFonts w:asciiTheme="minorHAnsi" w:hAnsiTheme="minorHAnsi"/>
        </w:rPr>
        <w:t>}</w:t>
      </w:r>
    </w:p>
    <w:p w:rsidR="00D80FE0" w:rsidRPr="00553174" w:rsidRDefault="00D80FE0" w:rsidP="00D80FE0">
      <w:pPr>
        <w:pStyle w:val="HTMLPreformatted"/>
        <w:rPr>
          <w:rFonts w:asciiTheme="minorHAnsi" w:hAnsiTheme="minorHAnsi"/>
        </w:rPr>
      </w:pPr>
      <w:r w:rsidRPr="00553174">
        <w:rPr>
          <w:rStyle w:val="pun"/>
          <w:rFonts w:asciiTheme="minorHAnsi" w:hAnsiTheme="minorHAnsi"/>
        </w:rPr>
        <w:t>}</w:t>
      </w:r>
    </w:p>
    <w:p w:rsidR="00D80FE0" w:rsidRPr="00553174" w:rsidRDefault="00D80FE0" w:rsidP="00D80FE0">
      <w:pPr>
        <w:pStyle w:val="Heading2"/>
        <w:rPr>
          <w:rFonts w:asciiTheme="minorHAnsi" w:hAnsiTheme="minorHAnsi"/>
          <w:sz w:val="20"/>
          <w:szCs w:val="20"/>
        </w:rPr>
      </w:pPr>
      <w:r w:rsidRPr="00553174">
        <w:rPr>
          <w:rFonts w:asciiTheme="minorHAnsi" w:hAnsiTheme="minorHAnsi"/>
          <w:sz w:val="20"/>
          <w:szCs w:val="20"/>
        </w:rPr>
        <w:t>Step 3</w:t>
      </w:r>
    </w:p>
    <w:p w:rsidR="00D80FE0" w:rsidRPr="00553174" w:rsidRDefault="00D80FE0" w:rsidP="00D80FE0">
      <w:pPr>
        <w:pStyle w:val="NormalWeb"/>
        <w:rPr>
          <w:rFonts w:asciiTheme="minorHAnsi" w:hAnsiTheme="minorHAnsi"/>
          <w:sz w:val="20"/>
          <w:szCs w:val="20"/>
        </w:rPr>
      </w:pPr>
      <w:r w:rsidRPr="00553174">
        <w:rPr>
          <w:rFonts w:asciiTheme="minorHAnsi" w:hAnsiTheme="minorHAnsi"/>
          <w:sz w:val="20"/>
          <w:szCs w:val="20"/>
        </w:rPr>
        <w:t xml:space="preserve">Use the </w:t>
      </w:r>
      <w:r w:rsidRPr="00553174">
        <w:rPr>
          <w:rFonts w:asciiTheme="minorHAnsi" w:hAnsiTheme="minorHAnsi"/>
          <w:i/>
          <w:iCs/>
          <w:sz w:val="20"/>
          <w:szCs w:val="20"/>
        </w:rPr>
        <w:t>User</w:t>
      </w:r>
      <w:r w:rsidRPr="00553174">
        <w:rPr>
          <w:rFonts w:asciiTheme="minorHAnsi" w:hAnsiTheme="minorHAnsi"/>
          <w:sz w:val="20"/>
          <w:szCs w:val="20"/>
        </w:rPr>
        <w:t xml:space="preserve"> object to show communications between them.</w:t>
      </w:r>
    </w:p>
    <w:p w:rsidR="00D80FE0" w:rsidRPr="00553174" w:rsidRDefault="00D80FE0" w:rsidP="00D80FE0">
      <w:pPr>
        <w:pStyle w:val="NormalWeb"/>
        <w:rPr>
          <w:rFonts w:asciiTheme="minorHAnsi" w:hAnsiTheme="minorHAnsi"/>
          <w:sz w:val="20"/>
          <w:szCs w:val="20"/>
        </w:rPr>
      </w:pPr>
      <w:r w:rsidRPr="00553174">
        <w:rPr>
          <w:rFonts w:asciiTheme="minorHAnsi" w:hAnsiTheme="minorHAnsi"/>
          <w:i/>
          <w:iCs/>
          <w:sz w:val="20"/>
          <w:szCs w:val="20"/>
        </w:rPr>
        <w:t>MediatorPatternDemo.java</w:t>
      </w:r>
    </w:p>
    <w:p w:rsidR="00D80FE0" w:rsidRPr="00553174" w:rsidRDefault="00D80FE0" w:rsidP="00D80FE0">
      <w:pPr>
        <w:pStyle w:val="HTMLPreformatted"/>
        <w:rPr>
          <w:rStyle w:val="pln"/>
          <w:rFonts w:asciiTheme="minorHAnsi" w:eastAsiaTheme="majorEastAsia" w:hAnsiTheme="minorHAnsi"/>
        </w:rPr>
      </w:pP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class</w:t>
      </w:r>
      <w:r w:rsidRPr="00553174">
        <w:rPr>
          <w:rStyle w:val="pln"/>
          <w:rFonts w:asciiTheme="minorHAnsi" w:eastAsiaTheme="majorEastAsia" w:hAnsiTheme="minorHAnsi"/>
        </w:rPr>
        <w:t xml:space="preserve"> </w:t>
      </w:r>
      <w:r w:rsidRPr="00553174">
        <w:rPr>
          <w:rStyle w:val="typ"/>
          <w:rFonts w:asciiTheme="minorHAnsi" w:hAnsiTheme="minorHAnsi"/>
        </w:rPr>
        <w:t>MediatorPatternDemo</w:t>
      </w:r>
      <w:r w:rsidRPr="00553174">
        <w:rPr>
          <w:rStyle w:val="pln"/>
          <w:rFonts w:asciiTheme="minorHAnsi" w:eastAsiaTheme="majorEastAsia" w:hAnsiTheme="minorHAnsi"/>
        </w:rPr>
        <w:t xml:space="preserve"> </w:t>
      </w:r>
      <w:r w:rsidRPr="00553174">
        <w:rPr>
          <w:rStyle w:val="pun"/>
          <w:rFonts w:asciiTheme="minorHAnsi" w:hAnsiTheme="minorHAnsi"/>
        </w:rPr>
        <w:t>{</w:t>
      </w:r>
    </w:p>
    <w:p w:rsidR="00D80FE0" w:rsidRPr="00553174" w:rsidRDefault="00D80FE0" w:rsidP="00D80FE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static</w:t>
      </w:r>
      <w:r w:rsidRPr="00553174">
        <w:rPr>
          <w:rStyle w:val="pln"/>
          <w:rFonts w:asciiTheme="minorHAnsi" w:eastAsiaTheme="majorEastAsia" w:hAnsiTheme="minorHAnsi"/>
        </w:rPr>
        <w:t xml:space="preserve"> </w:t>
      </w:r>
      <w:r w:rsidRPr="00553174">
        <w:rPr>
          <w:rStyle w:val="kwd"/>
          <w:rFonts w:asciiTheme="minorHAnsi" w:hAnsiTheme="minorHAnsi"/>
        </w:rPr>
        <w:t>void</w:t>
      </w:r>
      <w:r w:rsidRPr="00553174">
        <w:rPr>
          <w:rStyle w:val="pln"/>
          <w:rFonts w:asciiTheme="minorHAnsi" w:eastAsiaTheme="majorEastAsia" w:hAnsiTheme="minorHAnsi"/>
        </w:rPr>
        <w:t xml:space="preserve"> main</w:t>
      </w:r>
      <w:r w:rsidRPr="00553174">
        <w:rPr>
          <w:rStyle w:val="pun"/>
          <w:rFonts w:asciiTheme="minorHAnsi" w:hAnsiTheme="minorHAnsi"/>
        </w:rPr>
        <w:t>(</w:t>
      </w:r>
      <w:r w:rsidRPr="00553174">
        <w:rPr>
          <w:rStyle w:val="typ"/>
          <w:rFonts w:asciiTheme="minorHAnsi" w:hAnsiTheme="minorHAnsi"/>
        </w:rPr>
        <w:t>String</w:t>
      </w:r>
      <w:r w:rsidRPr="00553174">
        <w:rPr>
          <w:rStyle w:val="pun"/>
          <w:rFonts w:asciiTheme="minorHAnsi" w:hAnsiTheme="minorHAnsi"/>
        </w:rPr>
        <w:t>[]</w:t>
      </w:r>
      <w:r w:rsidRPr="00553174">
        <w:rPr>
          <w:rStyle w:val="pln"/>
          <w:rFonts w:asciiTheme="minorHAnsi" w:eastAsiaTheme="majorEastAsia" w:hAnsiTheme="minorHAnsi"/>
        </w:rPr>
        <w:t xml:space="preserve"> args</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pun"/>
          <w:rFonts w:asciiTheme="minorHAnsi" w:hAnsiTheme="minorHAnsi"/>
        </w:rPr>
        <w:t>{</w:t>
      </w:r>
    </w:p>
    <w:p w:rsidR="00D80FE0" w:rsidRPr="00553174" w:rsidRDefault="00D80FE0" w:rsidP="00D80FE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typ"/>
          <w:rFonts w:asciiTheme="minorHAnsi" w:hAnsiTheme="minorHAnsi"/>
        </w:rPr>
        <w:t>User</w:t>
      </w:r>
      <w:r w:rsidRPr="00553174">
        <w:rPr>
          <w:rStyle w:val="pln"/>
          <w:rFonts w:asciiTheme="minorHAnsi" w:eastAsiaTheme="majorEastAsia" w:hAnsiTheme="minorHAnsi"/>
        </w:rPr>
        <w:t xml:space="preserve"> robert </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kwd"/>
          <w:rFonts w:asciiTheme="minorHAnsi" w:hAnsiTheme="minorHAnsi"/>
        </w:rPr>
        <w:t>new</w:t>
      </w:r>
      <w:r w:rsidRPr="00553174">
        <w:rPr>
          <w:rStyle w:val="pln"/>
          <w:rFonts w:asciiTheme="minorHAnsi" w:eastAsiaTheme="majorEastAsia" w:hAnsiTheme="minorHAnsi"/>
        </w:rPr>
        <w:t xml:space="preserve"> </w:t>
      </w:r>
      <w:proofErr w:type="gramStart"/>
      <w:r w:rsidRPr="00553174">
        <w:rPr>
          <w:rStyle w:val="typ"/>
          <w:rFonts w:asciiTheme="minorHAnsi" w:hAnsiTheme="minorHAnsi"/>
        </w:rPr>
        <w:t>User</w:t>
      </w:r>
      <w:r w:rsidRPr="00553174">
        <w:rPr>
          <w:rStyle w:val="pun"/>
          <w:rFonts w:asciiTheme="minorHAnsi" w:hAnsiTheme="minorHAnsi"/>
        </w:rPr>
        <w:t>(</w:t>
      </w:r>
      <w:proofErr w:type="gramEnd"/>
      <w:r w:rsidRPr="00553174">
        <w:rPr>
          <w:rStyle w:val="str"/>
          <w:rFonts w:asciiTheme="minorHAnsi" w:hAnsiTheme="minorHAnsi"/>
        </w:rPr>
        <w:t>"Robert"</w:t>
      </w:r>
      <w:r w:rsidRPr="00553174">
        <w:rPr>
          <w:rStyle w:val="pun"/>
          <w:rFonts w:asciiTheme="minorHAnsi" w:hAnsiTheme="minorHAnsi"/>
        </w:rPr>
        <w:t>);</w:t>
      </w:r>
    </w:p>
    <w:p w:rsidR="00D80FE0" w:rsidRPr="00553174" w:rsidRDefault="00D80FE0" w:rsidP="00D80FE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typ"/>
          <w:rFonts w:asciiTheme="minorHAnsi" w:hAnsiTheme="minorHAnsi"/>
        </w:rPr>
        <w:t>User</w:t>
      </w:r>
      <w:r w:rsidRPr="00553174">
        <w:rPr>
          <w:rStyle w:val="pln"/>
          <w:rFonts w:asciiTheme="minorHAnsi" w:eastAsiaTheme="majorEastAsia" w:hAnsiTheme="minorHAnsi"/>
        </w:rPr>
        <w:t xml:space="preserve"> john </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kwd"/>
          <w:rFonts w:asciiTheme="minorHAnsi" w:hAnsiTheme="minorHAnsi"/>
        </w:rPr>
        <w:t>new</w:t>
      </w:r>
      <w:r w:rsidRPr="00553174">
        <w:rPr>
          <w:rStyle w:val="pln"/>
          <w:rFonts w:asciiTheme="minorHAnsi" w:eastAsiaTheme="majorEastAsia" w:hAnsiTheme="minorHAnsi"/>
        </w:rPr>
        <w:t xml:space="preserve"> </w:t>
      </w:r>
      <w:proofErr w:type="gramStart"/>
      <w:r w:rsidRPr="00553174">
        <w:rPr>
          <w:rStyle w:val="typ"/>
          <w:rFonts w:asciiTheme="minorHAnsi" w:hAnsiTheme="minorHAnsi"/>
        </w:rPr>
        <w:t>User</w:t>
      </w:r>
      <w:r w:rsidRPr="00553174">
        <w:rPr>
          <w:rStyle w:val="pun"/>
          <w:rFonts w:asciiTheme="minorHAnsi" w:hAnsiTheme="minorHAnsi"/>
        </w:rPr>
        <w:t>(</w:t>
      </w:r>
      <w:proofErr w:type="gramEnd"/>
      <w:r w:rsidRPr="00553174">
        <w:rPr>
          <w:rStyle w:val="str"/>
          <w:rFonts w:asciiTheme="minorHAnsi" w:hAnsiTheme="minorHAnsi"/>
        </w:rPr>
        <w:t>"John"</w:t>
      </w:r>
      <w:r w:rsidRPr="00553174">
        <w:rPr>
          <w:rStyle w:val="pun"/>
          <w:rFonts w:asciiTheme="minorHAnsi" w:hAnsiTheme="minorHAnsi"/>
        </w:rPr>
        <w:t>);</w:t>
      </w:r>
    </w:p>
    <w:p w:rsidR="00D80FE0" w:rsidRPr="00553174" w:rsidRDefault="00D80FE0" w:rsidP="00D80FE0">
      <w:pPr>
        <w:pStyle w:val="HTMLPreformatted"/>
        <w:rPr>
          <w:rStyle w:val="pln"/>
          <w:rFonts w:asciiTheme="minorHAnsi" w:eastAsiaTheme="majorEastAsia" w:hAnsiTheme="minorHAnsi"/>
        </w:rPr>
      </w:pPr>
    </w:p>
    <w:p w:rsidR="00D80FE0" w:rsidRPr="00553174" w:rsidRDefault="00D80FE0" w:rsidP="00D80FE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pln"/>
          <w:rFonts w:asciiTheme="minorHAnsi" w:eastAsiaTheme="majorEastAsia" w:hAnsiTheme="minorHAnsi"/>
        </w:rPr>
        <w:t>robert</w:t>
      </w:r>
      <w:r w:rsidRPr="00553174">
        <w:rPr>
          <w:rStyle w:val="pun"/>
          <w:rFonts w:asciiTheme="minorHAnsi" w:hAnsiTheme="minorHAnsi"/>
        </w:rPr>
        <w:t>.</w:t>
      </w:r>
      <w:r w:rsidRPr="00553174">
        <w:rPr>
          <w:rStyle w:val="pln"/>
          <w:rFonts w:asciiTheme="minorHAnsi" w:eastAsiaTheme="majorEastAsia" w:hAnsiTheme="minorHAnsi"/>
        </w:rPr>
        <w:t>sendMessage</w:t>
      </w:r>
      <w:r w:rsidRPr="00553174">
        <w:rPr>
          <w:rStyle w:val="pun"/>
          <w:rFonts w:asciiTheme="minorHAnsi" w:hAnsiTheme="minorHAnsi"/>
        </w:rPr>
        <w:t>(</w:t>
      </w:r>
      <w:proofErr w:type="gramEnd"/>
      <w:r w:rsidRPr="00553174">
        <w:rPr>
          <w:rStyle w:val="str"/>
          <w:rFonts w:asciiTheme="minorHAnsi" w:hAnsiTheme="minorHAnsi"/>
        </w:rPr>
        <w:t>"Hi! John!"</w:t>
      </w:r>
      <w:r w:rsidRPr="00553174">
        <w:rPr>
          <w:rStyle w:val="pun"/>
          <w:rFonts w:asciiTheme="minorHAnsi" w:hAnsiTheme="minorHAnsi"/>
        </w:rPr>
        <w:t>);</w:t>
      </w:r>
    </w:p>
    <w:p w:rsidR="00D80FE0" w:rsidRPr="00553174" w:rsidRDefault="00D80FE0" w:rsidP="00D80FE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pln"/>
          <w:rFonts w:asciiTheme="minorHAnsi" w:eastAsiaTheme="majorEastAsia" w:hAnsiTheme="minorHAnsi"/>
        </w:rPr>
        <w:t>john</w:t>
      </w:r>
      <w:r w:rsidRPr="00553174">
        <w:rPr>
          <w:rStyle w:val="pun"/>
          <w:rFonts w:asciiTheme="minorHAnsi" w:hAnsiTheme="minorHAnsi"/>
        </w:rPr>
        <w:t>.</w:t>
      </w:r>
      <w:r w:rsidRPr="00553174">
        <w:rPr>
          <w:rStyle w:val="pln"/>
          <w:rFonts w:asciiTheme="minorHAnsi" w:eastAsiaTheme="majorEastAsia" w:hAnsiTheme="minorHAnsi"/>
        </w:rPr>
        <w:t>sendMessage</w:t>
      </w:r>
      <w:r w:rsidRPr="00553174">
        <w:rPr>
          <w:rStyle w:val="pun"/>
          <w:rFonts w:asciiTheme="minorHAnsi" w:hAnsiTheme="minorHAnsi"/>
        </w:rPr>
        <w:t>(</w:t>
      </w:r>
      <w:proofErr w:type="gramEnd"/>
      <w:r w:rsidRPr="00553174">
        <w:rPr>
          <w:rStyle w:val="str"/>
          <w:rFonts w:asciiTheme="minorHAnsi" w:hAnsiTheme="minorHAnsi"/>
        </w:rPr>
        <w:t>"Hello! Robert!"</w:t>
      </w:r>
      <w:r w:rsidRPr="00553174">
        <w:rPr>
          <w:rStyle w:val="pun"/>
          <w:rFonts w:asciiTheme="minorHAnsi" w:hAnsiTheme="minorHAnsi"/>
        </w:rPr>
        <w:t>);</w:t>
      </w:r>
    </w:p>
    <w:p w:rsidR="00D80FE0" w:rsidRPr="00553174" w:rsidRDefault="00D80FE0" w:rsidP="00D80FE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pun"/>
          <w:rFonts w:asciiTheme="minorHAnsi" w:hAnsiTheme="minorHAnsi"/>
        </w:rPr>
        <w:t>}</w:t>
      </w:r>
    </w:p>
    <w:p w:rsidR="00D80FE0" w:rsidRPr="00553174" w:rsidRDefault="00D80FE0" w:rsidP="00D80FE0">
      <w:pPr>
        <w:pStyle w:val="HTMLPreformatted"/>
        <w:rPr>
          <w:rFonts w:asciiTheme="minorHAnsi" w:hAnsiTheme="minorHAnsi"/>
        </w:rPr>
      </w:pPr>
      <w:r w:rsidRPr="00553174">
        <w:rPr>
          <w:rStyle w:val="pun"/>
          <w:rFonts w:asciiTheme="minorHAnsi" w:hAnsiTheme="minorHAnsi"/>
        </w:rPr>
        <w:t>}</w:t>
      </w:r>
    </w:p>
    <w:p w:rsidR="00D80FE0" w:rsidRPr="00553174" w:rsidRDefault="00D80FE0" w:rsidP="00D80FE0">
      <w:pPr>
        <w:pStyle w:val="Heading2"/>
        <w:rPr>
          <w:rFonts w:asciiTheme="minorHAnsi" w:hAnsiTheme="minorHAnsi"/>
          <w:sz w:val="20"/>
          <w:szCs w:val="20"/>
        </w:rPr>
      </w:pPr>
      <w:r w:rsidRPr="00553174">
        <w:rPr>
          <w:rFonts w:asciiTheme="minorHAnsi" w:hAnsiTheme="minorHAnsi"/>
          <w:sz w:val="20"/>
          <w:szCs w:val="20"/>
        </w:rPr>
        <w:t>Step 4</w:t>
      </w:r>
    </w:p>
    <w:p w:rsidR="00D80FE0" w:rsidRPr="00553174" w:rsidRDefault="00D80FE0" w:rsidP="00D80FE0">
      <w:pPr>
        <w:pStyle w:val="NormalWeb"/>
        <w:rPr>
          <w:rFonts w:asciiTheme="minorHAnsi" w:hAnsiTheme="minorHAnsi"/>
          <w:sz w:val="20"/>
          <w:szCs w:val="20"/>
        </w:rPr>
      </w:pPr>
      <w:r w:rsidRPr="00553174">
        <w:rPr>
          <w:rFonts w:asciiTheme="minorHAnsi" w:hAnsiTheme="minorHAnsi"/>
          <w:sz w:val="20"/>
          <w:szCs w:val="20"/>
        </w:rPr>
        <w:t>Verify the output.</w:t>
      </w:r>
    </w:p>
    <w:p w:rsidR="00D80FE0" w:rsidRPr="00553174" w:rsidRDefault="00D80FE0" w:rsidP="00D80FE0">
      <w:pPr>
        <w:pStyle w:val="HTMLPreformatted"/>
        <w:rPr>
          <w:rFonts w:asciiTheme="minorHAnsi" w:hAnsiTheme="minorHAnsi"/>
        </w:rPr>
      </w:pPr>
      <w:r w:rsidRPr="00553174">
        <w:rPr>
          <w:rFonts w:asciiTheme="minorHAnsi" w:hAnsiTheme="minorHAnsi"/>
        </w:rPr>
        <w:t>Thu Jan 31 16:05:46 IST 2013 [Robert</w:t>
      </w:r>
      <w:proofErr w:type="gramStart"/>
      <w:r w:rsidRPr="00553174">
        <w:rPr>
          <w:rFonts w:asciiTheme="minorHAnsi" w:hAnsiTheme="minorHAnsi"/>
        </w:rPr>
        <w:t>] :</w:t>
      </w:r>
      <w:proofErr w:type="gramEnd"/>
      <w:r w:rsidRPr="00553174">
        <w:rPr>
          <w:rFonts w:asciiTheme="minorHAnsi" w:hAnsiTheme="minorHAnsi"/>
        </w:rPr>
        <w:t xml:space="preserve"> Hi! John!</w:t>
      </w:r>
    </w:p>
    <w:p w:rsidR="00D80FE0" w:rsidRPr="00553174" w:rsidRDefault="00D80FE0" w:rsidP="00D80FE0">
      <w:pPr>
        <w:pStyle w:val="HTMLPreformatted"/>
        <w:rPr>
          <w:rFonts w:asciiTheme="minorHAnsi" w:hAnsiTheme="minorHAnsi"/>
        </w:rPr>
      </w:pPr>
      <w:r w:rsidRPr="00553174">
        <w:rPr>
          <w:rFonts w:asciiTheme="minorHAnsi" w:hAnsiTheme="minorHAnsi"/>
        </w:rPr>
        <w:t>Thu Jan 31 16:05:46 IST 2013 [John</w:t>
      </w:r>
      <w:proofErr w:type="gramStart"/>
      <w:r w:rsidRPr="00553174">
        <w:rPr>
          <w:rFonts w:asciiTheme="minorHAnsi" w:hAnsiTheme="minorHAnsi"/>
        </w:rPr>
        <w:t>] :</w:t>
      </w:r>
      <w:proofErr w:type="gramEnd"/>
      <w:r w:rsidRPr="00553174">
        <w:rPr>
          <w:rFonts w:asciiTheme="minorHAnsi" w:hAnsiTheme="minorHAnsi"/>
        </w:rPr>
        <w:t xml:space="preserve"> Hello! Robert!</w:t>
      </w:r>
    </w:p>
    <w:p w:rsidR="006B3617" w:rsidRPr="00553174" w:rsidRDefault="00CF1870" w:rsidP="00695A63">
      <w:pPr>
        <w:shd w:val="clear" w:color="auto" w:fill="F9FBF9"/>
        <w:spacing w:after="0" w:line="345" w:lineRule="atLeast"/>
        <w:jc w:val="both"/>
        <w:rPr>
          <w:b/>
          <w:color w:val="000000"/>
          <w:sz w:val="20"/>
          <w:szCs w:val="20"/>
        </w:rPr>
      </w:pPr>
      <w:r w:rsidRPr="00553174">
        <w:rPr>
          <w:b/>
          <w:color w:val="000000"/>
          <w:sz w:val="20"/>
          <w:szCs w:val="20"/>
        </w:rPr>
        <w:t xml:space="preserve">Observer design pattern </w:t>
      </w:r>
      <w:r w:rsidRPr="00553174">
        <w:rPr>
          <w:b/>
          <w:color w:val="000000"/>
          <w:sz w:val="20"/>
          <w:szCs w:val="20"/>
        </w:rPr>
        <w:sym w:font="Wingdings" w:char="F0E0"/>
      </w:r>
    </w:p>
    <w:p w:rsidR="00CF1870" w:rsidRPr="00553174" w:rsidRDefault="00CF1870" w:rsidP="00695A63">
      <w:pPr>
        <w:shd w:val="clear" w:color="auto" w:fill="F9FBF9"/>
        <w:spacing w:after="0" w:line="345" w:lineRule="atLeast"/>
        <w:jc w:val="both"/>
        <w:rPr>
          <w:b/>
          <w:color w:val="000000"/>
          <w:sz w:val="20"/>
          <w:szCs w:val="20"/>
        </w:rPr>
      </w:pP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36"/>
        <w:gridCol w:w="9288"/>
        <w:gridCol w:w="36"/>
      </w:tblGrid>
      <w:tr w:rsidR="00CF1870" w:rsidRPr="00553174" w:rsidTr="00CF1870">
        <w:trPr>
          <w:tblCellSpacing w:w="0" w:type="dxa"/>
        </w:trPr>
        <w:tc>
          <w:tcPr>
            <w:tcW w:w="0" w:type="auto"/>
            <w:vAlign w:val="center"/>
            <w:hideMark/>
          </w:tcPr>
          <w:p w:rsidR="00CF1870" w:rsidRPr="00553174" w:rsidRDefault="00CF1870">
            <w:pPr>
              <w:rPr>
                <w:sz w:val="20"/>
                <w:szCs w:val="20"/>
              </w:rPr>
            </w:pPr>
          </w:p>
        </w:tc>
        <w:tc>
          <w:tcPr>
            <w:tcW w:w="0" w:type="auto"/>
            <w:vAlign w:val="center"/>
            <w:hideMark/>
          </w:tcPr>
          <w:p w:rsidR="00CF1870" w:rsidRPr="00553174" w:rsidRDefault="00CF1870" w:rsidP="00CF1870">
            <w:pPr>
              <w:rPr>
                <w:sz w:val="20"/>
                <w:szCs w:val="20"/>
              </w:rPr>
            </w:pPr>
            <w:r w:rsidRPr="00553174">
              <w:rPr>
                <w:rFonts w:cs="Arial"/>
                <w:sz w:val="20"/>
                <w:szCs w:val="20"/>
              </w:rPr>
              <w:t xml:space="preserve">The </w:t>
            </w:r>
            <w:r w:rsidRPr="00553174">
              <w:rPr>
                <w:rFonts w:cs="Arial"/>
                <w:b/>
                <w:bCs/>
                <w:color w:val="3D85C6"/>
                <w:sz w:val="20"/>
                <w:szCs w:val="20"/>
              </w:rPr>
              <w:t>Observer Design Pattern</w:t>
            </w:r>
            <w:r w:rsidRPr="00553174">
              <w:rPr>
                <w:rFonts w:cs="Arial"/>
                <w:sz w:val="20"/>
                <w:szCs w:val="20"/>
              </w:rPr>
              <w:t xml:space="preserve"> allows you to have a publisher-subscriber framework where a change to a publisher will notify all of its subscribers automatically.  The subscribers are registered to the publisher so that when a change occurs in the publisher all of the subscribers are notified. The publishers and the subscribers are decoupled through the use of interfaces so that the development of each can vary independently.  </w:t>
            </w:r>
          </w:p>
        </w:tc>
        <w:tc>
          <w:tcPr>
            <w:tcW w:w="0" w:type="auto"/>
            <w:vAlign w:val="center"/>
            <w:hideMark/>
          </w:tcPr>
          <w:p w:rsidR="00CF1870" w:rsidRPr="00553174" w:rsidRDefault="00CF1870">
            <w:pPr>
              <w:rPr>
                <w:sz w:val="20"/>
                <w:szCs w:val="20"/>
              </w:rPr>
            </w:pPr>
          </w:p>
        </w:tc>
      </w:tr>
    </w:tbl>
    <w:p w:rsidR="00CF1870" w:rsidRPr="00553174" w:rsidRDefault="00CF1870" w:rsidP="00CF1870">
      <w:pPr>
        <w:rPr>
          <w:sz w:val="20"/>
          <w:szCs w:val="20"/>
        </w:rPr>
      </w:pPr>
      <w:r w:rsidRPr="00553174">
        <w:rPr>
          <w:rFonts w:cs="Arial"/>
          <w:sz w:val="20"/>
          <w:szCs w:val="20"/>
        </w:rPr>
        <w:t xml:space="preserve">There are 2 parts in the observer pattern: </w:t>
      </w:r>
    </w:p>
    <w:p w:rsidR="00CF1870" w:rsidRPr="00553174" w:rsidRDefault="00CF1870" w:rsidP="00CF1870">
      <w:pPr>
        <w:pStyle w:val="NormalWeb"/>
        <w:ind w:left="720"/>
        <w:rPr>
          <w:rFonts w:asciiTheme="minorHAnsi" w:hAnsiTheme="minorHAnsi"/>
          <w:sz w:val="20"/>
          <w:szCs w:val="20"/>
        </w:rPr>
      </w:pPr>
      <w:r w:rsidRPr="00553174">
        <w:rPr>
          <w:rFonts w:asciiTheme="minorHAnsi" w:hAnsiTheme="minorHAnsi" w:cs="Arial"/>
          <w:sz w:val="20"/>
          <w:szCs w:val="20"/>
        </w:rPr>
        <w:t>1.       The first are</w:t>
      </w:r>
      <w:r w:rsidRPr="00553174">
        <w:rPr>
          <w:rFonts w:asciiTheme="minorHAnsi" w:hAnsiTheme="minorHAnsi" w:cs="Arial"/>
          <w:b/>
          <w:bCs/>
          <w:sz w:val="20"/>
          <w:szCs w:val="20"/>
        </w:rPr>
        <w:t xml:space="preserve"> </w:t>
      </w:r>
      <w:r w:rsidRPr="00553174">
        <w:rPr>
          <w:rFonts w:asciiTheme="minorHAnsi" w:hAnsiTheme="minorHAnsi" w:cs="Arial"/>
          <w:sz w:val="20"/>
          <w:szCs w:val="20"/>
        </w:rPr>
        <w:t>the</w:t>
      </w:r>
      <w:r w:rsidRPr="00553174">
        <w:rPr>
          <w:rFonts w:asciiTheme="minorHAnsi" w:hAnsiTheme="minorHAnsi" w:cs="Arial"/>
          <w:b/>
          <w:bCs/>
          <w:sz w:val="20"/>
          <w:szCs w:val="20"/>
        </w:rPr>
        <w:t xml:space="preserve"> </w:t>
      </w:r>
      <w:r w:rsidRPr="00553174">
        <w:rPr>
          <w:rFonts w:asciiTheme="minorHAnsi" w:hAnsiTheme="minorHAnsi" w:cs="Arial"/>
          <w:b/>
          <w:bCs/>
          <w:i/>
          <w:iCs/>
          <w:color w:val="0B5394"/>
          <w:sz w:val="20"/>
          <w:szCs w:val="20"/>
        </w:rPr>
        <w:t>subjects</w:t>
      </w:r>
      <w:r w:rsidRPr="00553174">
        <w:rPr>
          <w:rFonts w:asciiTheme="minorHAnsi" w:hAnsiTheme="minorHAnsi" w:cs="Arial"/>
          <w:b/>
          <w:bCs/>
          <w:sz w:val="20"/>
          <w:szCs w:val="20"/>
        </w:rPr>
        <w:t xml:space="preserve">. They are the publishers. </w:t>
      </w:r>
      <w:r w:rsidRPr="00553174">
        <w:rPr>
          <w:rFonts w:asciiTheme="minorHAnsi" w:hAnsiTheme="minorHAnsi" w:cs="Arial"/>
          <w:sz w:val="20"/>
          <w:szCs w:val="20"/>
        </w:rPr>
        <w:t xml:space="preserve">When a change occurs to a </w:t>
      </w:r>
      <w:r w:rsidRPr="00553174">
        <w:rPr>
          <w:rFonts w:asciiTheme="minorHAnsi" w:hAnsiTheme="minorHAnsi" w:cs="Arial"/>
          <w:i/>
          <w:iCs/>
          <w:sz w:val="20"/>
          <w:szCs w:val="20"/>
        </w:rPr>
        <w:t>subject</w:t>
      </w:r>
      <w:r w:rsidRPr="00553174">
        <w:rPr>
          <w:rFonts w:asciiTheme="minorHAnsi" w:hAnsiTheme="minorHAnsi" w:cs="Arial"/>
          <w:sz w:val="20"/>
          <w:szCs w:val="20"/>
        </w:rPr>
        <w:t xml:space="preserve"> it should notify all of its subscribers.</w:t>
      </w:r>
    </w:p>
    <w:p w:rsidR="00CF1870" w:rsidRPr="00553174" w:rsidRDefault="00CF1870" w:rsidP="00CF1870">
      <w:pPr>
        <w:pStyle w:val="NormalWeb"/>
        <w:ind w:left="720"/>
        <w:rPr>
          <w:rFonts w:asciiTheme="minorHAnsi" w:hAnsiTheme="minorHAnsi"/>
          <w:sz w:val="20"/>
          <w:szCs w:val="20"/>
        </w:rPr>
      </w:pPr>
      <w:r w:rsidRPr="00553174">
        <w:rPr>
          <w:rFonts w:asciiTheme="minorHAnsi" w:hAnsiTheme="minorHAnsi" w:cs="Arial"/>
          <w:sz w:val="20"/>
          <w:szCs w:val="20"/>
        </w:rPr>
        <w:lastRenderedPageBreak/>
        <w:t>2.       The second are</w:t>
      </w:r>
      <w:r w:rsidRPr="00553174">
        <w:rPr>
          <w:rFonts w:asciiTheme="minorHAnsi" w:hAnsiTheme="minorHAnsi" w:cs="Arial"/>
          <w:b/>
          <w:bCs/>
          <w:sz w:val="20"/>
          <w:szCs w:val="20"/>
        </w:rPr>
        <w:t xml:space="preserve"> </w:t>
      </w:r>
      <w:r w:rsidRPr="00553174">
        <w:rPr>
          <w:rFonts w:asciiTheme="minorHAnsi" w:hAnsiTheme="minorHAnsi" w:cs="Arial"/>
          <w:sz w:val="20"/>
          <w:szCs w:val="20"/>
        </w:rPr>
        <w:t>the</w:t>
      </w:r>
      <w:r w:rsidRPr="00553174">
        <w:rPr>
          <w:rFonts w:asciiTheme="minorHAnsi" w:hAnsiTheme="minorHAnsi" w:cs="Arial"/>
          <w:b/>
          <w:bCs/>
          <w:sz w:val="20"/>
          <w:szCs w:val="20"/>
        </w:rPr>
        <w:t xml:space="preserve"> </w:t>
      </w:r>
      <w:r w:rsidRPr="00553174">
        <w:rPr>
          <w:rFonts w:asciiTheme="minorHAnsi" w:hAnsiTheme="minorHAnsi" w:cs="Arial"/>
          <w:b/>
          <w:bCs/>
          <w:i/>
          <w:iCs/>
          <w:color w:val="0B5394"/>
          <w:sz w:val="20"/>
          <w:szCs w:val="20"/>
        </w:rPr>
        <w:t>observers</w:t>
      </w:r>
      <w:r w:rsidRPr="00553174">
        <w:rPr>
          <w:rFonts w:asciiTheme="minorHAnsi" w:hAnsiTheme="minorHAnsi" w:cs="Arial"/>
          <w:b/>
          <w:bCs/>
          <w:sz w:val="20"/>
          <w:szCs w:val="20"/>
        </w:rPr>
        <w:t>. They are the subscribers.</w:t>
      </w:r>
      <w:r w:rsidRPr="00553174">
        <w:rPr>
          <w:rFonts w:asciiTheme="minorHAnsi" w:hAnsiTheme="minorHAnsi" w:cs="Arial"/>
          <w:sz w:val="20"/>
          <w:szCs w:val="20"/>
        </w:rPr>
        <w:t>  They simply listen to the changes in the subjects.</w:t>
      </w:r>
    </w:p>
    <w:p w:rsidR="00CF1870" w:rsidRPr="00553174" w:rsidRDefault="00CF1870" w:rsidP="00CF1870">
      <w:pPr>
        <w:pStyle w:val="NormalWeb"/>
        <w:rPr>
          <w:rFonts w:asciiTheme="minorHAnsi" w:hAnsiTheme="minorHAnsi"/>
          <w:sz w:val="20"/>
          <w:szCs w:val="20"/>
        </w:rPr>
      </w:pPr>
      <w:r w:rsidRPr="00553174">
        <w:rPr>
          <w:rFonts w:asciiTheme="minorHAnsi" w:hAnsiTheme="minorHAnsi" w:cs="Arial"/>
          <w:sz w:val="20"/>
          <w:szCs w:val="20"/>
        </w:rPr>
        <w:t xml:space="preserve">The subjects are the publishers and the observers are the subscribers. It's just a different terminology. Below is the </w:t>
      </w:r>
      <w:hyperlink r:id="rId122" w:tgtFrame="_blank" w:history="1">
        <w:r w:rsidRPr="00553174">
          <w:rPr>
            <w:rStyle w:val="Hyperlink"/>
            <w:rFonts w:asciiTheme="minorHAnsi" w:eastAsiaTheme="majorEastAsia" w:hAnsiTheme="minorHAnsi" w:cs="Arial"/>
            <w:sz w:val="20"/>
            <w:szCs w:val="20"/>
          </w:rPr>
          <w:t>UML</w:t>
        </w:r>
      </w:hyperlink>
      <w:r w:rsidRPr="00553174">
        <w:rPr>
          <w:rFonts w:asciiTheme="minorHAnsi" w:hAnsiTheme="minorHAnsi" w:cs="Arial"/>
          <w:sz w:val="20"/>
          <w:szCs w:val="20"/>
        </w:rPr>
        <w:t xml:space="preserve"> of the Observer Design Pattern, the left part are the subjects, and the right part are the observers:                                                                                                                                                                                         </w:t>
      </w:r>
    </w:p>
    <w:p w:rsidR="00CF1870" w:rsidRPr="00553174" w:rsidRDefault="00CF1870" w:rsidP="00CF1870">
      <w:pPr>
        <w:rPr>
          <w:rFonts w:cs="Arial"/>
          <w:sz w:val="20"/>
          <w:szCs w:val="20"/>
        </w:rPr>
      </w:pPr>
      <w:r w:rsidRPr="00553174">
        <w:rPr>
          <w:rFonts w:cs="Arial"/>
          <w:noProof/>
          <w:color w:val="0000FF"/>
          <w:sz w:val="20"/>
          <w:szCs w:val="20"/>
        </w:rPr>
        <w:drawing>
          <wp:inline distT="0" distB="0" distL="0" distR="0">
            <wp:extent cx="5905500" cy="2971800"/>
            <wp:effectExtent l="0" t="0" r="0" b="0"/>
            <wp:docPr id="42" name="Picture 42" descr="http://www.dotnetlead.com/_/rsrc/1301794552549/design-patterns/observer/observer.PNG">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www.dotnetlead.com/_/rsrc/1301794552549/design-patterns/observer/observer.PNG">
                      <a:hlinkClick r:id="rId123"/>
                    </pic:cNvP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905500" cy="2971800"/>
                    </a:xfrm>
                    <a:prstGeom prst="rect">
                      <a:avLst/>
                    </a:prstGeom>
                    <a:noFill/>
                    <a:ln>
                      <a:noFill/>
                    </a:ln>
                  </pic:spPr>
                </pic:pic>
              </a:graphicData>
            </a:graphic>
          </wp:inline>
        </w:drawing>
      </w:r>
    </w:p>
    <w:p w:rsidR="00CF1870" w:rsidRPr="00553174" w:rsidRDefault="00CF1870" w:rsidP="00CF1870">
      <w:pPr>
        <w:numPr>
          <w:ilvl w:val="0"/>
          <w:numId w:val="251"/>
        </w:numPr>
        <w:spacing w:before="100" w:beforeAutospacing="1" w:after="100" w:afterAutospacing="1" w:line="240" w:lineRule="auto"/>
        <w:rPr>
          <w:rFonts w:cs="Times New Roman"/>
          <w:sz w:val="20"/>
          <w:szCs w:val="20"/>
        </w:rPr>
      </w:pPr>
      <w:r w:rsidRPr="00553174">
        <w:rPr>
          <w:rFonts w:cs="Arial"/>
          <w:sz w:val="20"/>
          <w:szCs w:val="20"/>
        </w:rPr>
        <w:t xml:space="preserve">The </w:t>
      </w:r>
      <w:r w:rsidRPr="00553174">
        <w:rPr>
          <w:rFonts w:cs="Arial"/>
          <w:i/>
          <w:iCs/>
          <w:color w:val="0B5394"/>
          <w:sz w:val="20"/>
          <w:szCs w:val="20"/>
        </w:rPr>
        <w:t xml:space="preserve">ISubject </w:t>
      </w:r>
      <w:r w:rsidRPr="00553174">
        <w:rPr>
          <w:rFonts w:cs="Arial"/>
          <w:sz w:val="20"/>
          <w:szCs w:val="20"/>
        </w:rPr>
        <w:t>is the interface that all publishers implement and has the following properties and methods:</w:t>
      </w:r>
    </w:p>
    <w:p w:rsidR="00CF1870" w:rsidRPr="00553174" w:rsidRDefault="00CF1870" w:rsidP="00CF1870">
      <w:pPr>
        <w:numPr>
          <w:ilvl w:val="1"/>
          <w:numId w:val="252"/>
        </w:numPr>
        <w:spacing w:before="100" w:beforeAutospacing="1" w:after="100" w:afterAutospacing="1" w:line="240" w:lineRule="auto"/>
        <w:rPr>
          <w:sz w:val="20"/>
          <w:szCs w:val="20"/>
        </w:rPr>
      </w:pPr>
      <w:r w:rsidRPr="00553174">
        <w:rPr>
          <w:rFonts w:cs="Arial"/>
          <w:i/>
          <w:iCs/>
          <w:color w:val="0B5394"/>
          <w:sz w:val="20"/>
          <w:szCs w:val="20"/>
        </w:rPr>
        <w:t>observers</w:t>
      </w:r>
      <w:r w:rsidRPr="00553174">
        <w:rPr>
          <w:rFonts w:cs="Arial"/>
          <w:color w:val="0B5394"/>
          <w:sz w:val="20"/>
          <w:szCs w:val="20"/>
        </w:rPr>
        <w:t xml:space="preserve"> </w:t>
      </w:r>
      <w:r w:rsidRPr="00553174">
        <w:rPr>
          <w:rFonts w:cs="Arial"/>
          <w:sz w:val="20"/>
          <w:szCs w:val="20"/>
        </w:rPr>
        <w:t>-- List of observers that listen to the changes in the subject</w:t>
      </w:r>
    </w:p>
    <w:p w:rsidR="00CF1870" w:rsidRPr="00553174" w:rsidRDefault="00CF1870" w:rsidP="00CF1870">
      <w:pPr>
        <w:numPr>
          <w:ilvl w:val="1"/>
          <w:numId w:val="253"/>
        </w:numPr>
        <w:spacing w:before="100" w:beforeAutospacing="1" w:after="100" w:afterAutospacing="1" w:line="240" w:lineRule="auto"/>
        <w:rPr>
          <w:sz w:val="20"/>
          <w:szCs w:val="20"/>
        </w:rPr>
      </w:pPr>
      <w:r w:rsidRPr="00553174">
        <w:rPr>
          <w:rFonts w:cs="Arial"/>
          <w:i/>
          <w:iCs/>
          <w:color w:val="0B5394"/>
          <w:sz w:val="20"/>
          <w:szCs w:val="20"/>
        </w:rPr>
        <w:t>Attach</w:t>
      </w:r>
      <w:r w:rsidRPr="00553174">
        <w:rPr>
          <w:rFonts w:cs="Arial"/>
          <w:i/>
          <w:iCs/>
          <w:sz w:val="20"/>
          <w:szCs w:val="20"/>
        </w:rPr>
        <w:t>(</w:t>
      </w:r>
      <w:r w:rsidRPr="00553174">
        <w:rPr>
          <w:rFonts w:cs="Arial"/>
          <w:i/>
          <w:iCs/>
          <w:color w:val="0B5394"/>
          <w:sz w:val="20"/>
          <w:szCs w:val="20"/>
        </w:rPr>
        <w:t>IObserver</w:t>
      </w:r>
      <w:r w:rsidRPr="00553174">
        <w:rPr>
          <w:rFonts w:cs="Arial"/>
          <w:i/>
          <w:iCs/>
          <w:sz w:val="20"/>
          <w:szCs w:val="20"/>
        </w:rPr>
        <w:t>)</w:t>
      </w:r>
      <w:r w:rsidRPr="00553174">
        <w:rPr>
          <w:rFonts w:cs="Arial"/>
          <w:sz w:val="20"/>
          <w:szCs w:val="20"/>
        </w:rPr>
        <w:t xml:space="preserve"> -- Adds an observer to listen to changes in the subject</w:t>
      </w:r>
    </w:p>
    <w:p w:rsidR="00CF1870" w:rsidRPr="00553174" w:rsidRDefault="00CF1870" w:rsidP="00CF1870">
      <w:pPr>
        <w:numPr>
          <w:ilvl w:val="1"/>
          <w:numId w:val="254"/>
        </w:numPr>
        <w:spacing w:before="100" w:beforeAutospacing="1" w:after="100" w:afterAutospacing="1" w:line="240" w:lineRule="auto"/>
        <w:rPr>
          <w:sz w:val="20"/>
          <w:szCs w:val="20"/>
        </w:rPr>
      </w:pPr>
      <w:r w:rsidRPr="00553174">
        <w:rPr>
          <w:rFonts w:cs="Arial"/>
          <w:i/>
          <w:iCs/>
          <w:color w:val="0B5394"/>
          <w:sz w:val="20"/>
          <w:szCs w:val="20"/>
        </w:rPr>
        <w:t>Detach</w:t>
      </w:r>
      <w:r w:rsidRPr="00553174">
        <w:rPr>
          <w:rFonts w:cs="Arial"/>
          <w:i/>
          <w:iCs/>
          <w:sz w:val="20"/>
          <w:szCs w:val="20"/>
        </w:rPr>
        <w:t>(</w:t>
      </w:r>
      <w:r w:rsidRPr="00553174">
        <w:rPr>
          <w:rFonts w:cs="Arial"/>
          <w:i/>
          <w:iCs/>
          <w:color w:val="0B5394"/>
          <w:sz w:val="20"/>
          <w:szCs w:val="20"/>
        </w:rPr>
        <w:t>IObserver</w:t>
      </w:r>
      <w:r w:rsidRPr="00553174">
        <w:rPr>
          <w:rFonts w:cs="Arial"/>
          <w:i/>
          <w:iCs/>
          <w:sz w:val="20"/>
          <w:szCs w:val="20"/>
        </w:rPr>
        <w:t>)</w:t>
      </w:r>
      <w:r w:rsidRPr="00553174">
        <w:rPr>
          <w:rFonts w:cs="Arial"/>
          <w:sz w:val="20"/>
          <w:szCs w:val="20"/>
        </w:rPr>
        <w:t xml:space="preserve"> -- Remove an observer from listening changes in the subject</w:t>
      </w:r>
    </w:p>
    <w:p w:rsidR="00CF1870" w:rsidRPr="00553174" w:rsidRDefault="00CF1870" w:rsidP="00CF1870">
      <w:pPr>
        <w:numPr>
          <w:ilvl w:val="1"/>
          <w:numId w:val="255"/>
        </w:numPr>
        <w:spacing w:before="100" w:beforeAutospacing="1" w:after="100" w:afterAutospacing="1" w:line="240" w:lineRule="auto"/>
        <w:rPr>
          <w:sz w:val="20"/>
          <w:szCs w:val="20"/>
        </w:rPr>
      </w:pPr>
      <w:r w:rsidRPr="00553174">
        <w:rPr>
          <w:rFonts w:cs="Arial"/>
          <w:i/>
          <w:iCs/>
          <w:color w:val="0B5394"/>
          <w:sz w:val="20"/>
          <w:szCs w:val="20"/>
        </w:rPr>
        <w:t>Notify</w:t>
      </w:r>
      <w:r w:rsidRPr="00553174">
        <w:rPr>
          <w:rFonts w:cs="Arial"/>
          <w:i/>
          <w:iCs/>
          <w:sz w:val="20"/>
          <w:szCs w:val="20"/>
        </w:rPr>
        <w:t xml:space="preserve">() </w:t>
      </w:r>
      <w:r w:rsidRPr="00553174">
        <w:rPr>
          <w:rFonts w:cs="Arial"/>
          <w:sz w:val="20"/>
          <w:szCs w:val="20"/>
        </w:rPr>
        <w:t>-- Send updates to all the observers that subscribed to it</w:t>
      </w:r>
    </w:p>
    <w:p w:rsidR="00CF1870" w:rsidRPr="00553174" w:rsidRDefault="00CF1870" w:rsidP="00CF1870">
      <w:pPr>
        <w:numPr>
          <w:ilvl w:val="0"/>
          <w:numId w:val="256"/>
        </w:numPr>
        <w:spacing w:before="100" w:beforeAutospacing="1" w:after="100" w:afterAutospacing="1" w:line="240" w:lineRule="auto"/>
        <w:rPr>
          <w:sz w:val="20"/>
          <w:szCs w:val="20"/>
        </w:rPr>
      </w:pPr>
      <w:r w:rsidRPr="00553174">
        <w:rPr>
          <w:rFonts w:cs="Arial"/>
          <w:sz w:val="20"/>
          <w:szCs w:val="20"/>
        </w:rPr>
        <w:t xml:space="preserve">The </w:t>
      </w:r>
      <w:r w:rsidRPr="00553174">
        <w:rPr>
          <w:rFonts w:cs="Arial"/>
          <w:i/>
          <w:iCs/>
          <w:color w:val="0B5394"/>
          <w:sz w:val="20"/>
          <w:szCs w:val="20"/>
        </w:rPr>
        <w:t xml:space="preserve">ConcreteSubject </w:t>
      </w:r>
      <w:r w:rsidRPr="00553174">
        <w:rPr>
          <w:rFonts w:cs="Arial"/>
          <w:sz w:val="20"/>
          <w:szCs w:val="20"/>
        </w:rPr>
        <w:t xml:space="preserve">is the publisher class and it implements the </w:t>
      </w:r>
      <w:r w:rsidRPr="00553174">
        <w:rPr>
          <w:rFonts w:cs="Arial"/>
          <w:i/>
          <w:iCs/>
          <w:color w:val="0B5394"/>
          <w:sz w:val="20"/>
          <w:szCs w:val="20"/>
        </w:rPr>
        <w:t xml:space="preserve">ISubject </w:t>
      </w:r>
      <w:r w:rsidRPr="00553174">
        <w:rPr>
          <w:rFonts w:cs="Arial"/>
          <w:sz w:val="20"/>
          <w:szCs w:val="20"/>
        </w:rPr>
        <w:t xml:space="preserve">interface. Besides the implementation of the </w:t>
      </w:r>
      <w:r w:rsidRPr="00553174">
        <w:rPr>
          <w:rFonts w:cs="Arial"/>
          <w:i/>
          <w:iCs/>
          <w:color w:val="0B5394"/>
          <w:sz w:val="20"/>
          <w:szCs w:val="20"/>
        </w:rPr>
        <w:t xml:space="preserve">ISubject </w:t>
      </w:r>
      <w:r w:rsidRPr="00553174">
        <w:rPr>
          <w:rFonts w:cs="Arial"/>
          <w:sz w:val="20"/>
          <w:szCs w:val="20"/>
        </w:rPr>
        <w:t xml:space="preserve">interface it also has the </w:t>
      </w:r>
      <w:r w:rsidRPr="00553174">
        <w:rPr>
          <w:rFonts w:cs="Arial"/>
          <w:i/>
          <w:iCs/>
          <w:color w:val="0B5394"/>
          <w:sz w:val="20"/>
          <w:szCs w:val="20"/>
        </w:rPr>
        <w:t>subjectState</w:t>
      </w:r>
      <w:r w:rsidRPr="00553174">
        <w:rPr>
          <w:rFonts w:cs="Arial"/>
          <w:color w:val="0B5394"/>
          <w:sz w:val="20"/>
          <w:szCs w:val="20"/>
        </w:rPr>
        <w:t xml:space="preserve"> </w:t>
      </w:r>
      <w:r w:rsidRPr="00553174">
        <w:rPr>
          <w:rFonts w:cs="Arial"/>
          <w:sz w:val="20"/>
          <w:szCs w:val="20"/>
        </w:rPr>
        <w:t>variable:</w:t>
      </w:r>
    </w:p>
    <w:p w:rsidR="00CF1870" w:rsidRPr="00553174" w:rsidRDefault="00CF1870" w:rsidP="00CF1870">
      <w:pPr>
        <w:numPr>
          <w:ilvl w:val="1"/>
          <w:numId w:val="257"/>
        </w:numPr>
        <w:spacing w:before="100" w:beforeAutospacing="1" w:after="100" w:afterAutospacing="1" w:line="240" w:lineRule="auto"/>
        <w:rPr>
          <w:sz w:val="20"/>
          <w:szCs w:val="20"/>
        </w:rPr>
      </w:pPr>
      <w:r w:rsidRPr="00553174">
        <w:rPr>
          <w:rFonts w:cs="Arial"/>
          <w:i/>
          <w:iCs/>
          <w:color w:val="0B5394"/>
          <w:sz w:val="20"/>
          <w:szCs w:val="20"/>
        </w:rPr>
        <w:t xml:space="preserve">subjectState </w:t>
      </w:r>
      <w:r w:rsidRPr="00553174">
        <w:rPr>
          <w:rFonts w:cs="Arial"/>
          <w:sz w:val="20"/>
          <w:szCs w:val="20"/>
        </w:rPr>
        <w:t>-- the variable that represents the state of the subject</w:t>
      </w:r>
    </w:p>
    <w:p w:rsidR="00CF1870" w:rsidRPr="00553174" w:rsidRDefault="00CF1870" w:rsidP="00CF1870">
      <w:pPr>
        <w:numPr>
          <w:ilvl w:val="0"/>
          <w:numId w:val="258"/>
        </w:numPr>
        <w:spacing w:before="100" w:beforeAutospacing="1" w:after="100" w:afterAutospacing="1" w:line="240" w:lineRule="auto"/>
        <w:rPr>
          <w:sz w:val="20"/>
          <w:szCs w:val="20"/>
        </w:rPr>
      </w:pPr>
      <w:r w:rsidRPr="00553174">
        <w:rPr>
          <w:rFonts w:cs="Arial"/>
          <w:sz w:val="20"/>
          <w:szCs w:val="20"/>
        </w:rPr>
        <w:t xml:space="preserve">The </w:t>
      </w:r>
      <w:r w:rsidRPr="00553174">
        <w:rPr>
          <w:rFonts w:cs="Arial"/>
          <w:i/>
          <w:iCs/>
          <w:color w:val="0B5394"/>
          <w:sz w:val="20"/>
          <w:szCs w:val="20"/>
        </w:rPr>
        <w:t xml:space="preserve">IObserver </w:t>
      </w:r>
      <w:r w:rsidRPr="00553174">
        <w:rPr>
          <w:rFonts w:cs="Arial"/>
          <w:sz w:val="20"/>
          <w:szCs w:val="20"/>
        </w:rPr>
        <w:t xml:space="preserve">is the interface that all subscribers implement and has the </w:t>
      </w:r>
      <w:r w:rsidRPr="00553174">
        <w:rPr>
          <w:rFonts w:cs="Arial"/>
          <w:i/>
          <w:iCs/>
          <w:color w:val="0B5394"/>
          <w:sz w:val="20"/>
          <w:szCs w:val="20"/>
        </w:rPr>
        <w:t>Update</w:t>
      </w:r>
      <w:r w:rsidRPr="00553174">
        <w:rPr>
          <w:rFonts w:cs="Arial"/>
          <w:color w:val="0B5394"/>
          <w:sz w:val="20"/>
          <w:szCs w:val="20"/>
        </w:rPr>
        <w:t xml:space="preserve"> </w:t>
      </w:r>
      <w:r w:rsidRPr="00553174">
        <w:rPr>
          <w:rFonts w:cs="Arial"/>
          <w:sz w:val="20"/>
          <w:szCs w:val="20"/>
        </w:rPr>
        <w:t>method:</w:t>
      </w:r>
    </w:p>
    <w:p w:rsidR="00CF1870" w:rsidRPr="00553174" w:rsidRDefault="00CF1870" w:rsidP="00CF1870">
      <w:pPr>
        <w:numPr>
          <w:ilvl w:val="1"/>
          <w:numId w:val="259"/>
        </w:numPr>
        <w:spacing w:before="100" w:beforeAutospacing="1" w:after="100" w:afterAutospacing="1" w:line="240" w:lineRule="auto"/>
        <w:rPr>
          <w:sz w:val="20"/>
          <w:szCs w:val="20"/>
        </w:rPr>
      </w:pPr>
      <w:r w:rsidRPr="00553174">
        <w:rPr>
          <w:rFonts w:cs="Arial"/>
          <w:i/>
          <w:iCs/>
          <w:color w:val="0B5394"/>
          <w:sz w:val="20"/>
          <w:szCs w:val="20"/>
        </w:rPr>
        <w:t>Update</w:t>
      </w:r>
      <w:r w:rsidRPr="00553174">
        <w:rPr>
          <w:rFonts w:cs="Arial"/>
          <w:i/>
          <w:iCs/>
          <w:sz w:val="20"/>
          <w:szCs w:val="20"/>
        </w:rPr>
        <w:t>()</w:t>
      </w:r>
      <w:r w:rsidRPr="00553174">
        <w:rPr>
          <w:rFonts w:cs="Arial"/>
          <w:sz w:val="20"/>
          <w:szCs w:val="20"/>
        </w:rPr>
        <w:t xml:space="preserve"> -- update the subscriber and is called by the subject (publisher)</w:t>
      </w:r>
    </w:p>
    <w:p w:rsidR="00CF1870" w:rsidRPr="00553174" w:rsidRDefault="00CF1870" w:rsidP="00CF1870">
      <w:pPr>
        <w:numPr>
          <w:ilvl w:val="0"/>
          <w:numId w:val="260"/>
        </w:numPr>
        <w:spacing w:before="100" w:beforeAutospacing="1" w:after="100" w:afterAutospacing="1" w:line="240" w:lineRule="auto"/>
        <w:rPr>
          <w:sz w:val="20"/>
          <w:szCs w:val="20"/>
        </w:rPr>
      </w:pPr>
      <w:r w:rsidRPr="00553174">
        <w:rPr>
          <w:rFonts w:cs="Arial"/>
          <w:sz w:val="20"/>
          <w:szCs w:val="20"/>
        </w:rPr>
        <w:t xml:space="preserve">The </w:t>
      </w:r>
      <w:r w:rsidRPr="00553174">
        <w:rPr>
          <w:rFonts w:cs="Arial"/>
          <w:i/>
          <w:iCs/>
          <w:color w:val="0B5394"/>
          <w:sz w:val="20"/>
          <w:szCs w:val="20"/>
        </w:rPr>
        <w:t xml:space="preserve">ConcreteObserver </w:t>
      </w:r>
      <w:r w:rsidRPr="00553174">
        <w:rPr>
          <w:rFonts w:cs="Arial"/>
          <w:sz w:val="20"/>
          <w:szCs w:val="20"/>
        </w:rPr>
        <w:t xml:space="preserve">is the subscriber class and it implements the </w:t>
      </w:r>
      <w:r w:rsidRPr="00553174">
        <w:rPr>
          <w:rFonts w:cs="Arial"/>
          <w:i/>
          <w:iCs/>
          <w:color w:val="0B5394"/>
          <w:sz w:val="20"/>
          <w:szCs w:val="20"/>
        </w:rPr>
        <w:t xml:space="preserve">IObserver </w:t>
      </w:r>
      <w:r w:rsidRPr="00553174">
        <w:rPr>
          <w:rFonts w:cs="Arial"/>
          <w:sz w:val="20"/>
          <w:szCs w:val="20"/>
        </w:rPr>
        <w:t>interface. Below are its variables and methods:</w:t>
      </w:r>
    </w:p>
    <w:p w:rsidR="00CF1870" w:rsidRPr="00553174" w:rsidRDefault="00CF1870" w:rsidP="00CF1870">
      <w:pPr>
        <w:numPr>
          <w:ilvl w:val="1"/>
          <w:numId w:val="261"/>
        </w:numPr>
        <w:spacing w:before="100" w:beforeAutospacing="1" w:after="100" w:afterAutospacing="1" w:line="240" w:lineRule="auto"/>
        <w:rPr>
          <w:sz w:val="20"/>
          <w:szCs w:val="20"/>
        </w:rPr>
      </w:pPr>
      <w:r w:rsidRPr="00553174">
        <w:rPr>
          <w:rFonts w:cs="Arial"/>
          <w:i/>
          <w:iCs/>
          <w:color w:val="0B5394"/>
          <w:sz w:val="20"/>
          <w:szCs w:val="20"/>
        </w:rPr>
        <w:t xml:space="preserve">observerState </w:t>
      </w:r>
      <w:r w:rsidRPr="00553174">
        <w:rPr>
          <w:rFonts w:cs="Arial"/>
          <w:sz w:val="20"/>
          <w:szCs w:val="20"/>
        </w:rPr>
        <w:t>-- the variable that represents the state of the observer</w:t>
      </w:r>
    </w:p>
    <w:p w:rsidR="00CF1870" w:rsidRPr="00553174" w:rsidRDefault="00CF1870" w:rsidP="00CF1870">
      <w:pPr>
        <w:numPr>
          <w:ilvl w:val="1"/>
          <w:numId w:val="262"/>
        </w:numPr>
        <w:spacing w:before="100" w:beforeAutospacing="1" w:after="100" w:afterAutospacing="1" w:line="240" w:lineRule="auto"/>
        <w:rPr>
          <w:sz w:val="20"/>
          <w:szCs w:val="20"/>
        </w:rPr>
      </w:pPr>
      <w:proofErr w:type="gramStart"/>
      <w:r w:rsidRPr="00553174">
        <w:rPr>
          <w:rFonts w:cs="Arial"/>
          <w:i/>
          <w:iCs/>
          <w:color w:val="0B5394"/>
          <w:sz w:val="20"/>
          <w:szCs w:val="20"/>
        </w:rPr>
        <w:lastRenderedPageBreak/>
        <w:t>Update</w:t>
      </w:r>
      <w:r w:rsidRPr="00553174">
        <w:rPr>
          <w:rFonts w:cs="Arial"/>
          <w:i/>
          <w:iCs/>
          <w:sz w:val="20"/>
          <w:szCs w:val="20"/>
        </w:rPr>
        <w:t>(</w:t>
      </w:r>
      <w:proofErr w:type="gramEnd"/>
      <w:r w:rsidRPr="00553174">
        <w:rPr>
          <w:rFonts w:cs="Arial"/>
          <w:i/>
          <w:iCs/>
          <w:sz w:val="20"/>
          <w:szCs w:val="20"/>
        </w:rPr>
        <w:t xml:space="preserve">) </w:t>
      </w:r>
      <w:r w:rsidRPr="00553174">
        <w:rPr>
          <w:rFonts w:cs="Arial"/>
          <w:sz w:val="20"/>
          <w:szCs w:val="20"/>
        </w:rPr>
        <w:t xml:space="preserve">-- update the state of the observer. Notice that the method simply assigns the </w:t>
      </w:r>
      <w:r w:rsidRPr="00553174">
        <w:rPr>
          <w:rFonts w:cs="Arial"/>
          <w:i/>
          <w:iCs/>
          <w:color w:val="0B5394"/>
          <w:sz w:val="20"/>
          <w:szCs w:val="20"/>
        </w:rPr>
        <w:t>observerState</w:t>
      </w:r>
      <w:r w:rsidRPr="00553174">
        <w:rPr>
          <w:rFonts w:cs="Arial"/>
          <w:color w:val="0B5394"/>
          <w:sz w:val="20"/>
          <w:szCs w:val="20"/>
        </w:rPr>
        <w:t xml:space="preserve"> </w:t>
      </w:r>
      <w:r w:rsidRPr="00553174">
        <w:rPr>
          <w:rFonts w:cs="Arial"/>
          <w:sz w:val="20"/>
          <w:szCs w:val="20"/>
        </w:rPr>
        <w:t>variable from the subject's state. Therefore when a change to the subject's state occurs, the observer's state will become the same as the subject's state.  </w:t>
      </w:r>
    </w:p>
    <w:p w:rsidR="00CF1870" w:rsidRPr="00553174" w:rsidRDefault="00CF1870" w:rsidP="00CF1870">
      <w:pPr>
        <w:pStyle w:val="NormalWeb"/>
        <w:rPr>
          <w:rFonts w:asciiTheme="minorHAnsi" w:hAnsiTheme="minorHAnsi"/>
          <w:sz w:val="20"/>
          <w:szCs w:val="20"/>
        </w:rPr>
      </w:pPr>
      <w:r w:rsidRPr="00553174">
        <w:rPr>
          <w:rFonts w:asciiTheme="minorHAnsi" w:hAnsiTheme="minorHAnsi" w:cs="Arial"/>
          <w:sz w:val="20"/>
          <w:szCs w:val="20"/>
        </w:rPr>
        <w:t xml:space="preserve">Notice in the </w:t>
      </w:r>
      <w:r w:rsidRPr="00553174">
        <w:rPr>
          <w:rFonts w:asciiTheme="minorHAnsi" w:hAnsiTheme="minorHAnsi" w:cs="Arial"/>
          <w:i/>
          <w:iCs/>
          <w:color w:val="0B5394"/>
          <w:sz w:val="20"/>
          <w:szCs w:val="20"/>
        </w:rPr>
        <w:t>Update</w:t>
      </w:r>
      <w:r w:rsidRPr="00553174">
        <w:rPr>
          <w:rFonts w:asciiTheme="minorHAnsi" w:hAnsiTheme="minorHAnsi" w:cs="Arial"/>
          <w:color w:val="0B5394"/>
          <w:sz w:val="20"/>
          <w:szCs w:val="20"/>
        </w:rPr>
        <w:t xml:space="preserve"> </w:t>
      </w:r>
      <w:r w:rsidRPr="00553174">
        <w:rPr>
          <w:rFonts w:asciiTheme="minorHAnsi" w:hAnsiTheme="minorHAnsi" w:cs="Arial"/>
          <w:sz w:val="20"/>
          <w:szCs w:val="20"/>
        </w:rPr>
        <w:t xml:space="preserve">method of the ConcreteObserver we assign the </w:t>
      </w:r>
      <w:r w:rsidRPr="00553174">
        <w:rPr>
          <w:rFonts w:asciiTheme="minorHAnsi" w:hAnsiTheme="minorHAnsi" w:cs="Arial"/>
          <w:i/>
          <w:iCs/>
          <w:color w:val="0B5394"/>
          <w:sz w:val="20"/>
          <w:szCs w:val="20"/>
        </w:rPr>
        <w:t>observerState</w:t>
      </w:r>
      <w:r w:rsidRPr="00553174">
        <w:rPr>
          <w:rFonts w:asciiTheme="minorHAnsi" w:hAnsiTheme="minorHAnsi" w:cs="Arial"/>
          <w:color w:val="0B5394"/>
          <w:sz w:val="20"/>
          <w:szCs w:val="20"/>
        </w:rPr>
        <w:t xml:space="preserve"> </w:t>
      </w:r>
      <w:r w:rsidRPr="00553174">
        <w:rPr>
          <w:rFonts w:asciiTheme="minorHAnsi" w:hAnsiTheme="minorHAnsi" w:cs="Arial"/>
          <w:sz w:val="20"/>
          <w:szCs w:val="20"/>
        </w:rPr>
        <w:t xml:space="preserve">variable as the subject's state and we only have one </w:t>
      </w:r>
      <w:r w:rsidRPr="00553174">
        <w:rPr>
          <w:rFonts w:asciiTheme="minorHAnsi" w:hAnsiTheme="minorHAnsi" w:cs="Arial"/>
          <w:i/>
          <w:iCs/>
          <w:color w:val="0B5394"/>
          <w:sz w:val="20"/>
          <w:szCs w:val="20"/>
        </w:rPr>
        <w:t>observerState</w:t>
      </w:r>
      <w:r w:rsidRPr="00553174">
        <w:rPr>
          <w:rFonts w:asciiTheme="minorHAnsi" w:hAnsiTheme="minorHAnsi" w:cs="Arial"/>
          <w:color w:val="0B5394"/>
          <w:sz w:val="20"/>
          <w:szCs w:val="20"/>
        </w:rPr>
        <w:t xml:space="preserve"> </w:t>
      </w:r>
      <w:r w:rsidRPr="00553174">
        <w:rPr>
          <w:rFonts w:asciiTheme="minorHAnsi" w:hAnsiTheme="minorHAnsi" w:cs="Arial"/>
          <w:sz w:val="20"/>
          <w:szCs w:val="20"/>
        </w:rPr>
        <w:t>variable. This means that the observer pattern is a one-to-many relationship, where one subject can have many observers listening to the subject's change but not vice versa.</w:t>
      </w:r>
    </w:p>
    <w:p w:rsidR="00CF1870" w:rsidRPr="00553174" w:rsidRDefault="00CF1870" w:rsidP="00CF1870">
      <w:pPr>
        <w:rPr>
          <w:sz w:val="20"/>
          <w:szCs w:val="20"/>
        </w:rPr>
      </w:pPr>
      <w:r w:rsidRPr="00553174">
        <w:rPr>
          <w:rFonts w:cs="Arial"/>
          <w:sz w:val="20"/>
          <w:szCs w:val="20"/>
        </w:rPr>
        <w:t xml:space="preserve">A comparison between the </w:t>
      </w:r>
      <w:hyperlink r:id="rId125" w:tgtFrame="_blank" w:history="1">
        <w:r w:rsidRPr="00553174">
          <w:rPr>
            <w:rStyle w:val="Hyperlink"/>
            <w:rFonts w:cs="Arial"/>
            <w:sz w:val="20"/>
            <w:szCs w:val="20"/>
          </w:rPr>
          <w:t>mediator pattern</w:t>
        </w:r>
      </w:hyperlink>
      <w:r w:rsidRPr="00553174">
        <w:rPr>
          <w:rFonts w:cs="Arial"/>
          <w:sz w:val="20"/>
          <w:szCs w:val="20"/>
        </w:rPr>
        <w:t xml:space="preserve"> and the observer pattern shows some similarities and some clear differences. Both patterns facilitates the communication between objects, and both decouples the link between the sender and the receiver. The main difference is that in the </w:t>
      </w:r>
      <w:hyperlink r:id="rId126" w:tgtFrame="_blank" w:history="1">
        <w:r w:rsidRPr="00553174">
          <w:rPr>
            <w:rStyle w:val="Hyperlink"/>
            <w:rFonts w:cs="Arial"/>
            <w:sz w:val="20"/>
            <w:szCs w:val="20"/>
          </w:rPr>
          <w:t>mediator pattern</w:t>
        </w:r>
      </w:hyperlink>
      <w:r w:rsidRPr="00553174">
        <w:rPr>
          <w:rFonts w:cs="Arial"/>
          <w:sz w:val="20"/>
          <w:szCs w:val="20"/>
        </w:rPr>
        <w:t xml:space="preserve"> there is the notion of the participants and they communicate with each other using the mediator as a central hub, whereas in the observer pattern there is a clear distinction between the sender and the receiver, and the receiver merely listens to the changes in the sender. </w:t>
      </w:r>
    </w:p>
    <w:p w:rsidR="00CF1870" w:rsidRPr="00553174" w:rsidRDefault="00CF1870" w:rsidP="00CF1870">
      <w:pPr>
        <w:pStyle w:val="NormalWeb"/>
        <w:rPr>
          <w:rFonts w:asciiTheme="minorHAnsi" w:hAnsiTheme="minorHAnsi"/>
          <w:sz w:val="20"/>
          <w:szCs w:val="20"/>
        </w:rPr>
      </w:pPr>
      <w:r w:rsidRPr="00553174">
        <w:rPr>
          <w:rFonts w:asciiTheme="minorHAnsi" w:hAnsiTheme="minorHAnsi" w:cs="Arial"/>
          <w:sz w:val="20"/>
          <w:szCs w:val="20"/>
        </w:rPr>
        <w:t>While there are many different ways to implement the observer pattern, such as using delegates and events or the IObserver&lt;T&gt;, the concepts are all the same. That is, the observers are registered to listen to the changes in the subject and are notified when the subject changes. For the purpose of demonstrating the concept of the observer pattern we will not dig into the technicalities of the multiple ways to implement the pattern, but simply show how the observer pattern works by demonstrating the concept.</w:t>
      </w:r>
    </w:p>
    <w:p w:rsidR="00CF1870" w:rsidRPr="00553174" w:rsidRDefault="00CF1870" w:rsidP="00CF1870">
      <w:pPr>
        <w:pStyle w:val="NormalWeb"/>
        <w:rPr>
          <w:rFonts w:asciiTheme="minorHAnsi" w:hAnsiTheme="minorHAnsi"/>
          <w:sz w:val="20"/>
          <w:szCs w:val="20"/>
        </w:rPr>
      </w:pPr>
      <w:r w:rsidRPr="00553174">
        <w:rPr>
          <w:rFonts w:asciiTheme="minorHAnsi" w:hAnsiTheme="minorHAnsi"/>
          <w:sz w:val="20"/>
          <w:szCs w:val="20"/>
        </w:rPr>
        <w:t>Observer pattern is used when there is one-to-many relationship between objects such as if one object is modified, its depenedent objects are to be notified automatically. Observer pattern falls under behavioral pattern category.</w:t>
      </w:r>
    </w:p>
    <w:p w:rsidR="00CF1870" w:rsidRPr="00553174" w:rsidRDefault="00CF1870" w:rsidP="00CF1870">
      <w:pPr>
        <w:pStyle w:val="Heading2"/>
        <w:rPr>
          <w:rFonts w:asciiTheme="minorHAnsi" w:hAnsiTheme="minorHAnsi"/>
          <w:sz w:val="20"/>
          <w:szCs w:val="20"/>
        </w:rPr>
      </w:pPr>
      <w:r w:rsidRPr="00553174">
        <w:rPr>
          <w:rFonts w:asciiTheme="minorHAnsi" w:hAnsiTheme="minorHAnsi"/>
          <w:sz w:val="20"/>
          <w:szCs w:val="20"/>
        </w:rPr>
        <w:t>Implementation</w:t>
      </w:r>
    </w:p>
    <w:p w:rsidR="00CF1870" w:rsidRPr="00553174" w:rsidRDefault="00CF1870" w:rsidP="00CF1870">
      <w:pPr>
        <w:pStyle w:val="NormalWeb"/>
        <w:rPr>
          <w:rFonts w:asciiTheme="minorHAnsi" w:hAnsiTheme="minorHAnsi"/>
          <w:sz w:val="20"/>
          <w:szCs w:val="20"/>
        </w:rPr>
      </w:pPr>
      <w:r w:rsidRPr="00553174">
        <w:rPr>
          <w:rFonts w:asciiTheme="minorHAnsi" w:hAnsiTheme="minorHAnsi"/>
          <w:sz w:val="20"/>
          <w:szCs w:val="20"/>
        </w:rPr>
        <w:t xml:space="preserve">Observer pattern uses three actor classes. Subject, Observer and Client. Subject is an object having methods to attach and detach observers to a client object. We have created an abstract class </w:t>
      </w:r>
      <w:r w:rsidRPr="00553174">
        <w:rPr>
          <w:rFonts w:asciiTheme="minorHAnsi" w:hAnsiTheme="minorHAnsi"/>
          <w:i/>
          <w:iCs/>
          <w:sz w:val="20"/>
          <w:szCs w:val="20"/>
        </w:rPr>
        <w:t>Observer</w:t>
      </w:r>
      <w:r w:rsidRPr="00553174">
        <w:rPr>
          <w:rFonts w:asciiTheme="minorHAnsi" w:hAnsiTheme="minorHAnsi"/>
          <w:sz w:val="20"/>
          <w:szCs w:val="20"/>
        </w:rPr>
        <w:t xml:space="preserve"> and a concrete class </w:t>
      </w:r>
      <w:r w:rsidRPr="00553174">
        <w:rPr>
          <w:rFonts w:asciiTheme="minorHAnsi" w:hAnsiTheme="minorHAnsi"/>
          <w:i/>
          <w:iCs/>
          <w:sz w:val="20"/>
          <w:szCs w:val="20"/>
        </w:rPr>
        <w:t>Subject</w:t>
      </w:r>
      <w:r w:rsidRPr="00553174">
        <w:rPr>
          <w:rFonts w:asciiTheme="minorHAnsi" w:hAnsiTheme="minorHAnsi"/>
          <w:sz w:val="20"/>
          <w:szCs w:val="20"/>
        </w:rPr>
        <w:t xml:space="preserve"> that is extending class </w:t>
      </w:r>
      <w:r w:rsidRPr="00553174">
        <w:rPr>
          <w:rFonts w:asciiTheme="minorHAnsi" w:hAnsiTheme="minorHAnsi"/>
          <w:i/>
          <w:iCs/>
          <w:sz w:val="20"/>
          <w:szCs w:val="20"/>
        </w:rPr>
        <w:t>Observer</w:t>
      </w:r>
      <w:r w:rsidRPr="00553174">
        <w:rPr>
          <w:rFonts w:asciiTheme="minorHAnsi" w:hAnsiTheme="minorHAnsi"/>
          <w:sz w:val="20"/>
          <w:szCs w:val="20"/>
        </w:rPr>
        <w:t xml:space="preserve">. </w:t>
      </w:r>
    </w:p>
    <w:p w:rsidR="00CF1870" w:rsidRPr="00553174" w:rsidRDefault="00CF1870" w:rsidP="00CF1870">
      <w:pPr>
        <w:pStyle w:val="NormalWeb"/>
        <w:rPr>
          <w:rFonts w:asciiTheme="minorHAnsi" w:hAnsiTheme="minorHAnsi"/>
          <w:sz w:val="20"/>
          <w:szCs w:val="20"/>
        </w:rPr>
      </w:pPr>
      <w:r w:rsidRPr="00553174">
        <w:rPr>
          <w:rFonts w:asciiTheme="minorHAnsi" w:hAnsiTheme="minorHAnsi"/>
          <w:i/>
          <w:iCs/>
          <w:sz w:val="20"/>
          <w:szCs w:val="20"/>
        </w:rPr>
        <w:t>ObserverPatternDemo</w:t>
      </w:r>
      <w:r w:rsidRPr="00553174">
        <w:rPr>
          <w:rFonts w:asciiTheme="minorHAnsi" w:hAnsiTheme="minorHAnsi"/>
          <w:sz w:val="20"/>
          <w:szCs w:val="20"/>
        </w:rPr>
        <w:t xml:space="preserve">, our demo class, will use </w:t>
      </w:r>
      <w:r w:rsidRPr="00553174">
        <w:rPr>
          <w:rFonts w:asciiTheme="minorHAnsi" w:hAnsiTheme="minorHAnsi"/>
          <w:i/>
          <w:iCs/>
          <w:sz w:val="20"/>
          <w:szCs w:val="20"/>
        </w:rPr>
        <w:t>Subject</w:t>
      </w:r>
      <w:r w:rsidRPr="00553174">
        <w:rPr>
          <w:rFonts w:asciiTheme="minorHAnsi" w:hAnsiTheme="minorHAnsi"/>
          <w:sz w:val="20"/>
          <w:szCs w:val="20"/>
        </w:rPr>
        <w:t xml:space="preserve"> and concrete class object to show observer pattern in action.</w:t>
      </w:r>
    </w:p>
    <w:p w:rsidR="00CF1870" w:rsidRPr="00553174" w:rsidRDefault="00CF1870" w:rsidP="00CF1870">
      <w:pPr>
        <w:rPr>
          <w:sz w:val="20"/>
          <w:szCs w:val="20"/>
        </w:rPr>
      </w:pPr>
      <w:r w:rsidRPr="00553174">
        <w:rPr>
          <w:noProof/>
          <w:sz w:val="20"/>
          <w:szCs w:val="20"/>
        </w:rPr>
        <w:lastRenderedPageBreak/>
        <w:drawing>
          <wp:inline distT="0" distB="0" distL="0" distR="0">
            <wp:extent cx="5334000" cy="3676650"/>
            <wp:effectExtent l="0" t="0" r="0" b="0"/>
            <wp:docPr id="43" name="Picture 43" descr="Observer Pattern 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Observer Pattern UML Diagram"/>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334000" cy="3676650"/>
                    </a:xfrm>
                    <a:prstGeom prst="rect">
                      <a:avLst/>
                    </a:prstGeom>
                    <a:noFill/>
                    <a:ln>
                      <a:noFill/>
                    </a:ln>
                  </pic:spPr>
                </pic:pic>
              </a:graphicData>
            </a:graphic>
          </wp:inline>
        </w:drawing>
      </w:r>
    </w:p>
    <w:p w:rsidR="00CF1870" w:rsidRPr="00553174" w:rsidRDefault="00CF1870" w:rsidP="00CF1870">
      <w:pPr>
        <w:pStyle w:val="Heading2"/>
        <w:rPr>
          <w:rFonts w:asciiTheme="minorHAnsi" w:hAnsiTheme="minorHAnsi"/>
          <w:sz w:val="20"/>
          <w:szCs w:val="20"/>
        </w:rPr>
      </w:pPr>
      <w:r w:rsidRPr="00553174">
        <w:rPr>
          <w:rFonts w:asciiTheme="minorHAnsi" w:hAnsiTheme="minorHAnsi"/>
          <w:sz w:val="20"/>
          <w:szCs w:val="20"/>
        </w:rPr>
        <w:t>Step 1</w:t>
      </w:r>
    </w:p>
    <w:p w:rsidR="00CF1870" w:rsidRPr="00553174" w:rsidRDefault="00CF1870" w:rsidP="00CF1870">
      <w:pPr>
        <w:pStyle w:val="NormalWeb"/>
        <w:rPr>
          <w:rFonts w:asciiTheme="minorHAnsi" w:hAnsiTheme="minorHAnsi"/>
          <w:sz w:val="20"/>
          <w:szCs w:val="20"/>
        </w:rPr>
      </w:pPr>
      <w:r w:rsidRPr="00553174">
        <w:rPr>
          <w:rFonts w:asciiTheme="minorHAnsi" w:hAnsiTheme="minorHAnsi"/>
          <w:sz w:val="20"/>
          <w:szCs w:val="20"/>
        </w:rPr>
        <w:t>Create Subject class.</w:t>
      </w:r>
    </w:p>
    <w:p w:rsidR="00CF1870" w:rsidRPr="00553174" w:rsidRDefault="00CF1870" w:rsidP="00CF1870">
      <w:pPr>
        <w:pStyle w:val="NormalWeb"/>
        <w:rPr>
          <w:rFonts w:asciiTheme="minorHAnsi" w:hAnsiTheme="minorHAnsi"/>
          <w:sz w:val="20"/>
          <w:szCs w:val="20"/>
        </w:rPr>
      </w:pPr>
      <w:r w:rsidRPr="00553174">
        <w:rPr>
          <w:rFonts w:asciiTheme="minorHAnsi" w:hAnsiTheme="minorHAnsi"/>
          <w:i/>
          <w:iCs/>
          <w:sz w:val="20"/>
          <w:szCs w:val="20"/>
        </w:rPr>
        <w:t>Subject.java</w:t>
      </w:r>
    </w:p>
    <w:p w:rsidR="00CF1870" w:rsidRPr="00553174" w:rsidRDefault="00CF1870" w:rsidP="00CF1870">
      <w:pPr>
        <w:pStyle w:val="HTMLPreformatted"/>
        <w:rPr>
          <w:rStyle w:val="pln"/>
          <w:rFonts w:asciiTheme="minorHAnsi" w:eastAsiaTheme="majorEastAsia" w:hAnsiTheme="minorHAnsi"/>
        </w:rPr>
      </w:pPr>
      <w:proofErr w:type="gramStart"/>
      <w:r w:rsidRPr="00553174">
        <w:rPr>
          <w:rStyle w:val="kwd"/>
          <w:rFonts w:asciiTheme="minorHAnsi" w:hAnsiTheme="minorHAnsi"/>
        </w:rPr>
        <w:t>import</w:t>
      </w:r>
      <w:proofErr w:type="gramEnd"/>
      <w:r w:rsidRPr="00553174">
        <w:rPr>
          <w:rStyle w:val="pln"/>
          <w:rFonts w:asciiTheme="minorHAnsi" w:eastAsiaTheme="majorEastAsia" w:hAnsiTheme="minorHAnsi"/>
        </w:rPr>
        <w:t xml:space="preserve"> java</w:t>
      </w:r>
      <w:r w:rsidRPr="00553174">
        <w:rPr>
          <w:rStyle w:val="pun"/>
          <w:rFonts w:asciiTheme="minorHAnsi" w:hAnsiTheme="minorHAnsi"/>
        </w:rPr>
        <w:t>.</w:t>
      </w:r>
      <w:r w:rsidRPr="00553174">
        <w:rPr>
          <w:rStyle w:val="pln"/>
          <w:rFonts w:asciiTheme="minorHAnsi" w:eastAsiaTheme="majorEastAsia" w:hAnsiTheme="minorHAnsi"/>
        </w:rPr>
        <w:t>util</w:t>
      </w:r>
      <w:r w:rsidRPr="00553174">
        <w:rPr>
          <w:rStyle w:val="pun"/>
          <w:rFonts w:asciiTheme="minorHAnsi" w:hAnsiTheme="minorHAnsi"/>
        </w:rPr>
        <w:t>.</w:t>
      </w:r>
      <w:r w:rsidRPr="00553174">
        <w:rPr>
          <w:rStyle w:val="typ"/>
          <w:rFonts w:asciiTheme="minorHAnsi" w:hAnsiTheme="minorHAnsi"/>
        </w:rPr>
        <w:t>ArrayList</w:t>
      </w:r>
      <w:r w:rsidRPr="00553174">
        <w:rPr>
          <w:rStyle w:val="pun"/>
          <w:rFonts w:asciiTheme="minorHAnsi" w:hAnsiTheme="minorHAnsi"/>
        </w:rPr>
        <w:t>;</w:t>
      </w:r>
    </w:p>
    <w:p w:rsidR="00CF1870" w:rsidRPr="00553174" w:rsidRDefault="00CF1870" w:rsidP="00CF1870">
      <w:pPr>
        <w:pStyle w:val="HTMLPreformatted"/>
        <w:rPr>
          <w:rStyle w:val="pln"/>
          <w:rFonts w:asciiTheme="minorHAnsi" w:eastAsiaTheme="majorEastAsia" w:hAnsiTheme="minorHAnsi"/>
        </w:rPr>
      </w:pPr>
      <w:proofErr w:type="gramStart"/>
      <w:r w:rsidRPr="00553174">
        <w:rPr>
          <w:rStyle w:val="kwd"/>
          <w:rFonts w:asciiTheme="minorHAnsi" w:hAnsiTheme="minorHAnsi"/>
        </w:rPr>
        <w:t>import</w:t>
      </w:r>
      <w:proofErr w:type="gramEnd"/>
      <w:r w:rsidRPr="00553174">
        <w:rPr>
          <w:rStyle w:val="pln"/>
          <w:rFonts w:asciiTheme="minorHAnsi" w:eastAsiaTheme="majorEastAsia" w:hAnsiTheme="minorHAnsi"/>
        </w:rPr>
        <w:t xml:space="preserve"> java</w:t>
      </w:r>
      <w:r w:rsidRPr="00553174">
        <w:rPr>
          <w:rStyle w:val="pun"/>
          <w:rFonts w:asciiTheme="minorHAnsi" w:hAnsiTheme="minorHAnsi"/>
        </w:rPr>
        <w:t>.</w:t>
      </w:r>
      <w:r w:rsidRPr="00553174">
        <w:rPr>
          <w:rStyle w:val="pln"/>
          <w:rFonts w:asciiTheme="minorHAnsi" w:eastAsiaTheme="majorEastAsia" w:hAnsiTheme="minorHAnsi"/>
        </w:rPr>
        <w:t>util</w:t>
      </w:r>
      <w:r w:rsidRPr="00553174">
        <w:rPr>
          <w:rStyle w:val="pun"/>
          <w:rFonts w:asciiTheme="minorHAnsi" w:hAnsiTheme="minorHAnsi"/>
        </w:rPr>
        <w:t>.</w:t>
      </w:r>
      <w:r w:rsidRPr="00553174">
        <w:rPr>
          <w:rStyle w:val="typ"/>
          <w:rFonts w:asciiTheme="minorHAnsi" w:hAnsiTheme="minorHAnsi"/>
        </w:rPr>
        <w:t>List</w:t>
      </w:r>
      <w:r w:rsidRPr="00553174">
        <w:rPr>
          <w:rStyle w:val="pun"/>
          <w:rFonts w:asciiTheme="minorHAnsi" w:hAnsiTheme="minorHAnsi"/>
        </w:rPr>
        <w:t>;</w:t>
      </w:r>
    </w:p>
    <w:p w:rsidR="00CF1870" w:rsidRPr="00553174" w:rsidRDefault="00CF1870" w:rsidP="00CF1870">
      <w:pPr>
        <w:pStyle w:val="HTMLPreformatted"/>
        <w:rPr>
          <w:rStyle w:val="pln"/>
          <w:rFonts w:asciiTheme="minorHAnsi" w:eastAsiaTheme="majorEastAsia" w:hAnsiTheme="minorHAnsi"/>
        </w:rPr>
      </w:pPr>
    </w:p>
    <w:p w:rsidR="00CF1870" w:rsidRPr="00553174" w:rsidRDefault="00CF1870" w:rsidP="00CF1870">
      <w:pPr>
        <w:pStyle w:val="HTMLPreformatted"/>
        <w:rPr>
          <w:rStyle w:val="pln"/>
          <w:rFonts w:asciiTheme="minorHAnsi" w:eastAsiaTheme="majorEastAsia" w:hAnsiTheme="minorHAnsi"/>
        </w:rPr>
      </w:pP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class</w:t>
      </w:r>
      <w:r w:rsidRPr="00553174">
        <w:rPr>
          <w:rStyle w:val="pln"/>
          <w:rFonts w:asciiTheme="minorHAnsi" w:eastAsiaTheme="majorEastAsia" w:hAnsiTheme="minorHAnsi"/>
        </w:rPr>
        <w:t xml:space="preserve"> </w:t>
      </w:r>
      <w:r w:rsidRPr="00553174">
        <w:rPr>
          <w:rStyle w:val="typ"/>
          <w:rFonts w:asciiTheme="minorHAnsi" w:hAnsiTheme="minorHAnsi"/>
        </w:rPr>
        <w:t>Subject</w:t>
      </w:r>
      <w:r w:rsidRPr="00553174">
        <w:rPr>
          <w:rStyle w:val="pln"/>
          <w:rFonts w:asciiTheme="minorHAnsi" w:eastAsiaTheme="majorEastAsia" w:hAnsiTheme="minorHAnsi"/>
        </w:rPr>
        <w:t xml:space="preserve"> </w:t>
      </w:r>
      <w:r w:rsidRPr="00553174">
        <w:rPr>
          <w:rStyle w:val="pun"/>
          <w:rFonts w:asciiTheme="minorHAnsi" w:hAnsiTheme="minorHAnsi"/>
        </w:rPr>
        <w:t>{</w:t>
      </w:r>
    </w:p>
    <w:p w:rsidR="00CF1870" w:rsidRPr="00553174" w:rsidRDefault="00CF1870" w:rsidP="00CF1870">
      <w:pPr>
        <w:pStyle w:val="HTMLPreformatted"/>
        <w:rPr>
          <w:rStyle w:val="pln"/>
          <w:rFonts w:asciiTheme="minorHAnsi" w:eastAsiaTheme="majorEastAsia" w:hAnsiTheme="minorHAnsi"/>
        </w:rPr>
      </w:pPr>
      <w:r w:rsidRPr="00553174">
        <w:rPr>
          <w:rStyle w:val="pln"/>
          <w:rFonts w:asciiTheme="minorHAnsi" w:eastAsiaTheme="majorEastAsia" w:hAnsiTheme="minorHAnsi"/>
        </w:rPr>
        <w:tab/>
      </w:r>
    </w:p>
    <w:p w:rsidR="00CF1870" w:rsidRPr="00553174" w:rsidRDefault="00CF1870" w:rsidP="00CF187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private</w:t>
      </w:r>
      <w:proofErr w:type="gramEnd"/>
      <w:r w:rsidRPr="00553174">
        <w:rPr>
          <w:rStyle w:val="pln"/>
          <w:rFonts w:asciiTheme="minorHAnsi" w:eastAsiaTheme="majorEastAsia" w:hAnsiTheme="minorHAnsi"/>
        </w:rPr>
        <w:t xml:space="preserve"> </w:t>
      </w:r>
      <w:r w:rsidRPr="00553174">
        <w:rPr>
          <w:rStyle w:val="typ"/>
          <w:rFonts w:asciiTheme="minorHAnsi" w:hAnsiTheme="minorHAnsi"/>
        </w:rPr>
        <w:t>List</w:t>
      </w:r>
      <w:r w:rsidRPr="00553174">
        <w:rPr>
          <w:rStyle w:val="pun"/>
          <w:rFonts w:asciiTheme="minorHAnsi" w:hAnsiTheme="minorHAnsi"/>
        </w:rPr>
        <w:t>&lt;</w:t>
      </w:r>
      <w:r w:rsidRPr="00553174">
        <w:rPr>
          <w:rStyle w:val="typ"/>
          <w:rFonts w:asciiTheme="minorHAnsi" w:hAnsiTheme="minorHAnsi"/>
        </w:rPr>
        <w:t>Observer</w:t>
      </w:r>
      <w:r w:rsidRPr="00553174">
        <w:rPr>
          <w:rStyle w:val="pun"/>
          <w:rFonts w:asciiTheme="minorHAnsi" w:hAnsiTheme="minorHAnsi"/>
        </w:rPr>
        <w:t>&gt;</w:t>
      </w:r>
      <w:r w:rsidRPr="00553174">
        <w:rPr>
          <w:rStyle w:val="pln"/>
          <w:rFonts w:asciiTheme="minorHAnsi" w:eastAsiaTheme="majorEastAsia" w:hAnsiTheme="minorHAnsi"/>
        </w:rPr>
        <w:t xml:space="preserve"> observers </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kwd"/>
          <w:rFonts w:asciiTheme="minorHAnsi" w:hAnsiTheme="minorHAnsi"/>
        </w:rPr>
        <w:t>new</w:t>
      </w:r>
      <w:r w:rsidRPr="00553174">
        <w:rPr>
          <w:rStyle w:val="pln"/>
          <w:rFonts w:asciiTheme="minorHAnsi" w:eastAsiaTheme="majorEastAsia" w:hAnsiTheme="minorHAnsi"/>
        </w:rPr>
        <w:t xml:space="preserve"> </w:t>
      </w:r>
      <w:r w:rsidRPr="00553174">
        <w:rPr>
          <w:rStyle w:val="typ"/>
          <w:rFonts w:asciiTheme="minorHAnsi" w:hAnsiTheme="minorHAnsi"/>
        </w:rPr>
        <w:t>ArrayList</w:t>
      </w:r>
      <w:r w:rsidRPr="00553174">
        <w:rPr>
          <w:rStyle w:val="pun"/>
          <w:rFonts w:asciiTheme="minorHAnsi" w:hAnsiTheme="minorHAnsi"/>
        </w:rPr>
        <w:t>&lt;</w:t>
      </w:r>
      <w:r w:rsidRPr="00553174">
        <w:rPr>
          <w:rStyle w:val="typ"/>
          <w:rFonts w:asciiTheme="minorHAnsi" w:hAnsiTheme="minorHAnsi"/>
        </w:rPr>
        <w:t>Observer</w:t>
      </w:r>
      <w:r w:rsidRPr="00553174">
        <w:rPr>
          <w:rStyle w:val="pun"/>
          <w:rFonts w:asciiTheme="minorHAnsi" w:hAnsiTheme="minorHAnsi"/>
        </w:rPr>
        <w:t>&gt;();</w:t>
      </w:r>
    </w:p>
    <w:p w:rsidR="00CF1870" w:rsidRPr="00553174" w:rsidRDefault="00CF1870" w:rsidP="00CF187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private</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int</w:t>
      </w:r>
      <w:r w:rsidRPr="00553174">
        <w:rPr>
          <w:rStyle w:val="pln"/>
          <w:rFonts w:asciiTheme="minorHAnsi" w:eastAsiaTheme="majorEastAsia" w:hAnsiTheme="minorHAnsi"/>
        </w:rPr>
        <w:t xml:space="preserve"> state</w:t>
      </w:r>
      <w:r w:rsidRPr="00553174">
        <w:rPr>
          <w:rStyle w:val="pun"/>
          <w:rFonts w:asciiTheme="minorHAnsi" w:hAnsiTheme="minorHAnsi"/>
        </w:rPr>
        <w:t>;</w:t>
      </w:r>
    </w:p>
    <w:p w:rsidR="00CF1870" w:rsidRPr="00553174" w:rsidRDefault="00CF1870" w:rsidP="00CF1870">
      <w:pPr>
        <w:pStyle w:val="HTMLPreformatted"/>
        <w:rPr>
          <w:rStyle w:val="pln"/>
          <w:rFonts w:asciiTheme="minorHAnsi" w:eastAsiaTheme="majorEastAsia" w:hAnsiTheme="minorHAnsi"/>
        </w:rPr>
      </w:pPr>
    </w:p>
    <w:p w:rsidR="00CF1870" w:rsidRPr="00553174" w:rsidRDefault="00CF1870" w:rsidP="00CF187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int</w:t>
      </w:r>
      <w:r w:rsidRPr="00553174">
        <w:rPr>
          <w:rStyle w:val="pln"/>
          <w:rFonts w:asciiTheme="minorHAnsi" w:eastAsiaTheme="majorEastAsia" w:hAnsiTheme="minorHAnsi"/>
        </w:rPr>
        <w:t xml:space="preserve"> getState</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pun"/>
          <w:rFonts w:asciiTheme="minorHAnsi" w:hAnsiTheme="minorHAnsi"/>
        </w:rPr>
        <w:t>{</w:t>
      </w:r>
    </w:p>
    <w:p w:rsidR="00CF1870" w:rsidRPr="00553174" w:rsidRDefault="00CF1870" w:rsidP="00CF187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return</w:t>
      </w:r>
      <w:proofErr w:type="gramEnd"/>
      <w:r w:rsidRPr="00553174">
        <w:rPr>
          <w:rStyle w:val="pln"/>
          <w:rFonts w:asciiTheme="minorHAnsi" w:eastAsiaTheme="majorEastAsia" w:hAnsiTheme="minorHAnsi"/>
        </w:rPr>
        <w:t xml:space="preserve"> state</w:t>
      </w:r>
      <w:r w:rsidRPr="00553174">
        <w:rPr>
          <w:rStyle w:val="pun"/>
          <w:rFonts w:asciiTheme="minorHAnsi" w:hAnsiTheme="minorHAnsi"/>
        </w:rPr>
        <w:t>;</w:t>
      </w:r>
    </w:p>
    <w:p w:rsidR="00CF1870" w:rsidRPr="00553174" w:rsidRDefault="00CF1870" w:rsidP="00CF187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pun"/>
          <w:rFonts w:asciiTheme="minorHAnsi" w:hAnsiTheme="minorHAnsi"/>
        </w:rPr>
        <w:t>}</w:t>
      </w:r>
    </w:p>
    <w:p w:rsidR="00CF1870" w:rsidRPr="00553174" w:rsidRDefault="00CF1870" w:rsidP="00CF1870">
      <w:pPr>
        <w:pStyle w:val="HTMLPreformatted"/>
        <w:rPr>
          <w:rStyle w:val="pln"/>
          <w:rFonts w:asciiTheme="minorHAnsi" w:eastAsiaTheme="majorEastAsia" w:hAnsiTheme="minorHAnsi"/>
        </w:rPr>
      </w:pPr>
    </w:p>
    <w:p w:rsidR="00CF1870" w:rsidRPr="00553174" w:rsidRDefault="00CF1870" w:rsidP="00CF187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void</w:t>
      </w:r>
      <w:r w:rsidRPr="00553174">
        <w:rPr>
          <w:rStyle w:val="pln"/>
          <w:rFonts w:asciiTheme="minorHAnsi" w:eastAsiaTheme="majorEastAsia" w:hAnsiTheme="minorHAnsi"/>
        </w:rPr>
        <w:t xml:space="preserve"> setState</w:t>
      </w:r>
      <w:r w:rsidRPr="00553174">
        <w:rPr>
          <w:rStyle w:val="pun"/>
          <w:rFonts w:asciiTheme="minorHAnsi" w:hAnsiTheme="minorHAnsi"/>
        </w:rPr>
        <w:t>(</w:t>
      </w:r>
      <w:r w:rsidRPr="00553174">
        <w:rPr>
          <w:rStyle w:val="kwd"/>
          <w:rFonts w:asciiTheme="minorHAnsi" w:hAnsiTheme="minorHAnsi"/>
        </w:rPr>
        <w:t>int</w:t>
      </w:r>
      <w:r w:rsidRPr="00553174">
        <w:rPr>
          <w:rStyle w:val="pln"/>
          <w:rFonts w:asciiTheme="minorHAnsi" w:eastAsiaTheme="majorEastAsia" w:hAnsiTheme="minorHAnsi"/>
        </w:rPr>
        <w:t xml:space="preserve"> state</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pun"/>
          <w:rFonts w:asciiTheme="minorHAnsi" w:hAnsiTheme="minorHAnsi"/>
        </w:rPr>
        <w:t>{</w:t>
      </w:r>
    </w:p>
    <w:p w:rsidR="00CF1870" w:rsidRPr="00553174" w:rsidRDefault="00CF1870" w:rsidP="00CF187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kwd"/>
          <w:rFonts w:asciiTheme="minorHAnsi" w:hAnsiTheme="minorHAnsi"/>
        </w:rPr>
        <w:t>this</w:t>
      </w:r>
      <w:r w:rsidRPr="00553174">
        <w:rPr>
          <w:rStyle w:val="pun"/>
          <w:rFonts w:asciiTheme="minorHAnsi" w:hAnsiTheme="minorHAnsi"/>
        </w:rPr>
        <w:t>.</w:t>
      </w:r>
      <w:r w:rsidRPr="00553174">
        <w:rPr>
          <w:rStyle w:val="pln"/>
          <w:rFonts w:asciiTheme="minorHAnsi" w:eastAsiaTheme="majorEastAsia" w:hAnsiTheme="minorHAnsi"/>
        </w:rPr>
        <w:t xml:space="preserve">state </w:t>
      </w:r>
      <w:r w:rsidRPr="00553174">
        <w:rPr>
          <w:rStyle w:val="pun"/>
          <w:rFonts w:asciiTheme="minorHAnsi" w:hAnsiTheme="minorHAnsi"/>
        </w:rPr>
        <w:t>=</w:t>
      </w:r>
      <w:r w:rsidRPr="00553174">
        <w:rPr>
          <w:rStyle w:val="pln"/>
          <w:rFonts w:asciiTheme="minorHAnsi" w:eastAsiaTheme="majorEastAsia" w:hAnsiTheme="minorHAnsi"/>
        </w:rPr>
        <w:t xml:space="preserve"> state</w:t>
      </w:r>
      <w:r w:rsidRPr="00553174">
        <w:rPr>
          <w:rStyle w:val="pun"/>
          <w:rFonts w:asciiTheme="minorHAnsi" w:hAnsiTheme="minorHAnsi"/>
        </w:rPr>
        <w:t>;</w:t>
      </w:r>
    </w:p>
    <w:p w:rsidR="00CF1870" w:rsidRPr="00553174" w:rsidRDefault="00CF1870" w:rsidP="00CF187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pln"/>
          <w:rFonts w:asciiTheme="minorHAnsi" w:eastAsiaTheme="majorEastAsia" w:hAnsiTheme="minorHAnsi"/>
        </w:rPr>
        <w:t>notifyAllObservers</w:t>
      </w:r>
      <w:r w:rsidRPr="00553174">
        <w:rPr>
          <w:rStyle w:val="pun"/>
          <w:rFonts w:asciiTheme="minorHAnsi" w:hAnsiTheme="minorHAnsi"/>
        </w:rPr>
        <w:t>(</w:t>
      </w:r>
      <w:proofErr w:type="gramEnd"/>
      <w:r w:rsidRPr="00553174">
        <w:rPr>
          <w:rStyle w:val="pun"/>
          <w:rFonts w:asciiTheme="minorHAnsi" w:hAnsiTheme="minorHAnsi"/>
        </w:rPr>
        <w:t>);</w:t>
      </w:r>
    </w:p>
    <w:p w:rsidR="00CF1870" w:rsidRPr="00553174" w:rsidRDefault="00CF1870" w:rsidP="00CF187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pun"/>
          <w:rFonts w:asciiTheme="minorHAnsi" w:hAnsiTheme="minorHAnsi"/>
        </w:rPr>
        <w:t>}</w:t>
      </w:r>
    </w:p>
    <w:p w:rsidR="00CF1870" w:rsidRPr="00553174" w:rsidRDefault="00CF1870" w:rsidP="00CF1870">
      <w:pPr>
        <w:pStyle w:val="HTMLPreformatted"/>
        <w:rPr>
          <w:rStyle w:val="pln"/>
          <w:rFonts w:asciiTheme="minorHAnsi" w:eastAsiaTheme="majorEastAsia" w:hAnsiTheme="minorHAnsi"/>
        </w:rPr>
      </w:pPr>
    </w:p>
    <w:p w:rsidR="00CF1870" w:rsidRPr="00553174" w:rsidRDefault="00CF1870" w:rsidP="00CF187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void</w:t>
      </w:r>
      <w:r w:rsidRPr="00553174">
        <w:rPr>
          <w:rStyle w:val="pln"/>
          <w:rFonts w:asciiTheme="minorHAnsi" w:eastAsiaTheme="majorEastAsia" w:hAnsiTheme="minorHAnsi"/>
        </w:rPr>
        <w:t xml:space="preserve"> attach</w:t>
      </w:r>
      <w:r w:rsidRPr="00553174">
        <w:rPr>
          <w:rStyle w:val="pun"/>
          <w:rFonts w:asciiTheme="minorHAnsi" w:hAnsiTheme="minorHAnsi"/>
        </w:rPr>
        <w:t>(</w:t>
      </w:r>
      <w:r w:rsidRPr="00553174">
        <w:rPr>
          <w:rStyle w:val="typ"/>
          <w:rFonts w:asciiTheme="minorHAnsi" w:hAnsiTheme="minorHAnsi"/>
        </w:rPr>
        <w:t>Observer</w:t>
      </w:r>
      <w:r w:rsidRPr="00553174">
        <w:rPr>
          <w:rStyle w:val="pln"/>
          <w:rFonts w:asciiTheme="minorHAnsi" w:eastAsiaTheme="majorEastAsia" w:hAnsiTheme="minorHAnsi"/>
        </w:rPr>
        <w:t xml:space="preserve"> observer</w:t>
      </w:r>
      <w:r w:rsidRPr="00553174">
        <w:rPr>
          <w:rStyle w:val="pun"/>
          <w:rFonts w:asciiTheme="minorHAnsi" w:hAnsiTheme="minorHAnsi"/>
        </w:rPr>
        <w:t>){</w:t>
      </w:r>
    </w:p>
    <w:p w:rsidR="00CF1870" w:rsidRPr="00553174" w:rsidRDefault="00CF1870" w:rsidP="00CF187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pln"/>
          <w:rFonts w:asciiTheme="minorHAnsi" w:eastAsiaTheme="majorEastAsia" w:hAnsiTheme="minorHAnsi"/>
        </w:rPr>
        <w:t>observers</w:t>
      </w:r>
      <w:r w:rsidRPr="00553174">
        <w:rPr>
          <w:rStyle w:val="pun"/>
          <w:rFonts w:asciiTheme="minorHAnsi" w:hAnsiTheme="minorHAnsi"/>
        </w:rPr>
        <w:t>.</w:t>
      </w:r>
      <w:r w:rsidRPr="00553174">
        <w:rPr>
          <w:rStyle w:val="pln"/>
          <w:rFonts w:asciiTheme="minorHAnsi" w:eastAsiaTheme="majorEastAsia" w:hAnsiTheme="minorHAnsi"/>
        </w:rPr>
        <w:t>add</w:t>
      </w:r>
      <w:r w:rsidRPr="00553174">
        <w:rPr>
          <w:rStyle w:val="pun"/>
          <w:rFonts w:asciiTheme="minorHAnsi" w:hAnsiTheme="minorHAnsi"/>
        </w:rPr>
        <w:t>(</w:t>
      </w:r>
      <w:proofErr w:type="gramEnd"/>
      <w:r w:rsidRPr="00553174">
        <w:rPr>
          <w:rStyle w:val="pln"/>
          <w:rFonts w:asciiTheme="minorHAnsi" w:eastAsiaTheme="majorEastAsia" w:hAnsiTheme="minorHAnsi"/>
        </w:rPr>
        <w:t>observer</w:t>
      </w:r>
      <w:r w:rsidRPr="00553174">
        <w:rPr>
          <w:rStyle w:val="pun"/>
          <w:rFonts w:asciiTheme="minorHAnsi" w:hAnsiTheme="minorHAnsi"/>
        </w:rPr>
        <w:t>);</w:t>
      </w:r>
      <w:r w:rsidRPr="00553174">
        <w:rPr>
          <w:rStyle w:val="pln"/>
          <w:rFonts w:asciiTheme="minorHAnsi" w:eastAsiaTheme="majorEastAsia" w:hAnsiTheme="minorHAnsi"/>
        </w:rPr>
        <w:tab/>
      </w:r>
      <w:r w:rsidRPr="00553174">
        <w:rPr>
          <w:rStyle w:val="pln"/>
          <w:rFonts w:asciiTheme="minorHAnsi" w:eastAsiaTheme="majorEastAsia" w:hAnsiTheme="minorHAnsi"/>
        </w:rPr>
        <w:tab/>
      </w:r>
    </w:p>
    <w:p w:rsidR="00CF1870" w:rsidRPr="00553174" w:rsidRDefault="00CF1870" w:rsidP="00CF187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pun"/>
          <w:rFonts w:asciiTheme="minorHAnsi" w:hAnsiTheme="minorHAnsi"/>
        </w:rPr>
        <w:t>}</w:t>
      </w:r>
    </w:p>
    <w:p w:rsidR="00CF1870" w:rsidRPr="00553174" w:rsidRDefault="00CF1870" w:rsidP="00CF1870">
      <w:pPr>
        <w:pStyle w:val="HTMLPreformatted"/>
        <w:rPr>
          <w:rStyle w:val="pln"/>
          <w:rFonts w:asciiTheme="minorHAnsi" w:eastAsiaTheme="majorEastAsia" w:hAnsiTheme="minorHAnsi"/>
        </w:rPr>
      </w:pPr>
    </w:p>
    <w:p w:rsidR="00CF1870" w:rsidRPr="00553174" w:rsidRDefault="00CF1870" w:rsidP="00CF187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void</w:t>
      </w:r>
      <w:r w:rsidRPr="00553174">
        <w:rPr>
          <w:rStyle w:val="pln"/>
          <w:rFonts w:asciiTheme="minorHAnsi" w:eastAsiaTheme="majorEastAsia" w:hAnsiTheme="minorHAnsi"/>
        </w:rPr>
        <w:t xml:space="preserve"> notifyAllObservers</w:t>
      </w:r>
      <w:r w:rsidRPr="00553174">
        <w:rPr>
          <w:rStyle w:val="pun"/>
          <w:rFonts w:asciiTheme="minorHAnsi" w:hAnsiTheme="minorHAnsi"/>
        </w:rPr>
        <w:t>(){</w:t>
      </w:r>
    </w:p>
    <w:p w:rsidR="00CF1870" w:rsidRPr="00553174" w:rsidRDefault="00CF1870" w:rsidP="00CF1870">
      <w:pPr>
        <w:pStyle w:val="HTMLPreformatted"/>
        <w:rPr>
          <w:rStyle w:val="pln"/>
          <w:rFonts w:asciiTheme="minorHAnsi" w:eastAsiaTheme="majorEastAsia" w:hAnsiTheme="minorHAnsi"/>
        </w:rPr>
      </w:pPr>
      <w:r w:rsidRPr="00553174">
        <w:rPr>
          <w:rStyle w:val="pln"/>
          <w:rFonts w:asciiTheme="minorHAnsi" w:eastAsiaTheme="majorEastAsia" w:hAnsiTheme="minorHAnsi"/>
        </w:rPr>
        <w:lastRenderedPageBreak/>
        <w:t xml:space="preserve">      </w:t>
      </w:r>
      <w:proofErr w:type="gramStart"/>
      <w:r w:rsidRPr="00553174">
        <w:rPr>
          <w:rStyle w:val="kwd"/>
          <w:rFonts w:asciiTheme="minorHAnsi" w:hAnsiTheme="minorHAnsi"/>
        </w:rPr>
        <w:t>for</w:t>
      </w:r>
      <w:proofErr w:type="gramEnd"/>
      <w:r w:rsidRPr="00553174">
        <w:rPr>
          <w:rStyle w:val="pln"/>
          <w:rFonts w:asciiTheme="minorHAnsi" w:eastAsiaTheme="majorEastAsia" w:hAnsiTheme="minorHAnsi"/>
        </w:rPr>
        <w:t xml:space="preserve"> </w:t>
      </w:r>
      <w:r w:rsidRPr="00553174">
        <w:rPr>
          <w:rStyle w:val="pun"/>
          <w:rFonts w:asciiTheme="minorHAnsi" w:hAnsiTheme="minorHAnsi"/>
        </w:rPr>
        <w:t>(</w:t>
      </w:r>
      <w:r w:rsidRPr="00553174">
        <w:rPr>
          <w:rStyle w:val="typ"/>
          <w:rFonts w:asciiTheme="minorHAnsi" w:hAnsiTheme="minorHAnsi"/>
        </w:rPr>
        <w:t>Observer</w:t>
      </w:r>
      <w:r w:rsidRPr="00553174">
        <w:rPr>
          <w:rStyle w:val="pln"/>
          <w:rFonts w:asciiTheme="minorHAnsi" w:eastAsiaTheme="majorEastAsia" w:hAnsiTheme="minorHAnsi"/>
        </w:rPr>
        <w:t xml:space="preserve"> observer </w:t>
      </w:r>
      <w:r w:rsidRPr="00553174">
        <w:rPr>
          <w:rStyle w:val="pun"/>
          <w:rFonts w:asciiTheme="minorHAnsi" w:hAnsiTheme="minorHAnsi"/>
        </w:rPr>
        <w:t>:</w:t>
      </w:r>
      <w:r w:rsidRPr="00553174">
        <w:rPr>
          <w:rStyle w:val="pln"/>
          <w:rFonts w:asciiTheme="minorHAnsi" w:eastAsiaTheme="majorEastAsia" w:hAnsiTheme="minorHAnsi"/>
        </w:rPr>
        <w:t xml:space="preserve"> observers</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pun"/>
          <w:rFonts w:asciiTheme="minorHAnsi" w:hAnsiTheme="minorHAnsi"/>
        </w:rPr>
        <w:t>{</w:t>
      </w:r>
    </w:p>
    <w:p w:rsidR="00CF1870" w:rsidRPr="00553174" w:rsidRDefault="00CF1870" w:rsidP="00CF187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pln"/>
          <w:rFonts w:asciiTheme="minorHAnsi" w:eastAsiaTheme="majorEastAsia" w:hAnsiTheme="minorHAnsi"/>
        </w:rPr>
        <w:t>observer</w:t>
      </w:r>
      <w:r w:rsidRPr="00553174">
        <w:rPr>
          <w:rStyle w:val="pun"/>
          <w:rFonts w:asciiTheme="minorHAnsi" w:hAnsiTheme="minorHAnsi"/>
        </w:rPr>
        <w:t>.</w:t>
      </w:r>
      <w:r w:rsidRPr="00553174">
        <w:rPr>
          <w:rStyle w:val="pln"/>
          <w:rFonts w:asciiTheme="minorHAnsi" w:eastAsiaTheme="majorEastAsia" w:hAnsiTheme="minorHAnsi"/>
        </w:rPr>
        <w:t>update</w:t>
      </w:r>
      <w:r w:rsidRPr="00553174">
        <w:rPr>
          <w:rStyle w:val="pun"/>
          <w:rFonts w:asciiTheme="minorHAnsi" w:hAnsiTheme="minorHAnsi"/>
        </w:rPr>
        <w:t>(</w:t>
      </w:r>
      <w:proofErr w:type="gramEnd"/>
      <w:r w:rsidRPr="00553174">
        <w:rPr>
          <w:rStyle w:val="pun"/>
          <w:rFonts w:asciiTheme="minorHAnsi" w:hAnsiTheme="minorHAnsi"/>
        </w:rPr>
        <w:t>);</w:t>
      </w:r>
    </w:p>
    <w:p w:rsidR="00CF1870" w:rsidRPr="00553174" w:rsidRDefault="00CF1870" w:rsidP="00CF187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pun"/>
          <w:rFonts w:asciiTheme="minorHAnsi" w:hAnsiTheme="minorHAnsi"/>
        </w:rPr>
        <w:t>}</w:t>
      </w:r>
    </w:p>
    <w:p w:rsidR="00CF1870" w:rsidRPr="00553174" w:rsidRDefault="00CF1870" w:rsidP="00CF187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pln"/>
          <w:rFonts w:asciiTheme="minorHAnsi" w:eastAsiaTheme="majorEastAsia" w:hAnsiTheme="minorHAnsi"/>
        </w:rPr>
        <w:tab/>
      </w:r>
    </w:p>
    <w:p w:rsidR="00CF1870" w:rsidRPr="00553174" w:rsidRDefault="00CF1870" w:rsidP="00CF1870">
      <w:pPr>
        <w:pStyle w:val="HTMLPreformatted"/>
        <w:rPr>
          <w:rFonts w:asciiTheme="minorHAnsi" w:hAnsiTheme="minorHAnsi"/>
        </w:rPr>
      </w:pPr>
      <w:r w:rsidRPr="00553174">
        <w:rPr>
          <w:rStyle w:val="pun"/>
          <w:rFonts w:asciiTheme="minorHAnsi" w:hAnsiTheme="minorHAnsi"/>
        </w:rPr>
        <w:t>}</w:t>
      </w:r>
    </w:p>
    <w:p w:rsidR="00CF1870" w:rsidRPr="00553174" w:rsidRDefault="00CF1870" w:rsidP="00CF1870">
      <w:pPr>
        <w:pStyle w:val="Heading2"/>
        <w:rPr>
          <w:rFonts w:asciiTheme="minorHAnsi" w:hAnsiTheme="minorHAnsi"/>
          <w:sz w:val="20"/>
          <w:szCs w:val="20"/>
        </w:rPr>
      </w:pPr>
      <w:r w:rsidRPr="00553174">
        <w:rPr>
          <w:rFonts w:asciiTheme="minorHAnsi" w:hAnsiTheme="minorHAnsi"/>
          <w:sz w:val="20"/>
          <w:szCs w:val="20"/>
        </w:rPr>
        <w:t>Step 2</w:t>
      </w:r>
    </w:p>
    <w:p w:rsidR="00CF1870" w:rsidRPr="00553174" w:rsidRDefault="00CF1870" w:rsidP="00CF1870">
      <w:pPr>
        <w:pStyle w:val="NormalWeb"/>
        <w:rPr>
          <w:rFonts w:asciiTheme="minorHAnsi" w:hAnsiTheme="minorHAnsi"/>
          <w:sz w:val="20"/>
          <w:szCs w:val="20"/>
        </w:rPr>
      </w:pPr>
      <w:r w:rsidRPr="00553174">
        <w:rPr>
          <w:rFonts w:asciiTheme="minorHAnsi" w:hAnsiTheme="minorHAnsi"/>
          <w:sz w:val="20"/>
          <w:szCs w:val="20"/>
        </w:rPr>
        <w:t>Create Observer class.</w:t>
      </w:r>
    </w:p>
    <w:p w:rsidR="00CF1870" w:rsidRPr="00553174" w:rsidRDefault="00CF1870" w:rsidP="00CF1870">
      <w:pPr>
        <w:pStyle w:val="NormalWeb"/>
        <w:rPr>
          <w:rFonts w:asciiTheme="minorHAnsi" w:hAnsiTheme="minorHAnsi"/>
          <w:sz w:val="20"/>
          <w:szCs w:val="20"/>
        </w:rPr>
      </w:pPr>
      <w:r w:rsidRPr="00553174">
        <w:rPr>
          <w:rFonts w:asciiTheme="minorHAnsi" w:hAnsiTheme="minorHAnsi"/>
          <w:i/>
          <w:iCs/>
          <w:sz w:val="20"/>
          <w:szCs w:val="20"/>
        </w:rPr>
        <w:t>Observer.java</w:t>
      </w:r>
    </w:p>
    <w:p w:rsidR="00CF1870" w:rsidRPr="00553174" w:rsidRDefault="00CF1870" w:rsidP="00CF1870">
      <w:pPr>
        <w:pStyle w:val="HTMLPreformatted"/>
        <w:rPr>
          <w:rStyle w:val="pln"/>
          <w:rFonts w:asciiTheme="minorHAnsi" w:eastAsiaTheme="majorEastAsia" w:hAnsiTheme="minorHAnsi"/>
        </w:rPr>
      </w:pP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abstract</w:t>
      </w:r>
      <w:r w:rsidRPr="00553174">
        <w:rPr>
          <w:rStyle w:val="pln"/>
          <w:rFonts w:asciiTheme="minorHAnsi" w:eastAsiaTheme="majorEastAsia" w:hAnsiTheme="minorHAnsi"/>
        </w:rPr>
        <w:t xml:space="preserve"> </w:t>
      </w:r>
      <w:r w:rsidRPr="00553174">
        <w:rPr>
          <w:rStyle w:val="kwd"/>
          <w:rFonts w:asciiTheme="minorHAnsi" w:hAnsiTheme="minorHAnsi"/>
        </w:rPr>
        <w:t>class</w:t>
      </w:r>
      <w:r w:rsidRPr="00553174">
        <w:rPr>
          <w:rStyle w:val="pln"/>
          <w:rFonts w:asciiTheme="minorHAnsi" w:eastAsiaTheme="majorEastAsia" w:hAnsiTheme="minorHAnsi"/>
        </w:rPr>
        <w:t xml:space="preserve"> </w:t>
      </w:r>
      <w:r w:rsidRPr="00553174">
        <w:rPr>
          <w:rStyle w:val="typ"/>
          <w:rFonts w:asciiTheme="minorHAnsi" w:hAnsiTheme="minorHAnsi"/>
        </w:rPr>
        <w:t>Observer</w:t>
      </w:r>
      <w:r w:rsidRPr="00553174">
        <w:rPr>
          <w:rStyle w:val="pln"/>
          <w:rFonts w:asciiTheme="minorHAnsi" w:eastAsiaTheme="majorEastAsia" w:hAnsiTheme="minorHAnsi"/>
        </w:rPr>
        <w:t xml:space="preserve"> </w:t>
      </w:r>
      <w:r w:rsidRPr="00553174">
        <w:rPr>
          <w:rStyle w:val="pun"/>
          <w:rFonts w:asciiTheme="minorHAnsi" w:hAnsiTheme="minorHAnsi"/>
        </w:rPr>
        <w:t>{</w:t>
      </w:r>
    </w:p>
    <w:p w:rsidR="00CF1870" w:rsidRPr="00553174" w:rsidRDefault="00CF1870" w:rsidP="00CF187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protected</w:t>
      </w:r>
      <w:proofErr w:type="gramEnd"/>
      <w:r w:rsidRPr="00553174">
        <w:rPr>
          <w:rStyle w:val="pln"/>
          <w:rFonts w:asciiTheme="minorHAnsi" w:eastAsiaTheme="majorEastAsia" w:hAnsiTheme="minorHAnsi"/>
        </w:rPr>
        <w:t xml:space="preserve"> </w:t>
      </w:r>
      <w:r w:rsidRPr="00553174">
        <w:rPr>
          <w:rStyle w:val="typ"/>
          <w:rFonts w:asciiTheme="minorHAnsi" w:hAnsiTheme="minorHAnsi"/>
        </w:rPr>
        <w:t>Subject</w:t>
      </w:r>
      <w:r w:rsidRPr="00553174">
        <w:rPr>
          <w:rStyle w:val="pln"/>
          <w:rFonts w:asciiTheme="minorHAnsi" w:eastAsiaTheme="majorEastAsia" w:hAnsiTheme="minorHAnsi"/>
        </w:rPr>
        <w:t xml:space="preserve"> subject</w:t>
      </w:r>
      <w:r w:rsidRPr="00553174">
        <w:rPr>
          <w:rStyle w:val="pun"/>
          <w:rFonts w:asciiTheme="minorHAnsi" w:hAnsiTheme="minorHAnsi"/>
        </w:rPr>
        <w:t>;</w:t>
      </w:r>
    </w:p>
    <w:p w:rsidR="00CF1870" w:rsidRPr="00553174" w:rsidRDefault="00CF1870" w:rsidP="00CF187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abstract</w:t>
      </w:r>
      <w:r w:rsidRPr="00553174">
        <w:rPr>
          <w:rStyle w:val="pln"/>
          <w:rFonts w:asciiTheme="minorHAnsi" w:eastAsiaTheme="majorEastAsia" w:hAnsiTheme="minorHAnsi"/>
        </w:rPr>
        <w:t xml:space="preserve"> </w:t>
      </w:r>
      <w:r w:rsidRPr="00553174">
        <w:rPr>
          <w:rStyle w:val="kwd"/>
          <w:rFonts w:asciiTheme="minorHAnsi" w:hAnsiTheme="minorHAnsi"/>
        </w:rPr>
        <w:t>void</w:t>
      </w:r>
      <w:r w:rsidRPr="00553174">
        <w:rPr>
          <w:rStyle w:val="pln"/>
          <w:rFonts w:asciiTheme="minorHAnsi" w:eastAsiaTheme="majorEastAsia" w:hAnsiTheme="minorHAnsi"/>
        </w:rPr>
        <w:t xml:space="preserve"> update</w:t>
      </w:r>
      <w:r w:rsidRPr="00553174">
        <w:rPr>
          <w:rStyle w:val="pun"/>
          <w:rFonts w:asciiTheme="minorHAnsi" w:hAnsiTheme="minorHAnsi"/>
        </w:rPr>
        <w:t>();</w:t>
      </w:r>
    </w:p>
    <w:p w:rsidR="00CF1870" w:rsidRPr="00553174" w:rsidRDefault="00CF1870" w:rsidP="00CF1870">
      <w:pPr>
        <w:pStyle w:val="HTMLPreformatted"/>
        <w:rPr>
          <w:rFonts w:asciiTheme="minorHAnsi" w:hAnsiTheme="minorHAnsi"/>
        </w:rPr>
      </w:pPr>
      <w:r w:rsidRPr="00553174">
        <w:rPr>
          <w:rStyle w:val="pun"/>
          <w:rFonts w:asciiTheme="minorHAnsi" w:hAnsiTheme="minorHAnsi"/>
        </w:rPr>
        <w:t>}</w:t>
      </w:r>
    </w:p>
    <w:p w:rsidR="00CF1870" w:rsidRPr="00553174" w:rsidRDefault="00CF1870" w:rsidP="00CF1870">
      <w:pPr>
        <w:pStyle w:val="Heading2"/>
        <w:rPr>
          <w:rFonts w:asciiTheme="minorHAnsi" w:hAnsiTheme="minorHAnsi"/>
          <w:sz w:val="20"/>
          <w:szCs w:val="20"/>
        </w:rPr>
      </w:pPr>
      <w:r w:rsidRPr="00553174">
        <w:rPr>
          <w:rFonts w:asciiTheme="minorHAnsi" w:hAnsiTheme="minorHAnsi"/>
          <w:sz w:val="20"/>
          <w:szCs w:val="20"/>
        </w:rPr>
        <w:t>Step 3</w:t>
      </w:r>
    </w:p>
    <w:p w:rsidR="00CF1870" w:rsidRPr="00553174" w:rsidRDefault="00CF1870" w:rsidP="00CF1870">
      <w:pPr>
        <w:pStyle w:val="NormalWeb"/>
        <w:rPr>
          <w:rFonts w:asciiTheme="minorHAnsi" w:hAnsiTheme="minorHAnsi"/>
          <w:sz w:val="20"/>
          <w:szCs w:val="20"/>
        </w:rPr>
      </w:pPr>
      <w:r w:rsidRPr="00553174">
        <w:rPr>
          <w:rFonts w:asciiTheme="minorHAnsi" w:hAnsiTheme="minorHAnsi"/>
          <w:sz w:val="20"/>
          <w:szCs w:val="20"/>
        </w:rPr>
        <w:t>Create concrete observer classes</w:t>
      </w:r>
    </w:p>
    <w:p w:rsidR="00CF1870" w:rsidRPr="00553174" w:rsidRDefault="00CF1870" w:rsidP="00CF1870">
      <w:pPr>
        <w:pStyle w:val="NormalWeb"/>
        <w:rPr>
          <w:rFonts w:asciiTheme="minorHAnsi" w:hAnsiTheme="minorHAnsi"/>
          <w:sz w:val="20"/>
          <w:szCs w:val="20"/>
        </w:rPr>
      </w:pPr>
      <w:r w:rsidRPr="00553174">
        <w:rPr>
          <w:rFonts w:asciiTheme="minorHAnsi" w:hAnsiTheme="minorHAnsi"/>
          <w:i/>
          <w:iCs/>
          <w:sz w:val="20"/>
          <w:szCs w:val="20"/>
        </w:rPr>
        <w:t>BinaryObserver.java</w:t>
      </w:r>
    </w:p>
    <w:p w:rsidR="00CF1870" w:rsidRPr="00553174" w:rsidRDefault="00CF1870" w:rsidP="00CF1870">
      <w:pPr>
        <w:pStyle w:val="HTMLPreformatted"/>
        <w:rPr>
          <w:rStyle w:val="pln"/>
          <w:rFonts w:asciiTheme="minorHAnsi" w:eastAsiaTheme="majorEastAsia" w:hAnsiTheme="minorHAnsi"/>
        </w:rPr>
      </w:pP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class</w:t>
      </w:r>
      <w:r w:rsidRPr="00553174">
        <w:rPr>
          <w:rStyle w:val="pln"/>
          <w:rFonts w:asciiTheme="minorHAnsi" w:eastAsiaTheme="majorEastAsia" w:hAnsiTheme="minorHAnsi"/>
        </w:rPr>
        <w:t xml:space="preserve"> </w:t>
      </w:r>
      <w:r w:rsidRPr="00553174">
        <w:rPr>
          <w:rStyle w:val="typ"/>
          <w:rFonts w:asciiTheme="minorHAnsi" w:hAnsiTheme="minorHAnsi"/>
        </w:rPr>
        <w:t>BinaryObserver</w:t>
      </w:r>
      <w:r w:rsidRPr="00553174">
        <w:rPr>
          <w:rStyle w:val="pln"/>
          <w:rFonts w:asciiTheme="minorHAnsi" w:eastAsiaTheme="majorEastAsia" w:hAnsiTheme="minorHAnsi"/>
        </w:rPr>
        <w:t xml:space="preserve"> </w:t>
      </w:r>
      <w:r w:rsidRPr="00553174">
        <w:rPr>
          <w:rStyle w:val="kwd"/>
          <w:rFonts w:asciiTheme="minorHAnsi" w:hAnsiTheme="minorHAnsi"/>
        </w:rPr>
        <w:t>extends</w:t>
      </w:r>
      <w:r w:rsidRPr="00553174">
        <w:rPr>
          <w:rStyle w:val="pln"/>
          <w:rFonts w:asciiTheme="minorHAnsi" w:eastAsiaTheme="majorEastAsia" w:hAnsiTheme="minorHAnsi"/>
        </w:rPr>
        <w:t xml:space="preserve"> </w:t>
      </w:r>
      <w:r w:rsidRPr="00553174">
        <w:rPr>
          <w:rStyle w:val="typ"/>
          <w:rFonts w:asciiTheme="minorHAnsi" w:hAnsiTheme="minorHAnsi"/>
        </w:rPr>
        <w:t>Observer</w:t>
      </w:r>
      <w:r w:rsidRPr="00553174">
        <w:rPr>
          <w:rStyle w:val="pun"/>
          <w:rFonts w:asciiTheme="minorHAnsi" w:hAnsiTheme="minorHAnsi"/>
        </w:rPr>
        <w:t>{</w:t>
      </w:r>
    </w:p>
    <w:p w:rsidR="00CF1870" w:rsidRPr="00553174" w:rsidRDefault="00CF1870" w:rsidP="00CF1870">
      <w:pPr>
        <w:pStyle w:val="HTMLPreformatted"/>
        <w:rPr>
          <w:rStyle w:val="pln"/>
          <w:rFonts w:asciiTheme="minorHAnsi" w:eastAsiaTheme="majorEastAsia" w:hAnsiTheme="minorHAnsi"/>
        </w:rPr>
      </w:pPr>
    </w:p>
    <w:p w:rsidR="00CF1870" w:rsidRPr="00553174" w:rsidRDefault="00CF1870" w:rsidP="00CF187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typ"/>
          <w:rFonts w:asciiTheme="minorHAnsi" w:hAnsiTheme="minorHAnsi"/>
        </w:rPr>
        <w:t>BinaryObserver</w:t>
      </w:r>
      <w:r w:rsidRPr="00553174">
        <w:rPr>
          <w:rStyle w:val="pun"/>
          <w:rFonts w:asciiTheme="minorHAnsi" w:hAnsiTheme="minorHAnsi"/>
        </w:rPr>
        <w:t>(</w:t>
      </w:r>
      <w:r w:rsidRPr="00553174">
        <w:rPr>
          <w:rStyle w:val="typ"/>
          <w:rFonts w:asciiTheme="minorHAnsi" w:hAnsiTheme="minorHAnsi"/>
        </w:rPr>
        <w:t>Subject</w:t>
      </w:r>
      <w:r w:rsidRPr="00553174">
        <w:rPr>
          <w:rStyle w:val="pln"/>
          <w:rFonts w:asciiTheme="minorHAnsi" w:eastAsiaTheme="majorEastAsia" w:hAnsiTheme="minorHAnsi"/>
        </w:rPr>
        <w:t xml:space="preserve"> subject</w:t>
      </w:r>
      <w:r w:rsidRPr="00553174">
        <w:rPr>
          <w:rStyle w:val="pun"/>
          <w:rFonts w:asciiTheme="minorHAnsi" w:hAnsiTheme="minorHAnsi"/>
        </w:rPr>
        <w:t>){</w:t>
      </w:r>
    </w:p>
    <w:p w:rsidR="00CF1870" w:rsidRPr="00553174" w:rsidRDefault="00CF1870" w:rsidP="00CF187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kwd"/>
          <w:rFonts w:asciiTheme="minorHAnsi" w:hAnsiTheme="minorHAnsi"/>
        </w:rPr>
        <w:t>this</w:t>
      </w:r>
      <w:r w:rsidRPr="00553174">
        <w:rPr>
          <w:rStyle w:val="pun"/>
          <w:rFonts w:asciiTheme="minorHAnsi" w:hAnsiTheme="minorHAnsi"/>
        </w:rPr>
        <w:t>.</w:t>
      </w:r>
      <w:r w:rsidRPr="00553174">
        <w:rPr>
          <w:rStyle w:val="pln"/>
          <w:rFonts w:asciiTheme="minorHAnsi" w:eastAsiaTheme="majorEastAsia" w:hAnsiTheme="minorHAnsi"/>
        </w:rPr>
        <w:t xml:space="preserve">subject </w:t>
      </w:r>
      <w:r w:rsidRPr="00553174">
        <w:rPr>
          <w:rStyle w:val="pun"/>
          <w:rFonts w:asciiTheme="minorHAnsi" w:hAnsiTheme="minorHAnsi"/>
        </w:rPr>
        <w:t>=</w:t>
      </w:r>
      <w:r w:rsidRPr="00553174">
        <w:rPr>
          <w:rStyle w:val="pln"/>
          <w:rFonts w:asciiTheme="minorHAnsi" w:eastAsiaTheme="majorEastAsia" w:hAnsiTheme="minorHAnsi"/>
        </w:rPr>
        <w:t xml:space="preserve"> subject</w:t>
      </w:r>
      <w:r w:rsidRPr="00553174">
        <w:rPr>
          <w:rStyle w:val="pun"/>
          <w:rFonts w:asciiTheme="minorHAnsi" w:hAnsiTheme="minorHAnsi"/>
        </w:rPr>
        <w:t>;</w:t>
      </w:r>
    </w:p>
    <w:p w:rsidR="00CF1870" w:rsidRPr="00553174" w:rsidRDefault="00CF1870" w:rsidP="00CF187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this</w:t>
      </w:r>
      <w:r w:rsidRPr="00553174">
        <w:rPr>
          <w:rStyle w:val="pun"/>
          <w:rFonts w:asciiTheme="minorHAnsi" w:hAnsiTheme="minorHAnsi"/>
        </w:rPr>
        <w:t>.</w:t>
      </w:r>
      <w:r w:rsidRPr="00553174">
        <w:rPr>
          <w:rStyle w:val="pln"/>
          <w:rFonts w:asciiTheme="minorHAnsi" w:eastAsiaTheme="majorEastAsia" w:hAnsiTheme="minorHAnsi"/>
        </w:rPr>
        <w:t>subject</w:t>
      </w:r>
      <w:r w:rsidRPr="00553174">
        <w:rPr>
          <w:rStyle w:val="pun"/>
          <w:rFonts w:asciiTheme="minorHAnsi" w:hAnsiTheme="minorHAnsi"/>
        </w:rPr>
        <w:t>.</w:t>
      </w:r>
      <w:r w:rsidRPr="00553174">
        <w:rPr>
          <w:rStyle w:val="pln"/>
          <w:rFonts w:asciiTheme="minorHAnsi" w:eastAsiaTheme="majorEastAsia" w:hAnsiTheme="minorHAnsi"/>
        </w:rPr>
        <w:t>attach</w:t>
      </w:r>
      <w:r w:rsidRPr="00553174">
        <w:rPr>
          <w:rStyle w:val="pun"/>
          <w:rFonts w:asciiTheme="minorHAnsi" w:hAnsiTheme="minorHAnsi"/>
        </w:rPr>
        <w:t>(</w:t>
      </w:r>
      <w:proofErr w:type="gramEnd"/>
      <w:r w:rsidRPr="00553174">
        <w:rPr>
          <w:rStyle w:val="kwd"/>
          <w:rFonts w:asciiTheme="minorHAnsi" w:hAnsiTheme="minorHAnsi"/>
        </w:rPr>
        <w:t>this</w:t>
      </w:r>
      <w:r w:rsidRPr="00553174">
        <w:rPr>
          <w:rStyle w:val="pun"/>
          <w:rFonts w:asciiTheme="minorHAnsi" w:hAnsiTheme="minorHAnsi"/>
        </w:rPr>
        <w:t>);</w:t>
      </w:r>
    </w:p>
    <w:p w:rsidR="00CF1870" w:rsidRPr="00553174" w:rsidRDefault="00CF1870" w:rsidP="00CF187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pun"/>
          <w:rFonts w:asciiTheme="minorHAnsi" w:hAnsiTheme="minorHAnsi"/>
        </w:rPr>
        <w:t>}</w:t>
      </w:r>
    </w:p>
    <w:p w:rsidR="00CF1870" w:rsidRPr="00553174" w:rsidRDefault="00CF1870" w:rsidP="00CF1870">
      <w:pPr>
        <w:pStyle w:val="HTMLPreformatted"/>
        <w:rPr>
          <w:rStyle w:val="pln"/>
          <w:rFonts w:asciiTheme="minorHAnsi" w:eastAsiaTheme="majorEastAsia" w:hAnsiTheme="minorHAnsi"/>
        </w:rPr>
      </w:pPr>
    </w:p>
    <w:p w:rsidR="00CF1870" w:rsidRPr="00553174" w:rsidRDefault="00CF1870" w:rsidP="00CF187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lit"/>
          <w:rFonts w:asciiTheme="minorHAnsi" w:hAnsiTheme="minorHAnsi"/>
        </w:rPr>
        <w:t>@Override</w:t>
      </w:r>
    </w:p>
    <w:p w:rsidR="00CF1870" w:rsidRPr="00553174" w:rsidRDefault="00CF1870" w:rsidP="00CF187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void</w:t>
      </w:r>
      <w:r w:rsidRPr="00553174">
        <w:rPr>
          <w:rStyle w:val="pln"/>
          <w:rFonts w:asciiTheme="minorHAnsi" w:eastAsiaTheme="majorEastAsia" w:hAnsiTheme="minorHAnsi"/>
        </w:rPr>
        <w:t xml:space="preserve"> update</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pun"/>
          <w:rFonts w:asciiTheme="minorHAnsi" w:hAnsiTheme="minorHAnsi"/>
        </w:rPr>
        <w:t>{</w:t>
      </w:r>
    </w:p>
    <w:p w:rsidR="00CF1870" w:rsidRPr="00553174" w:rsidRDefault="00CF1870" w:rsidP="00CF187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typ"/>
          <w:rFonts w:asciiTheme="minorHAnsi" w:hAnsiTheme="minorHAnsi"/>
        </w:rPr>
        <w:t>System</w:t>
      </w:r>
      <w:r w:rsidRPr="00553174">
        <w:rPr>
          <w:rStyle w:val="pun"/>
          <w:rFonts w:asciiTheme="minorHAnsi" w:hAnsiTheme="minorHAnsi"/>
        </w:rPr>
        <w:t>.</w:t>
      </w:r>
      <w:r w:rsidRPr="00553174">
        <w:rPr>
          <w:rStyle w:val="kwd"/>
          <w:rFonts w:asciiTheme="minorHAnsi" w:hAnsiTheme="minorHAnsi"/>
        </w:rPr>
        <w:t>out</w:t>
      </w:r>
      <w:r w:rsidRPr="00553174">
        <w:rPr>
          <w:rStyle w:val="pun"/>
          <w:rFonts w:asciiTheme="minorHAnsi" w:hAnsiTheme="minorHAnsi"/>
        </w:rPr>
        <w:t>.</w:t>
      </w:r>
      <w:r w:rsidRPr="00553174">
        <w:rPr>
          <w:rStyle w:val="pln"/>
          <w:rFonts w:asciiTheme="minorHAnsi" w:eastAsiaTheme="majorEastAsia" w:hAnsiTheme="minorHAnsi"/>
        </w:rPr>
        <w:t>println</w:t>
      </w:r>
      <w:r w:rsidRPr="00553174">
        <w:rPr>
          <w:rStyle w:val="pun"/>
          <w:rFonts w:asciiTheme="minorHAnsi" w:hAnsiTheme="minorHAnsi"/>
        </w:rPr>
        <w:t>(</w:t>
      </w:r>
      <w:proofErr w:type="gramEnd"/>
      <w:r w:rsidRPr="00553174">
        <w:rPr>
          <w:rStyle w:val="pln"/>
          <w:rFonts w:asciiTheme="minorHAnsi" w:eastAsiaTheme="majorEastAsia" w:hAnsiTheme="minorHAnsi"/>
        </w:rPr>
        <w:t xml:space="preserve"> </w:t>
      </w:r>
      <w:r w:rsidRPr="00553174">
        <w:rPr>
          <w:rStyle w:val="str"/>
          <w:rFonts w:asciiTheme="minorHAnsi" w:hAnsiTheme="minorHAnsi"/>
        </w:rPr>
        <w:t>"Binary String: "</w:t>
      </w:r>
      <w:r w:rsidRPr="00553174">
        <w:rPr>
          <w:rStyle w:val="pln"/>
          <w:rFonts w:asciiTheme="minorHAnsi" w:eastAsiaTheme="majorEastAsia" w:hAnsiTheme="minorHAnsi"/>
        </w:rPr>
        <w:t xml:space="preserve"> </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typ"/>
          <w:rFonts w:asciiTheme="minorHAnsi" w:hAnsiTheme="minorHAnsi"/>
        </w:rPr>
        <w:t>Integer</w:t>
      </w:r>
      <w:r w:rsidRPr="00553174">
        <w:rPr>
          <w:rStyle w:val="pun"/>
          <w:rFonts w:asciiTheme="minorHAnsi" w:hAnsiTheme="minorHAnsi"/>
        </w:rPr>
        <w:t>.</w:t>
      </w:r>
      <w:r w:rsidRPr="00553174">
        <w:rPr>
          <w:rStyle w:val="pln"/>
          <w:rFonts w:asciiTheme="minorHAnsi" w:eastAsiaTheme="majorEastAsia" w:hAnsiTheme="minorHAnsi"/>
        </w:rPr>
        <w:t>toBinaryString</w:t>
      </w:r>
      <w:r w:rsidRPr="00553174">
        <w:rPr>
          <w:rStyle w:val="pun"/>
          <w:rFonts w:asciiTheme="minorHAnsi" w:hAnsiTheme="minorHAnsi"/>
        </w:rPr>
        <w:t>(</w:t>
      </w:r>
      <w:r w:rsidRPr="00553174">
        <w:rPr>
          <w:rStyle w:val="pln"/>
          <w:rFonts w:asciiTheme="minorHAnsi" w:eastAsiaTheme="majorEastAsia" w:hAnsiTheme="minorHAnsi"/>
        </w:rPr>
        <w:t xml:space="preserve"> subject</w:t>
      </w:r>
      <w:r w:rsidRPr="00553174">
        <w:rPr>
          <w:rStyle w:val="pun"/>
          <w:rFonts w:asciiTheme="minorHAnsi" w:hAnsiTheme="minorHAnsi"/>
        </w:rPr>
        <w:t>.</w:t>
      </w:r>
      <w:r w:rsidRPr="00553174">
        <w:rPr>
          <w:rStyle w:val="pln"/>
          <w:rFonts w:asciiTheme="minorHAnsi" w:eastAsiaTheme="majorEastAsia" w:hAnsiTheme="minorHAnsi"/>
        </w:rPr>
        <w:t>getState</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pun"/>
          <w:rFonts w:asciiTheme="minorHAnsi" w:hAnsiTheme="minorHAnsi"/>
        </w:rPr>
        <w:t>);</w:t>
      </w:r>
      <w:r w:rsidRPr="00553174">
        <w:rPr>
          <w:rStyle w:val="pln"/>
          <w:rFonts w:asciiTheme="minorHAnsi" w:eastAsiaTheme="majorEastAsia" w:hAnsiTheme="minorHAnsi"/>
        </w:rPr>
        <w:t xml:space="preserve"> </w:t>
      </w:r>
    </w:p>
    <w:p w:rsidR="00CF1870" w:rsidRPr="00553174" w:rsidRDefault="00CF1870" w:rsidP="00CF187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pun"/>
          <w:rFonts w:asciiTheme="minorHAnsi" w:hAnsiTheme="minorHAnsi"/>
        </w:rPr>
        <w:t>}</w:t>
      </w:r>
    </w:p>
    <w:p w:rsidR="00CF1870" w:rsidRPr="00553174" w:rsidRDefault="00CF1870" w:rsidP="00CF1870">
      <w:pPr>
        <w:pStyle w:val="HTMLPreformatted"/>
        <w:rPr>
          <w:rFonts w:asciiTheme="minorHAnsi" w:hAnsiTheme="minorHAnsi"/>
        </w:rPr>
      </w:pPr>
      <w:r w:rsidRPr="00553174">
        <w:rPr>
          <w:rStyle w:val="pun"/>
          <w:rFonts w:asciiTheme="minorHAnsi" w:hAnsiTheme="minorHAnsi"/>
        </w:rPr>
        <w:t>}</w:t>
      </w:r>
    </w:p>
    <w:p w:rsidR="00CF1870" w:rsidRPr="00553174" w:rsidRDefault="00CF1870" w:rsidP="00CF1870">
      <w:pPr>
        <w:pStyle w:val="NormalWeb"/>
        <w:rPr>
          <w:rFonts w:asciiTheme="minorHAnsi" w:hAnsiTheme="minorHAnsi"/>
          <w:sz w:val="20"/>
          <w:szCs w:val="20"/>
        </w:rPr>
      </w:pPr>
      <w:r w:rsidRPr="00553174">
        <w:rPr>
          <w:rFonts w:asciiTheme="minorHAnsi" w:hAnsiTheme="minorHAnsi"/>
          <w:i/>
          <w:iCs/>
          <w:sz w:val="20"/>
          <w:szCs w:val="20"/>
        </w:rPr>
        <w:t>OctalObserver.java</w:t>
      </w:r>
    </w:p>
    <w:p w:rsidR="00CF1870" w:rsidRPr="00553174" w:rsidRDefault="00CF1870" w:rsidP="00CF1870">
      <w:pPr>
        <w:pStyle w:val="HTMLPreformatted"/>
        <w:rPr>
          <w:rStyle w:val="pln"/>
          <w:rFonts w:asciiTheme="minorHAnsi" w:eastAsiaTheme="majorEastAsia" w:hAnsiTheme="minorHAnsi"/>
        </w:rPr>
      </w:pP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class</w:t>
      </w:r>
      <w:r w:rsidRPr="00553174">
        <w:rPr>
          <w:rStyle w:val="pln"/>
          <w:rFonts w:asciiTheme="minorHAnsi" w:eastAsiaTheme="majorEastAsia" w:hAnsiTheme="minorHAnsi"/>
        </w:rPr>
        <w:t xml:space="preserve"> </w:t>
      </w:r>
      <w:r w:rsidRPr="00553174">
        <w:rPr>
          <w:rStyle w:val="typ"/>
          <w:rFonts w:asciiTheme="minorHAnsi" w:hAnsiTheme="minorHAnsi"/>
        </w:rPr>
        <w:t>OctalObserver</w:t>
      </w:r>
      <w:r w:rsidRPr="00553174">
        <w:rPr>
          <w:rStyle w:val="pln"/>
          <w:rFonts w:asciiTheme="minorHAnsi" w:eastAsiaTheme="majorEastAsia" w:hAnsiTheme="minorHAnsi"/>
        </w:rPr>
        <w:t xml:space="preserve"> </w:t>
      </w:r>
      <w:r w:rsidRPr="00553174">
        <w:rPr>
          <w:rStyle w:val="kwd"/>
          <w:rFonts w:asciiTheme="minorHAnsi" w:hAnsiTheme="minorHAnsi"/>
        </w:rPr>
        <w:t>extends</w:t>
      </w:r>
      <w:r w:rsidRPr="00553174">
        <w:rPr>
          <w:rStyle w:val="pln"/>
          <w:rFonts w:asciiTheme="minorHAnsi" w:eastAsiaTheme="majorEastAsia" w:hAnsiTheme="minorHAnsi"/>
        </w:rPr>
        <w:t xml:space="preserve"> </w:t>
      </w:r>
      <w:r w:rsidRPr="00553174">
        <w:rPr>
          <w:rStyle w:val="typ"/>
          <w:rFonts w:asciiTheme="minorHAnsi" w:hAnsiTheme="minorHAnsi"/>
        </w:rPr>
        <w:t>Observer</w:t>
      </w:r>
      <w:r w:rsidRPr="00553174">
        <w:rPr>
          <w:rStyle w:val="pun"/>
          <w:rFonts w:asciiTheme="minorHAnsi" w:hAnsiTheme="minorHAnsi"/>
        </w:rPr>
        <w:t>{</w:t>
      </w:r>
    </w:p>
    <w:p w:rsidR="00CF1870" w:rsidRPr="00553174" w:rsidRDefault="00CF1870" w:rsidP="00CF1870">
      <w:pPr>
        <w:pStyle w:val="HTMLPreformatted"/>
        <w:rPr>
          <w:rStyle w:val="pln"/>
          <w:rFonts w:asciiTheme="minorHAnsi" w:eastAsiaTheme="majorEastAsia" w:hAnsiTheme="minorHAnsi"/>
        </w:rPr>
      </w:pPr>
    </w:p>
    <w:p w:rsidR="00CF1870" w:rsidRPr="00553174" w:rsidRDefault="00CF1870" w:rsidP="00CF187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typ"/>
          <w:rFonts w:asciiTheme="minorHAnsi" w:hAnsiTheme="minorHAnsi"/>
        </w:rPr>
        <w:t>OctalObserver</w:t>
      </w:r>
      <w:r w:rsidRPr="00553174">
        <w:rPr>
          <w:rStyle w:val="pun"/>
          <w:rFonts w:asciiTheme="minorHAnsi" w:hAnsiTheme="minorHAnsi"/>
        </w:rPr>
        <w:t>(</w:t>
      </w:r>
      <w:r w:rsidRPr="00553174">
        <w:rPr>
          <w:rStyle w:val="typ"/>
          <w:rFonts w:asciiTheme="minorHAnsi" w:hAnsiTheme="minorHAnsi"/>
        </w:rPr>
        <w:t>Subject</w:t>
      </w:r>
      <w:r w:rsidRPr="00553174">
        <w:rPr>
          <w:rStyle w:val="pln"/>
          <w:rFonts w:asciiTheme="minorHAnsi" w:eastAsiaTheme="majorEastAsia" w:hAnsiTheme="minorHAnsi"/>
        </w:rPr>
        <w:t xml:space="preserve"> subject</w:t>
      </w:r>
      <w:r w:rsidRPr="00553174">
        <w:rPr>
          <w:rStyle w:val="pun"/>
          <w:rFonts w:asciiTheme="minorHAnsi" w:hAnsiTheme="minorHAnsi"/>
        </w:rPr>
        <w:t>){</w:t>
      </w:r>
    </w:p>
    <w:p w:rsidR="00CF1870" w:rsidRPr="00553174" w:rsidRDefault="00CF1870" w:rsidP="00CF187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kwd"/>
          <w:rFonts w:asciiTheme="minorHAnsi" w:hAnsiTheme="minorHAnsi"/>
        </w:rPr>
        <w:t>this</w:t>
      </w:r>
      <w:r w:rsidRPr="00553174">
        <w:rPr>
          <w:rStyle w:val="pun"/>
          <w:rFonts w:asciiTheme="minorHAnsi" w:hAnsiTheme="minorHAnsi"/>
        </w:rPr>
        <w:t>.</w:t>
      </w:r>
      <w:r w:rsidRPr="00553174">
        <w:rPr>
          <w:rStyle w:val="pln"/>
          <w:rFonts w:asciiTheme="minorHAnsi" w:eastAsiaTheme="majorEastAsia" w:hAnsiTheme="minorHAnsi"/>
        </w:rPr>
        <w:t xml:space="preserve">subject </w:t>
      </w:r>
      <w:r w:rsidRPr="00553174">
        <w:rPr>
          <w:rStyle w:val="pun"/>
          <w:rFonts w:asciiTheme="minorHAnsi" w:hAnsiTheme="minorHAnsi"/>
        </w:rPr>
        <w:t>=</w:t>
      </w:r>
      <w:r w:rsidRPr="00553174">
        <w:rPr>
          <w:rStyle w:val="pln"/>
          <w:rFonts w:asciiTheme="minorHAnsi" w:eastAsiaTheme="majorEastAsia" w:hAnsiTheme="minorHAnsi"/>
        </w:rPr>
        <w:t xml:space="preserve"> subject</w:t>
      </w:r>
      <w:r w:rsidRPr="00553174">
        <w:rPr>
          <w:rStyle w:val="pun"/>
          <w:rFonts w:asciiTheme="minorHAnsi" w:hAnsiTheme="minorHAnsi"/>
        </w:rPr>
        <w:t>;</w:t>
      </w:r>
    </w:p>
    <w:p w:rsidR="00CF1870" w:rsidRPr="00553174" w:rsidRDefault="00CF1870" w:rsidP="00CF187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this</w:t>
      </w:r>
      <w:r w:rsidRPr="00553174">
        <w:rPr>
          <w:rStyle w:val="pun"/>
          <w:rFonts w:asciiTheme="minorHAnsi" w:hAnsiTheme="minorHAnsi"/>
        </w:rPr>
        <w:t>.</w:t>
      </w:r>
      <w:r w:rsidRPr="00553174">
        <w:rPr>
          <w:rStyle w:val="pln"/>
          <w:rFonts w:asciiTheme="minorHAnsi" w:eastAsiaTheme="majorEastAsia" w:hAnsiTheme="minorHAnsi"/>
        </w:rPr>
        <w:t>subject</w:t>
      </w:r>
      <w:r w:rsidRPr="00553174">
        <w:rPr>
          <w:rStyle w:val="pun"/>
          <w:rFonts w:asciiTheme="minorHAnsi" w:hAnsiTheme="minorHAnsi"/>
        </w:rPr>
        <w:t>.</w:t>
      </w:r>
      <w:r w:rsidRPr="00553174">
        <w:rPr>
          <w:rStyle w:val="pln"/>
          <w:rFonts w:asciiTheme="minorHAnsi" w:eastAsiaTheme="majorEastAsia" w:hAnsiTheme="minorHAnsi"/>
        </w:rPr>
        <w:t>attach</w:t>
      </w:r>
      <w:r w:rsidRPr="00553174">
        <w:rPr>
          <w:rStyle w:val="pun"/>
          <w:rFonts w:asciiTheme="minorHAnsi" w:hAnsiTheme="minorHAnsi"/>
        </w:rPr>
        <w:t>(</w:t>
      </w:r>
      <w:proofErr w:type="gramEnd"/>
      <w:r w:rsidRPr="00553174">
        <w:rPr>
          <w:rStyle w:val="kwd"/>
          <w:rFonts w:asciiTheme="minorHAnsi" w:hAnsiTheme="minorHAnsi"/>
        </w:rPr>
        <w:t>this</w:t>
      </w:r>
      <w:r w:rsidRPr="00553174">
        <w:rPr>
          <w:rStyle w:val="pun"/>
          <w:rFonts w:asciiTheme="minorHAnsi" w:hAnsiTheme="minorHAnsi"/>
        </w:rPr>
        <w:t>);</w:t>
      </w:r>
    </w:p>
    <w:p w:rsidR="00CF1870" w:rsidRPr="00553174" w:rsidRDefault="00CF1870" w:rsidP="00CF187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pun"/>
          <w:rFonts w:asciiTheme="minorHAnsi" w:hAnsiTheme="minorHAnsi"/>
        </w:rPr>
        <w:t>}</w:t>
      </w:r>
    </w:p>
    <w:p w:rsidR="00CF1870" w:rsidRPr="00553174" w:rsidRDefault="00CF1870" w:rsidP="00CF1870">
      <w:pPr>
        <w:pStyle w:val="HTMLPreformatted"/>
        <w:rPr>
          <w:rStyle w:val="pln"/>
          <w:rFonts w:asciiTheme="minorHAnsi" w:eastAsiaTheme="majorEastAsia" w:hAnsiTheme="minorHAnsi"/>
        </w:rPr>
      </w:pPr>
    </w:p>
    <w:p w:rsidR="00CF1870" w:rsidRPr="00553174" w:rsidRDefault="00CF1870" w:rsidP="00CF187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lit"/>
          <w:rFonts w:asciiTheme="minorHAnsi" w:hAnsiTheme="minorHAnsi"/>
        </w:rPr>
        <w:t>@Override</w:t>
      </w:r>
    </w:p>
    <w:p w:rsidR="00CF1870" w:rsidRPr="00553174" w:rsidRDefault="00CF1870" w:rsidP="00CF187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void</w:t>
      </w:r>
      <w:r w:rsidRPr="00553174">
        <w:rPr>
          <w:rStyle w:val="pln"/>
          <w:rFonts w:asciiTheme="minorHAnsi" w:eastAsiaTheme="majorEastAsia" w:hAnsiTheme="minorHAnsi"/>
        </w:rPr>
        <w:t xml:space="preserve"> update</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pun"/>
          <w:rFonts w:asciiTheme="minorHAnsi" w:hAnsiTheme="minorHAnsi"/>
        </w:rPr>
        <w:t>{</w:t>
      </w:r>
    </w:p>
    <w:p w:rsidR="00CF1870" w:rsidRPr="00553174" w:rsidRDefault="00CF1870" w:rsidP="00CF187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typ"/>
          <w:rFonts w:asciiTheme="minorHAnsi" w:hAnsiTheme="minorHAnsi"/>
        </w:rPr>
        <w:t>System</w:t>
      </w:r>
      <w:r w:rsidRPr="00553174">
        <w:rPr>
          <w:rStyle w:val="pun"/>
          <w:rFonts w:asciiTheme="minorHAnsi" w:hAnsiTheme="minorHAnsi"/>
        </w:rPr>
        <w:t>.</w:t>
      </w:r>
      <w:r w:rsidRPr="00553174">
        <w:rPr>
          <w:rStyle w:val="kwd"/>
          <w:rFonts w:asciiTheme="minorHAnsi" w:hAnsiTheme="minorHAnsi"/>
        </w:rPr>
        <w:t>out</w:t>
      </w:r>
      <w:r w:rsidRPr="00553174">
        <w:rPr>
          <w:rStyle w:val="pun"/>
          <w:rFonts w:asciiTheme="minorHAnsi" w:hAnsiTheme="minorHAnsi"/>
        </w:rPr>
        <w:t>.</w:t>
      </w:r>
      <w:r w:rsidRPr="00553174">
        <w:rPr>
          <w:rStyle w:val="pln"/>
          <w:rFonts w:asciiTheme="minorHAnsi" w:eastAsiaTheme="majorEastAsia" w:hAnsiTheme="minorHAnsi"/>
        </w:rPr>
        <w:t>println</w:t>
      </w:r>
      <w:r w:rsidRPr="00553174">
        <w:rPr>
          <w:rStyle w:val="pun"/>
          <w:rFonts w:asciiTheme="minorHAnsi" w:hAnsiTheme="minorHAnsi"/>
        </w:rPr>
        <w:t>(</w:t>
      </w:r>
      <w:proofErr w:type="gramEnd"/>
      <w:r w:rsidRPr="00553174">
        <w:rPr>
          <w:rStyle w:val="pln"/>
          <w:rFonts w:asciiTheme="minorHAnsi" w:eastAsiaTheme="majorEastAsia" w:hAnsiTheme="minorHAnsi"/>
        </w:rPr>
        <w:t xml:space="preserve"> </w:t>
      </w:r>
      <w:r w:rsidRPr="00553174">
        <w:rPr>
          <w:rStyle w:val="str"/>
          <w:rFonts w:asciiTheme="minorHAnsi" w:hAnsiTheme="minorHAnsi"/>
        </w:rPr>
        <w:t>"Octal String: "</w:t>
      </w:r>
      <w:r w:rsidRPr="00553174">
        <w:rPr>
          <w:rStyle w:val="pln"/>
          <w:rFonts w:asciiTheme="minorHAnsi" w:eastAsiaTheme="majorEastAsia" w:hAnsiTheme="minorHAnsi"/>
        </w:rPr>
        <w:t xml:space="preserve"> </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typ"/>
          <w:rFonts w:asciiTheme="minorHAnsi" w:hAnsiTheme="minorHAnsi"/>
        </w:rPr>
        <w:t>Integer</w:t>
      </w:r>
      <w:r w:rsidRPr="00553174">
        <w:rPr>
          <w:rStyle w:val="pun"/>
          <w:rFonts w:asciiTheme="minorHAnsi" w:hAnsiTheme="minorHAnsi"/>
        </w:rPr>
        <w:t>.</w:t>
      </w:r>
      <w:r w:rsidRPr="00553174">
        <w:rPr>
          <w:rStyle w:val="pln"/>
          <w:rFonts w:asciiTheme="minorHAnsi" w:eastAsiaTheme="majorEastAsia" w:hAnsiTheme="minorHAnsi"/>
        </w:rPr>
        <w:t>toOctalString</w:t>
      </w:r>
      <w:r w:rsidRPr="00553174">
        <w:rPr>
          <w:rStyle w:val="pun"/>
          <w:rFonts w:asciiTheme="minorHAnsi" w:hAnsiTheme="minorHAnsi"/>
        </w:rPr>
        <w:t>(</w:t>
      </w:r>
      <w:r w:rsidRPr="00553174">
        <w:rPr>
          <w:rStyle w:val="pln"/>
          <w:rFonts w:asciiTheme="minorHAnsi" w:eastAsiaTheme="majorEastAsia" w:hAnsiTheme="minorHAnsi"/>
        </w:rPr>
        <w:t xml:space="preserve"> subject</w:t>
      </w:r>
      <w:r w:rsidRPr="00553174">
        <w:rPr>
          <w:rStyle w:val="pun"/>
          <w:rFonts w:asciiTheme="minorHAnsi" w:hAnsiTheme="minorHAnsi"/>
        </w:rPr>
        <w:t>.</w:t>
      </w:r>
      <w:r w:rsidRPr="00553174">
        <w:rPr>
          <w:rStyle w:val="pln"/>
          <w:rFonts w:asciiTheme="minorHAnsi" w:eastAsiaTheme="majorEastAsia" w:hAnsiTheme="minorHAnsi"/>
        </w:rPr>
        <w:t>getState</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pun"/>
          <w:rFonts w:asciiTheme="minorHAnsi" w:hAnsiTheme="minorHAnsi"/>
        </w:rPr>
        <w:t>);</w:t>
      </w:r>
      <w:r w:rsidRPr="00553174">
        <w:rPr>
          <w:rStyle w:val="pln"/>
          <w:rFonts w:asciiTheme="minorHAnsi" w:eastAsiaTheme="majorEastAsia" w:hAnsiTheme="minorHAnsi"/>
        </w:rPr>
        <w:t xml:space="preserve"> </w:t>
      </w:r>
    </w:p>
    <w:p w:rsidR="00CF1870" w:rsidRPr="00553174" w:rsidRDefault="00CF1870" w:rsidP="00CF187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pun"/>
          <w:rFonts w:asciiTheme="minorHAnsi" w:hAnsiTheme="minorHAnsi"/>
        </w:rPr>
        <w:t>}</w:t>
      </w:r>
    </w:p>
    <w:p w:rsidR="00CF1870" w:rsidRPr="00553174" w:rsidRDefault="00CF1870" w:rsidP="00CF1870">
      <w:pPr>
        <w:pStyle w:val="HTMLPreformatted"/>
        <w:rPr>
          <w:rFonts w:asciiTheme="minorHAnsi" w:hAnsiTheme="minorHAnsi"/>
        </w:rPr>
      </w:pPr>
      <w:r w:rsidRPr="00553174">
        <w:rPr>
          <w:rStyle w:val="pun"/>
          <w:rFonts w:asciiTheme="minorHAnsi" w:hAnsiTheme="minorHAnsi"/>
        </w:rPr>
        <w:t>}</w:t>
      </w:r>
    </w:p>
    <w:p w:rsidR="00CF1870" w:rsidRPr="00553174" w:rsidRDefault="00CF1870" w:rsidP="00CF1870">
      <w:pPr>
        <w:pStyle w:val="NormalWeb"/>
        <w:rPr>
          <w:rFonts w:asciiTheme="minorHAnsi" w:hAnsiTheme="minorHAnsi"/>
          <w:sz w:val="20"/>
          <w:szCs w:val="20"/>
        </w:rPr>
      </w:pPr>
      <w:r w:rsidRPr="00553174">
        <w:rPr>
          <w:rFonts w:asciiTheme="minorHAnsi" w:hAnsiTheme="minorHAnsi"/>
          <w:i/>
          <w:iCs/>
          <w:sz w:val="20"/>
          <w:szCs w:val="20"/>
        </w:rPr>
        <w:t>HexaObserver.java</w:t>
      </w:r>
    </w:p>
    <w:p w:rsidR="00CF1870" w:rsidRPr="00553174" w:rsidRDefault="00CF1870" w:rsidP="00CF1870">
      <w:pPr>
        <w:pStyle w:val="HTMLPreformatted"/>
        <w:rPr>
          <w:rStyle w:val="pln"/>
          <w:rFonts w:asciiTheme="minorHAnsi" w:eastAsiaTheme="majorEastAsia" w:hAnsiTheme="minorHAnsi"/>
        </w:rPr>
      </w:pPr>
      <w:proofErr w:type="gramStart"/>
      <w:r w:rsidRPr="00553174">
        <w:rPr>
          <w:rStyle w:val="kwd"/>
          <w:rFonts w:asciiTheme="minorHAnsi" w:hAnsiTheme="minorHAnsi"/>
        </w:rPr>
        <w:lastRenderedPageBreak/>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class</w:t>
      </w:r>
      <w:r w:rsidRPr="00553174">
        <w:rPr>
          <w:rStyle w:val="pln"/>
          <w:rFonts w:asciiTheme="minorHAnsi" w:eastAsiaTheme="majorEastAsia" w:hAnsiTheme="minorHAnsi"/>
        </w:rPr>
        <w:t xml:space="preserve"> </w:t>
      </w:r>
      <w:r w:rsidRPr="00553174">
        <w:rPr>
          <w:rStyle w:val="typ"/>
          <w:rFonts w:asciiTheme="minorHAnsi" w:hAnsiTheme="minorHAnsi"/>
        </w:rPr>
        <w:t>HexaObserver</w:t>
      </w:r>
      <w:r w:rsidRPr="00553174">
        <w:rPr>
          <w:rStyle w:val="pln"/>
          <w:rFonts w:asciiTheme="minorHAnsi" w:eastAsiaTheme="majorEastAsia" w:hAnsiTheme="minorHAnsi"/>
        </w:rPr>
        <w:t xml:space="preserve"> </w:t>
      </w:r>
      <w:r w:rsidRPr="00553174">
        <w:rPr>
          <w:rStyle w:val="kwd"/>
          <w:rFonts w:asciiTheme="minorHAnsi" w:hAnsiTheme="minorHAnsi"/>
        </w:rPr>
        <w:t>extends</w:t>
      </w:r>
      <w:r w:rsidRPr="00553174">
        <w:rPr>
          <w:rStyle w:val="pln"/>
          <w:rFonts w:asciiTheme="minorHAnsi" w:eastAsiaTheme="majorEastAsia" w:hAnsiTheme="minorHAnsi"/>
        </w:rPr>
        <w:t xml:space="preserve"> </w:t>
      </w:r>
      <w:r w:rsidRPr="00553174">
        <w:rPr>
          <w:rStyle w:val="typ"/>
          <w:rFonts w:asciiTheme="minorHAnsi" w:hAnsiTheme="minorHAnsi"/>
        </w:rPr>
        <w:t>Observer</w:t>
      </w:r>
      <w:r w:rsidRPr="00553174">
        <w:rPr>
          <w:rStyle w:val="pun"/>
          <w:rFonts w:asciiTheme="minorHAnsi" w:hAnsiTheme="minorHAnsi"/>
        </w:rPr>
        <w:t>{</w:t>
      </w:r>
    </w:p>
    <w:p w:rsidR="00CF1870" w:rsidRPr="00553174" w:rsidRDefault="00CF1870" w:rsidP="00CF1870">
      <w:pPr>
        <w:pStyle w:val="HTMLPreformatted"/>
        <w:rPr>
          <w:rStyle w:val="pln"/>
          <w:rFonts w:asciiTheme="minorHAnsi" w:eastAsiaTheme="majorEastAsia" w:hAnsiTheme="minorHAnsi"/>
        </w:rPr>
      </w:pPr>
    </w:p>
    <w:p w:rsidR="00CF1870" w:rsidRPr="00553174" w:rsidRDefault="00CF1870" w:rsidP="00CF187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typ"/>
          <w:rFonts w:asciiTheme="minorHAnsi" w:hAnsiTheme="minorHAnsi"/>
        </w:rPr>
        <w:t>HexaObserver</w:t>
      </w:r>
      <w:r w:rsidRPr="00553174">
        <w:rPr>
          <w:rStyle w:val="pun"/>
          <w:rFonts w:asciiTheme="minorHAnsi" w:hAnsiTheme="minorHAnsi"/>
        </w:rPr>
        <w:t>(</w:t>
      </w:r>
      <w:r w:rsidRPr="00553174">
        <w:rPr>
          <w:rStyle w:val="typ"/>
          <w:rFonts w:asciiTheme="minorHAnsi" w:hAnsiTheme="minorHAnsi"/>
        </w:rPr>
        <w:t>Subject</w:t>
      </w:r>
      <w:r w:rsidRPr="00553174">
        <w:rPr>
          <w:rStyle w:val="pln"/>
          <w:rFonts w:asciiTheme="minorHAnsi" w:eastAsiaTheme="majorEastAsia" w:hAnsiTheme="minorHAnsi"/>
        </w:rPr>
        <w:t xml:space="preserve"> subject</w:t>
      </w:r>
      <w:r w:rsidRPr="00553174">
        <w:rPr>
          <w:rStyle w:val="pun"/>
          <w:rFonts w:asciiTheme="minorHAnsi" w:hAnsiTheme="minorHAnsi"/>
        </w:rPr>
        <w:t>){</w:t>
      </w:r>
    </w:p>
    <w:p w:rsidR="00CF1870" w:rsidRPr="00553174" w:rsidRDefault="00CF1870" w:rsidP="00CF187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kwd"/>
          <w:rFonts w:asciiTheme="minorHAnsi" w:hAnsiTheme="minorHAnsi"/>
        </w:rPr>
        <w:t>this</w:t>
      </w:r>
      <w:r w:rsidRPr="00553174">
        <w:rPr>
          <w:rStyle w:val="pun"/>
          <w:rFonts w:asciiTheme="minorHAnsi" w:hAnsiTheme="minorHAnsi"/>
        </w:rPr>
        <w:t>.</w:t>
      </w:r>
      <w:r w:rsidRPr="00553174">
        <w:rPr>
          <w:rStyle w:val="pln"/>
          <w:rFonts w:asciiTheme="minorHAnsi" w:eastAsiaTheme="majorEastAsia" w:hAnsiTheme="minorHAnsi"/>
        </w:rPr>
        <w:t xml:space="preserve">subject </w:t>
      </w:r>
      <w:r w:rsidRPr="00553174">
        <w:rPr>
          <w:rStyle w:val="pun"/>
          <w:rFonts w:asciiTheme="minorHAnsi" w:hAnsiTheme="minorHAnsi"/>
        </w:rPr>
        <w:t>=</w:t>
      </w:r>
      <w:r w:rsidRPr="00553174">
        <w:rPr>
          <w:rStyle w:val="pln"/>
          <w:rFonts w:asciiTheme="minorHAnsi" w:eastAsiaTheme="majorEastAsia" w:hAnsiTheme="minorHAnsi"/>
        </w:rPr>
        <w:t xml:space="preserve"> subject</w:t>
      </w:r>
      <w:r w:rsidRPr="00553174">
        <w:rPr>
          <w:rStyle w:val="pun"/>
          <w:rFonts w:asciiTheme="minorHAnsi" w:hAnsiTheme="minorHAnsi"/>
        </w:rPr>
        <w:t>;</w:t>
      </w:r>
    </w:p>
    <w:p w:rsidR="00CF1870" w:rsidRPr="00553174" w:rsidRDefault="00CF1870" w:rsidP="00CF187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this</w:t>
      </w:r>
      <w:r w:rsidRPr="00553174">
        <w:rPr>
          <w:rStyle w:val="pun"/>
          <w:rFonts w:asciiTheme="minorHAnsi" w:hAnsiTheme="minorHAnsi"/>
        </w:rPr>
        <w:t>.</w:t>
      </w:r>
      <w:r w:rsidRPr="00553174">
        <w:rPr>
          <w:rStyle w:val="pln"/>
          <w:rFonts w:asciiTheme="minorHAnsi" w:eastAsiaTheme="majorEastAsia" w:hAnsiTheme="minorHAnsi"/>
        </w:rPr>
        <w:t>subject</w:t>
      </w:r>
      <w:r w:rsidRPr="00553174">
        <w:rPr>
          <w:rStyle w:val="pun"/>
          <w:rFonts w:asciiTheme="minorHAnsi" w:hAnsiTheme="minorHAnsi"/>
        </w:rPr>
        <w:t>.</w:t>
      </w:r>
      <w:r w:rsidRPr="00553174">
        <w:rPr>
          <w:rStyle w:val="pln"/>
          <w:rFonts w:asciiTheme="minorHAnsi" w:eastAsiaTheme="majorEastAsia" w:hAnsiTheme="minorHAnsi"/>
        </w:rPr>
        <w:t>attach</w:t>
      </w:r>
      <w:r w:rsidRPr="00553174">
        <w:rPr>
          <w:rStyle w:val="pun"/>
          <w:rFonts w:asciiTheme="minorHAnsi" w:hAnsiTheme="minorHAnsi"/>
        </w:rPr>
        <w:t>(</w:t>
      </w:r>
      <w:proofErr w:type="gramEnd"/>
      <w:r w:rsidRPr="00553174">
        <w:rPr>
          <w:rStyle w:val="kwd"/>
          <w:rFonts w:asciiTheme="minorHAnsi" w:hAnsiTheme="minorHAnsi"/>
        </w:rPr>
        <w:t>this</w:t>
      </w:r>
      <w:r w:rsidRPr="00553174">
        <w:rPr>
          <w:rStyle w:val="pun"/>
          <w:rFonts w:asciiTheme="minorHAnsi" w:hAnsiTheme="minorHAnsi"/>
        </w:rPr>
        <w:t>);</w:t>
      </w:r>
    </w:p>
    <w:p w:rsidR="00CF1870" w:rsidRPr="00553174" w:rsidRDefault="00CF1870" w:rsidP="00CF187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pun"/>
          <w:rFonts w:asciiTheme="minorHAnsi" w:hAnsiTheme="minorHAnsi"/>
        </w:rPr>
        <w:t>}</w:t>
      </w:r>
    </w:p>
    <w:p w:rsidR="00CF1870" w:rsidRPr="00553174" w:rsidRDefault="00CF1870" w:rsidP="00CF1870">
      <w:pPr>
        <w:pStyle w:val="HTMLPreformatted"/>
        <w:rPr>
          <w:rStyle w:val="pln"/>
          <w:rFonts w:asciiTheme="minorHAnsi" w:eastAsiaTheme="majorEastAsia" w:hAnsiTheme="minorHAnsi"/>
        </w:rPr>
      </w:pPr>
    </w:p>
    <w:p w:rsidR="00CF1870" w:rsidRPr="00553174" w:rsidRDefault="00CF1870" w:rsidP="00CF187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lit"/>
          <w:rFonts w:asciiTheme="minorHAnsi" w:hAnsiTheme="minorHAnsi"/>
        </w:rPr>
        <w:t>@Override</w:t>
      </w:r>
    </w:p>
    <w:p w:rsidR="00CF1870" w:rsidRPr="00553174" w:rsidRDefault="00CF1870" w:rsidP="00CF187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void</w:t>
      </w:r>
      <w:r w:rsidRPr="00553174">
        <w:rPr>
          <w:rStyle w:val="pln"/>
          <w:rFonts w:asciiTheme="minorHAnsi" w:eastAsiaTheme="majorEastAsia" w:hAnsiTheme="minorHAnsi"/>
        </w:rPr>
        <w:t xml:space="preserve"> update</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pun"/>
          <w:rFonts w:asciiTheme="minorHAnsi" w:hAnsiTheme="minorHAnsi"/>
        </w:rPr>
        <w:t>{</w:t>
      </w:r>
    </w:p>
    <w:p w:rsidR="00CF1870" w:rsidRPr="00553174" w:rsidRDefault="00CF1870" w:rsidP="00CF187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typ"/>
          <w:rFonts w:asciiTheme="minorHAnsi" w:hAnsiTheme="minorHAnsi"/>
        </w:rPr>
        <w:t>System</w:t>
      </w:r>
      <w:r w:rsidRPr="00553174">
        <w:rPr>
          <w:rStyle w:val="pun"/>
          <w:rFonts w:asciiTheme="minorHAnsi" w:hAnsiTheme="minorHAnsi"/>
        </w:rPr>
        <w:t>.</w:t>
      </w:r>
      <w:r w:rsidRPr="00553174">
        <w:rPr>
          <w:rStyle w:val="kwd"/>
          <w:rFonts w:asciiTheme="minorHAnsi" w:hAnsiTheme="minorHAnsi"/>
        </w:rPr>
        <w:t>out</w:t>
      </w:r>
      <w:r w:rsidRPr="00553174">
        <w:rPr>
          <w:rStyle w:val="pun"/>
          <w:rFonts w:asciiTheme="minorHAnsi" w:hAnsiTheme="minorHAnsi"/>
        </w:rPr>
        <w:t>.</w:t>
      </w:r>
      <w:r w:rsidRPr="00553174">
        <w:rPr>
          <w:rStyle w:val="pln"/>
          <w:rFonts w:asciiTheme="minorHAnsi" w:eastAsiaTheme="majorEastAsia" w:hAnsiTheme="minorHAnsi"/>
        </w:rPr>
        <w:t>println</w:t>
      </w:r>
      <w:r w:rsidRPr="00553174">
        <w:rPr>
          <w:rStyle w:val="pun"/>
          <w:rFonts w:asciiTheme="minorHAnsi" w:hAnsiTheme="minorHAnsi"/>
        </w:rPr>
        <w:t>(</w:t>
      </w:r>
      <w:proofErr w:type="gramEnd"/>
      <w:r w:rsidRPr="00553174">
        <w:rPr>
          <w:rStyle w:val="pln"/>
          <w:rFonts w:asciiTheme="minorHAnsi" w:eastAsiaTheme="majorEastAsia" w:hAnsiTheme="minorHAnsi"/>
        </w:rPr>
        <w:t xml:space="preserve"> </w:t>
      </w:r>
      <w:r w:rsidRPr="00553174">
        <w:rPr>
          <w:rStyle w:val="str"/>
          <w:rFonts w:asciiTheme="minorHAnsi" w:hAnsiTheme="minorHAnsi"/>
        </w:rPr>
        <w:t>"Hex String: "</w:t>
      </w:r>
      <w:r w:rsidRPr="00553174">
        <w:rPr>
          <w:rStyle w:val="pln"/>
          <w:rFonts w:asciiTheme="minorHAnsi" w:eastAsiaTheme="majorEastAsia" w:hAnsiTheme="minorHAnsi"/>
        </w:rPr>
        <w:t xml:space="preserve"> </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typ"/>
          <w:rFonts w:asciiTheme="minorHAnsi" w:hAnsiTheme="minorHAnsi"/>
        </w:rPr>
        <w:t>Integer</w:t>
      </w:r>
      <w:r w:rsidRPr="00553174">
        <w:rPr>
          <w:rStyle w:val="pun"/>
          <w:rFonts w:asciiTheme="minorHAnsi" w:hAnsiTheme="minorHAnsi"/>
        </w:rPr>
        <w:t>.</w:t>
      </w:r>
      <w:r w:rsidRPr="00553174">
        <w:rPr>
          <w:rStyle w:val="pln"/>
          <w:rFonts w:asciiTheme="minorHAnsi" w:eastAsiaTheme="majorEastAsia" w:hAnsiTheme="minorHAnsi"/>
        </w:rPr>
        <w:t>toHexString</w:t>
      </w:r>
      <w:r w:rsidRPr="00553174">
        <w:rPr>
          <w:rStyle w:val="pun"/>
          <w:rFonts w:asciiTheme="minorHAnsi" w:hAnsiTheme="minorHAnsi"/>
        </w:rPr>
        <w:t>(</w:t>
      </w:r>
      <w:r w:rsidRPr="00553174">
        <w:rPr>
          <w:rStyle w:val="pln"/>
          <w:rFonts w:asciiTheme="minorHAnsi" w:eastAsiaTheme="majorEastAsia" w:hAnsiTheme="minorHAnsi"/>
        </w:rPr>
        <w:t xml:space="preserve"> subject</w:t>
      </w:r>
      <w:r w:rsidRPr="00553174">
        <w:rPr>
          <w:rStyle w:val="pun"/>
          <w:rFonts w:asciiTheme="minorHAnsi" w:hAnsiTheme="minorHAnsi"/>
        </w:rPr>
        <w:t>.</w:t>
      </w:r>
      <w:r w:rsidRPr="00553174">
        <w:rPr>
          <w:rStyle w:val="pln"/>
          <w:rFonts w:asciiTheme="minorHAnsi" w:eastAsiaTheme="majorEastAsia" w:hAnsiTheme="minorHAnsi"/>
        </w:rPr>
        <w:t>getState</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pun"/>
          <w:rFonts w:asciiTheme="minorHAnsi" w:hAnsiTheme="minorHAnsi"/>
        </w:rPr>
        <w:t>).</w:t>
      </w:r>
      <w:r w:rsidRPr="00553174">
        <w:rPr>
          <w:rStyle w:val="pln"/>
          <w:rFonts w:asciiTheme="minorHAnsi" w:eastAsiaTheme="majorEastAsia" w:hAnsiTheme="minorHAnsi"/>
        </w:rPr>
        <w:t>toUpperCase</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pun"/>
          <w:rFonts w:asciiTheme="minorHAnsi" w:hAnsiTheme="minorHAnsi"/>
        </w:rPr>
        <w:t>);</w:t>
      </w:r>
      <w:r w:rsidRPr="00553174">
        <w:rPr>
          <w:rStyle w:val="pln"/>
          <w:rFonts w:asciiTheme="minorHAnsi" w:eastAsiaTheme="majorEastAsia" w:hAnsiTheme="minorHAnsi"/>
        </w:rPr>
        <w:t xml:space="preserve"> </w:t>
      </w:r>
    </w:p>
    <w:p w:rsidR="00CF1870" w:rsidRPr="00553174" w:rsidRDefault="00CF1870" w:rsidP="00CF187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pun"/>
          <w:rFonts w:asciiTheme="minorHAnsi" w:hAnsiTheme="minorHAnsi"/>
        </w:rPr>
        <w:t>}</w:t>
      </w:r>
    </w:p>
    <w:p w:rsidR="00CF1870" w:rsidRPr="00553174" w:rsidRDefault="00CF1870" w:rsidP="00CF1870">
      <w:pPr>
        <w:pStyle w:val="HTMLPreformatted"/>
        <w:rPr>
          <w:rFonts w:asciiTheme="minorHAnsi" w:hAnsiTheme="minorHAnsi"/>
        </w:rPr>
      </w:pPr>
      <w:r w:rsidRPr="00553174">
        <w:rPr>
          <w:rStyle w:val="pun"/>
          <w:rFonts w:asciiTheme="minorHAnsi" w:hAnsiTheme="minorHAnsi"/>
        </w:rPr>
        <w:t>}</w:t>
      </w:r>
    </w:p>
    <w:p w:rsidR="00CF1870" w:rsidRPr="00553174" w:rsidRDefault="00CF1870" w:rsidP="00CF1870">
      <w:pPr>
        <w:pStyle w:val="Heading2"/>
        <w:rPr>
          <w:rFonts w:asciiTheme="minorHAnsi" w:hAnsiTheme="minorHAnsi"/>
          <w:sz w:val="20"/>
          <w:szCs w:val="20"/>
        </w:rPr>
      </w:pPr>
      <w:r w:rsidRPr="00553174">
        <w:rPr>
          <w:rFonts w:asciiTheme="minorHAnsi" w:hAnsiTheme="minorHAnsi"/>
          <w:sz w:val="20"/>
          <w:szCs w:val="20"/>
        </w:rPr>
        <w:t>Step 4</w:t>
      </w:r>
    </w:p>
    <w:p w:rsidR="00CF1870" w:rsidRPr="00553174" w:rsidRDefault="00CF1870" w:rsidP="00CF1870">
      <w:pPr>
        <w:pStyle w:val="NormalWeb"/>
        <w:rPr>
          <w:rFonts w:asciiTheme="minorHAnsi" w:hAnsiTheme="minorHAnsi"/>
          <w:sz w:val="20"/>
          <w:szCs w:val="20"/>
        </w:rPr>
      </w:pPr>
      <w:r w:rsidRPr="00553174">
        <w:rPr>
          <w:rFonts w:asciiTheme="minorHAnsi" w:hAnsiTheme="minorHAnsi"/>
          <w:sz w:val="20"/>
          <w:szCs w:val="20"/>
        </w:rPr>
        <w:t xml:space="preserve">Use </w:t>
      </w:r>
      <w:r w:rsidRPr="00553174">
        <w:rPr>
          <w:rFonts w:asciiTheme="minorHAnsi" w:hAnsiTheme="minorHAnsi"/>
          <w:i/>
          <w:iCs/>
          <w:sz w:val="20"/>
          <w:szCs w:val="20"/>
        </w:rPr>
        <w:t>Subject</w:t>
      </w:r>
      <w:r w:rsidRPr="00553174">
        <w:rPr>
          <w:rFonts w:asciiTheme="minorHAnsi" w:hAnsiTheme="minorHAnsi"/>
          <w:sz w:val="20"/>
          <w:szCs w:val="20"/>
        </w:rPr>
        <w:t xml:space="preserve"> and concrete observer objects.</w:t>
      </w:r>
    </w:p>
    <w:p w:rsidR="00CF1870" w:rsidRPr="00553174" w:rsidRDefault="00CF1870" w:rsidP="00CF1870">
      <w:pPr>
        <w:pStyle w:val="NormalWeb"/>
        <w:rPr>
          <w:rFonts w:asciiTheme="minorHAnsi" w:hAnsiTheme="minorHAnsi"/>
          <w:sz w:val="20"/>
          <w:szCs w:val="20"/>
        </w:rPr>
      </w:pPr>
      <w:r w:rsidRPr="00553174">
        <w:rPr>
          <w:rFonts w:asciiTheme="minorHAnsi" w:hAnsiTheme="minorHAnsi"/>
          <w:i/>
          <w:iCs/>
          <w:sz w:val="20"/>
          <w:szCs w:val="20"/>
        </w:rPr>
        <w:t>ObserverPatternDemo.java</w:t>
      </w:r>
    </w:p>
    <w:p w:rsidR="00CF1870" w:rsidRPr="00553174" w:rsidRDefault="00CF1870" w:rsidP="00CF1870">
      <w:pPr>
        <w:pStyle w:val="HTMLPreformatted"/>
        <w:rPr>
          <w:rStyle w:val="pln"/>
          <w:rFonts w:asciiTheme="minorHAnsi" w:eastAsiaTheme="majorEastAsia" w:hAnsiTheme="minorHAnsi"/>
        </w:rPr>
      </w:pP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class</w:t>
      </w:r>
      <w:r w:rsidRPr="00553174">
        <w:rPr>
          <w:rStyle w:val="pln"/>
          <w:rFonts w:asciiTheme="minorHAnsi" w:eastAsiaTheme="majorEastAsia" w:hAnsiTheme="minorHAnsi"/>
        </w:rPr>
        <w:t xml:space="preserve"> </w:t>
      </w:r>
      <w:r w:rsidRPr="00553174">
        <w:rPr>
          <w:rStyle w:val="typ"/>
          <w:rFonts w:asciiTheme="minorHAnsi" w:hAnsiTheme="minorHAnsi"/>
        </w:rPr>
        <w:t>ObserverPatternDemo</w:t>
      </w:r>
      <w:r w:rsidRPr="00553174">
        <w:rPr>
          <w:rStyle w:val="pln"/>
          <w:rFonts w:asciiTheme="minorHAnsi" w:eastAsiaTheme="majorEastAsia" w:hAnsiTheme="minorHAnsi"/>
        </w:rPr>
        <w:t xml:space="preserve"> </w:t>
      </w:r>
      <w:r w:rsidRPr="00553174">
        <w:rPr>
          <w:rStyle w:val="pun"/>
          <w:rFonts w:asciiTheme="minorHAnsi" w:hAnsiTheme="minorHAnsi"/>
        </w:rPr>
        <w:t>{</w:t>
      </w:r>
    </w:p>
    <w:p w:rsidR="00CF1870" w:rsidRPr="00553174" w:rsidRDefault="00CF1870" w:rsidP="00CF187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static</w:t>
      </w:r>
      <w:r w:rsidRPr="00553174">
        <w:rPr>
          <w:rStyle w:val="pln"/>
          <w:rFonts w:asciiTheme="minorHAnsi" w:eastAsiaTheme="majorEastAsia" w:hAnsiTheme="minorHAnsi"/>
        </w:rPr>
        <w:t xml:space="preserve"> </w:t>
      </w:r>
      <w:r w:rsidRPr="00553174">
        <w:rPr>
          <w:rStyle w:val="kwd"/>
          <w:rFonts w:asciiTheme="minorHAnsi" w:hAnsiTheme="minorHAnsi"/>
        </w:rPr>
        <w:t>void</w:t>
      </w:r>
      <w:r w:rsidRPr="00553174">
        <w:rPr>
          <w:rStyle w:val="pln"/>
          <w:rFonts w:asciiTheme="minorHAnsi" w:eastAsiaTheme="majorEastAsia" w:hAnsiTheme="minorHAnsi"/>
        </w:rPr>
        <w:t xml:space="preserve"> main</w:t>
      </w:r>
      <w:r w:rsidRPr="00553174">
        <w:rPr>
          <w:rStyle w:val="pun"/>
          <w:rFonts w:asciiTheme="minorHAnsi" w:hAnsiTheme="minorHAnsi"/>
        </w:rPr>
        <w:t>(</w:t>
      </w:r>
      <w:r w:rsidRPr="00553174">
        <w:rPr>
          <w:rStyle w:val="typ"/>
          <w:rFonts w:asciiTheme="minorHAnsi" w:hAnsiTheme="minorHAnsi"/>
        </w:rPr>
        <w:t>String</w:t>
      </w:r>
      <w:r w:rsidRPr="00553174">
        <w:rPr>
          <w:rStyle w:val="pun"/>
          <w:rFonts w:asciiTheme="minorHAnsi" w:hAnsiTheme="minorHAnsi"/>
        </w:rPr>
        <w:t>[]</w:t>
      </w:r>
      <w:r w:rsidRPr="00553174">
        <w:rPr>
          <w:rStyle w:val="pln"/>
          <w:rFonts w:asciiTheme="minorHAnsi" w:eastAsiaTheme="majorEastAsia" w:hAnsiTheme="minorHAnsi"/>
        </w:rPr>
        <w:t xml:space="preserve"> args</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pun"/>
          <w:rFonts w:asciiTheme="minorHAnsi" w:hAnsiTheme="minorHAnsi"/>
        </w:rPr>
        <w:t>{</w:t>
      </w:r>
    </w:p>
    <w:p w:rsidR="00CF1870" w:rsidRPr="00553174" w:rsidRDefault="00CF1870" w:rsidP="00CF187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typ"/>
          <w:rFonts w:asciiTheme="minorHAnsi" w:hAnsiTheme="minorHAnsi"/>
        </w:rPr>
        <w:t>Subject</w:t>
      </w:r>
      <w:r w:rsidRPr="00553174">
        <w:rPr>
          <w:rStyle w:val="pln"/>
          <w:rFonts w:asciiTheme="minorHAnsi" w:eastAsiaTheme="majorEastAsia" w:hAnsiTheme="minorHAnsi"/>
        </w:rPr>
        <w:t xml:space="preserve"> subject </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kwd"/>
          <w:rFonts w:asciiTheme="minorHAnsi" w:hAnsiTheme="minorHAnsi"/>
        </w:rPr>
        <w:t>new</w:t>
      </w:r>
      <w:r w:rsidRPr="00553174">
        <w:rPr>
          <w:rStyle w:val="pln"/>
          <w:rFonts w:asciiTheme="minorHAnsi" w:eastAsiaTheme="majorEastAsia" w:hAnsiTheme="minorHAnsi"/>
        </w:rPr>
        <w:t xml:space="preserve"> </w:t>
      </w:r>
      <w:proofErr w:type="gramStart"/>
      <w:r w:rsidRPr="00553174">
        <w:rPr>
          <w:rStyle w:val="typ"/>
          <w:rFonts w:asciiTheme="minorHAnsi" w:hAnsiTheme="minorHAnsi"/>
        </w:rPr>
        <w:t>Subject</w:t>
      </w:r>
      <w:r w:rsidRPr="00553174">
        <w:rPr>
          <w:rStyle w:val="pun"/>
          <w:rFonts w:asciiTheme="minorHAnsi" w:hAnsiTheme="minorHAnsi"/>
        </w:rPr>
        <w:t>(</w:t>
      </w:r>
      <w:proofErr w:type="gramEnd"/>
      <w:r w:rsidRPr="00553174">
        <w:rPr>
          <w:rStyle w:val="pun"/>
          <w:rFonts w:asciiTheme="minorHAnsi" w:hAnsiTheme="minorHAnsi"/>
        </w:rPr>
        <w:t>);</w:t>
      </w:r>
    </w:p>
    <w:p w:rsidR="00CF1870" w:rsidRPr="00553174" w:rsidRDefault="00CF1870" w:rsidP="00CF1870">
      <w:pPr>
        <w:pStyle w:val="HTMLPreformatted"/>
        <w:rPr>
          <w:rStyle w:val="pln"/>
          <w:rFonts w:asciiTheme="minorHAnsi" w:eastAsiaTheme="majorEastAsia" w:hAnsiTheme="minorHAnsi"/>
        </w:rPr>
      </w:pPr>
    </w:p>
    <w:p w:rsidR="00CF1870" w:rsidRPr="00553174" w:rsidRDefault="00CF1870" w:rsidP="00CF187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new</w:t>
      </w:r>
      <w:proofErr w:type="gramEnd"/>
      <w:r w:rsidRPr="00553174">
        <w:rPr>
          <w:rStyle w:val="pln"/>
          <w:rFonts w:asciiTheme="minorHAnsi" w:eastAsiaTheme="majorEastAsia" w:hAnsiTheme="minorHAnsi"/>
        </w:rPr>
        <w:t xml:space="preserve"> </w:t>
      </w:r>
      <w:r w:rsidRPr="00553174">
        <w:rPr>
          <w:rStyle w:val="typ"/>
          <w:rFonts w:asciiTheme="minorHAnsi" w:hAnsiTheme="minorHAnsi"/>
        </w:rPr>
        <w:t>HexaObserver</w:t>
      </w:r>
      <w:r w:rsidRPr="00553174">
        <w:rPr>
          <w:rStyle w:val="pun"/>
          <w:rFonts w:asciiTheme="minorHAnsi" w:hAnsiTheme="minorHAnsi"/>
        </w:rPr>
        <w:t>(</w:t>
      </w:r>
      <w:r w:rsidRPr="00553174">
        <w:rPr>
          <w:rStyle w:val="pln"/>
          <w:rFonts w:asciiTheme="minorHAnsi" w:eastAsiaTheme="majorEastAsia" w:hAnsiTheme="minorHAnsi"/>
        </w:rPr>
        <w:t>subject</w:t>
      </w:r>
      <w:r w:rsidRPr="00553174">
        <w:rPr>
          <w:rStyle w:val="pun"/>
          <w:rFonts w:asciiTheme="minorHAnsi" w:hAnsiTheme="minorHAnsi"/>
        </w:rPr>
        <w:t>);</w:t>
      </w:r>
    </w:p>
    <w:p w:rsidR="00CF1870" w:rsidRPr="00553174" w:rsidRDefault="00CF1870" w:rsidP="00CF187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new</w:t>
      </w:r>
      <w:proofErr w:type="gramEnd"/>
      <w:r w:rsidRPr="00553174">
        <w:rPr>
          <w:rStyle w:val="pln"/>
          <w:rFonts w:asciiTheme="minorHAnsi" w:eastAsiaTheme="majorEastAsia" w:hAnsiTheme="minorHAnsi"/>
        </w:rPr>
        <w:t xml:space="preserve"> </w:t>
      </w:r>
      <w:r w:rsidRPr="00553174">
        <w:rPr>
          <w:rStyle w:val="typ"/>
          <w:rFonts w:asciiTheme="minorHAnsi" w:hAnsiTheme="minorHAnsi"/>
        </w:rPr>
        <w:t>OctalObserver</w:t>
      </w:r>
      <w:r w:rsidRPr="00553174">
        <w:rPr>
          <w:rStyle w:val="pun"/>
          <w:rFonts w:asciiTheme="minorHAnsi" w:hAnsiTheme="minorHAnsi"/>
        </w:rPr>
        <w:t>(</w:t>
      </w:r>
      <w:r w:rsidRPr="00553174">
        <w:rPr>
          <w:rStyle w:val="pln"/>
          <w:rFonts w:asciiTheme="minorHAnsi" w:eastAsiaTheme="majorEastAsia" w:hAnsiTheme="minorHAnsi"/>
        </w:rPr>
        <w:t>subject</w:t>
      </w:r>
      <w:r w:rsidRPr="00553174">
        <w:rPr>
          <w:rStyle w:val="pun"/>
          <w:rFonts w:asciiTheme="minorHAnsi" w:hAnsiTheme="minorHAnsi"/>
        </w:rPr>
        <w:t>);</w:t>
      </w:r>
    </w:p>
    <w:p w:rsidR="00CF1870" w:rsidRPr="00553174" w:rsidRDefault="00CF1870" w:rsidP="00CF187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new</w:t>
      </w:r>
      <w:proofErr w:type="gramEnd"/>
      <w:r w:rsidRPr="00553174">
        <w:rPr>
          <w:rStyle w:val="pln"/>
          <w:rFonts w:asciiTheme="minorHAnsi" w:eastAsiaTheme="majorEastAsia" w:hAnsiTheme="minorHAnsi"/>
        </w:rPr>
        <w:t xml:space="preserve"> </w:t>
      </w:r>
      <w:r w:rsidRPr="00553174">
        <w:rPr>
          <w:rStyle w:val="typ"/>
          <w:rFonts w:asciiTheme="minorHAnsi" w:hAnsiTheme="minorHAnsi"/>
        </w:rPr>
        <w:t>BinaryObserver</w:t>
      </w:r>
      <w:r w:rsidRPr="00553174">
        <w:rPr>
          <w:rStyle w:val="pun"/>
          <w:rFonts w:asciiTheme="minorHAnsi" w:hAnsiTheme="minorHAnsi"/>
        </w:rPr>
        <w:t>(</w:t>
      </w:r>
      <w:r w:rsidRPr="00553174">
        <w:rPr>
          <w:rStyle w:val="pln"/>
          <w:rFonts w:asciiTheme="minorHAnsi" w:eastAsiaTheme="majorEastAsia" w:hAnsiTheme="minorHAnsi"/>
        </w:rPr>
        <w:t>subject</w:t>
      </w:r>
      <w:r w:rsidRPr="00553174">
        <w:rPr>
          <w:rStyle w:val="pun"/>
          <w:rFonts w:asciiTheme="minorHAnsi" w:hAnsiTheme="minorHAnsi"/>
        </w:rPr>
        <w:t>);</w:t>
      </w:r>
    </w:p>
    <w:p w:rsidR="00CF1870" w:rsidRPr="00553174" w:rsidRDefault="00CF1870" w:rsidP="00CF1870">
      <w:pPr>
        <w:pStyle w:val="HTMLPreformatted"/>
        <w:rPr>
          <w:rStyle w:val="pln"/>
          <w:rFonts w:asciiTheme="minorHAnsi" w:eastAsiaTheme="majorEastAsia" w:hAnsiTheme="minorHAnsi"/>
        </w:rPr>
      </w:pPr>
    </w:p>
    <w:p w:rsidR="00CF1870" w:rsidRPr="00553174" w:rsidRDefault="00CF1870" w:rsidP="00CF187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typ"/>
          <w:rFonts w:asciiTheme="minorHAnsi" w:hAnsiTheme="minorHAnsi"/>
        </w:rPr>
        <w:t>System</w:t>
      </w:r>
      <w:r w:rsidRPr="00553174">
        <w:rPr>
          <w:rStyle w:val="pun"/>
          <w:rFonts w:asciiTheme="minorHAnsi" w:hAnsiTheme="minorHAnsi"/>
        </w:rPr>
        <w:t>.</w:t>
      </w:r>
      <w:r w:rsidRPr="00553174">
        <w:rPr>
          <w:rStyle w:val="kwd"/>
          <w:rFonts w:asciiTheme="minorHAnsi" w:hAnsiTheme="minorHAnsi"/>
        </w:rPr>
        <w:t>out</w:t>
      </w:r>
      <w:r w:rsidRPr="00553174">
        <w:rPr>
          <w:rStyle w:val="pun"/>
          <w:rFonts w:asciiTheme="minorHAnsi" w:hAnsiTheme="minorHAnsi"/>
        </w:rPr>
        <w:t>.</w:t>
      </w:r>
      <w:r w:rsidRPr="00553174">
        <w:rPr>
          <w:rStyle w:val="pln"/>
          <w:rFonts w:asciiTheme="minorHAnsi" w:eastAsiaTheme="majorEastAsia" w:hAnsiTheme="minorHAnsi"/>
        </w:rPr>
        <w:t>println</w:t>
      </w:r>
      <w:r w:rsidRPr="00553174">
        <w:rPr>
          <w:rStyle w:val="pun"/>
          <w:rFonts w:asciiTheme="minorHAnsi" w:hAnsiTheme="minorHAnsi"/>
        </w:rPr>
        <w:t>(</w:t>
      </w:r>
      <w:proofErr w:type="gramEnd"/>
      <w:r w:rsidRPr="00553174">
        <w:rPr>
          <w:rStyle w:val="str"/>
          <w:rFonts w:asciiTheme="minorHAnsi" w:hAnsiTheme="minorHAnsi"/>
        </w:rPr>
        <w:t>"First state change: 15"</w:t>
      </w:r>
      <w:r w:rsidRPr="00553174">
        <w:rPr>
          <w:rStyle w:val="pun"/>
          <w:rFonts w:asciiTheme="minorHAnsi" w:hAnsiTheme="minorHAnsi"/>
        </w:rPr>
        <w:t>);</w:t>
      </w:r>
      <w:r w:rsidRPr="00553174">
        <w:rPr>
          <w:rStyle w:val="pln"/>
          <w:rFonts w:asciiTheme="minorHAnsi" w:eastAsiaTheme="majorEastAsia" w:hAnsiTheme="minorHAnsi"/>
        </w:rPr>
        <w:tab/>
      </w:r>
    </w:p>
    <w:p w:rsidR="00CF1870" w:rsidRPr="00553174" w:rsidRDefault="00CF1870" w:rsidP="00CF187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pln"/>
          <w:rFonts w:asciiTheme="minorHAnsi" w:eastAsiaTheme="majorEastAsia" w:hAnsiTheme="minorHAnsi"/>
        </w:rPr>
        <w:t>subject</w:t>
      </w:r>
      <w:r w:rsidRPr="00553174">
        <w:rPr>
          <w:rStyle w:val="pun"/>
          <w:rFonts w:asciiTheme="minorHAnsi" w:hAnsiTheme="minorHAnsi"/>
        </w:rPr>
        <w:t>.</w:t>
      </w:r>
      <w:r w:rsidRPr="00553174">
        <w:rPr>
          <w:rStyle w:val="pln"/>
          <w:rFonts w:asciiTheme="minorHAnsi" w:eastAsiaTheme="majorEastAsia" w:hAnsiTheme="minorHAnsi"/>
        </w:rPr>
        <w:t>setState</w:t>
      </w:r>
      <w:r w:rsidRPr="00553174">
        <w:rPr>
          <w:rStyle w:val="pun"/>
          <w:rFonts w:asciiTheme="minorHAnsi" w:hAnsiTheme="minorHAnsi"/>
        </w:rPr>
        <w:t>(</w:t>
      </w:r>
      <w:proofErr w:type="gramEnd"/>
      <w:r w:rsidRPr="00553174">
        <w:rPr>
          <w:rStyle w:val="lit"/>
          <w:rFonts w:asciiTheme="minorHAnsi" w:hAnsiTheme="minorHAnsi"/>
        </w:rPr>
        <w:t>15</w:t>
      </w:r>
      <w:r w:rsidRPr="00553174">
        <w:rPr>
          <w:rStyle w:val="pun"/>
          <w:rFonts w:asciiTheme="minorHAnsi" w:hAnsiTheme="minorHAnsi"/>
        </w:rPr>
        <w:t>);</w:t>
      </w:r>
    </w:p>
    <w:p w:rsidR="00CF1870" w:rsidRPr="00553174" w:rsidRDefault="00CF1870" w:rsidP="00CF187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typ"/>
          <w:rFonts w:asciiTheme="minorHAnsi" w:hAnsiTheme="minorHAnsi"/>
        </w:rPr>
        <w:t>System</w:t>
      </w:r>
      <w:r w:rsidRPr="00553174">
        <w:rPr>
          <w:rStyle w:val="pun"/>
          <w:rFonts w:asciiTheme="minorHAnsi" w:hAnsiTheme="minorHAnsi"/>
        </w:rPr>
        <w:t>.</w:t>
      </w:r>
      <w:r w:rsidRPr="00553174">
        <w:rPr>
          <w:rStyle w:val="kwd"/>
          <w:rFonts w:asciiTheme="minorHAnsi" w:hAnsiTheme="minorHAnsi"/>
        </w:rPr>
        <w:t>out</w:t>
      </w:r>
      <w:r w:rsidRPr="00553174">
        <w:rPr>
          <w:rStyle w:val="pun"/>
          <w:rFonts w:asciiTheme="minorHAnsi" w:hAnsiTheme="minorHAnsi"/>
        </w:rPr>
        <w:t>.</w:t>
      </w:r>
      <w:r w:rsidRPr="00553174">
        <w:rPr>
          <w:rStyle w:val="pln"/>
          <w:rFonts w:asciiTheme="minorHAnsi" w:eastAsiaTheme="majorEastAsia" w:hAnsiTheme="minorHAnsi"/>
        </w:rPr>
        <w:t>println</w:t>
      </w:r>
      <w:r w:rsidRPr="00553174">
        <w:rPr>
          <w:rStyle w:val="pun"/>
          <w:rFonts w:asciiTheme="minorHAnsi" w:hAnsiTheme="minorHAnsi"/>
        </w:rPr>
        <w:t>(</w:t>
      </w:r>
      <w:proofErr w:type="gramEnd"/>
      <w:r w:rsidRPr="00553174">
        <w:rPr>
          <w:rStyle w:val="str"/>
          <w:rFonts w:asciiTheme="minorHAnsi" w:hAnsiTheme="minorHAnsi"/>
        </w:rPr>
        <w:t>"Second state change: 10"</w:t>
      </w:r>
      <w:r w:rsidRPr="00553174">
        <w:rPr>
          <w:rStyle w:val="pun"/>
          <w:rFonts w:asciiTheme="minorHAnsi" w:hAnsiTheme="minorHAnsi"/>
        </w:rPr>
        <w:t>);</w:t>
      </w:r>
      <w:r w:rsidRPr="00553174">
        <w:rPr>
          <w:rStyle w:val="pln"/>
          <w:rFonts w:asciiTheme="minorHAnsi" w:eastAsiaTheme="majorEastAsia" w:hAnsiTheme="minorHAnsi"/>
        </w:rPr>
        <w:tab/>
      </w:r>
    </w:p>
    <w:p w:rsidR="00CF1870" w:rsidRPr="00553174" w:rsidRDefault="00CF1870" w:rsidP="00CF187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pln"/>
          <w:rFonts w:asciiTheme="minorHAnsi" w:eastAsiaTheme="majorEastAsia" w:hAnsiTheme="minorHAnsi"/>
        </w:rPr>
        <w:t>subject</w:t>
      </w:r>
      <w:r w:rsidRPr="00553174">
        <w:rPr>
          <w:rStyle w:val="pun"/>
          <w:rFonts w:asciiTheme="minorHAnsi" w:hAnsiTheme="minorHAnsi"/>
        </w:rPr>
        <w:t>.</w:t>
      </w:r>
      <w:r w:rsidRPr="00553174">
        <w:rPr>
          <w:rStyle w:val="pln"/>
          <w:rFonts w:asciiTheme="minorHAnsi" w:eastAsiaTheme="majorEastAsia" w:hAnsiTheme="minorHAnsi"/>
        </w:rPr>
        <w:t>setState</w:t>
      </w:r>
      <w:r w:rsidRPr="00553174">
        <w:rPr>
          <w:rStyle w:val="pun"/>
          <w:rFonts w:asciiTheme="minorHAnsi" w:hAnsiTheme="minorHAnsi"/>
        </w:rPr>
        <w:t>(</w:t>
      </w:r>
      <w:proofErr w:type="gramEnd"/>
      <w:r w:rsidRPr="00553174">
        <w:rPr>
          <w:rStyle w:val="lit"/>
          <w:rFonts w:asciiTheme="minorHAnsi" w:hAnsiTheme="minorHAnsi"/>
        </w:rPr>
        <w:t>10</w:t>
      </w:r>
      <w:r w:rsidRPr="00553174">
        <w:rPr>
          <w:rStyle w:val="pun"/>
          <w:rFonts w:asciiTheme="minorHAnsi" w:hAnsiTheme="minorHAnsi"/>
        </w:rPr>
        <w:t>);</w:t>
      </w:r>
    </w:p>
    <w:p w:rsidR="00CF1870" w:rsidRPr="00553174" w:rsidRDefault="00CF1870" w:rsidP="00CF187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pun"/>
          <w:rFonts w:asciiTheme="minorHAnsi" w:hAnsiTheme="minorHAnsi"/>
        </w:rPr>
        <w:t>}</w:t>
      </w:r>
    </w:p>
    <w:p w:rsidR="00CF1870" w:rsidRPr="00553174" w:rsidRDefault="00CF1870" w:rsidP="00CF1870">
      <w:pPr>
        <w:pStyle w:val="HTMLPreformatted"/>
        <w:rPr>
          <w:rFonts w:asciiTheme="minorHAnsi" w:hAnsiTheme="minorHAnsi"/>
        </w:rPr>
      </w:pPr>
      <w:r w:rsidRPr="00553174">
        <w:rPr>
          <w:rStyle w:val="pun"/>
          <w:rFonts w:asciiTheme="minorHAnsi" w:hAnsiTheme="minorHAnsi"/>
        </w:rPr>
        <w:t>}</w:t>
      </w:r>
    </w:p>
    <w:p w:rsidR="00CF1870" w:rsidRPr="00553174" w:rsidRDefault="00CF1870" w:rsidP="00CF1870">
      <w:pPr>
        <w:pStyle w:val="Heading2"/>
        <w:rPr>
          <w:rFonts w:asciiTheme="minorHAnsi" w:hAnsiTheme="minorHAnsi"/>
          <w:sz w:val="20"/>
          <w:szCs w:val="20"/>
        </w:rPr>
      </w:pPr>
      <w:r w:rsidRPr="00553174">
        <w:rPr>
          <w:rFonts w:asciiTheme="minorHAnsi" w:hAnsiTheme="minorHAnsi"/>
          <w:sz w:val="20"/>
          <w:szCs w:val="20"/>
        </w:rPr>
        <w:t>Step 5</w:t>
      </w:r>
    </w:p>
    <w:p w:rsidR="00CF1870" w:rsidRPr="00553174" w:rsidRDefault="00CF1870" w:rsidP="00CF1870">
      <w:pPr>
        <w:pStyle w:val="NormalWeb"/>
        <w:rPr>
          <w:rFonts w:asciiTheme="minorHAnsi" w:hAnsiTheme="minorHAnsi"/>
          <w:sz w:val="20"/>
          <w:szCs w:val="20"/>
        </w:rPr>
      </w:pPr>
      <w:r w:rsidRPr="00553174">
        <w:rPr>
          <w:rFonts w:asciiTheme="minorHAnsi" w:hAnsiTheme="minorHAnsi"/>
          <w:sz w:val="20"/>
          <w:szCs w:val="20"/>
        </w:rPr>
        <w:t>Verify the output.</w:t>
      </w:r>
    </w:p>
    <w:p w:rsidR="00CF1870" w:rsidRPr="00553174" w:rsidRDefault="00CF1870" w:rsidP="00CF1870">
      <w:pPr>
        <w:pStyle w:val="HTMLPreformatted"/>
        <w:rPr>
          <w:rFonts w:asciiTheme="minorHAnsi" w:hAnsiTheme="minorHAnsi"/>
        </w:rPr>
      </w:pPr>
      <w:r w:rsidRPr="00553174">
        <w:rPr>
          <w:rFonts w:asciiTheme="minorHAnsi" w:hAnsiTheme="minorHAnsi"/>
        </w:rPr>
        <w:t>First state change: 15</w:t>
      </w:r>
    </w:p>
    <w:p w:rsidR="00CF1870" w:rsidRPr="00553174" w:rsidRDefault="00CF1870" w:rsidP="00CF1870">
      <w:pPr>
        <w:pStyle w:val="HTMLPreformatted"/>
        <w:rPr>
          <w:rFonts w:asciiTheme="minorHAnsi" w:hAnsiTheme="minorHAnsi"/>
        </w:rPr>
      </w:pPr>
      <w:r w:rsidRPr="00553174">
        <w:rPr>
          <w:rFonts w:asciiTheme="minorHAnsi" w:hAnsiTheme="minorHAnsi"/>
        </w:rPr>
        <w:t>Hex String: F</w:t>
      </w:r>
    </w:p>
    <w:p w:rsidR="00CF1870" w:rsidRPr="00553174" w:rsidRDefault="00CF1870" w:rsidP="00CF1870">
      <w:pPr>
        <w:pStyle w:val="HTMLPreformatted"/>
        <w:rPr>
          <w:rFonts w:asciiTheme="minorHAnsi" w:hAnsiTheme="minorHAnsi"/>
        </w:rPr>
      </w:pPr>
      <w:r w:rsidRPr="00553174">
        <w:rPr>
          <w:rFonts w:asciiTheme="minorHAnsi" w:hAnsiTheme="minorHAnsi"/>
        </w:rPr>
        <w:t>Octal String: 17</w:t>
      </w:r>
    </w:p>
    <w:p w:rsidR="00CF1870" w:rsidRPr="00553174" w:rsidRDefault="00CF1870" w:rsidP="00CF1870">
      <w:pPr>
        <w:pStyle w:val="HTMLPreformatted"/>
        <w:rPr>
          <w:rFonts w:asciiTheme="minorHAnsi" w:hAnsiTheme="minorHAnsi"/>
        </w:rPr>
      </w:pPr>
      <w:r w:rsidRPr="00553174">
        <w:rPr>
          <w:rFonts w:asciiTheme="minorHAnsi" w:hAnsiTheme="minorHAnsi"/>
        </w:rPr>
        <w:t>Binary String: 1111</w:t>
      </w:r>
    </w:p>
    <w:p w:rsidR="00CF1870" w:rsidRPr="00553174" w:rsidRDefault="00CF1870" w:rsidP="00CF1870">
      <w:pPr>
        <w:pStyle w:val="HTMLPreformatted"/>
        <w:rPr>
          <w:rFonts w:asciiTheme="minorHAnsi" w:hAnsiTheme="minorHAnsi"/>
        </w:rPr>
      </w:pPr>
      <w:r w:rsidRPr="00553174">
        <w:rPr>
          <w:rFonts w:asciiTheme="minorHAnsi" w:hAnsiTheme="minorHAnsi"/>
        </w:rPr>
        <w:t>Second state change: 10</w:t>
      </w:r>
    </w:p>
    <w:p w:rsidR="00CF1870" w:rsidRPr="00553174" w:rsidRDefault="00CF1870" w:rsidP="00CF1870">
      <w:pPr>
        <w:pStyle w:val="HTMLPreformatted"/>
        <w:rPr>
          <w:rFonts w:asciiTheme="minorHAnsi" w:hAnsiTheme="minorHAnsi"/>
        </w:rPr>
      </w:pPr>
      <w:r w:rsidRPr="00553174">
        <w:rPr>
          <w:rFonts w:asciiTheme="minorHAnsi" w:hAnsiTheme="minorHAnsi"/>
        </w:rPr>
        <w:t>Hex String: A</w:t>
      </w:r>
    </w:p>
    <w:p w:rsidR="00CF1870" w:rsidRPr="00553174" w:rsidRDefault="00CF1870" w:rsidP="00CF1870">
      <w:pPr>
        <w:pStyle w:val="HTMLPreformatted"/>
        <w:rPr>
          <w:rFonts w:asciiTheme="minorHAnsi" w:hAnsiTheme="minorHAnsi"/>
        </w:rPr>
      </w:pPr>
      <w:r w:rsidRPr="00553174">
        <w:rPr>
          <w:rFonts w:asciiTheme="minorHAnsi" w:hAnsiTheme="minorHAnsi"/>
        </w:rPr>
        <w:t>Octal String: 12</w:t>
      </w:r>
    </w:p>
    <w:p w:rsidR="00CF1870" w:rsidRPr="00553174" w:rsidRDefault="00CF1870" w:rsidP="00CF1870">
      <w:pPr>
        <w:pStyle w:val="HTMLPreformatted"/>
        <w:rPr>
          <w:rFonts w:asciiTheme="minorHAnsi" w:hAnsiTheme="minorHAnsi"/>
        </w:rPr>
      </w:pPr>
      <w:r w:rsidRPr="00553174">
        <w:rPr>
          <w:rFonts w:asciiTheme="minorHAnsi" w:hAnsiTheme="minorHAnsi"/>
        </w:rPr>
        <w:t>Binary String: 1010</w:t>
      </w:r>
    </w:p>
    <w:p w:rsidR="00CF1870" w:rsidRPr="00553174" w:rsidRDefault="00BA6B20" w:rsidP="00695A63">
      <w:pPr>
        <w:shd w:val="clear" w:color="auto" w:fill="F9FBF9"/>
        <w:spacing w:after="0" w:line="345" w:lineRule="atLeast"/>
        <w:jc w:val="both"/>
        <w:rPr>
          <w:b/>
          <w:color w:val="000000"/>
          <w:sz w:val="20"/>
          <w:szCs w:val="20"/>
        </w:rPr>
      </w:pPr>
      <w:r w:rsidRPr="00553174">
        <w:rPr>
          <w:b/>
          <w:color w:val="000000"/>
          <w:sz w:val="20"/>
          <w:szCs w:val="20"/>
        </w:rPr>
        <w:t xml:space="preserve">Visitor design pattern </w:t>
      </w:r>
      <w:r w:rsidRPr="00553174">
        <w:rPr>
          <w:b/>
          <w:color w:val="000000"/>
          <w:sz w:val="20"/>
          <w:szCs w:val="20"/>
        </w:rPr>
        <w:sym w:font="Wingdings" w:char="F0E0"/>
      </w: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9324"/>
        <w:gridCol w:w="36"/>
      </w:tblGrid>
      <w:tr w:rsidR="00BA6B20" w:rsidRPr="00553174" w:rsidTr="00BA6B20">
        <w:trPr>
          <w:tblCellSpacing w:w="0" w:type="dxa"/>
        </w:trPr>
        <w:tc>
          <w:tcPr>
            <w:tcW w:w="0" w:type="auto"/>
            <w:vAlign w:val="center"/>
            <w:hideMark/>
          </w:tcPr>
          <w:p w:rsidR="00BA6B20" w:rsidRPr="00553174" w:rsidRDefault="00BA6B20" w:rsidP="00BA6B20">
            <w:pPr>
              <w:rPr>
                <w:sz w:val="20"/>
                <w:szCs w:val="20"/>
              </w:rPr>
            </w:pPr>
            <w:r w:rsidRPr="00553174">
              <w:rPr>
                <w:rFonts w:cs="Arial"/>
                <w:sz w:val="20"/>
                <w:szCs w:val="20"/>
              </w:rPr>
              <w:t xml:space="preserve">The </w:t>
            </w:r>
            <w:r w:rsidRPr="00553174">
              <w:rPr>
                <w:rFonts w:cs="Arial"/>
                <w:b/>
                <w:bCs/>
                <w:color w:val="3D85C6"/>
                <w:sz w:val="20"/>
                <w:szCs w:val="20"/>
              </w:rPr>
              <w:t>Visitor Design Pattern</w:t>
            </w:r>
            <w:r w:rsidRPr="00553174">
              <w:rPr>
                <w:rFonts w:cs="Arial"/>
                <w:sz w:val="20"/>
                <w:szCs w:val="20"/>
              </w:rPr>
              <w:t xml:space="preserve"> allows you to decouple the logics and the data structures and while applying the logics to the data structures. With this pattern you can build classes that focuses only on the data structures without knowing the logics that will be applied to the structure. At the same time, you can build classes that concentrate solely on the logics that will be applied to the structure without knowing what the structure looks like. The benefit is that the evolution of the logics and the structures can vary independently. </w:t>
            </w:r>
          </w:p>
        </w:tc>
        <w:tc>
          <w:tcPr>
            <w:tcW w:w="0" w:type="auto"/>
            <w:vAlign w:val="center"/>
            <w:hideMark/>
          </w:tcPr>
          <w:p w:rsidR="00BA6B20" w:rsidRPr="00553174" w:rsidRDefault="00BA6B20">
            <w:pPr>
              <w:rPr>
                <w:sz w:val="20"/>
                <w:szCs w:val="20"/>
              </w:rPr>
            </w:pPr>
          </w:p>
        </w:tc>
      </w:tr>
    </w:tbl>
    <w:p w:rsidR="00BA6B20" w:rsidRPr="00553174" w:rsidRDefault="00BA6B20" w:rsidP="00BA6B20">
      <w:pPr>
        <w:pStyle w:val="NormalWeb"/>
        <w:spacing w:after="0" w:afterAutospacing="0"/>
        <w:rPr>
          <w:rFonts w:asciiTheme="minorHAnsi" w:hAnsiTheme="minorHAnsi"/>
          <w:sz w:val="20"/>
          <w:szCs w:val="20"/>
        </w:rPr>
      </w:pPr>
      <w:r w:rsidRPr="00553174">
        <w:rPr>
          <w:rFonts w:asciiTheme="minorHAnsi" w:hAnsiTheme="minorHAnsi" w:cs="Arial"/>
          <w:sz w:val="20"/>
          <w:szCs w:val="20"/>
        </w:rPr>
        <w:lastRenderedPageBreak/>
        <w:t xml:space="preserve">Let’s look at the </w:t>
      </w:r>
      <w:hyperlink r:id="rId128" w:tgtFrame="_blank" w:history="1">
        <w:r w:rsidRPr="00553174">
          <w:rPr>
            <w:rStyle w:val="Hyperlink"/>
            <w:rFonts w:asciiTheme="minorHAnsi" w:eastAsiaTheme="majorEastAsia" w:hAnsiTheme="minorHAnsi" w:cs="Arial"/>
            <w:sz w:val="20"/>
            <w:szCs w:val="20"/>
          </w:rPr>
          <w:t>UML</w:t>
        </w:r>
      </w:hyperlink>
      <w:r w:rsidRPr="00553174">
        <w:rPr>
          <w:rFonts w:asciiTheme="minorHAnsi" w:hAnsiTheme="minorHAnsi" w:cs="Arial"/>
          <w:sz w:val="20"/>
          <w:szCs w:val="20"/>
        </w:rPr>
        <w:t xml:space="preserve"> of the visitor pattern first, then we will look at an example to see how it works. Below is the </w:t>
      </w:r>
      <w:hyperlink r:id="rId129" w:tgtFrame="_blank" w:history="1">
        <w:r w:rsidRPr="00553174">
          <w:rPr>
            <w:rStyle w:val="Hyperlink"/>
            <w:rFonts w:asciiTheme="minorHAnsi" w:eastAsiaTheme="majorEastAsia" w:hAnsiTheme="minorHAnsi" w:cs="Arial"/>
            <w:sz w:val="20"/>
            <w:szCs w:val="20"/>
          </w:rPr>
          <w:t>UML</w:t>
        </w:r>
      </w:hyperlink>
      <w:r w:rsidRPr="00553174">
        <w:rPr>
          <w:rFonts w:asciiTheme="minorHAnsi" w:hAnsiTheme="minorHAnsi" w:cs="Arial"/>
          <w:sz w:val="20"/>
          <w:szCs w:val="20"/>
        </w:rPr>
        <w:t xml:space="preserve"> of the Visitor Design Pattern: </w:t>
      </w:r>
    </w:p>
    <w:p w:rsidR="00BA6B20" w:rsidRPr="00553174" w:rsidRDefault="00BA6B20" w:rsidP="00BA6B20">
      <w:pPr>
        <w:rPr>
          <w:sz w:val="20"/>
          <w:szCs w:val="20"/>
        </w:rPr>
      </w:pPr>
    </w:p>
    <w:p w:rsidR="00BA6B20" w:rsidRPr="00553174" w:rsidRDefault="00BA6B20" w:rsidP="00BA6B20">
      <w:pPr>
        <w:rPr>
          <w:rFonts w:cs="Arial"/>
          <w:sz w:val="20"/>
          <w:szCs w:val="20"/>
        </w:rPr>
      </w:pPr>
      <w:r w:rsidRPr="00553174">
        <w:rPr>
          <w:rFonts w:cs="Arial"/>
          <w:noProof/>
          <w:color w:val="0000FF"/>
          <w:sz w:val="20"/>
          <w:szCs w:val="20"/>
        </w:rPr>
        <w:drawing>
          <wp:inline distT="0" distB="0" distL="0" distR="0">
            <wp:extent cx="4533900" cy="2476500"/>
            <wp:effectExtent l="0" t="0" r="0" b="0"/>
            <wp:docPr id="45" name="Picture 45" descr="http://www.dotnetlead.com/_/rsrc/1302738290789/design-patterns/visitor/visitor1.pn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www.dotnetlead.com/_/rsrc/1302738290789/design-patterns/visitor/visitor1.png">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533900" cy="2476500"/>
                    </a:xfrm>
                    <a:prstGeom prst="rect">
                      <a:avLst/>
                    </a:prstGeom>
                    <a:noFill/>
                    <a:ln>
                      <a:noFill/>
                    </a:ln>
                  </pic:spPr>
                </pic:pic>
              </a:graphicData>
            </a:graphic>
          </wp:inline>
        </w:drawing>
      </w:r>
    </w:p>
    <w:p w:rsidR="00BA6B20" w:rsidRPr="00553174" w:rsidRDefault="00BA6B20" w:rsidP="00BA6B20">
      <w:pPr>
        <w:numPr>
          <w:ilvl w:val="0"/>
          <w:numId w:val="263"/>
        </w:numPr>
        <w:spacing w:before="100" w:beforeAutospacing="1" w:after="100" w:afterAutospacing="1" w:line="240" w:lineRule="auto"/>
        <w:rPr>
          <w:rFonts w:cs="Times New Roman"/>
          <w:sz w:val="20"/>
          <w:szCs w:val="20"/>
        </w:rPr>
      </w:pPr>
      <w:r w:rsidRPr="00553174">
        <w:rPr>
          <w:rFonts w:cs="Arial"/>
          <w:sz w:val="20"/>
          <w:szCs w:val="20"/>
        </w:rPr>
        <w:t>The left hand side are the classes for the structures </w:t>
      </w:r>
    </w:p>
    <w:p w:rsidR="00BA6B20" w:rsidRPr="00553174" w:rsidRDefault="00BA6B20" w:rsidP="00BA6B20">
      <w:pPr>
        <w:numPr>
          <w:ilvl w:val="1"/>
          <w:numId w:val="264"/>
        </w:numPr>
        <w:spacing w:before="100" w:beforeAutospacing="1" w:after="100" w:afterAutospacing="1" w:line="240" w:lineRule="auto"/>
        <w:rPr>
          <w:sz w:val="20"/>
          <w:szCs w:val="20"/>
        </w:rPr>
      </w:pPr>
      <w:r w:rsidRPr="00553174">
        <w:rPr>
          <w:rFonts w:cs="Arial"/>
          <w:sz w:val="20"/>
          <w:szCs w:val="20"/>
        </w:rPr>
        <w:t xml:space="preserve">The </w:t>
      </w:r>
      <w:r w:rsidRPr="00553174">
        <w:rPr>
          <w:rFonts w:cs="Arial"/>
          <w:i/>
          <w:iCs/>
          <w:color w:val="0B5394"/>
          <w:sz w:val="20"/>
          <w:szCs w:val="20"/>
        </w:rPr>
        <w:t>IElement</w:t>
      </w:r>
      <w:r w:rsidRPr="00553174">
        <w:rPr>
          <w:rFonts w:cs="Arial"/>
          <w:color w:val="0B5394"/>
          <w:sz w:val="20"/>
          <w:szCs w:val="20"/>
        </w:rPr>
        <w:t xml:space="preserve"> </w:t>
      </w:r>
      <w:r w:rsidRPr="00553174">
        <w:rPr>
          <w:rFonts w:cs="Arial"/>
          <w:sz w:val="20"/>
          <w:szCs w:val="20"/>
        </w:rPr>
        <w:t>interface defines the elements in the structure.</w:t>
      </w:r>
    </w:p>
    <w:p w:rsidR="00BA6B20" w:rsidRPr="00553174" w:rsidRDefault="00BA6B20" w:rsidP="00BA6B20">
      <w:pPr>
        <w:numPr>
          <w:ilvl w:val="2"/>
          <w:numId w:val="265"/>
        </w:numPr>
        <w:spacing w:before="100" w:beforeAutospacing="1" w:after="100" w:afterAutospacing="1" w:line="240" w:lineRule="auto"/>
        <w:rPr>
          <w:sz w:val="20"/>
          <w:szCs w:val="20"/>
        </w:rPr>
      </w:pPr>
      <w:r w:rsidRPr="00553174">
        <w:rPr>
          <w:rFonts w:cs="Arial"/>
          <w:sz w:val="20"/>
          <w:szCs w:val="20"/>
        </w:rPr>
        <w:t xml:space="preserve">It has the </w:t>
      </w:r>
      <w:r w:rsidRPr="00553174">
        <w:rPr>
          <w:rFonts w:cs="Arial"/>
          <w:i/>
          <w:iCs/>
          <w:color w:val="0B5394"/>
          <w:sz w:val="20"/>
          <w:szCs w:val="20"/>
        </w:rPr>
        <w:t>Accept</w:t>
      </w:r>
      <w:r w:rsidRPr="00553174">
        <w:rPr>
          <w:rFonts w:cs="Arial"/>
          <w:color w:val="0B5394"/>
          <w:sz w:val="20"/>
          <w:szCs w:val="20"/>
        </w:rPr>
        <w:t xml:space="preserve"> </w:t>
      </w:r>
      <w:r w:rsidRPr="00553174">
        <w:rPr>
          <w:rFonts w:cs="Arial"/>
          <w:sz w:val="20"/>
          <w:szCs w:val="20"/>
        </w:rPr>
        <w:t xml:space="preserve">method that takes in an </w:t>
      </w:r>
      <w:r w:rsidRPr="00553174">
        <w:rPr>
          <w:rFonts w:cs="Arial"/>
          <w:i/>
          <w:iCs/>
          <w:color w:val="0B5394"/>
          <w:sz w:val="20"/>
          <w:szCs w:val="20"/>
        </w:rPr>
        <w:t>IVisitor</w:t>
      </w:r>
      <w:r w:rsidRPr="00553174">
        <w:rPr>
          <w:rFonts w:cs="Arial"/>
          <w:sz w:val="20"/>
          <w:szCs w:val="20"/>
        </w:rPr>
        <w:t>.</w:t>
      </w:r>
    </w:p>
    <w:p w:rsidR="00BA6B20" w:rsidRPr="00553174" w:rsidRDefault="00BA6B20" w:rsidP="00BA6B20">
      <w:pPr>
        <w:numPr>
          <w:ilvl w:val="1"/>
          <w:numId w:val="266"/>
        </w:numPr>
        <w:spacing w:before="100" w:beforeAutospacing="1" w:after="100" w:afterAutospacing="1" w:line="240" w:lineRule="auto"/>
        <w:rPr>
          <w:sz w:val="20"/>
          <w:szCs w:val="20"/>
        </w:rPr>
      </w:pPr>
      <w:r w:rsidRPr="00553174">
        <w:rPr>
          <w:rFonts w:cs="Arial"/>
          <w:sz w:val="20"/>
          <w:szCs w:val="20"/>
        </w:rPr>
        <w:t>The</w:t>
      </w:r>
      <w:r w:rsidRPr="00553174">
        <w:rPr>
          <w:rFonts w:cs="Arial"/>
          <w:i/>
          <w:iCs/>
          <w:sz w:val="20"/>
          <w:szCs w:val="20"/>
        </w:rPr>
        <w:t xml:space="preserve"> </w:t>
      </w:r>
      <w:r w:rsidRPr="00553174">
        <w:rPr>
          <w:rFonts w:cs="Arial"/>
          <w:i/>
          <w:iCs/>
          <w:color w:val="0B5394"/>
          <w:sz w:val="20"/>
          <w:szCs w:val="20"/>
        </w:rPr>
        <w:t>ConcreteElement</w:t>
      </w:r>
      <w:r w:rsidRPr="00553174">
        <w:rPr>
          <w:rFonts w:cs="Arial"/>
          <w:color w:val="0B5394"/>
          <w:sz w:val="20"/>
          <w:szCs w:val="20"/>
        </w:rPr>
        <w:t xml:space="preserve"> </w:t>
      </w:r>
      <w:r w:rsidRPr="00553174">
        <w:rPr>
          <w:rFonts w:cs="Arial"/>
          <w:sz w:val="20"/>
          <w:szCs w:val="20"/>
        </w:rPr>
        <w:t>class implements the</w:t>
      </w:r>
      <w:r w:rsidRPr="00553174">
        <w:rPr>
          <w:rFonts w:cs="Arial"/>
          <w:i/>
          <w:iCs/>
          <w:sz w:val="20"/>
          <w:szCs w:val="20"/>
        </w:rPr>
        <w:t xml:space="preserve"> </w:t>
      </w:r>
      <w:r w:rsidRPr="00553174">
        <w:rPr>
          <w:rFonts w:cs="Arial"/>
          <w:i/>
          <w:iCs/>
          <w:color w:val="0B5394"/>
          <w:sz w:val="20"/>
          <w:szCs w:val="20"/>
        </w:rPr>
        <w:t>IElement</w:t>
      </w:r>
      <w:r w:rsidRPr="00553174">
        <w:rPr>
          <w:rFonts w:cs="Arial"/>
          <w:color w:val="0B5394"/>
          <w:sz w:val="20"/>
          <w:szCs w:val="20"/>
        </w:rPr>
        <w:t xml:space="preserve"> </w:t>
      </w:r>
      <w:r w:rsidRPr="00553174">
        <w:rPr>
          <w:rFonts w:cs="Arial"/>
          <w:sz w:val="20"/>
          <w:szCs w:val="20"/>
        </w:rPr>
        <w:t xml:space="preserve">interface. You will have multiple types of </w:t>
      </w:r>
      <w:r w:rsidRPr="00553174">
        <w:rPr>
          <w:rFonts w:cs="Arial"/>
          <w:i/>
          <w:iCs/>
          <w:color w:val="0B5394"/>
          <w:sz w:val="20"/>
          <w:szCs w:val="20"/>
        </w:rPr>
        <w:t>ConcreteElement</w:t>
      </w:r>
      <w:r w:rsidRPr="00553174">
        <w:rPr>
          <w:rFonts w:cs="Arial"/>
          <w:color w:val="0B5394"/>
          <w:sz w:val="20"/>
          <w:szCs w:val="20"/>
        </w:rPr>
        <w:t xml:space="preserve"> </w:t>
      </w:r>
      <w:r w:rsidRPr="00553174">
        <w:rPr>
          <w:rFonts w:cs="Arial"/>
          <w:sz w:val="20"/>
          <w:szCs w:val="20"/>
        </w:rPr>
        <w:t>classes where each represents different structure.</w:t>
      </w:r>
    </w:p>
    <w:p w:rsidR="00BA6B20" w:rsidRPr="00553174" w:rsidRDefault="00BA6B20" w:rsidP="00BA6B20">
      <w:pPr>
        <w:numPr>
          <w:ilvl w:val="2"/>
          <w:numId w:val="267"/>
        </w:numPr>
        <w:spacing w:before="100" w:beforeAutospacing="1" w:after="100" w:afterAutospacing="1" w:line="240" w:lineRule="auto"/>
        <w:rPr>
          <w:sz w:val="20"/>
          <w:szCs w:val="20"/>
        </w:rPr>
      </w:pPr>
      <w:r w:rsidRPr="00553174">
        <w:rPr>
          <w:rFonts w:cs="Arial"/>
          <w:sz w:val="20"/>
          <w:szCs w:val="20"/>
        </w:rPr>
        <w:t xml:space="preserve">It has the </w:t>
      </w:r>
      <w:r w:rsidRPr="00553174">
        <w:rPr>
          <w:rFonts w:cs="Arial"/>
          <w:i/>
          <w:iCs/>
          <w:color w:val="0B5394"/>
          <w:sz w:val="20"/>
          <w:szCs w:val="20"/>
        </w:rPr>
        <w:t>Accept</w:t>
      </w:r>
      <w:r w:rsidRPr="00553174">
        <w:rPr>
          <w:rFonts w:cs="Arial"/>
          <w:color w:val="0B5394"/>
          <w:sz w:val="20"/>
          <w:szCs w:val="20"/>
        </w:rPr>
        <w:t xml:space="preserve"> </w:t>
      </w:r>
      <w:r w:rsidRPr="00553174">
        <w:rPr>
          <w:rFonts w:cs="Arial"/>
          <w:sz w:val="20"/>
          <w:szCs w:val="20"/>
        </w:rPr>
        <w:t xml:space="preserve">method that takes in an </w:t>
      </w:r>
      <w:r w:rsidRPr="00553174">
        <w:rPr>
          <w:rFonts w:cs="Arial"/>
          <w:i/>
          <w:iCs/>
          <w:color w:val="0B5394"/>
          <w:sz w:val="20"/>
          <w:szCs w:val="20"/>
        </w:rPr>
        <w:t>IVisitor</w:t>
      </w:r>
      <w:r w:rsidRPr="00553174">
        <w:rPr>
          <w:rFonts w:cs="Arial"/>
          <w:color w:val="0B5394"/>
          <w:sz w:val="20"/>
          <w:szCs w:val="20"/>
        </w:rPr>
        <w:t xml:space="preserve"> </w:t>
      </w:r>
      <w:r w:rsidRPr="00553174">
        <w:rPr>
          <w:rFonts w:cs="Arial"/>
          <w:sz w:val="20"/>
          <w:szCs w:val="20"/>
        </w:rPr>
        <w:t>that will apply the logic to the element.</w:t>
      </w:r>
    </w:p>
    <w:p w:rsidR="00BA6B20" w:rsidRPr="00553174" w:rsidRDefault="00BA6B20" w:rsidP="00BA6B20">
      <w:pPr>
        <w:numPr>
          <w:ilvl w:val="0"/>
          <w:numId w:val="268"/>
        </w:numPr>
        <w:spacing w:before="100" w:beforeAutospacing="1" w:after="100" w:afterAutospacing="1" w:line="240" w:lineRule="auto"/>
        <w:rPr>
          <w:sz w:val="20"/>
          <w:szCs w:val="20"/>
        </w:rPr>
      </w:pPr>
      <w:r w:rsidRPr="00553174">
        <w:rPr>
          <w:rFonts w:cs="Arial"/>
          <w:sz w:val="20"/>
          <w:szCs w:val="20"/>
        </w:rPr>
        <w:t>The right hand side are the classes for the logics </w:t>
      </w:r>
    </w:p>
    <w:p w:rsidR="00BA6B20" w:rsidRPr="00553174" w:rsidRDefault="00BA6B20" w:rsidP="00BA6B20">
      <w:pPr>
        <w:numPr>
          <w:ilvl w:val="1"/>
          <w:numId w:val="269"/>
        </w:numPr>
        <w:spacing w:before="100" w:beforeAutospacing="1" w:after="100" w:afterAutospacing="1" w:line="240" w:lineRule="auto"/>
        <w:rPr>
          <w:sz w:val="20"/>
          <w:szCs w:val="20"/>
        </w:rPr>
      </w:pPr>
      <w:r w:rsidRPr="00553174">
        <w:rPr>
          <w:rFonts w:cs="Arial"/>
          <w:sz w:val="20"/>
          <w:szCs w:val="20"/>
        </w:rPr>
        <w:t xml:space="preserve">The </w:t>
      </w:r>
      <w:r w:rsidRPr="00553174">
        <w:rPr>
          <w:rFonts w:cs="Arial"/>
          <w:i/>
          <w:iCs/>
          <w:color w:val="0B5394"/>
          <w:sz w:val="20"/>
          <w:szCs w:val="20"/>
        </w:rPr>
        <w:t>IVisitor</w:t>
      </w:r>
      <w:r w:rsidRPr="00553174">
        <w:rPr>
          <w:rFonts w:cs="Arial"/>
          <w:color w:val="0B5394"/>
          <w:sz w:val="20"/>
          <w:szCs w:val="20"/>
        </w:rPr>
        <w:t xml:space="preserve"> </w:t>
      </w:r>
      <w:r w:rsidRPr="00553174">
        <w:rPr>
          <w:rFonts w:cs="Arial"/>
          <w:sz w:val="20"/>
          <w:szCs w:val="20"/>
        </w:rPr>
        <w:t>interface defines the logics supported.</w:t>
      </w:r>
    </w:p>
    <w:p w:rsidR="00BA6B20" w:rsidRPr="00553174" w:rsidRDefault="00BA6B20" w:rsidP="00BA6B20">
      <w:pPr>
        <w:numPr>
          <w:ilvl w:val="2"/>
          <w:numId w:val="270"/>
        </w:numPr>
        <w:spacing w:before="100" w:beforeAutospacing="1" w:after="100" w:afterAutospacing="1" w:line="240" w:lineRule="auto"/>
        <w:rPr>
          <w:sz w:val="20"/>
          <w:szCs w:val="20"/>
        </w:rPr>
      </w:pPr>
      <w:r w:rsidRPr="00553174">
        <w:rPr>
          <w:rFonts w:cs="Arial"/>
          <w:sz w:val="20"/>
          <w:szCs w:val="20"/>
        </w:rPr>
        <w:t xml:space="preserve">It has the </w:t>
      </w:r>
      <w:r w:rsidRPr="00553174">
        <w:rPr>
          <w:rFonts w:cs="Arial"/>
          <w:i/>
          <w:iCs/>
          <w:sz w:val="20"/>
          <w:szCs w:val="20"/>
        </w:rPr>
        <w:t>Visit</w:t>
      </w:r>
      <w:r w:rsidRPr="00553174">
        <w:rPr>
          <w:rFonts w:cs="Arial"/>
          <w:sz w:val="20"/>
          <w:szCs w:val="20"/>
        </w:rPr>
        <w:t xml:space="preserve"> method that takes in an</w:t>
      </w:r>
      <w:r w:rsidRPr="00553174">
        <w:rPr>
          <w:rFonts w:cs="Arial"/>
          <w:i/>
          <w:iCs/>
          <w:sz w:val="20"/>
          <w:szCs w:val="20"/>
        </w:rPr>
        <w:t xml:space="preserve"> </w:t>
      </w:r>
      <w:r w:rsidRPr="00553174">
        <w:rPr>
          <w:rFonts w:cs="Arial"/>
          <w:i/>
          <w:iCs/>
          <w:color w:val="0B5394"/>
          <w:sz w:val="20"/>
          <w:szCs w:val="20"/>
        </w:rPr>
        <w:t>IElement</w:t>
      </w:r>
      <w:r w:rsidRPr="00553174">
        <w:rPr>
          <w:rFonts w:cs="Arial"/>
          <w:sz w:val="20"/>
          <w:szCs w:val="20"/>
        </w:rPr>
        <w:t>.</w:t>
      </w:r>
    </w:p>
    <w:p w:rsidR="00BA6B20" w:rsidRPr="00553174" w:rsidRDefault="00BA6B20" w:rsidP="00BA6B20">
      <w:pPr>
        <w:numPr>
          <w:ilvl w:val="1"/>
          <w:numId w:val="271"/>
        </w:numPr>
        <w:spacing w:before="100" w:beforeAutospacing="1" w:after="100" w:afterAutospacing="1" w:line="240" w:lineRule="auto"/>
        <w:rPr>
          <w:sz w:val="20"/>
          <w:szCs w:val="20"/>
        </w:rPr>
      </w:pPr>
      <w:r w:rsidRPr="00553174">
        <w:rPr>
          <w:rFonts w:cs="Arial"/>
          <w:sz w:val="20"/>
          <w:szCs w:val="20"/>
        </w:rPr>
        <w:t xml:space="preserve">The </w:t>
      </w:r>
      <w:r w:rsidRPr="00553174">
        <w:rPr>
          <w:rFonts w:cs="Arial"/>
          <w:i/>
          <w:iCs/>
          <w:color w:val="0B5394"/>
          <w:sz w:val="20"/>
          <w:szCs w:val="20"/>
        </w:rPr>
        <w:t>ConcreteVisitor</w:t>
      </w:r>
      <w:r w:rsidRPr="00553174">
        <w:rPr>
          <w:rFonts w:cs="Arial"/>
          <w:color w:val="0B5394"/>
          <w:sz w:val="20"/>
          <w:szCs w:val="20"/>
        </w:rPr>
        <w:t xml:space="preserve"> </w:t>
      </w:r>
      <w:r w:rsidRPr="00553174">
        <w:rPr>
          <w:rFonts w:cs="Arial"/>
          <w:sz w:val="20"/>
          <w:szCs w:val="20"/>
        </w:rPr>
        <w:t xml:space="preserve">class implements the </w:t>
      </w:r>
      <w:r w:rsidRPr="00553174">
        <w:rPr>
          <w:rFonts w:cs="Arial"/>
          <w:i/>
          <w:iCs/>
          <w:color w:val="0B5394"/>
          <w:sz w:val="20"/>
          <w:szCs w:val="20"/>
        </w:rPr>
        <w:t>IVisitor</w:t>
      </w:r>
      <w:r w:rsidRPr="00553174">
        <w:rPr>
          <w:rFonts w:cs="Arial"/>
          <w:color w:val="0B5394"/>
          <w:sz w:val="20"/>
          <w:szCs w:val="20"/>
        </w:rPr>
        <w:t xml:space="preserve"> </w:t>
      </w:r>
      <w:r w:rsidRPr="00553174">
        <w:rPr>
          <w:rFonts w:cs="Arial"/>
          <w:sz w:val="20"/>
          <w:szCs w:val="20"/>
        </w:rPr>
        <w:t xml:space="preserve">interface. You will have multiple types of </w:t>
      </w:r>
      <w:r w:rsidRPr="00553174">
        <w:rPr>
          <w:rFonts w:cs="Arial"/>
          <w:i/>
          <w:iCs/>
          <w:color w:val="0B5394"/>
          <w:sz w:val="20"/>
          <w:szCs w:val="20"/>
        </w:rPr>
        <w:t>ConcreteVisitor</w:t>
      </w:r>
      <w:r w:rsidRPr="00553174">
        <w:rPr>
          <w:rFonts w:cs="Arial"/>
          <w:color w:val="0B5394"/>
          <w:sz w:val="20"/>
          <w:szCs w:val="20"/>
        </w:rPr>
        <w:t xml:space="preserve"> </w:t>
      </w:r>
      <w:r w:rsidRPr="00553174">
        <w:rPr>
          <w:rFonts w:cs="Arial"/>
          <w:sz w:val="20"/>
          <w:szCs w:val="20"/>
        </w:rPr>
        <w:t>classes where each represents different logic.</w:t>
      </w:r>
    </w:p>
    <w:p w:rsidR="00BA6B20" w:rsidRPr="00553174" w:rsidRDefault="00BA6B20" w:rsidP="00BA6B20">
      <w:pPr>
        <w:numPr>
          <w:ilvl w:val="2"/>
          <w:numId w:val="272"/>
        </w:numPr>
        <w:spacing w:before="100" w:beforeAutospacing="1" w:after="100" w:afterAutospacing="1" w:line="240" w:lineRule="auto"/>
        <w:rPr>
          <w:sz w:val="20"/>
          <w:szCs w:val="20"/>
        </w:rPr>
      </w:pPr>
      <w:r w:rsidRPr="00553174">
        <w:rPr>
          <w:rFonts w:cs="Arial"/>
          <w:sz w:val="20"/>
          <w:szCs w:val="20"/>
        </w:rPr>
        <w:t xml:space="preserve">It has the </w:t>
      </w:r>
      <w:r w:rsidRPr="00553174">
        <w:rPr>
          <w:rFonts w:cs="Arial"/>
          <w:i/>
          <w:iCs/>
          <w:color w:val="0B5394"/>
          <w:sz w:val="20"/>
          <w:szCs w:val="20"/>
        </w:rPr>
        <w:t>Visit</w:t>
      </w:r>
      <w:r w:rsidRPr="00553174">
        <w:rPr>
          <w:rFonts w:cs="Arial"/>
          <w:color w:val="0B5394"/>
          <w:sz w:val="20"/>
          <w:szCs w:val="20"/>
        </w:rPr>
        <w:t xml:space="preserve"> </w:t>
      </w:r>
      <w:r w:rsidRPr="00553174">
        <w:rPr>
          <w:rFonts w:cs="Arial"/>
          <w:sz w:val="20"/>
          <w:szCs w:val="20"/>
        </w:rPr>
        <w:t>method that takes in an</w:t>
      </w:r>
      <w:r w:rsidRPr="00553174">
        <w:rPr>
          <w:rFonts w:cs="Arial"/>
          <w:i/>
          <w:iCs/>
          <w:sz w:val="20"/>
          <w:szCs w:val="20"/>
        </w:rPr>
        <w:t xml:space="preserve"> </w:t>
      </w:r>
      <w:r w:rsidRPr="00553174">
        <w:rPr>
          <w:rFonts w:cs="Arial"/>
          <w:i/>
          <w:iCs/>
          <w:color w:val="0B5394"/>
          <w:sz w:val="20"/>
          <w:szCs w:val="20"/>
        </w:rPr>
        <w:t xml:space="preserve">IElement </w:t>
      </w:r>
      <w:r w:rsidRPr="00553174">
        <w:rPr>
          <w:rFonts w:cs="Arial"/>
          <w:sz w:val="20"/>
          <w:szCs w:val="20"/>
        </w:rPr>
        <w:t>that will apply the logic to the element.</w:t>
      </w:r>
    </w:p>
    <w:p w:rsidR="00BA6B20" w:rsidRPr="00553174" w:rsidRDefault="00BA6B20" w:rsidP="00BA6B20">
      <w:pPr>
        <w:rPr>
          <w:sz w:val="20"/>
          <w:szCs w:val="20"/>
        </w:rPr>
      </w:pPr>
      <w:r w:rsidRPr="00553174">
        <w:rPr>
          <w:rFonts w:cs="Arial"/>
          <w:sz w:val="20"/>
          <w:szCs w:val="20"/>
        </w:rPr>
        <w:br/>
      </w:r>
      <w:r w:rsidRPr="00553174">
        <w:rPr>
          <w:rFonts w:cs="Arial"/>
          <w:sz w:val="20"/>
          <w:szCs w:val="20"/>
        </w:rPr>
        <w:br/>
      </w:r>
      <w:r w:rsidRPr="00553174">
        <w:rPr>
          <w:rFonts w:cs="Arial"/>
          <w:sz w:val="20"/>
          <w:szCs w:val="20"/>
        </w:rPr>
        <w:br/>
      </w:r>
      <w:r w:rsidRPr="00553174">
        <w:rPr>
          <w:rFonts w:cs="Arial"/>
          <w:sz w:val="20"/>
          <w:szCs w:val="20"/>
        </w:rPr>
        <w:br/>
      </w:r>
      <w:r w:rsidRPr="00553174">
        <w:rPr>
          <w:rFonts w:cs="Arial"/>
          <w:sz w:val="20"/>
          <w:szCs w:val="20"/>
        </w:rPr>
        <w:br/>
      </w:r>
      <w:r w:rsidRPr="00553174">
        <w:rPr>
          <w:rFonts w:cs="Arial"/>
          <w:sz w:val="20"/>
          <w:szCs w:val="20"/>
        </w:rPr>
        <w:br/>
      </w:r>
      <w:r w:rsidRPr="00553174">
        <w:rPr>
          <w:rFonts w:cs="Arial"/>
          <w:sz w:val="20"/>
          <w:szCs w:val="20"/>
        </w:rPr>
        <w:br/>
      </w:r>
      <w:r w:rsidRPr="00553174">
        <w:rPr>
          <w:rFonts w:cs="Arial"/>
          <w:sz w:val="20"/>
          <w:szCs w:val="20"/>
        </w:rPr>
        <w:br/>
      </w:r>
      <w:r w:rsidRPr="00553174">
        <w:rPr>
          <w:rFonts w:cs="Arial"/>
          <w:sz w:val="20"/>
          <w:szCs w:val="20"/>
        </w:rPr>
        <w:lastRenderedPageBreak/>
        <w:br/>
      </w:r>
      <w:r w:rsidRPr="00553174">
        <w:rPr>
          <w:rFonts w:cs="Arial"/>
          <w:sz w:val="20"/>
          <w:szCs w:val="20"/>
        </w:rPr>
        <w:br/>
      </w:r>
      <w:r w:rsidRPr="00553174">
        <w:rPr>
          <w:rFonts w:cs="Arial"/>
          <w:sz w:val="20"/>
          <w:szCs w:val="20"/>
        </w:rPr>
        <w:br/>
      </w:r>
      <w:r w:rsidRPr="00553174">
        <w:rPr>
          <w:rFonts w:cs="Arial"/>
          <w:sz w:val="20"/>
          <w:szCs w:val="20"/>
        </w:rPr>
        <w:br/>
      </w:r>
      <w:r w:rsidRPr="00553174">
        <w:rPr>
          <w:rFonts w:cs="Arial"/>
          <w:sz w:val="20"/>
          <w:szCs w:val="20"/>
        </w:rPr>
        <w:br/>
        <w:t xml:space="preserve">Let's see an example. We will define 2 types of visitors, </w:t>
      </w:r>
      <w:r w:rsidRPr="00553174">
        <w:rPr>
          <w:rFonts w:cs="Arial"/>
          <w:i/>
          <w:iCs/>
          <w:color w:val="0B5394"/>
          <w:sz w:val="20"/>
          <w:szCs w:val="20"/>
        </w:rPr>
        <w:t>SantaClaus</w:t>
      </w:r>
      <w:r w:rsidRPr="00553174">
        <w:rPr>
          <w:rFonts w:cs="Arial"/>
          <w:color w:val="0B5394"/>
          <w:sz w:val="20"/>
          <w:szCs w:val="20"/>
        </w:rPr>
        <w:t xml:space="preserve"> </w:t>
      </w:r>
      <w:r w:rsidRPr="00553174">
        <w:rPr>
          <w:rFonts w:cs="Arial"/>
          <w:sz w:val="20"/>
          <w:szCs w:val="20"/>
        </w:rPr>
        <w:t xml:space="preserve">and </w:t>
      </w:r>
      <w:r w:rsidRPr="00553174">
        <w:rPr>
          <w:rFonts w:cs="Arial"/>
          <w:i/>
          <w:iCs/>
          <w:color w:val="0B5394"/>
          <w:sz w:val="20"/>
          <w:szCs w:val="20"/>
        </w:rPr>
        <w:t>MailCarrier</w:t>
      </w:r>
      <w:r w:rsidRPr="00553174">
        <w:rPr>
          <w:rFonts w:cs="Arial"/>
          <w:sz w:val="20"/>
          <w:szCs w:val="20"/>
        </w:rPr>
        <w:t xml:space="preserve">. They both contain logics that will be applied to the structure. </w:t>
      </w:r>
    </w:p>
    <w:p w:rsidR="00BA6B20" w:rsidRPr="00553174" w:rsidRDefault="00BA6B20" w:rsidP="00BA6B20">
      <w:pPr>
        <w:rPr>
          <w:sz w:val="20"/>
          <w:szCs w:val="20"/>
        </w:rPr>
      </w:pPr>
      <w:r w:rsidRPr="00553174">
        <w:rPr>
          <w:rFonts w:cs="Arial"/>
          <w:sz w:val="20"/>
          <w:szCs w:val="20"/>
        </w:rPr>
        <w:t xml:space="preserve">We will define 2 types of structures, </w:t>
      </w:r>
      <w:r w:rsidRPr="00553174">
        <w:rPr>
          <w:rFonts w:cs="Arial"/>
          <w:i/>
          <w:iCs/>
          <w:color w:val="0B5394"/>
          <w:sz w:val="20"/>
          <w:szCs w:val="20"/>
        </w:rPr>
        <w:t>Household</w:t>
      </w:r>
      <w:r w:rsidRPr="00553174">
        <w:rPr>
          <w:rFonts w:cs="Arial"/>
          <w:color w:val="0B5394"/>
          <w:sz w:val="20"/>
          <w:szCs w:val="20"/>
        </w:rPr>
        <w:t xml:space="preserve"> </w:t>
      </w:r>
      <w:r w:rsidRPr="00553174">
        <w:rPr>
          <w:rFonts w:cs="Arial"/>
          <w:sz w:val="20"/>
          <w:szCs w:val="20"/>
        </w:rPr>
        <w:t xml:space="preserve">and </w:t>
      </w:r>
      <w:r w:rsidRPr="00553174">
        <w:rPr>
          <w:rFonts w:cs="Arial"/>
          <w:i/>
          <w:iCs/>
          <w:color w:val="0B5394"/>
          <w:sz w:val="20"/>
          <w:szCs w:val="20"/>
        </w:rPr>
        <w:t>BusinessEntity</w:t>
      </w:r>
      <w:r w:rsidRPr="00553174">
        <w:rPr>
          <w:rFonts w:cs="Arial"/>
          <w:sz w:val="20"/>
          <w:szCs w:val="20"/>
        </w:rPr>
        <w:t xml:space="preserve">. They are the data structures where the visitors can apply their logics to. Both the </w:t>
      </w:r>
      <w:r w:rsidRPr="00553174">
        <w:rPr>
          <w:rFonts w:cs="Arial"/>
          <w:i/>
          <w:iCs/>
          <w:color w:val="0B5394"/>
          <w:sz w:val="20"/>
          <w:szCs w:val="20"/>
        </w:rPr>
        <w:t>Household</w:t>
      </w:r>
      <w:r w:rsidRPr="00553174">
        <w:rPr>
          <w:rFonts w:cs="Arial"/>
          <w:color w:val="0B5394"/>
          <w:sz w:val="20"/>
          <w:szCs w:val="20"/>
        </w:rPr>
        <w:t xml:space="preserve"> </w:t>
      </w:r>
      <w:r w:rsidRPr="00553174">
        <w:rPr>
          <w:rFonts w:cs="Arial"/>
          <w:sz w:val="20"/>
          <w:szCs w:val="20"/>
        </w:rPr>
        <w:t xml:space="preserve">and the </w:t>
      </w:r>
      <w:r w:rsidRPr="00553174">
        <w:rPr>
          <w:rFonts w:cs="Arial"/>
          <w:i/>
          <w:iCs/>
          <w:color w:val="0B5394"/>
          <w:sz w:val="20"/>
          <w:szCs w:val="20"/>
        </w:rPr>
        <w:t>BusinessEntity</w:t>
      </w:r>
      <w:r w:rsidRPr="00553174">
        <w:rPr>
          <w:rFonts w:cs="Arial"/>
          <w:color w:val="0B5394"/>
          <w:sz w:val="20"/>
          <w:szCs w:val="20"/>
        </w:rPr>
        <w:t xml:space="preserve"> </w:t>
      </w:r>
      <w:r w:rsidRPr="00553174">
        <w:rPr>
          <w:rFonts w:cs="Arial"/>
          <w:sz w:val="20"/>
          <w:szCs w:val="20"/>
        </w:rPr>
        <w:t xml:space="preserve">can be visited by </w:t>
      </w:r>
      <w:r w:rsidRPr="00553174">
        <w:rPr>
          <w:rFonts w:cs="Arial"/>
          <w:i/>
          <w:iCs/>
          <w:color w:val="0B5394"/>
          <w:sz w:val="20"/>
          <w:szCs w:val="20"/>
        </w:rPr>
        <w:t>SantaClaus</w:t>
      </w:r>
      <w:r w:rsidRPr="00553174">
        <w:rPr>
          <w:rFonts w:cs="Arial"/>
          <w:color w:val="0B5394"/>
          <w:sz w:val="20"/>
          <w:szCs w:val="20"/>
        </w:rPr>
        <w:t xml:space="preserve"> </w:t>
      </w:r>
      <w:r w:rsidRPr="00553174">
        <w:rPr>
          <w:rFonts w:cs="Arial"/>
          <w:sz w:val="20"/>
          <w:szCs w:val="20"/>
        </w:rPr>
        <w:t xml:space="preserve">or the </w:t>
      </w:r>
      <w:r w:rsidRPr="00553174">
        <w:rPr>
          <w:rFonts w:cs="Arial"/>
          <w:i/>
          <w:iCs/>
          <w:color w:val="0B5394"/>
          <w:sz w:val="20"/>
          <w:szCs w:val="20"/>
        </w:rPr>
        <w:t>MailCarrier</w:t>
      </w:r>
      <w:r w:rsidRPr="00553174">
        <w:rPr>
          <w:rFonts w:cs="Arial"/>
          <w:sz w:val="20"/>
          <w:szCs w:val="20"/>
        </w:rPr>
        <w:t xml:space="preserve">. </w:t>
      </w:r>
      <w:r w:rsidRPr="00553174">
        <w:rPr>
          <w:rFonts w:cs="Arial"/>
          <w:sz w:val="20"/>
          <w:szCs w:val="20"/>
        </w:rPr>
        <w:br/>
      </w:r>
      <w:r w:rsidRPr="00553174">
        <w:rPr>
          <w:rFonts w:cs="Arial"/>
          <w:sz w:val="20"/>
          <w:szCs w:val="20"/>
        </w:rPr>
        <w:br/>
        <w:t xml:space="preserve">The </w:t>
      </w:r>
      <w:hyperlink r:id="rId132" w:tgtFrame="_blank" w:history="1">
        <w:r w:rsidRPr="00553174">
          <w:rPr>
            <w:rStyle w:val="Hyperlink"/>
            <w:rFonts w:cs="Arial"/>
            <w:sz w:val="20"/>
            <w:szCs w:val="20"/>
          </w:rPr>
          <w:t>UML</w:t>
        </w:r>
      </w:hyperlink>
      <w:r w:rsidRPr="00553174">
        <w:rPr>
          <w:rFonts w:cs="Arial"/>
          <w:sz w:val="20"/>
          <w:szCs w:val="20"/>
        </w:rPr>
        <w:t xml:space="preserve"> of our example is shown below:</w:t>
      </w:r>
    </w:p>
    <w:p w:rsidR="00BA6B20" w:rsidRPr="00553174" w:rsidRDefault="00BA6B20" w:rsidP="00BA6B20">
      <w:pPr>
        <w:rPr>
          <w:rFonts w:cs="Arial"/>
          <w:sz w:val="20"/>
          <w:szCs w:val="20"/>
        </w:rPr>
      </w:pPr>
      <w:r w:rsidRPr="00553174">
        <w:rPr>
          <w:rFonts w:cs="Arial"/>
          <w:noProof/>
          <w:color w:val="0000FF"/>
          <w:sz w:val="20"/>
          <w:szCs w:val="20"/>
        </w:rPr>
        <w:drawing>
          <wp:inline distT="0" distB="0" distL="0" distR="0">
            <wp:extent cx="6372225" cy="2867025"/>
            <wp:effectExtent l="0" t="0" r="9525" b="9525"/>
            <wp:docPr id="44" name="Picture 44" descr="http://www.dotnetlead.com/_/rsrc/1302738305789/design-patterns/visitor/visitor2.png">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www.dotnetlead.com/_/rsrc/1302738305789/design-patterns/visitor/visitor2.png">
                      <a:hlinkClick r:id="rId133"/>
                    </pic:cNvP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6372225" cy="2867025"/>
                    </a:xfrm>
                    <a:prstGeom prst="rect">
                      <a:avLst/>
                    </a:prstGeom>
                    <a:noFill/>
                    <a:ln>
                      <a:noFill/>
                    </a:ln>
                  </pic:spPr>
                </pic:pic>
              </a:graphicData>
            </a:graphic>
          </wp:inline>
        </w:drawing>
      </w:r>
    </w:p>
    <w:p w:rsidR="00BA6B20" w:rsidRPr="00553174" w:rsidRDefault="00BA6B20" w:rsidP="00BA6B20">
      <w:pPr>
        <w:numPr>
          <w:ilvl w:val="0"/>
          <w:numId w:val="273"/>
        </w:numPr>
        <w:spacing w:before="100" w:beforeAutospacing="1" w:after="100" w:afterAutospacing="1" w:line="240" w:lineRule="auto"/>
        <w:rPr>
          <w:rFonts w:cs="Times New Roman"/>
          <w:sz w:val="20"/>
          <w:szCs w:val="20"/>
        </w:rPr>
      </w:pPr>
      <w:r w:rsidRPr="00553174">
        <w:rPr>
          <w:rFonts w:cs="Arial"/>
          <w:sz w:val="20"/>
          <w:szCs w:val="20"/>
        </w:rPr>
        <w:t>The left hand side are the classes for the structures </w:t>
      </w:r>
    </w:p>
    <w:p w:rsidR="00BA6B20" w:rsidRPr="00553174" w:rsidRDefault="00BA6B20" w:rsidP="00BA6B20">
      <w:pPr>
        <w:numPr>
          <w:ilvl w:val="1"/>
          <w:numId w:val="274"/>
        </w:numPr>
        <w:spacing w:before="100" w:beforeAutospacing="1" w:after="100" w:afterAutospacing="1" w:line="240" w:lineRule="auto"/>
        <w:rPr>
          <w:sz w:val="20"/>
          <w:szCs w:val="20"/>
        </w:rPr>
      </w:pPr>
      <w:r w:rsidRPr="00553174">
        <w:rPr>
          <w:rFonts w:cs="Arial"/>
          <w:sz w:val="20"/>
          <w:szCs w:val="20"/>
        </w:rPr>
        <w:t xml:space="preserve">The </w:t>
      </w:r>
      <w:r w:rsidRPr="00553174">
        <w:rPr>
          <w:rFonts w:cs="Arial"/>
          <w:i/>
          <w:iCs/>
          <w:color w:val="0B5394"/>
          <w:sz w:val="20"/>
          <w:szCs w:val="20"/>
        </w:rPr>
        <w:t>IElement</w:t>
      </w:r>
      <w:r w:rsidRPr="00553174">
        <w:rPr>
          <w:rFonts w:cs="Arial"/>
          <w:color w:val="0B5394"/>
          <w:sz w:val="20"/>
          <w:szCs w:val="20"/>
        </w:rPr>
        <w:t xml:space="preserve"> </w:t>
      </w:r>
      <w:r w:rsidRPr="00553174">
        <w:rPr>
          <w:rFonts w:cs="Arial"/>
          <w:sz w:val="20"/>
          <w:szCs w:val="20"/>
        </w:rPr>
        <w:t>interface defines the elements in the structure.</w:t>
      </w:r>
    </w:p>
    <w:p w:rsidR="00BA6B20" w:rsidRPr="00553174" w:rsidRDefault="00BA6B20" w:rsidP="00BA6B20">
      <w:pPr>
        <w:numPr>
          <w:ilvl w:val="2"/>
          <w:numId w:val="275"/>
        </w:numPr>
        <w:spacing w:before="100" w:beforeAutospacing="1" w:after="100" w:afterAutospacing="1" w:line="240" w:lineRule="auto"/>
        <w:rPr>
          <w:sz w:val="20"/>
          <w:szCs w:val="20"/>
        </w:rPr>
      </w:pPr>
      <w:r w:rsidRPr="00553174">
        <w:rPr>
          <w:rFonts w:cs="Arial"/>
          <w:sz w:val="20"/>
          <w:szCs w:val="20"/>
        </w:rPr>
        <w:t xml:space="preserve">It has the </w:t>
      </w:r>
      <w:r w:rsidRPr="00553174">
        <w:rPr>
          <w:rFonts w:cs="Arial"/>
          <w:i/>
          <w:iCs/>
          <w:color w:val="0B5394"/>
          <w:sz w:val="20"/>
          <w:szCs w:val="20"/>
        </w:rPr>
        <w:t>Accept</w:t>
      </w:r>
      <w:r w:rsidRPr="00553174">
        <w:rPr>
          <w:rFonts w:cs="Arial"/>
          <w:color w:val="0B5394"/>
          <w:sz w:val="20"/>
          <w:szCs w:val="20"/>
        </w:rPr>
        <w:t xml:space="preserve"> </w:t>
      </w:r>
      <w:r w:rsidRPr="00553174">
        <w:rPr>
          <w:rFonts w:cs="Arial"/>
          <w:sz w:val="20"/>
          <w:szCs w:val="20"/>
        </w:rPr>
        <w:t xml:space="preserve">method that takes in an </w:t>
      </w:r>
      <w:r w:rsidRPr="00553174">
        <w:rPr>
          <w:rFonts w:cs="Arial"/>
          <w:i/>
          <w:iCs/>
          <w:color w:val="0B5394"/>
          <w:sz w:val="20"/>
          <w:szCs w:val="20"/>
        </w:rPr>
        <w:t>IVisitor</w:t>
      </w:r>
      <w:r w:rsidRPr="00553174">
        <w:rPr>
          <w:rFonts w:cs="Arial"/>
          <w:sz w:val="20"/>
          <w:szCs w:val="20"/>
        </w:rPr>
        <w:t>.</w:t>
      </w:r>
    </w:p>
    <w:p w:rsidR="00BA6B20" w:rsidRPr="00553174" w:rsidRDefault="00BA6B20" w:rsidP="00BA6B20">
      <w:pPr>
        <w:numPr>
          <w:ilvl w:val="1"/>
          <w:numId w:val="276"/>
        </w:numPr>
        <w:spacing w:before="100" w:beforeAutospacing="1" w:after="100" w:afterAutospacing="1" w:line="240" w:lineRule="auto"/>
        <w:rPr>
          <w:sz w:val="20"/>
          <w:szCs w:val="20"/>
        </w:rPr>
      </w:pPr>
      <w:r w:rsidRPr="00553174">
        <w:rPr>
          <w:rFonts w:cs="Arial"/>
          <w:sz w:val="20"/>
          <w:szCs w:val="20"/>
        </w:rPr>
        <w:t>The</w:t>
      </w:r>
      <w:r w:rsidRPr="00553174">
        <w:rPr>
          <w:rFonts w:cs="Arial"/>
          <w:i/>
          <w:iCs/>
          <w:sz w:val="20"/>
          <w:szCs w:val="20"/>
        </w:rPr>
        <w:t xml:space="preserve"> </w:t>
      </w:r>
      <w:r w:rsidRPr="00553174">
        <w:rPr>
          <w:rFonts w:cs="Arial"/>
          <w:i/>
          <w:iCs/>
          <w:color w:val="0B5394"/>
          <w:sz w:val="20"/>
          <w:szCs w:val="20"/>
        </w:rPr>
        <w:t>HouseHold</w:t>
      </w:r>
      <w:r w:rsidRPr="00553174">
        <w:rPr>
          <w:rFonts w:cs="Arial"/>
          <w:color w:val="0B5394"/>
          <w:sz w:val="20"/>
          <w:szCs w:val="20"/>
        </w:rPr>
        <w:t xml:space="preserve"> </w:t>
      </w:r>
      <w:r w:rsidRPr="00553174">
        <w:rPr>
          <w:rFonts w:cs="Arial"/>
          <w:sz w:val="20"/>
          <w:szCs w:val="20"/>
        </w:rPr>
        <w:t xml:space="preserve">and the </w:t>
      </w:r>
      <w:r w:rsidRPr="00553174">
        <w:rPr>
          <w:rFonts w:cs="Arial"/>
          <w:i/>
          <w:iCs/>
          <w:color w:val="0B5394"/>
          <w:sz w:val="20"/>
          <w:szCs w:val="20"/>
        </w:rPr>
        <w:t>BusinessEntity</w:t>
      </w:r>
      <w:r w:rsidRPr="00553174">
        <w:rPr>
          <w:rFonts w:cs="Arial"/>
          <w:color w:val="0B5394"/>
          <w:sz w:val="20"/>
          <w:szCs w:val="20"/>
        </w:rPr>
        <w:t xml:space="preserve"> </w:t>
      </w:r>
      <w:r w:rsidRPr="00553174">
        <w:rPr>
          <w:rFonts w:cs="Arial"/>
          <w:sz w:val="20"/>
          <w:szCs w:val="20"/>
        </w:rPr>
        <w:t>class implements the</w:t>
      </w:r>
      <w:r w:rsidRPr="00553174">
        <w:rPr>
          <w:rFonts w:cs="Arial"/>
          <w:i/>
          <w:iCs/>
          <w:sz w:val="20"/>
          <w:szCs w:val="20"/>
        </w:rPr>
        <w:t xml:space="preserve"> </w:t>
      </w:r>
      <w:r w:rsidRPr="00553174">
        <w:rPr>
          <w:rFonts w:cs="Arial"/>
          <w:i/>
          <w:iCs/>
          <w:color w:val="0B5394"/>
          <w:sz w:val="20"/>
          <w:szCs w:val="20"/>
        </w:rPr>
        <w:t>IElement</w:t>
      </w:r>
      <w:r w:rsidRPr="00553174">
        <w:rPr>
          <w:rFonts w:cs="Arial"/>
          <w:color w:val="0B5394"/>
          <w:sz w:val="20"/>
          <w:szCs w:val="20"/>
        </w:rPr>
        <w:t xml:space="preserve"> </w:t>
      </w:r>
      <w:r w:rsidRPr="00553174">
        <w:rPr>
          <w:rFonts w:cs="Arial"/>
          <w:sz w:val="20"/>
          <w:szCs w:val="20"/>
        </w:rPr>
        <w:t xml:space="preserve">interface. </w:t>
      </w:r>
    </w:p>
    <w:p w:rsidR="00BA6B20" w:rsidRPr="00553174" w:rsidRDefault="00BA6B20" w:rsidP="00BA6B20">
      <w:pPr>
        <w:numPr>
          <w:ilvl w:val="2"/>
          <w:numId w:val="277"/>
        </w:numPr>
        <w:spacing w:before="100" w:beforeAutospacing="1" w:after="100" w:afterAutospacing="1" w:line="240" w:lineRule="auto"/>
        <w:rPr>
          <w:sz w:val="20"/>
          <w:szCs w:val="20"/>
        </w:rPr>
      </w:pPr>
      <w:r w:rsidRPr="00553174">
        <w:rPr>
          <w:rFonts w:cs="Arial"/>
          <w:sz w:val="20"/>
          <w:szCs w:val="20"/>
        </w:rPr>
        <w:t xml:space="preserve">They have the </w:t>
      </w:r>
      <w:r w:rsidRPr="00553174">
        <w:rPr>
          <w:rFonts w:cs="Arial"/>
          <w:i/>
          <w:iCs/>
          <w:color w:val="0B5394"/>
          <w:sz w:val="20"/>
          <w:szCs w:val="20"/>
        </w:rPr>
        <w:t>Accept</w:t>
      </w:r>
      <w:r w:rsidRPr="00553174">
        <w:rPr>
          <w:rFonts w:cs="Arial"/>
          <w:color w:val="0B5394"/>
          <w:sz w:val="20"/>
          <w:szCs w:val="20"/>
        </w:rPr>
        <w:t xml:space="preserve"> </w:t>
      </w:r>
      <w:r w:rsidRPr="00553174">
        <w:rPr>
          <w:rFonts w:cs="Arial"/>
          <w:sz w:val="20"/>
          <w:szCs w:val="20"/>
        </w:rPr>
        <w:t xml:space="preserve">method that takes in an </w:t>
      </w:r>
      <w:r w:rsidRPr="00553174">
        <w:rPr>
          <w:rFonts w:cs="Arial"/>
          <w:i/>
          <w:iCs/>
          <w:color w:val="0B5394"/>
          <w:sz w:val="20"/>
          <w:szCs w:val="20"/>
        </w:rPr>
        <w:t>IVisitor</w:t>
      </w:r>
      <w:r w:rsidRPr="00553174">
        <w:rPr>
          <w:rFonts w:cs="Arial"/>
          <w:color w:val="0B5394"/>
          <w:sz w:val="20"/>
          <w:szCs w:val="20"/>
        </w:rPr>
        <w:t xml:space="preserve"> </w:t>
      </w:r>
      <w:r w:rsidRPr="00553174">
        <w:rPr>
          <w:rFonts w:cs="Arial"/>
          <w:sz w:val="20"/>
          <w:szCs w:val="20"/>
        </w:rPr>
        <w:t>that will apply the logic to the element.</w:t>
      </w:r>
    </w:p>
    <w:p w:rsidR="00BA6B20" w:rsidRPr="00553174" w:rsidRDefault="00BA6B20" w:rsidP="00BA6B20">
      <w:pPr>
        <w:numPr>
          <w:ilvl w:val="0"/>
          <w:numId w:val="278"/>
        </w:numPr>
        <w:spacing w:before="100" w:beforeAutospacing="1" w:after="100" w:afterAutospacing="1" w:line="240" w:lineRule="auto"/>
        <w:rPr>
          <w:sz w:val="20"/>
          <w:szCs w:val="20"/>
        </w:rPr>
      </w:pPr>
      <w:r w:rsidRPr="00553174">
        <w:rPr>
          <w:rFonts w:cs="Arial"/>
          <w:sz w:val="20"/>
          <w:szCs w:val="20"/>
        </w:rPr>
        <w:t>The right hand side are the classes for the logics </w:t>
      </w:r>
    </w:p>
    <w:p w:rsidR="00BA6B20" w:rsidRPr="00553174" w:rsidRDefault="00BA6B20" w:rsidP="00BA6B20">
      <w:pPr>
        <w:numPr>
          <w:ilvl w:val="1"/>
          <w:numId w:val="279"/>
        </w:numPr>
        <w:spacing w:before="100" w:beforeAutospacing="1" w:after="100" w:afterAutospacing="1" w:line="240" w:lineRule="auto"/>
        <w:rPr>
          <w:sz w:val="20"/>
          <w:szCs w:val="20"/>
        </w:rPr>
      </w:pPr>
      <w:r w:rsidRPr="00553174">
        <w:rPr>
          <w:rFonts w:cs="Arial"/>
          <w:sz w:val="20"/>
          <w:szCs w:val="20"/>
        </w:rPr>
        <w:t xml:space="preserve">The </w:t>
      </w:r>
      <w:r w:rsidRPr="00553174">
        <w:rPr>
          <w:rFonts w:cs="Arial"/>
          <w:i/>
          <w:iCs/>
          <w:color w:val="0B5394"/>
          <w:sz w:val="20"/>
          <w:szCs w:val="20"/>
        </w:rPr>
        <w:t>IVisitor</w:t>
      </w:r>
      <w:r w:rsidRPr="00553174">
        <w:rPr>
          <w:rFonts w:cs="Arial"/>
          <w:color w:val="0B5394"/>
          <w:sz w:val="20"/>
          <w:szCs w:val="20"/>
        </w:rPr>
        <w:t xml:space="preserve"> </w:t>
      </w:r>
      <w:r w:rsidRPr="00553174">
        <w:rPr>
          <w:rFonts w:cs="Arial"/>
          <w:sz w:val="20"/>
          <w:szCs w:val="20"/>
        </w:rPr>
        <w:t>interface defines the logics supported.</w:t>
      </w:r>
    </w:p>
    <w:p w:rsidR="00BA6B20" w:rsidRPr="00553174" w:rsidRDefault="00BA6B20" w:rsidP="00BA6B20">
      <w:pPr>
        <w:numPr>
          <w:ilvl w:val="2"/>
          <w:numId w:val="280"/>
        </w:numPr>
        <w:spacing w:before="100" w:beforeAutospacing="1" w:after="100" w:afterAutospacing="1" w:line="240" w:lineRule="auto"/>
        <w:rPr>
          <w:sz w:val="20"/>
          <w:szCs w:val="20"/>
        </w:rPr>
      </w:pPr>
      <w:r w:rsidRPr="00553174">
        <w:rPr>
          <w:rFonts w:cs="Arial"/>
          <w:sz w:val="20"/>
          <w:szCs w:val="20"/>
        </w:rPr>
        <w:t xml:space="preserve">It has the </w:t>
      </w:r>
      <w:r w:rsidRPr="00553174">
        <w:rPr>
          <w:rFonts w:cs="Arial"/>
          <w:i/>
          <w:iCs/>
          <w:color w:val="0B5394"/>
          <w:sz w:val="20"/>
          <w:szCs w:val="20"/>
        </w:rPr>
        <w:t>Visit</w:t>
      </w:r>
      <w:r w:rsidRPr="00553174">
        <w:rPr>
          <w:rFonts w:cs="Arial"/>
          <w:color w:val="0B5394"/>
          <w:sz w:val="20"/>
          <w:szCs w:val="20"/>
        </w:rPr>
        <w:t xml:space="preserve"> </w:t>
      </w:r>
      <w:r w:rsidRPr="00553174">
        <w:rPr>
          <w:rFonts w:cs="Arial"/>
          <w:sz w:val="20"/>
          <w:szCs w:val="20"/>
        </w:rPr>
        <w:t>method that takes in an</w:t>
      </w:r>
      <w:r w:rsidRPr="00553174">
        <w:rPr>
          <w:rFonts w:cs="Arial"/>
          <w:i/>
          <w:iCs/>
          <w:sz w:val="20"/>
          <w:szCs w:val="20"/>
        </w:rPr>
        <w:t xml:space="preserve"> </w:t>
      </w:r>
      <w:r w:rsidRPr="00553174">
        <w:rPr>
          <w:rFonts w:cs="Arial"/>
          <w:i/>
          <w:iCs/>
          <w:color w:val="0B5394"/>
          <w:sz w:val="20"/>
          <w:szCs w:val="20"/>
        </w:rPr>
        <w:t>IElement</w:t>
      </w:r>
      <w:r w:rsidRPr="00553174">
        <w:rPr>
          <w:rFonts w:cs="Arial"/>
          <w:sz w:val="20"/>
          <w:szCs w:val="20"/>
        </w:rPr>
        <w:t>.</w:t>
      </w:r>
    </w:p>
    <w:p w:rsidR="00BA6B20" w:rsidRPr="00553174" w:rsidRDefault="00BA6B20" w:rsidP="00BA6B20">
      <w:pPr>
        <w:numPr>
          <w:ilvl w:val="1"/>
          <w:numId w:val="281"/>
        </w:numPr>
        <w:spacing w:before="100" w:beforeAutospacing="1" w:after="100" w:afterAutospacing="1" w:line="240" w:lineRule="auto"/>
        <w:rPr>
          <w:sz w:val="20"/>
          <w:szCs w:val="20"/>
        </w:rPr>
      </w:pPr>
      <w:r w:rsidRPr="00553174">
        <w:rPr>
          <w:rFonts w:cs="Arial"/>
          <w:sz w:val="20"/>
          <w:szCs w:val="20"/>
        </w:rPr>
        <w:lastRenderedPageBreak/>
        <w:t xml:space="preserve">The </w:t>
      </w:r>
      <w:r w:rsidRPr="00553174">
        <w:rPr>
          <w:rFonts w:cs="Arial"/>
          <w:i/>
          <w:iCs/>
          <w:color w:val="0B5394"/>
          <w:sz w:val="20"/>
          <w:szCs w:val="20"/>
        </w:rPr>
        <w:t xml:space="preserve">SantaClaus </w:t>
      </w:r>
      <w:r w:rsidRPr="00553174">
        <w:rPr>
          <w:rFonts w:cs="Arial"/>
          <w:sz w:val="20"/>
          <w:szCs w:val="20"/>
        </w:rPr>
        <w:t xml:space="preserve">and the </w:t>
      </w:r>
      <w:r w:rsidRPr="00553174">
        <w:rPr>
          <w:rFonts w:cs="Arial"/>
          <w:i/>
          <w:iCs/>
          <w:color w:val="0B5394"/>
          <w:sz w:val="20"/>
          <w:szCs w:val="20"/>
        </w:rPr>
        <w:t>MailCarrier</w:t>
      </w:r>
      <w:r w:rsidRPr="00553174">
        <w:rPr>
          <w:rFonts w:cs="Arial"/>
          <w:color w:val="0B5394"/>
          <w:sz w:val="20"/>
          <w:szCs w:val="20"/>
        </w:rPr>
        <w:t xml:space="preserve"> </w:t>
      </w:r>
      <w:r w:rsidRPr="00553174">
        <w:rPr>
          <w:rFonts w:cs="Arial"/>
          <w:sz w:val="20"/>
          <w:szCs w:val="20"/>
        </w:rPr>
        <w:t xml:space="preserve">class implements the </w:t>
      </w:r>
      <w:r w:rsidRPr="00553174">
        <w:rPr>
          <w:rFonts w:cs="Arial"/>
          <w:i/>
          <w:iCs/>
          <w:color w:val="0B5394"/>
          <w:sz w:val="20"/>
          <w:szCs w:val="20"/>
        </w:rPr>
        <w:t>IVisitor</w:t>
      </w:r>
      <w:r w:rsidRPr="00553174">
        <w:rPr>
          <w:rFonts w:cs="Arial"/>
          <w:color w:val="0B5394"/>
          <w:sz w:val="20"/>
          <w:szCs w:val="20"/>
        </w:rPr>
        <w:t xml:space="preserve"> </w:t>
      </w:r>
      <w:r w:rsidRPr="00553174">
        <w:rPr>
          <w:rFonts w:cs="Arial"/>
          <w:sz w:val="20"/>
          <w:szCs w:val="20"/>
        </w:rPr>
        <w:t xml:space="preserve">interface. </w:t>
      </w:r>
    </w:p>
    <w:p w:rsidR="00BA6B20" w:rsidRPr="00553174" w:rsidRDefault="00BA6B20" w:rsidP="00BA6B20">
      <w:pPr>
        <w:numPr>
          <w:ilvl w:val="2"/>
          <w:numId w:val="282"/>
        </w:numPr>
        <w:spacing w:before="100" w:beforeAutospacing="1" w:after="100" w:afterAutospacing="1" w:line="240" w:lineRule="auto"/>
        <w:rPr>
          <w:sz w:val="20"/>
          <w:szCs w:val="20"/>
        </w:rPr>
      </w:pPr>
      <w:r w:rsidRPr="00553174">
        <w:rPr>
          <w:rFonts w:cs="Arial"/>
          <w:sz w:val="20"/>
          <w:szCs w:val="20"/>
        </w:rPr>
        <w:t xml:space="preserve">They have the </w:t>
      </w:r>
      <w:r w:rsidRPr="00553174">
        <w:rPr>
          <w:rFonts w:cs="Arial"/>
          <w:i/>
          <w:iCs/>
          <w:color w:val="0B5394"/>
          <w:sz w:val="20"/>
          <w:szCs w:val="20"/>
        </w:rPr>
        <w:t>Visit</w:t>
      </w:r>
      <w:r w:rsidRPr="00553174">
        <w:rPr>
          <w:rFonts w:cs="Arial"/>
          <w:color w:val="0B5394"/>
          <w:sz w:val="20"/>
          <w:szCs w:val="20"/>
        </w:rPr>
        <w:t xml:space="preserve"> </w:t>
      </w:r>
      <w:r w:rsidRPr="00553174">
        <w:rPr>
          <w:rFonts w:cs="Arial"/>
          <w:sz w:val="20"/>
          <w:szCs w:val="20"/>
        </w:rPr>
        <w:t>method that takes in an</w:t>
      </w:r>
      <w:r w:rsidRPr="00553174">
        <w:rPr>
          <w:rFonts w:cs="Arial"/>
          <w:i/>
          <w:iCs/>
          <w:sz w:val="20"/>
          <w:szCs w:val="20"/>
        </w:rPr>
        <w:t xml:space="preserve"> </w:t>
      </w:r>
      <w:r w:rsidRPr="00553174">
        <w:rPr>
          <w:rFonts w:cs="Arial"/>
          <w:i/>
          <w:iCs/>
          <w:color w:val="0B5394"/>
          <w:sz w:val="20"/>
          <w:szCs w:val="20"/>
        </w:rPr>
        <w:t xml:space="preserve">IElement </w:t>
      </w:r>
      <w:r w:rsidRPr="00553174">
        <w:rPr>
          <w:rFonts w:cs="Arial"/>
          <w:sz w:val="20"/>
          <w:szCs w:val="20"/>
        </w:rPr>
        <w:t>that will apply the logic to the element.</w:t>
      </w:r>
    </w:p>
    <w:p w:rsidR="00BA6B20" w:rsidRPr="00553174" w:rsidRDefault="00BA6B20" w:rsidP="00BA6B20">
      <w:pPr>
        <w:pStyle w:val="NormalWeb"/>
        <w:rPr>
          <w:rFonts w:asciiTheme="minorHAnsi" w:hAnsiTheme="minorHAnsi"/>
          <w:sz w:val="20"/>
          <w:szCs w:val="20"/>
        </w:rPr>
      </w:pPr>
      <w:r w:rsidRPr="00553174">
        <w:rPr>
          <w:rFonts w:asciiTheme="minorHAnsi" w:hAnsiTheme="minorHAnsi" w:cs="Arial"/>
          <w:sz w:val="20"/>
          <w:szCs w:val="20"/>
        </w:rPr>
        <w:t xml:space="preserve">You can extend the visitor pattern by applying the </w:t>
      </w:r>
      <w:hyperlink r:id="rId135" w:tgtFrame="_blank" w:history="1">
        <w:r w:rsidRPr="00553174">
          <w:rPr>
            <w:rStyle w:val="Hyperlink"/>
            <w:rFonts w:asciiTheme="minorHAnsi" w:eastAsiaTheme="majorEastAsia" w:hAnsiTheme="minorHAnsi" w:cs="Arial"/>
            <w:sz w:val="20"/>
            <w:szCs w:val="20"/>
          </w:rPr>
          <w:t>Composite Pattern</w:t>
        </w:r>
      </w:hyperlink>
      <w:r w:rsidRPr="00553174">
        <w:rPr>
          <w:rFonts w:asciiTheme="minorHAnsi" w:hAnsiTheme="minorHAnsi" w:cs="Arial"/>
          <w:sz w:val="20"/>
          <w:szCs w:val="20"/>
        </w:rPr>
        <w:t xml:space="preserve"> to the structure part of the visitor pattern, essentially forming a tree using the </w:t>
      </w:r>
      <w:r w:rsidRPr="00553174">
        <w:rPr>
          <w:rFonts w:asciiTheme="minorHAnsi" w:hAnsiTheme="minorHAnsi" w:cs="Arial"/>
          <w:i/>
          <w:iCs/>
          <w:color w:val="0B5394"/>
          <w:sz w:val="20"/>
          <w:szCs w:val="20"/>
        </w:rPr>
        <w:t>IElement</w:t>
      </w:r>
      <w:r w:rsidRPr="00553174">
        <w:rPr>
          <w:rFonts w:asciiTheme="minorHAnsi" w:hAnsiTheme="minorHAnsi" w:cs="Arial"/>
          <w:color w:val="0B5394"/>
          <w:sz w:val="20"/>
          <w:szCs w:val="20"/>
        </w:rPr>
        <w:t xml:space="preserve"> </w:t>
      </w:r>
      <w:r w:rsidRPr="00553174">
        <w:rPr>
          <w:rFonts w:asciiTheme="minorHAnsi" w:hAnsiTheme="minorHAnsi" w:cs="Arial"/>
          <w:sz w:val="20"/>
          <w:szCs w:val="20"/>
        </w:rPr>
        <w:t>as the interface for the tree structure where all the visitors can apply their logic to the tree structure. But for the purpose of demonstrating the visitor pattern only we will not make this extension in our implementation code.</w:t>
      </w:r>
    </w:p>
    <w:p w:rsidR="00BA6B20" w:rsidRPr="00553174" w:rsidRDefault="00BA6B20" w:rsidP="00BA6B20">
      <w:pPr>
        <w:pStyle w:val="NormalWeb"/>
        <w:rPr>
          <w:rFonts w:asciiTheme="minorHAnsi" w:hAnsiTheme="minorHAnsi"/>
          <w:sz w:val="20"/>
          <w:szCs w:val="20"/>
        </w:rPr>
      </w:pPr>
      <w:r w:rsidRPr="00553174">
        <w:rPr>
          <w:rFonts w:asciiTheme="minorHAnsi" w:hAnsiTheme="minorHAnsi"/>
          <w:sz w:val="20"/>
          <w:szCs w:val="20"/>
        </w:rPr>
        <w:t xml:space="preserve">In Visitor pattern, we use a visitor class which changes the executing algorithm of an element class. By this way, execution algorithm of element can vary as and when visitor varies. This pattern comes under behavior pattern category. As per the pattern, element object has to accept the visitor object so that visitor object handles the operation on the element object. </w:t>
      </w:r>
    </w:p>
    <w:p w:rsidR="00BA6B20" w:rsidRPr="00553174" w:rsidRDefault="00BA6B20" w:rsidP="00BA6B20">
      <w:pPr>
        <w:pStyle w:val="Heading2"/>
        <w:rPr>
          <w:rFonts w:asciiTheme="minorHAnsi" w:hAnsiTheme="minorHAnsi"/>
          <w:sz w:val="20"/>
          <w:szCs w:val="20"/>
        </w:rPr>
      </w:pPr>
      <w:r w:rsidRPr="00553174">
        <w:rPr>
          <w:rFonts w:asciiTheme="minorHAnsi" w:hAnsiTheme="minorHAnsi"/>
          <w:sz w:val="20"/>
          <w:szCs w:val="20"/>
        </w:rPr>
        <w:t>Implementation</w:t>
      </w:r>
    </w:p>
    <w:p w:rsidR="00BA6B20" w:rsidRPr="00553174" w:rsidRDefault="00BA6B20" w:rsidP="00BA6B20">
      <w:pPr>
        <w:pStyle w:val="NormalWeb"/>
        <w:rPr>
          <w:rFonts w:asciiTheme="minorHAnsi" w:hAnsiTheme="minorHAnsi"/>
          <w:sz w:val="20"/>
          <w:szCs w:val="20"/>
        </w:rPr>
      </w:pPr>
      <w:r w:rsidRPr="00553174">
        <w:rPr>
          <w:rFonts w:asciiTheme="minorHAnsi" w:hAnsiTheme="minorHAnsi"/>
          <w:sz w:val="20"/>
          <w:szCs w:val="20"/>
        </w:rPr>
        <w:t xml:space="preserve">We are going to create a </w:t>
      </w:r>
      <w:r w:rsidRPr="00553174">
        <w:rPr>
          <w:rFonts w:asciiTheme="minorHAnsi" w:hAnsiTheme="minorHAnsi"/>
          <w:i/>
          <w:iCs/>
          <w:sz w:val="20"/>
          <w:szCs w:val="20"/>
        </w:rPr>
        <w:t>ComputerPart</w:t>
      </w:r>
      <w:r w:rsidRPr="00553174">
        <w:rPr>
          <w:rFonts w:asciiTheme="minorHAnsi" w:hAnsiTheme="minorHAnsi"/>
          <w:sz w:val="20"/>
          <w:szCs w:val="20"/>
        </w:rPr>
        <w:t xml:space="preserve"> interface defining accept opearation.</w:t>
      </w:r>
      <w:r w:rsidRPr="00553174">
        <w:rPr>
          <w:rFonts w:asciiTheme="minorHAnsi" w:hAnsiTheme="minorHAnsi"/>
          <w:i/>
          <w:iCs/>
          <w:sz w:val="20"/>
          <w:szCs w:val="20"/>
        </w:rPr>
        <w:t>Keyboard</w:t>
      </w:r>
      <w:r w:rsidRPr="00553174">
        <w:rPr>
          <w:rFonts w:asciiTheme="minorHAnsi" w:hAnsiTheme="minorHAnsi"/>
          <w:sz w:val="20"/>
          <w:szCs w:val="20"/>
        </w:rPr>
        <w:t xml:space="preserve">, </w:t>
      </w:r>
      <w:r w:rsidRPr="00553174">
        <w:rPr>
          <w:rFonts w:asciiTheme="minorHAnsi" w:hAnsiTheme="minorHAnsi"/>
          <w:i/>
          <w:iCs/>
          <w:sz w:val="20"/>
          <w:szCs w:val="20"/>
        </w:rPr>
        <w:t>Mouse</w:t>
      </w:r>
      <w:r w:rsidRPr="00553174">
        <w:rPr>
          <w:rFonts w:asciiTheme="minorHAnsi" w:hAnsiTheme="minorHAnsi"/>
          <w:sz w:val="20"/>
          <w:szCs w:val="20"/>
        </w:rPr>
        <w:t xml:space="preserve">, </w:t>
      </w:r>
      <w:r w:rsidRPr="00553174">
        <w:rPr>
          <w:rFonts w:asciiTheme="minorHAnsi" w:hAnsiTheme="minorHAnsi"/>
          <w:i/>
          <w:iCs/>
          <w:sz w:val="20"/>
          <w:szCs w:val="20"/>
        </w:rPr>
        <w:t>Monitor</w:t>
      </w:r>
      <w:r w:rsidRPr="00553174">
        <w:rPr>
          <w:rFonts w:asciiTheme="minorHAnsi" w:hAnsiTheme="minorHAnsi"/>
          <w:sz w:val="20"/>
          <w:szCs w:val="20"/>
        </w:rPr>
        <w:t xml:space="preserve"> and </w:t>
      </w:r>
      <w:r w:rsidRPr="00553174">
        <w:rPr>
          <w:rFonts w:asciiTheme="minorHAnsi" w:hAnsiTheme="minorHAnsi"/>
          <w:i/>
          <w:iCs/>
          <w:sz w:val="20"/>
          <w:szCs w:val="20"/>
        </w:rPr>
        <w:t>Computer</w:t>
      </w:r>
      <w:r w:rsidRPr="00553174">
        <w:rPr>
          <w:rFonts w:asciiTheme="minorHAnsi" w:hAnsiTheme="minorHAnsi"/>
          <w:sz w:val="20"/>
          <w:szCs w:val="20"/>
        </w:rPr>
        <w:t xml:space="preserve"> are concrete classes implementing </w:t>
      </w:r>
      <w:r w:rsidRPr="00553174">
        <w:rPr>
          <w:rFonts w:asciiTheme="minorHAnsi" w:hAnsiTheme="minorHAnsi"/>
          <w:i/>
          <w:iCs/>
          <w:sz w:val="20"/>
          <w:szCs w:val="20"/>
        </w:rPr>
        <w:t>ComputerPart</w:t>
      </w:r>
      <w:r w:rsidRPr="00553174">
        <w:rPr>
          <w:rFonts w:asciiTheme="minorHAnsi" w:hAnsiTheme="minorHAnsi"/>
          <w:sz w:val="20"/>
          <w:szCs w:val="20"/>
        </w:rPr>
        <w:t xml:space="preserve"> interface. We will define another interface </w:t>
      </w:r>
      <w:r w:rsidRPr="00553174">
        <w:rPr>
          <w:rFonts w:asciiTheme="minorHAnsi" w:hAnsiTheme="minorHAnsi"/>
          <w:i/>
          <w:iCs/>
          <w:sz w:val="20"/>
          <w:szCs w:val="20"/>
        </w:rPr>
        <w:t>ComputerPartVisitor</w:t>
      </w:r>
      <w:r w:rsidRPr="00553174">
        <w:rPr>
          <w:rFonts w:asciiTheme="minorHAnsi" w:hAnsiTheme="minorHAnsi"/>
          <w:sz w:val="20"/>
          <w:szCs w:val="20"/>
        </w:rPr>
        <w:t xml:space="preserve"> which will define a visitor class operations. </w:t>
      </w:r>
      <w:r w:rsidRPr="00553174">
        <w:rPr>
          <w:rFonts w:asciiTheme="minorHAnsi" w:hAnsiTheme="minorHAnsi"/>
          <w:i/>
          <w:iCs/>
          <w:sz w:val="20"/>
          <w:szCs w:val="20"/>
        </w:rPr>
        <w:t>Computer</w:t>
      </w:r>
      <w:r w:rsidRPr="00553174">
        <w:rPr>
          <w:rFonts w:asciiTheme="minorHAnsi" w:hAnsiTheme="minorHAnsi"/>
          <w:sz w:val="20"/>
          <w:szCs w:val="20"/>
        </w:rPr>
        <w:t xml:space="preserve"> uses concrete visitor to do corresponding action.</w:t>
      </w:r>
    </w:p>
    <w:p w:rsidR="00BA6B20" w:rsidRPr="00553174" w:rsidRDefault="00BA6B20" w:rsidP="00BA6B20">
      <w:pPr>
        <w:pStyle w:val="NormalWeb"/>
        <w:rPr>
          <w:rFonts w:asciiTheme="minorHAnsi" w:hAnsiTheme="minorHAnsi"/>
          <w:sz w:val="20"/>
          <w:szCs w:val="20"/>
        </w:rPr>
      </w:pPr>
      <w:r w:rsidRPr="00553174">
        <w:rPr>
          <w:rFonts w:asciiTheme="minorHAnsi" w:hAnsiTheme="minorHAnsi"/>
          <w:i/>
          <w:iCs/>
          <w:sz w:val="20"/>
          <w:szCs w:val="20"/>
        </w:rPr>
        <w:t>VisitorPatternDemo</w:t>
      </w:r>
      <w:r w:rsidRPr="00553174">
        <w:rPr>
          <w:rFonts w:asciiTheme="minorHAnsi" w:hAnsiTheme="minorHAnsi"/>
          <w:sz w:val="20"/>
          <w:szCs w:val="20"/>
        </w:rPr>
        <w:t xml:space="preserve">, our demo class, will use </w:t>
      </w:r>
      <w:r w:rsidRPr="00553174">
        <w:rPr>
          <w:rFonts w:asciiTheme="minorHAnsi" w:hAnsiTheme="minorHAnsi"/>
          <w:i/>
          <w:iCs/>
          <w:sz w:val="20"/>
          <w:szCs w:val="20"/>
        </w:rPr>
        <w:t>Computer</w:t>
      </w:r>
      <w:r w:rsidRPr="00553174">
        <w:rPr>
          <w:rFonts w:asciiTheme="minorHAnsi" w:hAnsiTheme="minorHAnsi"/>
          <w:sz w:val="20"/>
          <w:szCs w:val="20"/>
        </w:rPr>
        <w:t xml:space="preserve"> and </w:t>
      </w:r>
      <w:r w:rsidRPr="00553174">
        <w:rPr>
          <w:rFonts w:asciiTheme="minorHAnsi" w:hAnsiTheme="minorHAnsi"/>
          <w:i/>
          <w:iCs/>
          <w:sz w:val="20"/>
          <w:szCs w:val="20"/>
        </w:rPr>
        <w:t>ComputerPartVisitor</w:t>
      </w:r>
      <w:r w:rsidRPr="00553174">
        <w:rPr>
          <w:rFonts w:asciiTheme="minorHAnsi" w:hAnsiTheme="minorHAnsi"/>
          <w:sz w:val="20"/>
          <w:szCs w:val="20"/>
        </w:rPr>
        <w:t xml:space="preserve"> classes to demonstrate use of visitor pattern.</w:t>
      </w:r>
    </w:p>
    <w:p w:rsidR="00BA6B20" w:rsidRPr="00553174" w:rsidRDefault="00BA6B20" w:rsidP="00BA6B20">
      <w:pPr>
        <w:rPr>
          <w:sz w:val="20"/>
          <w:szCs w:val="20"/>
        </w:rPr>
      </w:pPr>
      <w:r w:rsidRPr="00553174">
        <w:rPr>
          <w:noProof/>
          <w:sz w:val="20"/>
          <w:szCs w:val="20"/>
        </w:rPr>
        <w:drawing>
          <wp:inline distT="0" distB="0" distL="0" distR="0">
            <wp:extent cx="5334000" cy="3933825"/>
            <wp:effectExtent l="0" t="0" r="0" b="9525"/>
            <wp:docPr id="46" name="Picture 46" descr="Visitor Pattern 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Visitor Pattern UML Diagram"/>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334000" cy="3933825"/>
                    </a:xfrm>
                    <a:prstGeom prst="rect">
                      <a:avLst/>
                    </a:prstGeom>
                    <a:noFill/>
                    <a:ln>
                      <a:noFill/>
                    </a:ln>
                  </pic:spPr>
                </pic:pic>
              </a:graphicData>
            </a:graphic>
          </wp:inline>
        </w:drawing>
      </w:r>
    </w:p>
    <w:p w:rsidR="00BA6B20" w:rsidRPr="00553174" w:rsidRDefault="00BA6B20" w:rsidP="00BA6B20">
      <w:pPr>
        <w:pStyle w:val="Heading2"/>
        <w:rPr>
          <w:rFonts w:asciiTheme="minorHAnsi" w:hAnsiTheme="minorHAnsi"/>
          <w:sz w:val="20"/>
          <w:szCs w:val="20"/>
        </w:rPr>
      </w:pPr>
      <w:r w:rsidRPr="00553174">
        <w:rPr>
          <w:rFonts w:asciiTheme="minorHAnsi" w:hAnsiTheme="minorHAnsi"/>
          <w:sz w:val="20"/>
          <w:szCs w:val="20"/>
        </w:rPr>
        <w:lastRenderedPageBreak/>
        <w:t>Step 1</w:t>
      </w:r>
    </w:p>
    <w:p w:rsidR="00BA6B20" w:rsidRPr="00553174" w:rsidRDefault="00BA6B20" w:rsidP="00BA6B20">
      <w:pPr>
        <w:pStyle w:val="NormalWeb"/>
        <w:rPr>
          <w:rFonts w:asciiTheme="minorHAnsi" w:hAnsiTheme="minorHAnsi"/>
          <w:sz w:val="20"/>
          <w:szCs w:val="20"/>
        </w:rPr>
      </w:pPr>
      <w:r w:rsidRPr="00553174">
        <w:rPr>
          <w:rFonts w:asciiTheme="minorHAnsi" w:hAnsiTheme="minorHAnsi"/>
          <w:sz w:val="20"/>
          <w:szCs w:val="20"/>
        </w:rPr>
        <w:t>Define an interface to represent element.</w:t>
      </w:r>
    </w:p>
    <w:p w:rsidR="00BA6B20" w:rsidRPr="00553174" w:rsidRDefault="00BA6B20" w:rsidP="00BA6B20">
      <w:pPr>
        <w:pStyle w:val="NormalWeb"/>
        <w:rPr>
          <w:rFonts w:asciiTheme="minorHAnsi" w:hAnsiTheme="minorHAnsi"/>
          <w:sz w:val="20"/>
          <w:szCs w:val="20"/>
        </w:rPr>
      </w:pPr>
      <w:r w:rsidRPr="00553174">
        <w:rPr>
          <w:rFonts w:asciiTheme="minorHAnsi" w:hAnsiTheme="minorHAnsi"/>
          <w:i/>
          <w:iCs/>
          <w:sz w:val="20"/>
          <w:szCs w:val="20"/>
        </w:rPr>
        <w:t>ComputerPart.java</w:t>
      </w:r>
    </w:p>
    <w:p w:rsidR="00BA6B20" w:rsidRPr="00553174" w:rsidRDefault="00BA6B20" w:rsidP="00BA6B20">
      <w:pPr>
        <w:pStyle w:val="HTMLPreformatted"/>
        <w:rPr>
          <w:rStyle w:val="pln"/>
          <w:rFonts w:asciiTheme="minorHAnsi" w:eastAsiaTheme="majorEastAsia" w:hAnsiTheme="minorHAnsi"/>
        </w:rPr>
      </w:pP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interface</w:t>
      </w:r>
      <w:r w:rsidRPr="00553174">
        <w:rPr>
          <w:rStyle w:val="pln"/>
          <w:rFonts w:asciiTheme="minorHAnsi" w:eastAsiaTheme="majorEastAsia" w:hAnsiTheme="minorHAnsi"/>
        </w:rPr>
        <w:t xml:space="preserve"> </w:t>
      </w:r>
      <w:r w:rsidRPr="00553174">
        <w:rPr>
          <w:rStyle w:val="typ"/>
          <w:rFonts w:asciiTheme="minorHAnsi" w:hAnsiTheme="minorHAnsi"/>
        </w:rPr>
        <w:t>ComputerPart</w:t>
      </w:r>
      <w:r w:rsidRPr="00553174">
        <w:rPr>
          <w:rStyle w:val="pln"/>
          <w:rFonts w:asciiTheme="minorHAnsi" w:eastAsiaTheme="majorEastAsia" w:hAnsiTheme="minorHAnsi"/>
        </w:rPr>
        <w:t xml:space="preserve"> </w:t>
      </w:r>
      <w:r w:rsidRPr="00553174">
        <w:rPr>
          <w:rStyle w:val="pun"/>
          <w:rFonts w:asciiTheme="minorHAnsi" w:hAnsiTheme="minorHAnsi"/>
        </w:rPr>
        <w:t>{</w:t>
      </w:r>
    </w:p>
    <w:p w:rsidR="00BA6B20" w:rsidRPr="00553174" w:rsidRDefault="00BA6B20" w:rsidP="00BA6B2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void</w:t>
      </w:r>
      <w:r w:rsidRPr="00553174">
        <w:rPr>
          <w:rStyle w:val="pln"/>
          <w:rFonts w:asciiTheme="minorHAnsi" w:eastAsiaTheme="majorEastAsia" w:hAnsiTheme="minorHAnsi"/>
        </w:rPr>
        <w:t xml:space="preserve"> accept</w:t>
      </w:r>
      <w:r w:rsidRPr="00553174">
        <w:rPr>
          <w:rStyle w:val="pun"/>
          <w:rFonts w:asciiTheme="minorHAnsi" w:hAnsiTheme="minorHAnsi"/>
        </w:rPr>
        <w:t>(</w:t>
      </w:r>
      <w:r w:rsidRPr="00553174">
        <w:rPr>
          <w:rStyle w:val="typ"/>
          <w:rFonts w:asciiTheme="minorHAnsi" w:hAnsiTheme="minorHAnsi"/>
        </w:rPr>
        <w:t>ComputerPartVisitor</w:t>
      </w:r>
      <w:r w:rsidRPr="00553174">
        <w:rPr>
          <w:rStyle w:val="pln"/>
          <w:rFonts w:asciiTheme="minorHAnsi" w:eastAsiaTheme="majorEastAsia" w:hAnsiTheme="minorHAnsi"/>
        </w:rPr>
        <w:t xml:space="preserve"> computerPartVisitor</w:t>
      </w:r>
      <w:r w:rsidRPr="00553174">
        <w:rPr>
          <w:rStyle w:val="pun"/>
          <w:rFonts w:asciiTheme="minorHAnsi" w:hAnsiTheme="minorHAnsi"/>
        </w:rPr>
        <w:t>);</w:t>
      </w:r>
    </w:p>
    <w:p w:rsidR="00BA6B20" w:rsidRPr="00553174" w:rsidRDefault="00BA6B20" w:rsidP="00BA6B20">
      <w:pPr>
        <w:pStyle w:val="HTMLPreformatted"/>
        <w:rPr>
          <w:rFonts w:asciiTheme="minorHAnsi" w:hAnsiTheme="minorHAnsi"/>
        </w:rPr>
      </w:pPr>
      <w:r w:rsidRPr="00553174">
        <w:rPr>
          <w:rStyle w:val="pun"/>
          <w:rFonts w:asciiTheme="minorHAnsi" w:hAnsiTheme="minorHAnsi"/>
        </w:rPr>
        <w:t>}</w:t>
      </w:r>
    </w:p>
    <w:p w:rsidR="00BA6B20" w:rsidRPr="00553174" w:rsidRDefault="00BA6B20" w:rsidP="00BA6B20">
      <w:pPr>
        <w:pStyle w:val="Heading2"/>
        <w:rPr>
          <w:rFonts w:asciiTheme="minorHAnsi" w:hAnsiTheme="minorHAnsi"/>
          <w:sz w:val="20"/>
          <w:szCs w:val="20"/>
        </w:rPr>
      </w:pPr>
      <w:r w:rsidRPr="00553174">
        <w:rPr>
          <w:rFonts w:asciiTheme="minorHAnsi" w:hAnsiTheme="minorHAnsi"/>
          <w:sz w:val="20"/>
          <w:szCs w:val="20"/>
        </w:rPr>
        <w:t>Step 2</w:t>
      </w:r>
    </w:p>
    <w:p w:rsidR="00BA6B20" w:rsidRPr="00553174" w:rsidRDefault="00BA6B20" w:rsidP="00BA6B20">
      <w:pPr>
        <w:pStyle w:val="NormalWeb"/>
        <w:rPr>
          <w:rFonts w:asciiTheme="minorHAnsi" w:hAnsiTheme="minorHAnsi"/>
          <w:sz w:val="20"/>
          <w:szCs w:val="20"/>
        </w:rPr>
      </w:pPr>
      <w:r w:rsidRPr="00553174">
        <w:rPr>
          <w:rFonts w:asciiTheme="minorHAnsi" w:hAnsiTheme="minorHAnsi"/>
          <w:sz w:val="20"/>
          <w:szCs w:val="20"/>
        </w:rPr>
        <w:t>Create concrete classes extending the above class.</w:t>
      </w:r>
    </w:p>
    <w:p w:rsidR="00BA6B20" w:rsidRPr="00553174" w:rsidRDefault="00BA6B20" w:rsidP="00BA6B20">
      <w:pPr>
        <w:pStyle w:val="NormalWeb"/>
        <w:rPr>
          <w:rFonts w:asciiTheme="minorHAnsi" w:hAnsiTheme="minorHAnsi"/>
          <w:sz w:val="20"/>
          <w:szCs w:val="20"/>
        </w:rPr>
      </w:pPr>
      <w:r w:rsidRPr="00553174">
        <w:rPr>
          <w:rFonts w:asciiTheme="minorHAnsi" w:hAnsiTheme="minorHAnsi"/>
          <w:i/>
          <w:iCs/>
          <w:sz w:val="20"/>
          <w:szCs w:val="20"/>
        </w:rPr>
        <w:t>Keyboard.java</w:t>
      </w:r>
    </w:p>
    <w:p w:rsidR="00BA6B20" w:rsidRPr="00553174" w:rsidRDefault="00BA6B20" w:rsidP="00BA6B20">
      <w:pPr>
        <w:pStyle w:val="HTMLPreformatted"/>
        <w:rPr>
          <w:rStyle w:val="pln"/>
          <w:rFonts w:asciiTheme="minorHAnsi" w:eastAsiaTheme="majorEastAsia" w:hAnsiTheme="minorHAnsi"/>
        </w:rPr>
      </w:pP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class</w:t>
      </w:r>
      <w:r w:rsidRPr="00553174">
        <w:rPr>
          <w:rStyle w:val="pln"/>
          <w:rFonts w:asciiTheme="minorHAnsi" w:eastAsiaTheme="majorEastAsia" w:hAnsiTheme="minorHAnsi"/>
        </w:rPr>
        <w:t xml:space="preserve"> </w:t>
      </w:r>
      <w:r w:rsidRPr="00553174">
        <w:rPr>
          <w:rStyle w:val="typ"/>
          <w:rFonts w:asciiTheme="minorHAnsi" w:hAnsiTheme="minorHAnsi"/>
        </w:rPr>
        <w:t>Keyboard</w:t>
      </w:r>
      <w:r w:rsidRPr="00553174">
        <w:rPr>
          <w:rStyle w:val="pln"/>
          <w:rFonts w:asciiTheme="minorHAnsi" w:eastAsiaTheme="majorEastAsia" w:hAnsiTheme="minorHAnsi"/>
        </w:rPr>
        <w:t xml:space="preserve"> </w:t>
      </w:r>
      <w:r w:rsidRPr="00553174">
        <w:rPr>
          <w:rStyle w:val="kwd"/>
          <w:rFonts w:asciiTheme="minorHAnsi" w:hAnsiTheme="minorHAnsi"/>
        </w:rPr>
        <w:t>implements</w:t>
      </w:r>
      <w:r w:rsidRPr="00553174">
        <w:rPr>
          <w:rStyle w:val="pln"/>
          <w:rFonts w:asciiTheme="minorHAnsi" w:eastAsiaTheme="majorEastAsia" w:hAnsiTheme="minorHAnsi"/>
        </w:rPr>
        <w:t xml:space="preserve"> </w:t>
      </w:r>
      <w:r w:rsidRPr="00553174">
        <w:rPr>
          <w:rStyle w:val="typ"/>
          <w:rFonts w:asciiTheme="minorHAnsi" w:hAnsiTheme="minorHAnsi"/>
        </w:rPr>
        <w:t>ComputerPart</w:t>
      </w:r>
      <w:r w:rsidRPr="00553174">
        <w:rPr>
          <w:rStyle w:val="pln"/>
          <w:rFonts w:asciiTheme="minorHAnsi" w:eastAsiaTheme="majorEastAsia" w:hAnsiTheme="minorHAnsi"/>
        </w:rPr>
        <w:t xml:space="preserve"> </w:t>
      </w:r>
      <w:r w:rsidRPr="00553174">
        <w:rPr>
          <w:rStyle w:val="pun"/>
          <w:rFonts w:asciiTheme="minorHAnsi" w:hAnsiTheme="minorHAnsi"/>
        </w:rPr>
        <w:t>{</w:t>
      </w:r>
    </w:p>
    <w:p w:rsidR="00BA6B20" w:rsidRPr="00553174" w:rsidRDefault="00BA6B20" w:rsidP="00BA6B20">
      <w:pPr>
        <w:pStyle w:val="HTMLPreformatted"/>
        <w:rPr>
          <w:rStyle w:val="pln"/>
          <w:rFonts w:asciiTheme="minorHAnsi" w:eastAsiaTheme="majorEastAsia" w:hAnsiTheme="minorHAnsi"/>
        </w:rPr>
      </w:pPr>
    </w:p>
    <w:p w:rsidR="00BA6B20" w:rsidRPr="00553174" w:rsidRDefault="00BA6B20" w:rsidP="00BA6B2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lit"/>
          <w:rFonts w:asciiTheme="minorHAnsi" w:hAnsiTheme="minorHAnsi"/>
        </w:rPr>
        <w:t>@Override</w:t>
      </w:r>
    </w:p>
    <w:p w:rsidR="00BA6B20" w:rsidRPr="00553174" w:rsidRDefault="00BA6B20" w:rsidP="00BA6B2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void</w:t>
      </w:r>
      <w:r w:rsidRPr="00553174">
        <w:rPr>
          <w:rStyle w:val="pln"/>
          <w:rFonts w:asciiTheme="minorHAnsi" w:eastAsiaTheme="majorEastAsia" w:hAnsiTheme="minorHAnsi"/>
        </w:rPr>
        <w:t xml:space="preserve"> accept</w:t>
      </w:r>
      <w:r w:rsidRPr="00553174">
        <w:rPr>
          <w:rStyle w:val="pun"/>
          <w:rFonts w:asciiTheme="minorHAnsi" w:hAnsiTheme="minorHAnsi"/>
        </w:rPr>
        <w:t>(</w:t>
      </w:r>
      <w:r w:rsidRPr="00553174">
        <w:rPr>
          <w:rStyle w:val="typ"/>
          <w:rFonts w:asciiTheme="minorHAnsi" w:hAnsiTheme="minorHAnsi"/>
        </w:rPr>
        <w:t>ComputerPartVisitor</w:t>
      </w:r>
      <w:r w:rsidRPr="00553174">
        <w:rPr>
          <w:rStyle w:val="pln"/>
          <w:rFonts w:asciiTheme="minorHAnsi" w:eastAsiaTheme="majorEastAsia" w:hAnsiTheme="minorHAnsi"/>
        </w:rPr>
        <w:t xml:space="preserve"> computerPartVisitor</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pun"/>
          <w:rFonts w:asciiTheme="minorHAnsi" w:hAnsiTheme="minorHAnsi"/>
        </w:rPr>
        <w:t>{</w:t>
      </w:r>
    </w:p>
    <w:p w:rsidR="00BA6B20" w:rsidRPr="00553174" w:rsidRDefault="00BA6B20" w:rsidP="00BA6B2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pln"/>
          <w:rFonts w:asciiTheme="minorHAnsi" w:eastAsiaTheme="majorEastAsia" w:hAnsiTheme="minorHAnsi"/>
        </w:rPr>
        <w:t>computerPartVisitor</w:t>
      </w:r>
      <w:r w:rsidRPr="00553174">
        <w:rPr>
          <w:rStyle w:val="pun"/>
          <w:rFonts w:asciiTheme="minorHAnsi" w:hAnsiTheme="minorHAnsi"/>
        </w:rPr>
        <w:t>.</w:t>
      </w:r>
      <w:r w:rsidRPr="00553174">
        <w:rPr>
          <w:rStyle w:val="pln"/>
          <w:rFonts w:asciiTheme="minorHAnsi" w:eastAsiaTheme="majorEastAsia" w:hAnsiTheme="minorHAnsi"/>
        </w:rPr>
        <w:t>visit</w:t>
      </w:r>
      <w:r w:rsidRPr="00553174">
        <w:rPr>
          <w:rStyle w:val="pun"/>
          <w:rFonts w:asciiTheme="minorHAnsi" w:hAnsiTheme="minorHAnsi"/>
        </w:rPr>
        <w:t>(</w:t>
      </w:r>
      <w:proofErr w:type="gramEnd"/>
      <w:r w:rsidRPr="00553174">
        <w:rPr>
          <w:rStyle w:val="kwd"/>
          <w:rFonts w:asciiTheme="minorHAnsi" w:hAnsiTheme="minorHAnsi"/>
        </w:rPr>
        <w:t>this</w:t>
      </w:r>
      <w:r w:rsidRPr="00553174">
        <w:rPr>
          <w:rStyle w:val="pun"/>
          <w:rFonts w:asciiTheme="minorHAnsi" w:hAnsiTheme="minorHAnsi"/>
        </w:rPr>
        <w:t>);</w:t>
      </w:r>
    </w:p>
    <w:p w:rsidR="00BA6B20" w:rsidRPr="00553174" w:rsidRDefault="00BA6B20" w:rsidP="00BA6B2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pun"/>
          <w:rFonts w:asciiTheme="minorHAnsi" w:hAnsiTheme="minorHAnsi"/>
        </w:rPr>
        <w:t>}</w:t>
      </w:r>
    </w:p>
    <w:p w:rsidR="00BA6B20" w:rsidRPr="00553174" w:rsidRDefault="00BA6B20" w:rsidP="00BA6B20">
      <w:pPr>
        <w:pStyle w:val="HTMLPreformatted"/>
        <w:rPr>
          <w:rFonts w:asciiTheme="minorHAnsi" w:hAnsiTheme="minorHAnsi"/>
        </w:rPr>
      </w:pPr>
      <w:r w:rsidRPr="00553174">
        <w:rPr>
          <w:rStyle w:val="pun"/>
          <w:rFonts w:asciiTheme="minorHAnsi" w:hAnsiTheme="minorHAnsi"/>
        </w:rPr>
        <w:t>}</w:t>
      </w:r>
    </w:p>
    <w:p w:rsidR="00BA6B20" w:rsidRPr="00553174" w:rsidRDefault="00BA6B20" w:rsidP="00BA6B20">
      <w:pPr>
        <w:pStyle w:val="NormalWeb"/>
        <w:rPr>
          <w:rFonts w:asciiTheme="minorHAnsi" w:hAnsiTheme="minorHAnsi"/>
          <w:sz w:val="20"/>
          <w:szCs w:val="20"/>
        </w:rPr>
      </w:pPr>
      <w:r w:rsidRPr="00553174">
        <w:rPr>
          <w:rFonts w:asciiTheme="minorHAnsi" w:hAnsiTheme="minorHAnsi"/>
          <w:i/>
          <w:iCs/>
          <w:sz w:val="20"/>
          <w:szCs w:val="20"/>
        </w:rPr>
        <w:t>Monitor.java</w:t>
      </w:r>
    </w:p>
    <w:p w:rsidR="00BA6B20" w:rsidRPr="00553174" w:rsidRDefault="00BA6B20" w:rsidP="00BA6B20">
      <w:pPr>
        <w:pStyle w:val="HTMLPreformatted"/>
        <w:rPr>
          <w:rStyle w:val="pln"/>
          <w:rFonts w:asciiTheme="minorHAnsi" w:eastAsiaTheme="majorEastAsia" w:hAnsiTheme="minorHAnsi"/>
        </w:rPr>
      </w:pP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class</w:t>
      </w:r>
      <w:r w:rsidRPr="00553174">
        <w:rPr>
          <w:rStyle w:val="pln"/>
          <w:rFonts w:asciiTheme="minorHAnsi" w:eastAsiaTheme="majorEastAsia" w:hAnsiTheme="minorHAnsi"/>
        </w:rPr>
        <w:t xml:space="preserve"> </w:t>
      </w:r>
      <w:r w:rsidRPr="00553174">
        <w:rPr>
          <w:rStyle w:val="typ"/>
          <w:rFonts w:asciiTheme="minorHAnsi" w:hAnsiTheme="minorHAnsi"/>
        </w:rPr>
        <w:t>Monitor</w:t>
      </w:r>
      <w:r w:rsidRPr="00553174">
        <w:rPr>
          <w:rStyle w:val="pln"/>
          <w:rFonts w:asciiTheme="minorHAnsi" w:eastAsiaTheme="majorEastAsia" w:hAnsiTheme="minorHAnsi"/>
        </w:rPr>
        <w:t xml:space="preserve"> </w:t>
      </w:r>
      <w:r w:rsidRPr="00553174">
        <w:rPr>
          <w:rStyle w:val="kwd"/>
          <w:rFonts w:asciiTheme="minorHAnsi" w:hAnsiTheme="minorHAnsi"/>
        </w:rPr>
        <w:t>implements</w:t>
      </w:r>
      <w:r w:rsidRPr="00553174">
        <w:rPr>
          <w:rStyle w:val="pln"/>
          <w:rFonts w:asciiTheme="minorHAnsi" w:eastAsiaTheme="majorEastAsia" w:hAnsiTheme="minorHAnsi"/>
        </w:rPr>
        <w:t xml:space="preserve"> </w:t>
      </w:r>
      <w:r w:rsidRPr="00553174">
        <w:rPr>
          <w:rStyle w:val="typ"/>
          <w:rFonts w:asciiTheme="minorHAnsi" w:hAnsiTheme="minorHAnsi"/>
        </w:rPr>
        <w:t>ComputerPart</w:t>
      </w:r>
      <w:r w:rsidRPr="00553174">
        <w:rPr>
          <w:rStyle w:val="pln"/>
          <w:rFonts w:asciiTheme="minorHAnsi" w:eastAsiaTheme="majorEastAsia" w:hAnsiTheme="minorHAnsi"/>
        </w:rPr>
        <w:t xml:space="preserve"> </w:t>
      </w:r>
      <w:r w:rsidRPr="00553174">
        <w:rPr>
          <w:rStyle w:val="pun"/>
          <w:rFonts w:asciiTheme="minorHAnsi" w:hAnsiTheme="minorHAnsi"/>
        </w:rPr>
        <w:t>{</w:t>
      </w:r>
    </w:p>
    <w:p w:rsidR="00BA6B20" w:rsidRPr="00553174" w:rsidRDefault="00BA6B20" w:rsidP="00BA6B20">
      <w:pPr>
        <w:pStyle w:val="HTMLPreformatted"/>
        <w:rPr>
          <w:rStyle w:val="pln"/>
          <w:rFonts w:asciiTheme="minorHAnsi" w:eastAsiaTheme="majorEastAsia" w:hAnsiTheme="minorHAnsi"/>
        </w:rPr>
      </w:pPr>
    </w:p>
    <w:p w:rsidR="00BA6B20" w:rsidRPr="00553174" w:rsidRDefault="00BA6B20" w:rsidP="00BA6B2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lit"/>
          <w:rFonts w:asciiTheme="minorHAnsi" w:hAnsiTheme="minorHAnsi"/>
        </w:rPr>
        <w:t>@Override</w:t>
      </w:r>
    </w:p>
    <w:p w:rsidR="00BA6B20" w:rsidRPr="00553174" w:rsidRDefault="00BA6B20" w:rsidP="00BA6B2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void</w:t>
      </w:r>
      <w:r w:rsidRPr="00553174">
        <w:rPr>
          <w:rStyle w:val="pln"/>
          <w:rFonts w:asciiTheme="minorHAnsi" w:eastAsiaTheme="majorEastAsia" w:hAnsiTheme="minorHAnsi"/>
        </w:rPr>
        <w:t xml:space="preserve"> accept</w:t>
      </w:r>
      <w:r w:rsidRPr="00553174">
        <w:rPr>
          <w:rStyle w:val="pun"/>
          <w:rFonts w:asciiTheme="minorHAnsi" w:hAnsiTheme="minorHAnsi"/>
        </w:rPr>
        <w:t>(</w:t>
      </w:r>
      <w:r w:rsidRPr="00553174">
        <w:rPr>
          <w:rStyle w:val="typ"/>
          <w:rFonts w:asciiTheme="minorHAnsi" w:hAnsiTheme="minorHAnsi"/>
        </w:rPr>
        <w:t>ComputerPartVisitor</w:t>
      </w:r>
      <w:r w:rsidRPr="00553174">
        <w:rPr>
          <w:rStyle w:val="pln"/>
          <w:rFonts w:asciiTheme="minorHAnsi" w:eastAsiaTheme="majorEastAsia" w:hAnsiTheme="minorHAnsi"/>
        </w:rPr>
        <w:t xml:space="preserve"> computerPartVisitor</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pun"/>
          <w:rFonts w:asciiTheme="minorHAnsi" w:hAnsiTheme="minorHAnsi"/>
        </w:rPr>
        <w:t>{</w:t>
      </w:r>
    </w:p>
    <w:p w:rsidR="00BA6B20" w:rsidRPr="00553174" w:rsidRDefault="00BA6B20" w:rsidP="00BA6B2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pln"/>
          <w:rFonts w:asciiTheme="minorHAnsi" w:eastAsiaTheme="majorEastAsia" w:hAnsiTheme="minorHAnsi"/>
        </w:rPr>
        <w:t>computerPartVisitor</w:t>
      </w:r>
      <w:r w:rsidRPr="00553174">
        <w:rPr>
          <w:rStyle w:val="pun"/>
          <w:rFonts w:asciiTheme="minorHAnsi" w:hAnsiTheme="minorHAnsi"/>
        </w:rPr>
        <w:t>.</w:t>
      </w:r>
      <w:r w:rsidRPr="00553174">
        <w:rPr>
          <w:rStyle w:val="pln"/>
          <w:rFonts w:asciiTheme="minorHAnsi" w:eastAsiaTheme="majorEastAsia" w:hAnsiTheme="minorHAnsi"/>
        </w:rPr>
        <w:t>visit</w:t>
      </w:r>
      <w:r w:rsidRPr="00553174">
        <w:rPr>
          <w:rStyle w:val="pun"/>
          <w:rFonts w:asciiTheme="minorHAnsi" w:hAnsiTheme="minorHAnsi"/>
        </w:rPr>
        <w:t>(</w:t>
      </w:r>
      <w:proofErr w:type="gramEnd"/>
      <w:r w:rsidRPr="00553174">
        <w:rPr>
          <w:rStyle w:val="kwd"/>
          <w:rFonts w:asciiTheme="minorHAnsi" w:hAnsiTheme="minorHAnsi"/>
        </w:rPr>
        <w:t>this</w:t>
      </w:r>
      <w:r w:rsidRPr="00553174">
        <w:rPr>
          <w:rStyle w:val="pun"/>
          <w:rFonts w:asciiTheme="minorHAnsi" w:hAnsiTheme="minorHAnsi"/>
        </w:rPr>
        <w:t>);</w:t>
      </w:r>
    </w:p>
    <w:p w:rsidR="00BA6B20" w:rsidRPr="00553174" w:rsidRDefault="00BA6B20" w:rsidP="00BA6B2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pun"/>
          <w:rFonts w:asciiTheme="minorHAnsi" w:hAnsiTheme="minorHAnsi"/>
        </w:rPr>
        <w:t>}</w:t>
      </w:r>
    </w:p>
    <w:p w:rsidR="00BA6B20" w:rsidRPr="00553174" w:rsidRDefault="00BA6B20" w:rsidP="00BA6B20">
      <w:pPr>
        <w:pStyle w:val="HTMLPreformatted"/>
        <w:rPr>
          <w:rFonts w:asciiTheme="minorHAnsi" w:hAnsiTheme="minorHAnsi"/>
        </w:rPr>
      </w:pPr>
      <w:r w:rsidRPr="00553174">
        <w:rPr>
          <w:rStyle w:val="pun"/>
          <w:rFonts w:asciiTheme="minorHAnsi" w:hAnsiTheme="minorHAnsi"/>
        </w:rPr>
        <w:t>}</w:t>
      </w:r>
    </w:p>
    <w:p w:rsidR="00BA6B20" w:rsidRPr="00553174" w:rsidRDefault="00BA6B20" w:rsidP="00BA6B20">
      <w:pPr>
        <w:pStyle w:val="NormalWeb"/>
        <w:rPr>
          <w:rFonts w:asciiTheme="minorHAnsi" w:hAnsiTheme="minorHAnsi"/>
          <w:sz w:val="20"/>
          <w:szCs w:val="20"/>
        </w:rPr>
      </w:pPr>
      <w:r w:rsidRPr="00553174">
        <w:rPr>
          <w:rFonts w:asciiTheme="minorHAnsi" w:hAnsiTheme="minorHAnsi"/>
          <w:i/>
          <w:iCs/>
          <w:sz w:val="20"/>
          <w:szCs w:val="20"/>
        </w:rPr>
        <w:t>Mouse.java</w:t>
      </w:r>
    </w:p>
    <w:p w:rsidR="00BA6B20" w:rsidRPr="00553174" w:rsidRDefault="00BA6B20" w:rsidP="00BA6B20">
      <w:pPr>
        <w:pStyle w:val="HTMLPreformatted"/>
        <w:rPr>
          <w:rStyle w:val="pln"/>
          <w:rFonts w:asciiTheme="minorHAnsi" w:eastAsiaTheme="majorEastAsia" w:hAnsiTheme="minorHAnsi"/>
        </w:rPr>
      </w:pP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class</w:t>
      </w:r>
      <w:r w:rsidRPr="00553174">
        <w:rPr>
          <w:rStyle w:val="pln"/>
          <w:rFonts w:asciiTheme="minorHAnsi" w:eastAsiaTheme="majorEastAsia" w:hAnsiTheme="minorHAnsi"/>
        </w:rPr>
        <w:t xml:space="preserve"> </w:t>
      </w:r>
      <w:r w:rsidRPr="00553174">
        <w:rPr>
          <w:rStyle w:val="typ"/>
          <w:rFonts w:asciiTheme="minorHAnsi" w:hAnsiTheme="minorHAnsi"/>
        </w:rPr>
        <w:t>Mouse</w:t>
      </w:r>
      <w:r w:rsidRPr="00553174">
        <w:rPr>
          <w:rStyle w:val="pln"/>
          <w:rFonts w:asciiTheme="minorHAnsi" w:eastAsiaTheme="majorEastAsia" w:hAnsiTheme="minorHAnsi"/>
        </w:rPr>
        <w:t xml:space="preserve"> </w:t>
      </w:r>
      <w:r w:rsidRPr="00553174">
        <w:rPr>
          <w:rStyle w:val="kwd"/>
          <w:rFonts w:asciiTheme="minorHAnsi" w:hAnsiTheme="minorHAnsi"/>
        </w:rPr>
        <w:t>implements</w:t>
      </w:r>
      <w:r w:rsidRPr="00553174">
        <w:rPr>
          <w:rStyle w:val="pln"/>
          <w:rFonts w:asciiTheme="minorHAnsi" w:eastAsiaTheme="majorEastAsia" w:hAnsiTheme="minorHAnsi"/>
        </w:rPr>
        <w:t xml:space="preserve"> </w:t>
      </w:r>
      <w:r w:rsidRPr="00553174">
        <w:rPr>
          <w:rStyle w:val="typ"/>
          <w:rFonts w:asciiTheme="minorHAnsi" w:hAnsiTheme="minorHAnsi"/>
        </w:rPr>
        <w:t>ComputerPart</w:t>
      </w:r>
      <w:r w:rsidRPr="00553174">
        <w:rPr>
          <w:rStyle w:val="pln"/>
          <w:rFonts w:asciiTheme="minorHAnsi" w:eastAsiaTheme="majorEastAsia" w:hAnsiTheme="minorHAnsi"/>
        </w:rPr>
        <w:t xml:space="preserve"> </w:t>
      </w:r>
      <w:r w:rsidRPr="00553174">
        <w:rPr>
          <w:rStyle w:val="pun"/>
          <w:rFonts w:asciiTheme="minorHAnsi" w:hAnsiTheme="minorHAnsi"/>
        </w:rPr>
        <w:t>{</w:t>
      </w:r>
    </w:p>
    <w:p w:rsidR="00BA6B20" w:rsidRPr="00553174" w:rsidRDefault="00BA6B20" w:rsidP="00BA6B20">
      <w:pPr>
        <w:pStyle w:val="HTMLPreformatted"/>
        <w:rPr>
          <w:rStyle w:val="pln"/>
          <w:rFonts w:asciiTheme="minorHAnsi" w:eastAsiaTheme="majorEastAsia" w:hAnsiTheme="minorHAnsi"/>
        </w:rPr>
      </w:pPr>
    </w:p>
    <w:p w:rsidR="00BA6B20" w:rsidRPr="00553174" w:rsidRDefault="00BA6B20" w:rsidP="00BA6B2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lit"/>
          <w:rFonts w:asciiTheme="minorHAnsi" w:hAnsiTheme="minorHAnsi"/>
        </w:rPr>
        <w:t>@Override</w:t>
      </w:r>
    </w:p>
    <w:p w:rsidR="00BA6B20" w:rsidRPr="00553174" w:rsidRDefault="00BA6B20" w:rsidP="00BA6B2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void</w:t>
      </w:r>
      <w:r w:rsidRPr="00553174">
        <w:rPr>
          <w:rStyle w:val="pln"/>
          <w:rFonts w:asciiTheme="minorHAnsi" w:eastAsiaTheme="majorEastAsia" w:hAnsiTheme="minorHAnsi"/>
        </w:rPr>
        <w:t xml:space="preserve"> accept</w:t>
      </w:r>
      <w:r w:rsidRPr="00553174">
        <w:rPr>
          <w:rStyle w:val="pun"/>
          <w:rFonts w:asciiTheme="minorHAnsi" w:hAnsiTheme="minorHAnsi"/>
        </w:rPr>
        <w:t>(</w:t>
      </w:r>
      <w:r w:rsidRPr="00553174">
        <w:rPr>
          <w:rStyle w:val="typ"/>
          <w:rFonts w:asciiTheme="minorHAnsi" w:hAnsiTheme="minorHAnsi"/>
        </w:rPr>
        <w:t>ComputerPartVisitor</w:t>
      </w:r>
      <w:r w:rsidRPr="00553174">
        <w:rPr>
          <w:rStyle w:val="pln"/>
          <w:rFonts w:asciiTheme="minorHAnsi" w:eastAsiaTheme="majorEastAsia" w:hAnsiTheme="minorHAnsi"/>
        </w:rPr>
        <w:t xml:space="preserve"> computerPartVisitor</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pun"/>
          <w:rFonts w:asciiTheme="minorHAnsi" w:hAnsiTheme="minorHAnsi"/>
        </w:rPr>
        <w:t>{</w:t>
      </w:r>
    </w:p>
    <w:p w:rsidR="00BA6B20" w:rsidRPr="00553174" w:rsidRDefault="00BA6B20" w:rsidP="00BA6B2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pln"/>
          <w:rFonts w:asciiTheme="minorHAnsi" w:eastAsiaTheme="majorEastAsia" w:hAnsiTheme="minorHAnsi"/>
        </w:rPr>
        <w:t>computerPartVisitor</w:t>
      </w:r>
      <w:r w:rsidRPr="00553174">
        <w:rPr>
          <w:rStyle w:val="pun"/>
          <w:rFonts w:asciiTheme="minorHAnsi" w:hAnsiTheme="minorHAnsi"/>
        </w:rPr>
        <w:t>.</w:t>
      </w:r>
      <w:r w:rsidRPr="00553174">
        <w:rPr>
          <w:rStyle w:val="pln"/>
          <w:rFonts w:asciiTheme="minorHAnsi" w:eastAsiaTheme="majorEastAsia" w:hAnsiTheme="minorHAnsi"/>
        </w:rPr>
        <w:t>visit</w:t>
      </w:r>
      <w:r w:rsidRPr="00553174">
        <w:rPr>
          <w:rStyle w:val="pun"/>
          <w:rFonts w:asciiTheme="minorHAnsi" w:hAnsiTheme="minorHAnsi"/>
        </w:rPr>
        <w:t>(</w:t>
      </w:r>
      <w:proofErr w:type="gramEnd"/>
      <w:r w:rsidRPr="00553174">
        <w:rPr>
          <w:rStyle w:val="kwd"/>
          <w:rFonts w:asciiTheme="minorHAnsi" w:hAnsiTheme="minorHAnsi"/>
        </w:rPr>
        <w:t>this</w:t>
      </w:r>
      <w:r w:rsidRPr="00553174">
        <w:rPr>
          <w:rStyle w:val="pun"/>
          <w:rFonts w:asciiTheme="minorHAnsi" w:hAnsiTheme="minorHAnsi"/>
        </w:rPr>
        <w:t>);</w:t>
      </w:r>
    </w:p>
    <w:p w:rsidR="00BA6B20" w:rsidRPr="00553174" w:rsidRDefault="00BA6B20" w:rsidP="00BA6B2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pun"/>
          <w:rFonts w:asciiTheme="minorHAnsi" w:hAnsiTheme="minorHAnsi"/>
        </w:rPr>
        <w:t>}</w:t>
      </w:r>
    </w:p>
    <w:p w:rsidR="00BA6B20" w:rsidRPr="00553174" w:rsidRDefault="00BA6B20" w:rsidP="00BA6B20">
      <w:pPr>
        <w:pStyle w:val="HTMLPreformatted"/>
        <w:rPr>
          <w:rFonts w:asciiTheme="minorHAnsi" w:hAnsiTheme="minorHAnsi"/>
        </w:rPr>
      </w:pPr>
      <w:r w:rsidRPr="00553174">
        <w:rPr>
          <w:rStyle w:val="pun"/>
          <w:rFonts w:asciiTheme="minorHAnsi" w:hAnsiTheme="minorHAnsi"/>
        </w:rPr>
        <w:t>}</w:t>
      </w:r>
    </w:p>
    <w:p w:rsidR="00BA6B20" w:rsidRPr="00553174" w:rsidRDefault="00BA6B20" w:rsidP="00BA6B20">
      <w:pPr>
        <w:pStyle w:val="NormalWeb"/>
        <w:rPr>
          <w:rFonts w:asciiTheme="minorHAnsi" w:hAnsiTheme="minorHAnsi"/>
          <w:sz w:val="20"/>
          <w:szCs w:val="20"/>
        </w:rPr>
      </w:pPr>
      <w:r w:rsidRPr="00553174">
        <w:rPr>
          <w:rFonts w:asciiTheme="minorHAnsi" w:hAnsiTheme="minorHAnsi"/>
          <w:i/>
          <w:iCs/>
          <w:sz w:val="20"/>
          <w:szCs w:val="20"/>
        </w:rPr>
        <w:t>Computer.java</w:t>
      </w:r>
    </w:p>
    <w:p w:rsidR="00BA6B20" w:rsidRPr="00553174" w:rsidRDefault="00BA6B20" w:rsidP="00BA6B20">
      <w:pPr>
        <w:pStyle w:val="HTMLPreformatted"/>
        <w:rPr>
          <w:rStyle w:val="pln"/>
          <w:rFonts w:asciiTheme="minorHAnsi" w:eastAsiaTheme="majorEastAsia" w:hAnsiTheme="minorHAnsi"/>
        </w:rPr>
      </w:pP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class</w:t>
      </w:r>
      <w:r w:rsidRPr="00553174">
        <w:rPr>
          <w:rStyle w:val="pln"/>
          <w:rFonts w:asciiTheme="minorHAnsi" w:eastAsiaTheme="majorEastAsia" w:hAnsiTheme="minorHAnsi"/>
        </w:rPr>
        <w:t xml:space="preserve"> </w:t>
      </w:r>
      <w:r w:rsidRPr="00553174">
        <w:rPr>
          <w:rStyle w:val="typ"/>
          <w:rFonts w:asciiTheme="minorHAnsi" w:hAnsiTheme="minorHAnsi"/>
        </w:rPr>
        <w:t>Computer</w:t>
      </w:r>
      <w:r w:rsidRPr="00553174">
        <w:rPr>
          <w:rStyle w:val="pln"/>
          <w:rFonts w:asciiTheme="minorHAnsi" w:eastAsiaTheme="majorEastAsia" w:hAnsiTheme="minorHAnsi"/>
        </w:rPr>
        <w:t xml:space="preserve"> </w:t>
      </w:r>
      <w:r w:rsidRPr="00553174">
        <w:rPr>
          <w:rStyle w:val="kwd"/>
          <w:rFonts w:asciiTheme="minorHAnsi" w:hAnsiTheme="minorHAnsi"/>
        </w:rPr>
        <w:t>implements</w:t>
      </w:r>
      <w:r w:rsidRPr="00553174">
        <w:rPr>
          <w:rStyle w:val="pln"/>
          <w:rFonts w:asciiTheme="minorHAnsi" w:eastAsiaTheme="majorEastAsia" w:hAnsiTheme="minorHAnsi"/>
        </w:rPr>
        <w:t xml:space="preserve"> </w:t>
      </w:r>
      <w:r w:rsidRPr="00553174">
        <w:rPr>
          <w:rStyle w:val="typ"/>
          <w:rFonts w:asciiTheme="minorHAnsi" w:hAnsiTheme="minorHAnsi"/>
        </w:rPr>
        <w:t>ComputerPart</w:t>
      </w:r>
      <w:r w:rsidRPr="00553174">
        <w:rPr>
          <w:rStyle w:val="pln"/>
          <w:rFonts w:asciiTheme="minorHAnsi" w:eastAsiaTheme="majorEastAsia" w:hAnsiTheme="minorHAnsi"/>
        </w:rPr>
        <w:t xml:space="preserve"> </w:t>
      </w:r>
      <w:r w:rsidRPr="00553174">
        <w:rPr>
          <w:rStyle w:val="pun"/>
          <w:rFonts w:asciiTheme="minorHAnsi" w:hAnsiTheme="minorHAnsi"/>
        </w:rPr>
        <w:t>{</w:t>
      </w:r>
    </w:p>
    <w:p w:rsidR="00BA6B20" w:rsidRPr="00553174" w:rsidRDefault="00BA6B20" w:rsidP="00BA6B20">
      <w:pPr>
        <w:pStyle w:val="HTMLPreformatted"/>
        <w:rPr>
          <w:rStyle w:val="pln"/>
          <w:rFonts w:asciiTheme="minorHAnsi" w:eastAsiaTheme="majorEastAsia" w:hAnsiTheme="minorHAnsi"/>
        </w:rPr>
      </w:pPr>
      <w:r w:rsidRPr="00553174">
        <w:rPr>
          <w:rStyle w:val="pln"/>
          <w:rFonts w:asciiTheme="minorHAnsi" w:eastAsiaTheme="majorEastAsia" w:hAnsiTheme="minorHAnsi"/>
        </w:rPr>
        <w:tab/>
      </w:r>
    </w:p>
    <w:p w:rsidR="00BA6B20" w:rsidRPr="00553174" w:rsidRDefault="00BA6B20" w:rsidP="00BA6B2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typ"/>
          <w:rFonts w:asciiTheme="minorHAnsi" w:hAnsiTheme="minorHAnsi"/>
        </w:rPr>
        <w:t>ComputerPart</w:t>
      </w:r>
      <w:r w:rsidRPr="00553174">
        <w:rPr>
          <w:rStyle w:val="pun"/>
          <w:rFonts w:asciiTheme="minorHAnsi" w:hAnsiTheme="minorHAnsi"/>
        </w:rPr>
        <w:t>[</w:t>
      </w:r>
      <w:proofErr w:type="gramEnd"/>
      <w:r w:rsidRPr="00553174">
        <w:rPr>
          <w:rStyle w:val="pun"/>
          <w:rFonts w:asciiTheme="minorHAnsi" w:hAnsiTheme="minorHAnsi"/>
        </w:rPr>
        <w:t>]</w:t>
      </w:r>
      <w:r w:rsidRPr="00553174">
        <w:rPr>
          <w:rStyle w:val="pln"/>
          <w:rFonts w:asciiTheme="minorHAnsi" w:eastAsiaTheme="majorEastAsia" w:hAnsiTheme="minorHAnsi"/>
        </w:rPr>
        <w:t xml:space="preserve"> parts</w:t>
      </w:r>
      <w:r w:rsidRPr="00553174">
        <w:rPr>
          <w:rStyle w:val="pun"/>
          <w:rFonts w:asciiTheme="minorHAnsi" w:hAnsiTheme="minorHAnsi"/>
        </w:rPr>
        <w:t>;</w:t>
      </w:r>
    </w:p>
    <w:p w:rsidR="00BA6B20" w:rsidRPr="00553174" w:rsidRDefault="00BA6B20" w:rsidP="00BA6B20">
      <w:pPr>
        <w:pStyle w:val="HTMLPreformatted"/>
        <w:rPr>
          <w:rStyle w:val="pln"/>
          <w:rFonts w:asciiTheme="minorHAnsi" w:eastAsiaTheme="majorEastAsia" w:hAnsiTheme="minorHAnsi"/>
        </w:rPr>
      </w:pPr>
    </w:p>
    <w:p w:rsidR="00BA6B20" w:rsidRPr="00553174" w:rsidRDefault="00BA6B20" w:rsidP="00BA6B2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typ"/>
          <w:rFonts w:asciiTheme="minorHAnsi" w:hAnsiTheme="minorHAnsi"/>
        </w:rPr>
        <w:t>Computer</w:t>
      </w:r>
      <w:r w:rsidRPr="00553174">
        <w:rPr>
          <w:rStyle w:val="pun"/>
          <w:rFonts w:asciiTheme="minorHAnsi" w:hAnsiTheme="minorHAnsi"/>
        </w:rPr>
        <w:t>(){</w:t>
      </w:r>
    </w:p>
    <w:p w:rsidR="00BA6B20" w:rsidRPr="00553174" w:rsidRDefault="00BA6B20" w:rsidP="00BA6B20">
      <w:pPr>
        <w:pStyle w:val="HTMLPreformatted"/>
        <w:rPr>
          <w:rStyle w:val="pln"/>
          <w:rFonts w:asciiTheme="minorHAnsi" w:eastAsiaTheme="majorEastAsia" w:hAnsiTheme="minorHAnsi"/>
        </w:rPr>
      </w:pPr>
      <w:r w:rsidRPr="00553174">
        <w:rPr>
          <w:rStyle w:val="pln"/>
          <w:rFonts w:asciiTheme="minorHAnsi" w:eastAsiaTheme="majorEastAsia" w:hAnsiTheme="minorHAnsi"/>
        </w:rPr>
        <w:lastRenderedPageBreak/>
        <w:t xml:space="preserve">      </w:t>
      </w:r>
      <w:proofErr w:type="gramStart"/>
      <w:r w:rsidRPr="00553174">
        <w:rPr>
          <w:rStyle w:val="pln"/>
          <w:rFonts w:asciiTheme="minorHAnsi" w:eastAsiaTheme="majorEastAsia" w:hAnsiTheme="minorHAnsi"/>
        </w:rPr>
        <w:t>parts</w:t>
      </w:r>
      <w:proofErr w:type="gramEnd"/>
      <w:r w:rsidRPr="00553174">
        <w:rPr>
          <w:rStyle w:val="pln"/>
          <w:rFonts w:asciiTheme="minorHAnsi" w:eastAsiaTheme="majorEastAsia" w:hAnsiTheme="minorHAnsi"/>
        </w:rPr>
        <w:t xml:space="preserve"> </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kwd"/>
          <w:rFonts w:asciiTheme="minorHAnsi" w:hAnsiTheme="minorHAnsi"/>
        </w:rPr>
        <w:t>new</w:t>
      </w:r>
      <w:r w:rsidRPr="00553174">
        <w:rPr>
          <w:rStyle w:val="pln"/>
          <w:rFonts w:asciiTheme="minorHAnsi" w:eastAsiaTheme="majorEastAsia" w:hAnsiTheme="minorHAnsi"/>
        </w:rPr>
        <w:t xml:space="preserve"> </w:t>
      </w:r>
      <w:r w:rsidRPr="00553174">
        <w:rPr>
          <w:rStyle w:val="typ"/>
          <w:rFonts w:asciiTheme="minorHAnsi" w:hAnsiTheme="minorHAnsi"/>
        </w:rPr>
        <w:t>ComputerPart</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pun"/>
          <w:rFonts w:asciiTheme="minorHAnsi" w:hAnsiTheme="minorHAnsi"/>
        </w:rPr>
        <w:t>{</w:t>
      </w:r>
      <w:r w:rsidRPr="00553174">
        <w:rPr>
          <w:rStyle w:val="kwd"/>
          <w:rFonts w:asciiTheme="minorHAnsi" w:hAnsiTheme="minorHAnsi"/>
        </w:rPr>
        <w:t>new</w:t>
      </w:r>
      <w:r w:rsidRPr="00553174">
        <w:rPr>
          <w:rStyle w:val="pln"/>
          <w:rFonts w:asciiTheme="minorHAnsi" w:eastAsiaTheme="majorEastAsia" w:hAnsiTheme="minorHAnsi"/>
        </w:rPr>
        <w:t xml:space="preserve"> </w:t>
      </w:r>
      <w:r w:rsidRPr="00553174">
        <w:rPr>
          <w:rStyle w:val="typ"/>
          <w:rFonts w:asciiTheme="minorHAnsi" w:hAnsiTheme="minorHAnsi"/>
        </w:rPr>
        <w:t>Mouse</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kwd"/>
          <w:rFonts w:asciiTheme="minorHAnsi" w:hAnsiTheme="minorHAnsi"/>
        </w:rPr>
        <w:t>new</w:t>
      </w:r>
      <w:r w:rsidRPr="00553174">
        <w:rPr>
          <w:rStyle w:val="pln"/>
          <w:rFonts w:asciiTheme="minorHAnsi" w:eastAsiaTheme="majorEastAsia" w:hAnsiTheme="minorHAnsi"/>
        </w:rPr>
        <w:t xml:space="preserve"> </w:t>
      </w:r>
      <w:r w:rsidRPr="00553174">
        <w:rPr>
          <w:rStyle w:val="typ"/>
          <w:rFonts w:asciiTheme="minorHAnsi" w:hAnsiTheme="minorHAnsi"/>
        </w:rPr>
        <w:t>Keyboard</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kwd"/>
          <w:rFonts w:asciiTheme="minorHAnsi" w:hAnsiTheme="minorHAnsi"/>
        </w:rPr>
        <w:t>new</w:t>
      </w:r>
      <w:r w:rsidRPr="00553174">
        <w:rPr>
          <w:rStyle w:val="pln"/>
          <w:rFonts w:asciiTheme="minorHAnsi" w:eastAsiaTheme="majorEastAsia" w:hAnsiTheme="minorHAnsi"/>
        </w:rPr>
        <w:t xml:space="preserve"> </w:t>
      </w:r>
      <w:r w:rsidRPr="00553174">
        <w:rPr>
          <w:rStyle w:val="typ"/>
          <w:rFonts w:asciiTheme="minorHAnsi" w:hAnsiTheme="minorHAnsi"/>
        </w:rPr>
        <w:t>Monitor</w:t>
      </w:r>
      <w:r w:rsidRPr="00553174">
        <w:rPr>
          <w:rStyle w:val="pun"/>
          <w:rFonts w:asciiTheme="minorHAnsi" w:hAnsiTheme="minorHAnsi"/>
        </w:rPr>
        <w:t>()};</w:t>
      </w:r>
      <w:r w:rsidRPr="00553174">
        <w:rPr>
          <w:rStyle w:val="pln"/>
          <w:rFonts w:asciiTheme="minorHAnsi" w:eastAsiaTheme="majorEastAsia" w:hAnsiTheme="minorHAnsi"/>
        </w:rPr>
        <w:tab/>
      </w:r>
      <w:r w:rsidRPr="00553174">
        <w:rPr>
          <w:rStyle w:val="pln"/>
          <w:rFonts w:asciiTheme="minorHAnsi" w:eastAsiaTheme="majorEastAsia" w:hAnsiTheme="minorHAnsi"/>
        </w:rPr>
        <w:tab/>
      </w:r>
    </w:p>
    <w:p w:rsidR="00BA6B20" w:rsidRPr="00553174" w:rsidRDefault="00BA6B20" w:rsidP="00BA6B2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pun"/>
          <w:rFonts w:asciiTheme="minorHAnsi" w:hAnsiTheme="minorHAnsi"/>
        </w:rPr>
        <w:t>}</w:t>
      </w:r>
      <w:r w:rsidRPr="00553174">
        <w:rPr>
          <w:rStyle w:val="pln"/>
          <w:rFonts w:asciiTheme="minorHAnsi" w:eastAsiaTheme="majorEastAsia" w:hAnsiTheme="minorHAnsi"/>
        </w:rPr>
        <w:t xml:space="preserve"> </w:t>
      </w:r>
    </w:p>
    <w:p w:rsidR="00BA6B20" w:rsidRPr="00553174" w:rsidRDefault="00BA6B20" w:rsidP="00BA6B20">
      <w:pPr>
        <w:pStyle w:val="HTMLPreformatted"/>
        <w:rPr>
          <w:rStyle w:val="pln"/>
          <w:rFonts w:asciiTheme="minorHAnsi" w:eastAsiaTheme="majorEastAsia" w:hAnsiTheme="minorHAnsi"/>
        </w:rPr>
      </w:pPr>
    </w:p>
    <w:p w:rsidR="00BA6B20" w:rsidRPr="00553174" w:rsidRDefault="00BA6B20" w:rsidP="00BA6B20">
      <w:pPr>
        <w:pStyle w:val="HTMLPreformatted"/>
        <w:rPr>
          <w:rStyle w:val="pln"/>
          <w:rFonts w:asciiTheme="minorHAnsi" w:eastAsiaTheme="majorEastAsia" w:hAnsiTheme="minorHAnsi"/>
        </w:rPr>
      </w:pPr>
    </w:p>
    <w:p w:rsidR="00BA6B20" w:rsidRPr="00553174" w:rsidRDefault="00BA6B20" w:rsidP="00BA6B2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lit"/>
          <w:rFonts w:asciiTheme="minorHAnsi" w:hAnsiTheme="minorHAnsi"/>
        </w:rPr>
        <w:t>@Override</w:t>
      </w:r>
    </w:p>
    <w:p w:rsidR="00BA6B20" w:rsidRPr="00553174" w:rsidRDefault="00BA6B20" w:rsidP="00BA6B2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void</w:t>
      </w:r>
      <w:r w:rsidRPr="00553174">
        <w:rPr>
          <w:rStyle w:val="pln"/>
          <w:rFonts w:asciiTheme="minorHAnsi" w:eastAsiaTheme="majorEastAsia" w:hAnsiTheme="minorHAnsi"/>
        </w:rPr>
        <w:t xml:space="preserve"> accept</w:t>
      </w:r>
      <w:r w:rsidRPr="00553174">
        <w:rPr>
          <w:rStyle w:val="pun"/>
          <w:rFonts w:asciiTheme="minorHAnsi" w:hAnsiTheme="minorHAnsi"/>
        </w:rPr>
        <w:t>(</w:t>
      </w:r>
      <w:r w:rsidRPr="00553174">
        <w:rPr>
          <w:rStyle w:val="typ"/>
          <w:rFonts w:asciiTheme="minorHAnsi" w:hAnsiTheme="minorHAnsi"/>
        </w:rPr>
        <w:t>ComputerPartVisitor</w:t>
      </w:r>
      <w:r w:rsidRPr="00553174">
        <w:rPr>
          <w:rStyle w:val="pln"/>
          <w:rFonts w:asciiTheme="minorHAnsi" w:eastAsiaTheme="majorEastAsia" w:hAnsiTheme="minorHAnsi"/>
        </w:rPr>
        <w:t xml:space="preserve"> computerPartVisitor</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pun"/>
          <w:rFonts w:asciiTheme="minorHAnsi" w:hAnsiTheme="minorHAnsi"/>
        </w:rPr>
        <w:t>{</w:t>
      </w:r>
    </w:p>
    <w:p w:rsidR="00BA6B20" w:rsidRPr="00553174" w:rsidRDefault="00BA6B20" w:rsidP="00BA6B2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for</w:t>
      </w:r>
      <w:proofErr w:type="gramEnd"/>
      <w:r w:rsidRPr="00553174">
        <w:rPr>
          <w:rStyle w:val="pln"/>
          <w:rFonts w:asciiTheme="minorHAnsi" w:eastAsiaTheme="majorEastAsia" w:hAnsiTheme="minorHAnsi"/>
        </w:rPr>
        <w:t xml:space="preserve"> </w:t>
      </w:r>
      <w:r w:rsidRPr="00553174">
        <w:rPr>
          <w:rStyle w:val="pun"/>
          <w:rFonts w:asciiTheme="minorHAnsi" w:hAnsiTheme="minorHAnsi"/>
        </w:rPr>
        <w:t>(</w:t>
      </w:r>
      <w:r w:rsidRPr="00553174">
        <w:rPr>
          <w:rStyle w:val="kwd"/>
          <w:rFonts w:asciiTheme="minorHAnsi" w:hAnsiTheme="minorHAnsi"/>
        </w:rPr>
        <w:t>int</w:t>
      </w:r>
      <w:r w:rsidRPr="00553174">
        <w:rPr>
          <w:rStyle w:val="pln"/>
          <w:rFonts w:asciiTheme="minorHAnsi" w:eastAsiaTheme="majorEastAsia" w:hAnsiTheme="minorHAnsi"/>
        </w:rPr>
        <w:t xml:space="preserve"> i </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lit"/>
          <w:rFonts w:asciiTheme="minorHAnsi" w:hAnsiTheme="minorHAnsi"/>
        </w:rPr>
        <w:t>0</w:t>
      </w:r>
      <w:r w:rsidRPr="00553174">
        <w:rPr>
          <w:rStyle w:val="pun"/>
          <w:rFonts w:asciiTheme="minorHAnsi" w:hAnsiTheme="minorHAnsi"/>
        </w:rPr>
        <w:t>;</w:t>
      </w:r>
      <w:r w:rsidRPr="00553174">
        <w:rPr>
          <w:rStyle w:val="pln"/>
          <w:rFonts w:asciiTheme="minorHAnsi" w:eastAsiaTheme="majorEastAsia" w:hAnsiTheme="minorHAnsi"/>
        </w:rPr>
        <w:t xml:space="preserve"> i </w:t>
      </w:r>
      <w:r w:rsidRPr="00553174">
        <w:rPr>
          <w:rStyle w:val="pun"/>
          <w:rFonts w:asciiTheme="minorHAnsi" w:hAnsiTheme="minorHAnsi"/>
        </w:rPr>
        <w:t>&lt;</w:t>
      </w:r>
      <w:r w:rsidRPr="00553174">
        <w:rPr>
          <w:rStyle w:val="pln"/>
          <w:rFonts w:asciiTheme="minorHAnsi" w:eastAsiaTheme="majorEastAsia" w:hAnsiTheme="minorHAnsi"/>
        </w:rPr>
        <w:t xml:space="preserve"> parts</w:t>
      </w:r>
      <w:r w:rsidRPr="00553174">
        <w:rPr>
          <w:rStyle w:val="pun"/>
          <w:rFonts w:asciiTheme="minorHAnsi" w:hAnsiTheme="minorHAnsi"/>
        </w:rPr>
        <w:t>.</w:t>
      </w:r>
      <w:r w:rsidRPr="00553174">
        <w:rPr>
          <w:rStyle w:val="pln"/>
          <w:rFonts w:asciiTheme="minorHAnsi" w:eastAsiaTheme="majorEastAsia" w:hAnsiTheme="minorHAnsi"/>
        </w:rPr>
        <w:t>length</w:t>
      </w:r>
      <w:r w:rsidRPr="00553174">
        <w:rPr>
          <w:rStyle w:val="pun"/>
          <w:rFonts w:asciiTheme="minorHAnsi" w:hAnsiTheme="minorHAnsi"/>
        </w:rPr>
        <w:t>;</w:t>
      </w:r>
      <w:r w:rsidRPr="00553174">
        <w:rPr>
          <w:rStyle w:val="pln"/>
          <w:rFonts w:asciiTheme="minorHAnsi" w:eastAsiaTheme="majorEastAsia" w:hAnsiTheme="minorHAnsi"/>
        </w:rPr>
        <w:t xml:space="preserve"> i</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pun"/>
          <w:rFonts w:asciiTheme="minorHAnsi" w:hAnsiTheme="minorHAnsi"/>
        </w:rPr>
        <w:t>{</w:t>
      </w:r>
    </w:p>
    <w:p w:rsidR="00BA6B20" w:rsidRPr="00553174" w:rsidRDefault="00BA6B20" w:rsidP="00BA6B2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pln"/>
          <w:rFonts w:asciiTheme="minorHAnsi" w:eastAsiaTheme="majorEastAsia" w:hAnsiTheme="minorHAnsi"/>
        </w:rPr>
        <w:t>parts</w:t>
      </w:r>
      <w:r w:rsidRPr="00553174">
        <w:rPr>
          <w:rStyle w:val="pun"/>
          <w:rFonts w:asciiTheme="minorHAnsi" w:hAnsiTheme="minorHAnsi"/>
        </w:rPr>
        <w:t>[</w:t>
      </w:r>
      <w:proofErr w:type="gramEnd"/>
      <w:r w:rsidRPr="00553174">
        <w:rPr>
          <w:rStyle w:val="pln"/>
          <w:rFonts w:asciiTheme="minorHAnsi" w:eastAsiaTheme="majorEastAsia" w:hAnsiTheme="minorHAnsi"/>
        </w:rPr>
        <w:t>i</w:t>
      </w:r>
      <w:r w:rsidRPr="00553174">
        <w:rPr>
          <w:rStyle w:val="pun"/>
          <w:rFonts w:asciiTheme="minorHAnsi" w:hAnsiTheme="minorHAnsi"/>
        </w:rPr>
        <w:t>].</w:t>
      </w:r>
      <w:r w:rsidRPr="00553174">
        <w:rPr>
          <w:rStyle w:val="pln"/>
          <w:rFonts w:asciiTheme="minorHAnsi" w:eastAsiaTheme="majorEastAsia" w:hAnsiTheme="minorHAnsi"/>
        </w:rPr>
        <w:t>accept</w:t>
      </w:r>
      <w:r w:rsidRPr="00553174">
        <w:rPr>
          <w:rStyle w:val="pun"/>
          <w:rFonts w:asciiTheme="minorHAnsi" w:hAnsiTheme="minorHAnsi"/>
        </w:rPr>
        <w:t>(</w:t>
      </w:r>
      <w:r w:rsidRPr="00553174">
        <w:rPr>
          <w:rStyle w:val="pln"/>
          <w:rFonts w:asciiTheme="minorHAnsi" w:eastAsiaTheme="majorEastAsia" w:hAnsiTheme="minorHAnsi"/>
        </w:rPr>
        <w:t>computerPartVisitor</w:t>
      </w:r>
      <w:r w:rsidRPr="00553174">
        <w:rPr>
          <w:rStyle w:val="pun"/>
          <w:rFonts w:asciiTheme="minorHAnsi" w:hAnsiTheme="minorHAnsi"/>
        </w:rPr>
        <w:t>);</w:t>
      </w:r>
    </w:p>
    <w:p w:rsidR="00BA6B20" w:rsidRPr="00553174" w:rsidRDefault="00BA6B20" w:rsidP="00BA6B2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pun"/>
          <w:rFonts w:asciiTheme="minorHAnsi" w:hAnsiTheme="minorHAnsi"/>
        </w:rPr>
        <w:t>}</w:t>
      </w:r>
    </w:p>
    <w:p w:rsidR="00BA6B20" w:rsidRPr="00553174" w:rsidRDefault="00BA6B20" w:rsidP="00BA6B2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pln"/>
          <w:rFonts w:asciiTheme="minorHAnsi" w:eastAsiaTheme="majorEastAsia" w:hAnsiTheme="minorHAnsi"/>
        </w:rPr>
        <w:t>computerPartVisitor</w:t>
      </w:r>
      <w:r w:rsidRPr="00553174">
        <w:rPr>
          <w:rStyle w:val="pun"/>
          <w:rFonts w:asciiTheme="minorHAnsi" w:hAnsiTheme="minorHAnsi"/>
        </w:rPr>
        <w:t>.</w:t>
      </w:r>
      <w:r w:rsidRPr="00553174">
        <w:rPr>
          <w:rStyle w:val="pln"/>
          <w:rFonts w:asciiTheme="minorHAnsi" w:eastAsiaTheme="majorEastAsia" w:hAnsiTheme="minorHAnsi"/>
        </w:rPr>
        <w:t>visit</w:t>
      </w:r>
      <w:r w:rsidRPr="00553174">
        <w:rPr>
          <w:rStyle w:val="pun"/>
          <w:rFonts w:asciiTheme="minorHAnsi" w:hAnsiTheme="minorHAnsi"/>
        </w:rPr>
        <w:t>(</w:t>
      </w:r>
      <w:proofErr w:type="gramEnd"/>
      <w:r w:rsidRPr="00553174">
        <w:rPr>
          <w:rStyle w:val="kwd"/>
          <w:rFonts w:asciiTheme="minorHAnsi" w:hAnsiTheme="minorHAnsi"/>
        </w:rPr>
        <w:t>this</w:t>
      </w:r>
      <w:r w:rsidRPr="00553174">
        <w:rPr>
          <w:rStyle w:val="pun"/>
          <w:rFonts w:asciiTheme="minorHAnsi" w:hAnsiTheme="minorHAnsi"/>
        </w:rPr>
        <w:t>);</w:t>
      </w:r>
    </w:p>
    <w:p w:rsidR="00BA6B20" w:rsidRPr="00553174" w:rsidRDefault="00BA6B20" w:rsidP="00BA6B2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pun"/>
          <w:rFonts w:asciiTheme="minorHAnsi" w:hAnsiTheme="minorHAnsi"/>
        </w:rPr>
        <w:t>}</w:t>
      </w:r>
    </w:p>
    <w:p w:rsidR="00BA6B20" w:rsidRPr="00553174" w:rsidRDefault="00BA6B20" w:rsidP="00BA6B20">
      <w:pPr>
        <w:pStyle w:val="HTMLPreformatted"/>
        <w:rPr>
          <w:rFonts w:asciiTheme="minorHAnsi" w:hAnsiTheme="minorHAnsi"/>
        </w:rPr>
      </w:pPr>
      <w:r w:rsidRPr="00553174">
        <w:rPr>
          <w:rStyle w:val="pun"/>
          <w:rFonts w:asciiTheme="minorHAnsi" w:hAnsiTheme="minorHAnsi"/>
        </w:rPr>
        <w:t>}</w:t>
      </w:r>
    </w:p>
    <w:p w:rsidR="00BA6B20" w:rsidRPr="00553174" w:rsidRDefault="00BA6B20" w:rsidP="00BA6B20">
      <w:pPr>
        <w:pStyle w:val="Heading2"/>
        <w:rPr>
          <w:rFonts w:asciiTheme="minorHAnsi" w:hAnsiTheme="minorHAnsi"/>
          <w:sz w:val="20"/>
          <w:szCs w:val="20"/>
        </w:rPr>
      </w:pPr>
      <w:r w:rsidRPr="00553174">
        <w:rPr>
          <w:rFonts w:asciiTheme="minorHAnsi" w:hAnsiTheme="minorHAnsi"/>
          <w:sz w:val="20"/>
          <w:szCs w:val="20"/>
        </w:rPr>
        <w:t>Step 3</w:t>
      </w:r>
    </w:p>
    <w:p w:rsidR="00BA6B20" w:rsidRPr="00553174" w:rsidRDefault="00BA6B20" w:rsidP="00BA6B20">
      <w:pPr>
        <w:pStyle w:val="NormalWeb"/>
        <w:rPr>
          <w:rFonts w:asciiTheme="minorHAnsi" w:hAnsiTheme="minorHAnsi"/>
          <w:sz w:val="20"/>
          <w:szCs w:val="20"/>
        </w:rPr>
      </w:pPr>
      <w:r w:rsidRPr="00553174">
        <w:rPr>
          <w:rFonts w:asciiTheme="minorHAnsi" w:hAnsiTheme="minorHAnsi"/>
          <w:sz w:val="20"/>
          <w:szCs w:val="20"/>
        </w:rPr>
        <w:t>Define an interface to represent visitor.</w:t>
      </w:r>
    </w:p>
    <w:p w:rsidR="00BA6B20" w:rsidRPr="00553174" w:rsidRDefault="00BA6B20" w:rsidP="00BA6B20">
      <w:pPr>
        <w:pStyle w:val="NormalWeb"/>
        <w:rPr>
          <w:rFonts w:asciiTheme="minorHAnsi" w:hAnsiTheme="minorHAnsi"/>
          <w:sz w:val="20"/>
          <w:szCs w:val="20"/>
        </w:rPr>
      </w:pPr>
      <w:r w:rsidRPr="00553174">
        <w:rPr>
          <w:rFonts w:asciiTheme="minorHAnsi" w:hAnsiTheme="minorHAnsi"/>
          <w:i/>
          <w:iCs/>
          <w:sz w:val="20"/>
          <w:szCs w:val="20"/>
        </w:rPr>
        <w:t>ComputerPartVisitor.java</w:t>
      </w:r>
    </w:p>
    <w:p w:rsidR="00BA6B20" w:rsidRPr="00553174" w:rsidRDefault="00BA6B20" w:rsidP="00BA6B20">
      <w:pPr>
        <w:pStyle w:val="HTMLPreformatted"/>
        <w:rPr>
          <w:rStyle w:val="pln"/>
          <w:rFonts w:asciiTheme="minorHAnsi" w:eastAsiaTheme="majorEastAsia" w:hAnsiTheme="minorHAnsi"/>
        </w:rPr>
      </w:pP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interface</w:t>
      </w:r>
      <w:r w:rsidRPr="00553174">
        <w:rPr>
          <w:rStyle w:val="pln"/>
          <w:rFonts w:asciiTheme="minorHAnsi" w:eastAsiaTheme="majorEastAsia" w:hAnsiTheme="minorHAnsi"/>
        </w:rPr>
        <w:t xml:space="preserve"> </w:t>
      </w:r>
      <w:r w:rsidRPr="00553174">
        <w:rPr>
          <w:rStyle w:val="typ"/>
          <w:rFonts w:asciiTheme="minorHAnsi" w:hAnsiTheme="minorHAnsi"/>
        </w:rPr>
        <w:t>ComputerPartVisitor</w:t>
      </w:r>
      <w:r w:rsidRPr="00553174">
        <w:rPr>
          <w:rStyle w:val="pln"/>
          <w:rFonts w:asciiTheme="minorHAnsi" w:eastAsiaTheme="majorEastAsia" w:hAnsiTheme="minorHAnsi"/>
        </w:rPr>
        <w:t xml:space="preserve"> </w:t>
      </w:r>
      <w:r w:rsidRPr="00553174">
        <w:rPr>
          <w:rStyle w:val="pun"/>
          <w:rFonts w:asciiTheme="minorHAnsi" w:hAnsiTheme="minorHAnsi"/>
        </w:rPr>
        <w:t>{</w:t>
      </w:r>
    </w:p>
    <w:p w:rsidR="00BA6B20" w:rsidRPr="00553174" w:rsidRDefault="00BA6B20" w:rsidP="00BA6B20">
      <w:pPr>
        <w:pStyle w:val="HTMLPreformatted"/>
        <w:rPr>
          <w:rStyle w:val="pln"/>
          <w:rFonts w:asciiTheme="minorHAnsi" w:eastAsiaTheme="majorEastAsia" w:hAnsiTheme="minorHAnsi"/>
        </w:rPr>
      </w:pPr>
      <w:r w:rsidRPr="00553174">
        <w:rPr>
          <w:rStyle w:val="pln"/>
          <w:rFonts w:asciiTheme="minorHAnsi" w:eastAsiaTheme="majorEastAsia" w:hAnsiTheme="minorHAnsi"/>
        </w:rPr>
        <w:tab/>
      </w: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void</w:t>
      </w:r>
      <w:r w:rsidRPr="00553174">
        <w:rPr>
          <w:rStyle w:val="pln"/>
          <w:rFonts w:asciiTheme="minorHAnsi" w:eastAsiaTheme="majorEastAsia" w:hAnsiTheme="minorHAnsi"/>
        </w:rPr>
        <w:t xml:space="preserve"> visit</w:t>
      </w:r>
      <w:r w:rsidRPr="00553174">
        <w:rPr>
          <w:rStyle w:val="pun"/>
          <w:rFonts w:asciiTheme="minorHAnsi" w:hAnsiTheme="minorHAnsi"/>
        </w:rPr>
        <w:t>(</w:t>
      </w:r>
      <w:r w:rsidRPr="00553174">
        <w:rPr>
          <w:rStyle w:val="typ"/>
          <w:rFonts w:asciiTheme="minorHAnsi" w:hAnsiTheme="minorHAnsi"/>
        </w:rPr>
        <w:t>Computer</w:t>
      </w:r>
      <w:r w:rsidRPr="00553174">
        <w:rPr>
          <w:rStyle w:val="pln"/>
          <w:rFonts w:asciiTheme="minorHAnsi" w:eastAsiaTheme="majorEastAsia" w:hAnsiTheme="minorHAnsi"/>
        </w:rPr>
        <w:t xml:space="preserve"> computer</w:t>
      </w:r>
      <w:r w:rsidRPr="00553174">
        <w:rPr>
          <w:rStyle w:val="pun"/>
          <w:rFonts w:asciiTheme="minorHAnsi" w:hAnsiTheme="minorHAnsi"/>
        </w:rPr>
        <w:t>);</w:t>
      </w:r>
    </w:p>
    <w:p w:rsidR="00BA6B20" w:rsidRPr="00553174" w:rsidRDefault="00BA6B20" w:rsidP="00BA6B20">
      <w:pPr>
        <w:pStyle w:val="HTMLPreformatted"/>
        <w:rPr>
          <w:rStyle w:val="pln"/>
          <w:rFonts w:asciiTheme="minorHAnsi" w:eastAsiaTheme="majorEastAsia" w:hAnsiTheme="minorHAnsi"/>
        </w:rPr>
      </w:pPr>
      <w:r w:rsidRPr="00553174">
        <w:rPr>
          <w:rStyle w:val="pln"/>
          <w:rFonts w:asciiTheme="minorHAnsi" w:eastAsiaTheme="majorEastAsia" w:hAnsiTheme="minorHAnsi"/>
        </w:rPr>
        <w:tab/>
      </w: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void</w:t>
      </w:r>
      <w:r w:rsidRPr="00553174">
        <w:rPr>
          <w:rStyle w:val="pln"/>
          <w:rFonts w:asciiTheme="minorHAnsi" w:eastAsiaTheme="majorEastAsia" w:hAnsiTheme="minorHAnsi"/>
        </w:rPr>
        <w:t xml:space="preserve"> visit</w:t>
      </w:r>
      <w:r w:rsidRPr="00553174">
        <w:rPr>
          <w:rStyle w:val="pun"/>
          <w:rFonts w:asciiTheme="minorHAnsi" w:hAnsiTheme="minorHAnsi"/>
        </w:rPr>
        <w:t>(</w:t>
      </w:r>
      <w:r w:rsidRPr="00553174">
        <w:rPr>
          <w:rStyle w:val="typ"/>
          <w:rFonts w:asciiTheme="minorHAnsi" w:hAnsiTheme="minorHAnsi"/>
        </w:rPr>
        <w:t>Mouse</w:t>
      </w:r>
      <w:r w:rsidRPr="00553174">
        <w:rPr>
          <w:rStyle w:val="pln"/>
          <w:rFonts w:asciiTheme="minorHAnsi" w:eastAsiaTheme="majorEastAsia" w:hAnsiTheme="minorHAnsi"/>
        </w:rPr>
        <w:t xml:space="preserve"> mouse</w:t>
      </w:r>
      <w:r w:rsidRPr="00553174">
        <w:rPr>
          <w:rStyle w:val="pun"/>
          <w:rFonts w:asciiTheme="minorHAnsi" w:hAnsiTheme="minorHAnsi"/>
        </w:rPr>
        <w:t>);</w:t>
      </w:r>
    </w:p>
    <w:p w:rsidR="00BA6B20" w:rsidRPr="00553174" w:rsidRDefault="00BA6B20" w:rsidP="00BA6B20">
      <w:pPr>
        <w:pStyle w:val="HTMLPreformatted"/>
        <w:rPr>
          <w:rStyle w:val="pln"/>
          <w:rFonts w:asciiTheme="minorHAnsi" w:eastAsiaTheme="majorEastAsia" w:hAnsiTheme="minorHAnsi"/>
        </w:rPr>
      </w:pPr>
      <w:r w:rsidRPr="00553174">
        <w:rPr>
          <w:rStyle w:val="pln"/>
          <w:rFonts w:asciiTheme="minorHAnsi" w:eastAsiaTheme="majorEastAsia" w:hAnsiTheme="minorHAnsi"/>
        </w:rPr>
        <w:tab/>
      </w: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void</w:t>
      </w:r>
      <w:r w:rsidRPr="00553174">
        <w:rPr>
          <w:rStyle w:val="pln"/>
          <w:rFonts w:asciiTheme="minorHAnsi" w:eastAsiaTheme="majorEastAsia" w:hAnsiTheme="minorHAnsi"/>
        </w:rPr>
        <w:t xml:space="preserve"> visit</w:t>
      </w:r>
      <w:r w:rsidRPr="00553174">
        <w:rPr>
          <w:rStyle w:val="pun"/>
          <w:rFonts w:asciiTheme="minorHAnsi" w:hAnsiTheme="minorHAnsi"/>
        </w:rPr>
        <w:t>(</w:t>
      </w:r>
      <w:r w:rsidRPr="00553174">
        <w:rPr>
          <w:rStyle w:val="typ"/>
          <w:rFonts w:asciiTheme="minorHAnsi" w:hAnsiTheme="minorHAnsi"/>
        </w:rPr>
        <w:t>Keyboard</w:t>
      </w:r>
      <w:r w:rsidRPr="00553174">
        <w:rPr>
          <w:rStyle w:val="pln"/>
          <w:rFonts w:asciiTheme="minorHAnsi" w:eastAsiaTheme="majorEastAsia" w:hAnsiTheme="minorHAnsi"/>
        </w:rPr>
        <w:t xml:space="preserve"> keyboard</w:t>
      </w:r>
      <w:r w:rsidRPr="00553174">
        <w:rPr>
          <w:rStyle w:val="pun"/>
          <w:rFonts w:asciiTheme="minorHAnsi" w:hAnsiTheme="minorHAnsi"/>
        </w:rPr>
        <w:t>);</w:t>
      </w:r>
    </w:p>
    <w:p w:rsidR="00BA6B20" w:rsidRPr="00553174" w:rsidRDefault="00BA6B20" w:rsidP="00BA6B20">
      <w:pPr>
        <w:pStyle w:val="HTMLPreformatted"/>
        <w:rPr>
          <w:rStyle w:val="pln"/>
          <w:rFonts w:asciiTheme="minorHAnsi" w:eastAsiaTheme="majorEastAsia" w:hAnsiTheme="minorHAnsi"/>
        </w:rPr>
      </w:pPr>
      <w:r w:rsidRPr="00553174">
        <w:rPr>
          <w:rStyle w:val="pln"/>
          <w:rFonts w:asciiTheme="minorHAnsi" w:eastAsiaTheme="majorEastAsia" w:hAnsiTheme="minorHAnsi"/>
        </w:rPr>
        <w:tab/>
      </w: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void</w:t>
      </w:r>
      <w:r w:rsidRPr="00553174">
        <w:rPr>
          <w:rStyle w:val="pln"/>
          <w:rFonts w:asciiTheme="minorHAnsi" w:eastAsiaTheme="majorEastAsia" w:hAnsiTheme="minorHAnsi"/>
        </w:rPr>
        <w:t xml:space="preserve"> visit</w:t>
      </w:r>
      <w:r w:rsidRPr="00553174">
        <w:rPr>
          <w:rStyle w:val="pun"/>
          <w:rFonts w:asciiTheme="minorHAnsi" w:hAnsiTheme="minorHAnsi"/>
        </w:rPr>
        <w:t>(</w:t>
      </w:r>
      <w:r w:rsidRPr="00553174">
        <w:rPr>
          <w:rStyle w:val="typ"/>
          <w:rFonts w:asciiTheme="minorHAnsi" w:hAnsiTheme="minorHAnsi"/>
        </w:rPr>
        <w:t>Monitor</w:t>
      </w:r>
      <w:r w:rsidRPr="00553174">
        <w:rPr>
          <w:rStyle w:val="pln"/>
          <w:rFonts w:asciiTheme="minorHAnsi" w:eastAsiaTheme="majorEastAsia" w:hAnsiTheme="minorHAnsi"/>
        </w:rPr>
        <w:t xml:space="preserve"> monitor</w:t>
      </w:r>
      <w:r w:rsidRPr="00553174">
        <w:rPr>
          <w:rStyle w:val="pun"/>
          <w:rFonts w:asciiTheme="minorHAnsi" w:hAnsiTheme="minorHAnsi"/>
        </w:rPr>
        <w:t>);</w:t>
      </w:r>
    </w:p>
    <w:p w:rsidR="00BA6B20" w:rsidRPr="00553174" w:rsidRDefault="00BA6B20" w:rsidP="00BA6B20">
      <w:pPr>
        <w:pStyle w:val="HTMLPreformatted"/>
        <w:rPr>
          <w:rFonts w:asciiTheme="minorHAnsi" w:hAnsiTheme="minorHAnsi"/>
        </w:rPr>
      </w:pPr>
      <w:r w:rsidRPr="00553174">
        <w:rPr>
          <w:rStyle w:val="pun"/>
          <w:rFonts w:asciiTheme="minorHAnsi" w:hAnsiTheme="minorHAnsi"/>
        </w:rPr>
        <w:t>}</w:t>
      </w:r>
    </w:p>
    <w:p w:rsidR="00BA6B20" w:rsidRPr="00553174" w:rsidRDefault="00BA6B20" w:rsidP="00BA6B20">
      <w:pPr>
        <w:pStyle w:val="Heading2"/>
        <w:rPr>
          <w:rFonts w:asciiTheme="minorHAnsi" w:hAnsiTheme="minorHAnsi"/>
          <w:sz w:val="20"/>
          <w:szCs w:val="20"/>
        </w:rPr>
      </w:pPr>
      <w:r w:rsidRPr="00553174">
        <w:rPr>
          <w:rFonts w:asciiTheme="minorHAnsi" w:hAnsiTheme="minorHAnsi"/>
          <w:sz w:val="20"/>
          <w:szCs w:val="20"/>
        </w:rPr>
        <w:t>Step 4</w:t>
      </w:r>
    </w:p>
    <w:p w:rsidR="00BA6B20" w:rsidRPr="00553174" w:rsidRDefault="00BA6B20" w:rsidP="00BA6B20">
      <w:pPr>
        <w:pStyle w:val="NormalWeb"/>
        <w:rPr>
          <w:rFonts w:asciiTheme="minorHAnsi" w:hAnsiTheme="minorHAnsi"/>
          <w:sz w:val="20"/>
          <w:szCs w:val="20"/>
        </w:rPr>
      </w:pPr>
      <w:r w:rsidRPr="00553174">
        <w:rPr>
          <w:rFonts w:asciiTheme="minorHAnsi" w:hAnsiTheme="minorHAnsi"/>
          <w:sz w:val="20"/>
          <w:szCs w:val="20"/>
        </w:rPr>
        <w:t>Create concrete visitor implementing the above class.</w:t>
      </w:r>
    </w:p>
    <w:p w:rsidR="00BA6B20" w:rsidRPr="00553174" w:rsidRDefault="00BA6B20" w:rsidP="00BA6B20">
      <w:pPr>
        <w:pStyle w:val="NormalWeb"/>
        <w:rPr>
          <w:rFonts w:asciiTheme="minorHAnsi" w:hAnsiTheme="minorHAnsi"/>
          <w:sz w:val="20"/>
          <w:szCs w:val="20"/>
        </w:rPr>
      </w:pPr>
      <w:r w:rsidRPr="00553174">
        <w:rPr>
          <w:rFonts w:asciiTheme="minorHAnsi" w:hAnsiTheme="minorHAnsi"/>
          <w:i/>
          <w:iCs/>
          <w:sz w:val="20"/>
          <w:szCs w:val="20"/>
        </w:rPr>
        <w:t>ComputerPartDisplayVisitor.java</w:t>
      </w:r>
    </w:p>
    <w:p w:rsidR="00BA6B20" w:rsidRPr="00553174" w:rsidRDefault="00BA6B20" w:rsidP="00BA6B20">
      <w:pPr>
        <w:pStyle w:val="HTMLPreformatted"/>
        <w:rPr>
          <w:rStyle w:val="pln"/>
          <w:rFonts w:asciiTheme="minorHAnsi" w:eastAsiaTheme="majorEastAsia" w:hAnsiTheme="minorHAnsi"/>
        </w:rPr>
      </w:pP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class</w:t>
      </w:r>
      <w:r w:rsidRPr="00553174">
        <w:rPr>
          <w:rStyle w:val="pln"/>
          <w:rFonts w:asciiTheme="minorHAnsi" w:eastAsiaTheme="majorEastAsia" w:hAnsiTheme="minorHAnsi"/>
        </w:rPr>
        <w:t xml:space="preserve"> </w:t>
      </w:r>
      <w:r w:rsidRPr="00553174">
        <w:rPr>
          <w:rStyle w:val="typ"/>
          <w:rFonts w:asciiTheme="minorHAnsi" w:hAnsiTheme="minorHAnsi"/>
        </w:rPr>
        <w:t>ComputerPartDisplayVisitor</w:t>
      </w:r>
      <w:r w:rsidRPr="00553174">
        <w:rPr>
          <w:rStyle w:val="pln"/>
          <w:rFonts w:asciiTheme="minorHAnsi" w:eastAsiaTheme="majorEastAsia" w:hAnsiTheme="minorHAnsi"/>
        </w:rPr>
        <w:t xml:space="preserve"> </w:t>
      </w:r>
      <w:r w:rsidRPr="00553174">
        <w:rPr>
          <w:rStyle w:val="kwd"/>
          <w:rFonts w:asciiTheme="minorHAnsi" w:hAnsiTheme="minorHAnsi"/>
        </w:rPr>
        <w:t>implements</w:t>
      </w:r>
      <w:r w:rsidRPr="00553174">
        <w:rPr>
          <w:rStyle w:val="pln"/>
          <w:rFonts w:asciiTheme="minorHAnsi" w:eastAsiaTheme="majorEastAsia" w:hAnsiTheme="minorHAnsi"/>
        </w:rPr>
        <w:t xml:space="preserve"> </w:t>
      </w:r>
      <w:r w:rsidRPr="00553174">
        <w:rPr>
          <w:rStyle w:val="typ"/>
          <w:rFonts w:asciiTheme="minorHAnsi" w:hAnsiTheme="minorHAnsi"/>
        </w:rPr>
        <w:t>ComputerPartVisitor</w:t>
      </w:r>
      <w:r w:rsidRPr="00553174">
        <w:rPr>
          <w:rStyle w:val="pln"/>
          <w:rFonts w:asciiTheme="minorHAnsi" w:eastAsiaTheme="majorEastAsia" w:hAnsiTheme="minorHAnsi"/>
        </w:rPr>
        <w:t xml:space="preserve"> </w:t>
      </w:r>
      <w:r w:rsidRPr="00553174">
        <w:rPr>
          <w:rStyle w:val="pun"/>
          <w:rFonts w:asciiTheme="minorHAnsi" w:hAnsiTheme="minorHAnsi"/>
        </w:rPr>
        <w:t>{</w:t>
      </w:r>
    </w:p>
    <w:p w:rsidR="00BA6B20" w:rsidRPr="00553174" w:rsidRDefault="00BA6B20" w:rsidP="00BA6B20">
      <w:pPr>
        <w:pStyle w:val="HTMLPreformatted"/>
        <w:rPr>
          <w:rStyle w:val="pln"/>
          <w:rFonts w:asciiTheme="minorHAnsi" w:eastAsiaTheme="majorEastAsia" w:hAnsiTheme="minorHAnsi"/>
        </w:rPr>
      </w:pPr>
    </w:p>
    <w:p w:rsidR="00BA6B20" w:rsidRPr="00553174" w:rsidRDefault="00BA6B20" w:rsidP="00BA6B2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lit"/>
          <w:rFonts w:asciiTheme="minorHAnsi" w:hAnsiTheme="minorHAnsi"/>
        </w:rPr>
        <w:t>@Override</w:t>
      </w:r>
    </w:p>
    <w:p w:rsidR="00BA6B20" w:rsidRPr="00553174" w:rsidRDefault="00BA6B20" w:rsidP="00BA6B2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void</w:t>
      </w:r>
      <w:r w:rsidRPr="00553174">
        <w:rPr>
          <w:rStyle w:val="pln"/>
          <w:rFonts w:asciiTheme="minorHAnsi" w:eastAsiaTheme="majorEastAsia" w:hAnsiTheme="minorHAnsi"/>
        </w:rPr>
        <w:t xml:space="preserve"> visit</w:t>
      </w:r>
      <w:r w:rsidRPr="00553174">
        <w:rPr>
          <w:rStyle w:val="pun"/>
          <w:rFonts w:asciiTheme="minorHAnsi" w:hAnsiTheme="minorHAnsi"/>
        </w:rPr>
        <w:t>(</w:t>
      </w:r>
      <w:r w:rsidRPr="00553174">
        <w:rPr>
          <w:rStyle w:val="typ"/>
          <w:rFonts w:asciiTheme="minorHAnsi" w:hAnsiTheme="minorHAnsi"/>
        </w:rPr>
        <w:t>Computer</w:t>
      </w:r>
      <w:r w:rsidRPr="00553174">
        <w:rPr>
          <w:rStyle w:val="pln"/>
          <w:rFonts w:asciiTheme="minorHAnsi" w:eastAsiaTheme="majorEastAsia" w:hAnsiTheme="minorHAnsi"/>
        </w:rPr>
        <w:t xml:space="preserve"> computer</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pun"/>
          <w:rFonts w:asciiTheme="minorHAnsi" w:hAnsiTheme="minorHAnsi"/>
        </w:rPr>
        <w:t>{</w:t>
      </w:r>
    </w:p>
    <w:p w:rsidR="00BA6B20" w:rsidRPr="00553174" w:rsidRDefault="00BA6B20" w:rsidP="00BA6B2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typ"/>
          <w:rFonts w:asciiTheme="minorHAnsi" w:hAnsiTheme="minorHAnsi"/>
        </w:rPr>
        <w:t>System</w:t>
      </w:r>
      <w:r w:rsidRPr="00553174">
        <w:rPr>
          <w:rStyle w:val="pun"/>
          <w:rFonts w:asciiTheme="minorHAnsi" w:hAnsiTheme="minorHAnsi"/>
        </w:rPr>
        <w:t>.</w:t>
      </w:r>
      <w:r w:rsidRPr="00553174">
        <w:rPr>
          <w:rStyle w:val="kwd"/>
          <w:rFonts w:asciiTheme="minorHAnsi" w:hAnsiTheme="minorHAnsi"/>
        </w:rPr>
        <w:t>out</w:t>
      </w:r>
      <w:r w:rsidRPr="00553174">
        <w:rPr>
          <w:rStyle w:val="pun"/>
          <w:rFonts w:asciiTheme="minorHAnsi" w:hAnsiTheme="minorHAnsi"/>
        </w:rPr>
        <w:t>.</w:t>
      </w:r>
      <w:r w:rsidRPr="00553174">
        <w:rPr>
          <w:rStyle w:val="pln"/>
          <w:rFonts w:asciiTheme="minorHAnsi" w:eastAsiaTheme="majorEastAsia" w:hAnsiTheme="minorHAnsi"/>
        </w:rPr>
        <w:t>println</w:t>
      </w:r>
      <w:r w:rsidRPr="00553174">
        <w:rPr>
          <w:rStyle w:val="pun"/>
          <w:rFonts w:asciiTheme="minorHAnsi" w:hAnsiTheme="minorHAnsi"/>
        </w:rPr>
        <w:t>(</w:t>
      </w:r>
      <w:proofErr w:type="gramEnd"/>
      <w:r w:rsidRPr="00553174">
        <w:rPr>
          <w:rStyle w:val="str"/>
          <w:rFonts w:asciiTheme="minorHAnsi" w:hAnsiTheme="minorHAnsi"/>
        </w:rPr>
        <w:t>"Displaying Computer."</w:t>
      </w:r>
      <w:r w:rsidRPr="00553174">
        <w:rPr>
          <w:rStyle w:val="pun"/>
          <w:rFonts w:asciiTheme="minorHAnsi" w:hAnsiTheme="minorHAnsi"/>
        </w:rPr>
        <w:t>);</w:t>
      </w:r>
    </w:p>
    <w:p w:rsidR="00BA6B20" w:rsidRPr="00553174" w:rsidRDefault="00BA6B20" w:rsidP="00BA6B2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pun"/>
          <w:rFonts w:asciiTheme="minorHAnsi" w:hAnsiTheme="minorHAnsi"/>
        </w:rPr>
        <w:t>}</w:t>
      </w:r>
    </w:p>
    <w:p w:rsidR="00BA6B20" w:rsidRPr="00553174" w:rsidRDefault="00BA6B20" w:rsidP="00BA6B20">
      <w:pPr>
        <w:pStyle w:val="HTMLPreformatted"/>
        <w:rPr>
          <w:rStyle w:val="pln"/>
          <w:rFonts w:asciiTheme="minorHAnsi" w:eastAsiaTheme="majorEastAsia" w:hAnsiTheme="minorHAnsi"/>
        </w:rPr>
      </w:pPr>
    </w:p>
    <w:p w:rsidR="00BA6B20" w:rsidRPr="00553174" w:rsidRDefault="00BA6B20" w:rsidP="00BA6B2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lit"/>
          <w:rFonts w:asciiTheme="minorHAnsi" w:hAnsiTheme="minorHAnsi"/>
        </w:rPr>
        <w:t>@Override</w:t>
      </w:r>
    </w:p>
    <w:p w:rsidR="00BA6B20" w:rsidRPr="00553174" w:rsidRDefault="00BA6B20" w:rsidP="00BA6B2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void</w:t>
      </w:r>
      <w:r w:rsidRPr="00553174">
        <w:rPr>
          <w:rStyle w:val="pln"/>
          <w:rFonts w:asciiTheme="minorHAnsi" w:eastAsiaTheme="majorEastAsia" w:hAnsiTheme="minorHAnsi"/>
        </w:rPr>
        <w:t xml:space="preserve"> visit</w:t>
      </w:r>
      <w:r w:rsidRPr="00553174">
        <w:rPr>
          <w:rStyle w:val="pun"/>
          <w:rFonts w:asciiTheme="minorHAnsi" w:hAnsiTheme="minorHAnsi"/>
        </w:rPr>
        <w:t>(</w:t>
      </w:r>
      <w:r w:rsidRPr="00553174">
        <w:rPr>
          <w:rStyle w:val="typ"/>
          <w:rFonts w:asciiTheme="minorHAnsi" w:hAnsiTheme="minorHAnsi"/>
        </w:rPr>
        <w:t>Mouse</w:t>
      </w:r>
      <w:r w:rsidRPr="00553174">
        <w:rPr>
          <w:rStyle w:val="pln"/>
          <w:rFonts w:asciiTheme="minorHAnsi" w:eastAsiaTheme="majorEastAsia" w:hAnsiTheme="minorHAnsi"/>
        </w:rPr>
        <w:t xml:space="preserve"> mouse</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pun"/>
          <w:rFonts w:asciiTheme="minorHAnsi" w:hAnsiTheme="minorHAnsi"/>
        </w:rPr>
        <w:t>{</w:t>
      </w:r>
    </w:p>
    <w:p w:rsidR="00BA6B20" w:rsidRPr="00553174" w:rsidRDefault="00BA6B20" w:rsidP="00BA6B2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typ"/>
          <w:rFonts w:asciiTheme="minorHAnsi" w:hAnsiTheme="minorHAnsi"/>
        </w:rPr>
        <w:t>System</w:t>
      </w:r>
      <w:r w:rsidRPr="00553174">
        <w:rPr>
          <w:rStyle w:val="pun"/>
          <w:rFonts w:asciiTheme="minorHAnsi" w:hAnsiTheme="minorHAnsi"/>
        </w:rPr>
        <w:t>.</w:t>
      </w:r>
      <w:r w:rsidRPr="00553174">
        <w:rPr>
          <w:rStyle w:val="kwd"/>
          <w:rFonts w:asciiTheme="minorHAnsi" w:hAnsiTheme="minorHAnsi"/>
        </w:rPr>
        <w:t>out</w:t>
      </w:r>
      <w:r w:rsidRPr="00553174">
        <w:rPr>
          <w:rStyle w:val="pun"/>
          <w:rFonts w:asciiTheme="minorHAnsi" w:hAnsiTheme="minorHAnsi"/>
        </w:rPr>
        <w:t>.</w:t>
      </w:r>
      <w:r w:rsidRPr="00553174">
        <w:rPr>
          <w:rStyle w:val="pln"/>
          <w:rFonts w:asciiTheme="minorHAnsi" w:eastAsiaTheme="majorEastAsia" w:hAnsiTheme="minorHAnsi"/>
        </w:rPr>
        <w:t>println</w:t>
      </w:r>
      <w:r w:rsidRPr="00553174">
        <w:rPr>
          <w:rStyle w:val="pun"/>
          <w:rFonts w:asciiTheme="minorHAnsi" w:hAnsiTheme="minorHAnsi"/>
        </w:rPr>
        <w:t>(</w:t>
      </w:r>
      <w:proofErr w:type="gramEnd"/>
      <w:r w:rsidRPr="00553174">
        <w:rPr>
          <w:rStyle w:val="str"/>
          <w:rFonts w:asciiTheme="minorHAnsi" w:hAnsiTheme="minorHAnsi"/>
        </w:rPr>
        <w:t>"Displaying Mouse."</w:t>
      </w:r>
      <w:r w:rsidRPr="00553174">
        <w:rPr>
          <w:rStyle w:val="pun"/>
          <w:rFonts w:asciiTheme="minorHAnsi" w:hAnsiTheme="minorHAnsi"/>
        </w:rPr>
        <w:t>);</w:t>
      </w:r>
    </w:p>
    <w:p w:rsidR="00BA6B20" w:rsidRPr="00553174" w:rsidRDefault="00BA6B20" w:rsidP="00BA6B2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pun"/>
          <w:rFonts w:asciiTheme="minorHAnsi" w:hAnsiTheme="minorHAnsi"/>
        </w:rPr>
        <w:t>}</w:t>
      </w:r>
    </w:p>
    <w:p w:rsidR="00BA6B20" w:rsidRPr="00553174" w:rsidRDefault="00BA6B20" w:rsidP="00BA6B20">
      <w:pPr>
        <w:pStyle w:val="HTMLPreformatted"/>
        <w:rPr>
          <w:rStyle w:val="pln"/>
          <w:rFonts w:asciiTheme="minorHAnsi" w:eastAsiaTheme="majorEastAsia" w:hAnsiTheme="minorHAnsi"/>
        </w:rPr>
      </w:pPr>
    </w:p>
    <w:p w:rsidR="00BA6B20" w:rsidRPr="00553174" w:rsidRDefault="00BA6B20" w:rsidP="00BA6B2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lit"/>
          <w:rFonts w:asciiTheme="minorHAnsi" w:hAnsiTheme="minorHAnsi"/>
        </w:rPr>
        <w:t>@Override</w:t>
      </w:r>
    </w:p>
    <w:p w:rsidR="00BA6B20" w:rsidRPr="00553174" w:rsidRDefault="00BA6B20" w:rsidP="00BA6B2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void</w:t>
      </w:r>
      <w:r w:rsidRPr="00553174">
        <w:rPr>
          <w:rStyle w:val="pln"/>
          <w:rFonts w:asciiTheme="minorHAnsi" w:eastAsiaTheme="majorEastAsia" w:hAnsiTheme="minorHAnsi"/>
        </w:rPr>
        <w:t xml:space="preserve"> visit</w:t>
      </w:r>
      <w:r w:rsidRPr="00553174">
        <w:rPr>
          <w:rStyle w:val="pun"/>
          <w:rFonts w:asciiTheme="minorHAnsi" w:hAnsiTheme="minorHAnsi"/>
        </w:rPr>
        <w:t>(</w:t>
      </w:r>
      <w:r w:rsidRPr="00553174">
        <w:rPr>
          <w:rStyle w:val="typ"/>
          <w:rFonts w:asciiTheme="minorHAnsi" w:hAnsiTheme="minorHAnsi"/>
        </w:rPr>
        <w:t>Keyboard</w:t>
      </w:r>
      <w:r w:rsidRPr="00553174">
        <w:rPr>
          <w:rStyle w:val="pln"/>
          <w:rFonts w:asciiTheme="minorHAnsi" w:eastAsiaTheme="majorEastAsia" w:hAnsiTheme="minorHAnsi"/>
        </w:rPr>
        <w:t xml:space="preserve"> keyboard</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pun"/>
          <w:rFonts w:asciiTheme="minorHAnsi" w:hAnsiTheme="minorHAnsi"/>
        </w:rPr>
        <w:t>{</w:t>
      </w:r>
    </w:p>
    <w:p w:rsidR="00BA6B20" w:rsidRPr="00553174" w:rsidRDefault="00BA6B20" w:rsidP="00BA6B2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typ"/>
          <w:rFonts w:asciiTheme="minorHAnsi" w:hAnsiTheme="minorHAnsi"/>
        </w:rPr>
        <w:t>System</w:t>
      </w:r>
      <w:r w:rsidRPr="00553174">
        <w:rPr>
          <w:rStyle w:val="pun"/>
          <w:rFonts w:asciiTheme="minorHAnsi" w:hAnsiTheme="minorHAnsi"/>
        </w:rPr>
        <w:t>.</w:t>
      </w:r>
      <w:r w:rsidRPr="00553174">
        <w:rPr>
          <w:rStyle w:val="kwd"/>
          <w:rFonts w:asciiTheme="minorHAnsi" w:hAnsiTheme="minorHAnsi"/>
        </w:rPr>
        <w:t>out</w:t>
      </w:r>
      <w:r w:rsidRPr="00553174">
        <w:rPr>
          <w:rStyle w:val="pun"/>
          <w:rFonts w:asciiTheme="minorHAnsi" w:hAnsiTheme="minorHAnsi"/>
        </w:rPr>
        <w:t>.</w:t>
      </w:r>
      <w:r w:rsidRPr="00553174">
        <w:rPr>
          <w:rStyle w:val="pln"/>
          <w:rFonts w:asciiTheme="minorHAnsi" w:eastAsiaTheme="majorEastAsia" w:hAnsiTheme="minorHAnsi"/>
        </w:rPr>
        <w:t>println</w:t>
      </w:r>
      <w:r w:rsidRPr="00553174">
        <w:rPr>
          <w:rStyle w:val="pun"/>
          <w:rFonts w:asciiTheme="minorHAnsi" w:hAnsiTheme="minorHAnsi"/>
        </w:rPr>
        <w:t>(</w:t>
      </w:r>
      <w:proofErr w:type="gramEnd"/>
      <w:r w:rsidRPr="00553174">
        <w:rPr>
          <w:rStyle w:val="str"/>
          <w:rFonts w:asciiTheme="minorHAnsi" w:hAnsiTheme="minorHAnsi"/>
        </w:rPr>
        <w:t>"Displaying Keyboard."</w:t>
      </w:r>
      <w:r w:rsidRPr="00553174">
        <w:rPr>
          <w:rStyle w:val="pun"/>
          <w:rFonts w:asciiTheme="minorHAnsi" w:hAnsiTheme="minorHAnsi"/>
        </w:rPr>
        <w:t>);</w:t>
      </w:r>
    </w:p>
    <w:p w:rsidR="00BA6B20" w:rsidRPr="00553174" w:rsidRDefault="00BA6B20" w:rsidP="00BA6B2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pun"/>
          <w:rFonts w:asciiTheme="minorHAnsi" w:hAnsiTheme="minorHAnsi"/>
        </w:rPr>
        <w:t>}</w:t>
      </w:r>
    </w:p>
    <w:p w:rsidR="00BA6B20" w:rsidRPr="00553174" w:rsidRDefault="00BA6B20" w:rsidP="00BA6B20">
      <w:pPr>
        <w:pStyle w:val="HTMLPreformatted"/>
        <w:rPr>
          <w:rStyle w:val="pln"/>
          <w:rFonts w:asciiTheme="minorHAnsi" w:eastAsiaTheme="majorEastAsia" w:hAnsiTheme="minorHAnsi"/>
        </w:rPr>
      </w:pPr>
    </w:p>
    <w:p w:rsidR="00BA6B20" w:rsidRPr="00553174" w:rsidRDefault="00BA6B20" w:rsidP="00BA6B2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lit"/>
          <w:rFonts w:asciiTheme="minorHAnsi" w:hAnsiTheme="minorHAnsi"/>
        </w:rPr>
        <w:t>@Override</w:t>
      </w:r>
    </w:p>
    <w:p w:rsidR="00BA6B20" w:rsidRPr="00553174" w:rsidRDefault="00BA6B20" w:rsidP="00BA6B2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void</w:t>
      </w:r>
      <w:r w:rsidRPr="00553174">
        <w:rPr>
          <w:rStyle w:val="pln"/>
          <w:rFonts w:asciiTheme="minorHAnsi" w:eastAsiaTheme="majorEastAsia" w:hAnsiTheme="minorHAnsi"/>
        </w:rPr>
        <w:t xml:space="preserve"> visit</w:t>
      </w:r>
      <w:r w:rsidRPr="00553174">
        <w:rPr>
          <w:rStyle w:val="pun"/>
          <w:rFonts w:asciiTheme="minorHAnsi" w:hAnsiTheme="minorHAnsi"/>
        </w:rPr>
        <w:t>(</w:t>
      </w:r>
      <w:r w:rsidRPr="00553174">
        <w:rPr>
          <w:rStyle w:val="typ"/>
          <w:rFonts w:asciiTheme="minorHAnsi" w:hAnsiTheme="minorHAnsi"/>
        </w:rPr>
        <w:t>Monitor</w:t>
      </w:r>
      <w:r w:rsidRPr="00553174">
        <w:rPr>
          <w:rStyle w:val="pln"/>
          <w:rFonts w:asciiTheme="minorHAnsi" w:eastAsiaTheme="majorEastAsia" w:hAnsiTheme="minorHAnsi"/>
        </w:rPr>
        <w:t xml:space="preserve"> monitor</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pun"/>
          <w:rFonts w:asciiTheme="minorHAnsi" w:hAnsiTheme="minorHAnsi"/>
        </w:rPr>
        <w:t>{</w:t>
      </w:r>
    </w:p>
    <w:p w:rsidR="00BA6B20" w:rsidRPr="00553174" w:rsidRDefault="00BA6B20" w:rsidP="00BA6B2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typ"/>
          <w:rFonts w:asciiTheme="minorHAnsi" w:hAnsiTheme="minorHAnsi"/>
        </w:rPr>
        <w:t>System</w:t>
      </w:r>
      <w:r w:rsidRPr="00553174">
        <w:rPr>
          <w:rStyle w:val="pun"/>
          <w:rFonts w:asciiTheme="minorHAnsi" w:hAnsiTheme="minorHAnsi"/>
        </w:rPr>
        <w:t>.</w:t>
      </w:r>
      <w:r w:rsidRPr="00553174">
        <w:rPr>
          <w:rStyle w:val="kwd"/>
          <w:rFonts w:asciiTheme="minorHAnsi" w:hAnsiTheme="minorHAnsi"/>
        </w:rPr>
        <w:t>out</w:t>
      </w:r>
      <w:r w:rsidRPr="00553174">
        <w:rPr>
          <w:rStyle w:val="pun"/>
          <w:rFonts w:asciiTheme="minorHAnsi" w:hAnsiTheme="minorHAnsi"/>
        </w:rPr>
        <w:t>.</w:t>
      </w:r>
      <w:r w:rsidRPr="00553174">
        <w:rPr>
          <w:rStyle w:val="pln"/>
          <w:rFonts w:asciiTheme="minorHAnsi" w:eastAsiaTheme="majorEastAsia" w:hAnsiTheme="minorHAnsi"/>
        </w:rPr>
        <w:t>println</w:t>
      </w:r>
      <w:r w:rsidRPr="00553174">
        <w:rPr>
          <w:rStyle w:val="pun"/>
          <w:rFonts w:asciiTheme="minorHAnsi" w:hAnsiTheme="minorHAnsi"/>
        </w:rPr>
        <w:t>(</w:t>
      </w:r>
      <w:proofErr w:type="gramEnd"/>
      <w:r w:rsidRPr="00553174">
        <w:rPr>
          <w:rStyle w:val="str"/>
          <w:rFonts w:asciiTheme="minorHAnsi" w:hAnsiTheme="minorHAnsi"/>
        </w:rPr>
        <w:t>"Displaying Monitor."</w:t>
      </w:r>
      <w:r w:rsidRPr="00553174">
        <w:rPr>
          <w:rStyle w:val="pun"/>
          <w:rFonts w:asciiTheme="minorHAnsi" w:hAnsiTheme="minorHAnsi"/>
        </w:rPr>
        <w:t>);</w:t>
      </w:r>
    </w:p>
    <w:p w:rsidR="00BA6B20" w:rsidRPr="00553174" w:rsidRDefault="00BA6B20" w:rsidP="00BA6B2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pun"/>
          <w:rFonts w:asciiTheme="minorHAnsi" w:hAnsiTheme="minorHAnsi"/>
        </w:rPr>
        <w:t>}</w:t>
      </w:r>
    </w:p>
    <w:p w:rsidR="00BA6B20" w:rsidRPr="00553174" w:rsidRDefault="00BA6B20" w:rsidP="00BA6B20">
      <w:pPr>
        <w:pStyle w:val="HTMLPreformatted"/>
        <w:rPr>
          <w:rFonts w:asciiTheme="minorHAnsi" w:hAnsiTheme="minorHAnsi"/>
        </w:rPr>
      </w:pPr>
      <w:r w:rsidRPr="00553174">
        <w:rPr>
          <w:rStyle w:val="pun"/>
          <w:rFonts w:asciiTheme="minorHAnsi" w:hAnsiTheme="minorHAnsi"/>
        </w:rPr>
        <w:lastRenderedPageBreak/>
        <w:t>}</w:t>
      </w:r>
    </w:p>
    <w:p w:rsidR="00BA6B20" w:rsidRPr="00553174" w:rsidRDefault="00BA6B20" w:rsidP="00BA6B20">
      <w:pPr>
        <w:pStyle w:val="Heading2"/>
        <w:rPr>
          <w:rFonts w:asciiTheme="minorHAnsi" w:hAnsiTheme="minorHAnsi"/>
          <w:sz w:val="20"/>
          <w:szCs w:val="20"/>
        </w:rPr>
      </w:pPr>
      <w:r w:rsidRPr="00553174">
        <w:rPr>
          <w:rFonts w:asciiTheme="minorHAnsi" w:hAnsiTheme="minorHAnsi"/>
          <w:sz w:val="20"/>
          <w:szCs w:val="20"/>
        </w:rPr>
        <w:t>Step 5</w:t>
      </w:r>
    </w:p>
    <w:p w:rsidR="00BA6B20" w:rsidRPr="00553174" w:rsidRDefault="00BA6B20" w:rsidP="00BA6B20">
      <w:pPr>
        <w:pStyle w:val="NormalWeb"/>
        <w:rPr>
          <w:rFonts w:asciiTheme="minorHAnsi" w:hAnsiTheme="minorHAnsi"/>
          <w:sz w:val="20"/>
          <w:szCs w:val="20"/>
        </w:rPr>
      </w:pPr>
      <w:r w:rsidRPr="00553174">
        <w:rPr>
          <w:rFonts w:asciiTheme="minorHAnsi" w:hAnsiTheme="minorHAnsi"/>
          <w:sz w:val="20"/>
          <w:szCs w:val="20"/>
        </w:rPr>
        <w:t xml:space="preserve">Use the </w:t>
      </w:r>
      <w:r w:rsidRPr="00553174">
        <w:rPr>
          <w:rFonts w:asciiTheme="minorHAnsi" w:hAnsiTheme="minorHAnsi"/>
          <w:i/>
          <w:iCs/>
          <w:sz w:val="20"/>
          <w:szCs w:val="20"/>
        </w:rPr>
        <w:t>ComputerPartDisplayVisitor</w:t>
      </w:r>
      <w:r w:rsidRPr="00553174">
        <w:rPr>
          <w:rFonts w:asciiTheme="minorHAnsi" w:hAnsiTheme="minorHAnsi"/>
          <w:sz w:val="20"/>
          <w:szCs w:val="20"/>
        </w:rPr>
        <w:t xml:space="preserve"> to display parts of </w:t>
      </w:r>
      <w:r w:rsidRPr="00553174">
        <w:rPr>
          <w:rFonts w:asciiTheme="minorHAnsi" w:hAnsiTheme="minorHAnsi"/>
          <w:i/>
          <w:iCs/>
          <w:sz w:val="20"/>
          <w:szCs w:val="20"/>
        </w:rPr>
        <w:t>Computer</w:t>
      </w:r>
      <w:r w:rsidRPr="00553174">
        <w:rPr>
          <w:rFonts w:asciiTheme="minorHAnsi" w:hAnsiTheme="minorHAnsi"/>
          <w:sz w:val="20"/>
          <w:szCs w:val="20"/>
        </w:rPr>
        <w:t>.</w:t>
      </w:r>
    </w:p>
    <w:p w:rsidR="00BA6B20" w:rsidRPr="00553174" w:rsidRDefault="00BA6B20" w:rsidP="00BA6B20">
      <w:pPr>
        <w:pStyle w:val="NormalWeb"/>
        <w:rPr>
          <w:rFonts w:asciiTheme="minorHAnsi" w:hAnsiTheme="minorHAnsi"/>
          <w:sz w:val="20"/>
          <w:szCs w:val="20"/>
        </w:rPr>
      </w:pPr>
      <w:r w:rsidRPr="00553174">
        <w:rPr>
          <w:rFonts w:asciiTheme="minorHAnsi" w:hAnsiTheme="minorHAnsi"/>
          <w:i/>
          <w:iCs/>
          <w:sz w:val="20"/>
          <w:szCs w:val="20"/>
        </w:rPr>
        <w:t>VisitorPatternDemo.java</w:t>
      </w:r>
    </w:p>
    <w:p w:rsidR="00BA6B20" w:rsidRPr="00553174" w:rsidRDefault="00BA6B20" w:rsidP="00BA6B20">
      <w:pPr>
        <w:pStyle w:val="HTMLPreformatted"/>
        <w:rPr>
          <w:rStyle w:val="pln"/>
          <w:rFonts w:asciiTheme="minorHAnsi" w:eastAsiaTheme="majorEastAsia" w:hAnsiTheme="minorHAnsi"/>
        </w:rPr>
      </w:pP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class</w:t>
      </w:r>
      <w:r w:rsidRPr="00553174">
        <w:rPr>
          <w:rStyle w:val="pln"/>
          <w:rFonts w:asciiTheme="minorHAnsi" w:eastAsiaTheme="majorEastAsia" w:hAnsiTheme="minorHAnsi"/>
        </w:rPr>
        <w:t xml:space="preserve"> </w:t>
      </w:r>
      <w:r w:rsidRPr="00553174">
        <w:rPr>
          <w:rStyle w:val="typ"/>
          <w:rFonts w:asciiTheme="minorHAnsi" w:hAnsiTheme="minorHAnsi"/>
        </w:rPr>
        <w:t>VisitorPatternDemo</w:t>
      </w:r>
      <w:r w:rsidRPr="00553174">
        <w:rPr>
          <w:rStyle w:val="pln"/>
          <w:rFonts w:asciiTheme="minorHAnsi" w:eastAsiaTheme="majorEastAsia" w:hAnsiTheme="minorHAnsi"/>
        </w:rPr>
        <w:t xml:space="preserve"> </w:t>
      </w:r>
      <w:r w:rsidRPr="00553174">
        <w:rPr>
          <w:rStyle w:val="pun"/>
          <w:rFonts w:asciiTheme="minorHAnsi" w:hAnsiTheme="minorHAnsi"/>
        </w:rPr>
        <w:t>{</w:t>
      </w:r>
    </w:p>
    <w:p w:rsidR="00BA6B20" w:rsidRPr="00553174" w:rsidRDefault="00BA6B20" w:rsidP="00BA6B2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static</w:t>
      </w:r>
      <w:r w:rsidRPr="00553174">
        <w:rPr>
          <w:rStyle w:val="pln"/>
          <w:rFonts w:asciiTheme="minorHAnsi" w:eastAsiaTheme="majorEastAsia" w:hAnsiTheme="minorHAnsi"/>
        </w:rPr>
        <w:t xml:space="preserve"> </w:t>
      </w:r>
      <w:r w:rsidRPr="00553174">
        <w:rPr>
          <w:rStyle w:val="kwd"/>
          <w:rFonts w:asciiTheme="minorHAnsi" w:hAnsiTheme="minorHAnsi"/>
        </w:rPr>
        <w:t>void</w:t>
      </w:r>
      <w:r w:rsidRPr="00553174">
        <w:rPr>
          <w:rStyle w:val="pln"/>
          <w:rFonts w:asciiTheme="minorHAnsi" w:eastAsiaTheme="majorEastAsia" w:hAnsiTheme="minorHAnsi"/>
        </w:rPr>
        <w:t xml:space="preserve"> main</w:t>
      </w:r>
      <w:r w:rsidRPr="00553174">
        <w:rPr>
          <w:rStyle w:val="pun"/>
          <w:rFonts w:asciiTheme="minorHAnsi" w:hAnsiTheme="minorHAnsi"/>
        </w:rPr>
        <w:t>(</w:t>
      </w:r>
      <w:r w:rsidRPr="00553174">
        <w:rPr>
          <w:rStyle w:val="typ"/>
          <w:rFonts w:asciiTheme="minorHAnsi" w:hAnsiTheme="minorHAnsi"/>
        </w:rPr>
        <w:t>String</w:t>
      </w:r>
      <w:r w:rsidRPr="00553174">
        <w:rPr>
          <w:rStyle w:val="pun"/>
          <w:rFonts w:asciiTheme="minorHAnsi" w:hAnsiTheme="minorHAnsi"/>
        </w:rPr>
        <w:t>[]</w:t>
      </w:r>
      <w:r w:rsidRPr="00553174">
        <w:rPr>
          <w:rStyle w:val="pln"/>
          <w:rFonts w:asciiTheme="minorHAnsi" w:eastAsiaTheme="majorEastAsia" w:hAnsiTheme="minorHAnsi"/>
        </w:rPr>
        <w:t xml:space="preserve"> args</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pun"/>
          <w:rFonts w:asciiTheme="minorHAnsi" w:hAnsiTheme="minorHAnsi"/>
        </w:rPr>
        <w:t>{</w:t>
      </w:r>
    </w:p>
    <w:p w:rsidR="00BA6B20" w:rsidRPr="00553174" w:rsidRDefault="00BA6B20" w:rsidP="00BA6B20">
      <w:pPr>
        <w:pStyle w:val="HTMLPreformatted"/>
        <w:rPr>
          <w:rStyle w:val="pln"/>
          <w:rFonts w:asciiTheme="minorHAnsi" w:eastAsiaTheme="majorEastAsia" w:hAnsiTheme="minorHAnsi"/>
        </w:rPr>
      </w:pPr>
    </w:p>
    <w:p w:rsidR="00BA6B20" w:rsidRPr="00553174" w:rsidRDefault="00BA6B20" w:rsidP="00BA6B2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typ"/>
          <w:rFonts w:asciiTheme="minorHAnsi" w:hAnsiTheme="minorHAnsi"/>
        </w:rPr>
        <w:t>ComputerPart</w:t>
      </w:r>
      <w:r w:rsidRPr="00553174">
        <w:rPr>
          <w:rStyle w:val="pln"/>
          <w:rFonts w:asciiTheme="minorHAnsi" w:eastAsiaTheme="majorEastAsia" w:hAnsiTheme="minorHAnsi"/>
        </w:rPr>
        <w:t xml:space="preserve"> computer </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kwd"/>
          <w:rFonts w:asciiTheme="minorHAnsi" w:hAnsiTheme="minorHAnsi"/>
        </w:rPr>
        <w:t>new</w:t>
      </w:r>
      <w:r w:rsidRPr="00553174">
        <w:rPr>
          <w:rStyle w:val="pln"/>
          <w:rFonts w:asciiTheme="minorHAnsi" w:eastAsiaTheme="majorEastAsia" w:hAnsiTheme="minorHAnsi"/>
        </w:rPr>
        <w:t xml:space="preserve"> </w:t>
      </w:r>
      <w:proofErr w:type="gramStart"/>
      <w:r w:rsidRPr="00553174">
        <w:rPr>
          <w:rStyle w:val="typ"/>
          <w:rFonts w:asciiTheme="minorHAnsi" w:hAnsiTheme="minorHAnsi"/>
        </w:rPr>
        <w:t>Computer</w:t>
      </w:r>
      <w:r w:rsidRPr="00553174">
        <w:rPr>
          <w:rStyle w:val="pun"/>
          <w:rFonts w:asciiTheme="minorHAnsi" w:hAnsiTheme="minorHAnsi"/>
        </w:rPr>
        <w:t>(</w:t>
      </w:r>
      <w:proofErr w:type="gramEnd"/>
      <w:r w:rsidRPr="00553174">
        <w:rPr>
          <w:rStyle w:val="pun"/>
          <w:rFonts w:asciiTheme="minorHAnsi" w:hAnsiTheme="minorHAnsi"/>
        </w:rPr>
        <w:t>);</w:t>
      </w:r>
    </w:p>
    <w:p w:rsidR="00BA6B20" w:rsidRPr="00553174" w:rsidRDefault="00BA6B20" w:rsidP="00BA6B2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pln"/>
          <w:rFonts w:asciiTheme="minorHAnsi" w:eastAsiaTheme="majorEastAsia" w:hAnsiTheme="minorHAnsi"/>
        </w:rPr>
        <w:t>computer</w:t>
      </w:r>
      <w:r w:rsidRPr="00553174">
        <w:rPr>
          <w:rStyle w:val="pun"/>
          <w:rFonts w:asciiTheme="minorHAnsi" w:hAnsiTheme="minorHAnsi"/>
        </w:rPr>
        <w:t>.</w:t>
      </w:r>
      <w:r w:rsidRPr="00553174">
        <w:rPr>
          <w:rStyle w:val="pln"/>
          <w:rFonts w:asciiTheme="minorHAnsi" w:eastAsiaTheme="majorEastAsia" w:hAnsiTheme="minorHAnsi"/>
        </w:rPr>
        <w:t>accept</w:t>
      </w:r>
      <w:r w:rsidRPr="00553174">
        <w:rPr>
          <w:rStyle w:val="pun"/>
          <w:rFonts w:asciiTheme="minorHAnsi" w:hAnsiTheme="minorHAnsi"/>
        </w:rPr>
        <w:t>(</w:t>
      </w:r>
      <w:proofErr w:type="gramEnd"/>
      <w:r w:rsidRPr="00553174">
        <w:rPr>
          <w:rStyle w:val="kwd"/>
          <w:rFonts w:asciiTheme="minorHAnsi" w:hAnsiTheme="minorHAnsi"/>
        </w:rPr>
        <w:t>new</w:t>
      </w:r>
      <w:r w:rsidRPr="00553174">
        <w:rPr>
          <w:rStyle w:val="pln"/>
          <w:rFonts w:asciiTheme="minorHAnsi" w:eastAsiaTheme="majorEastAsia" w:hAnsiTheme="minorHAnsi"/>
        </w:rPr>
        <w:t xml:space="preserve"> </w:t>
      </w:r>
      <w:r w:rsidRPr="00553174">
        <w:rPr>
          <w:rStyle w:val="typ"/>
          <w:rFonts w:asciiTheme="minorHAnsi" w:hAnsiTheme="minorHAnsi"/>
        </w:rPr>
        <w:t>ComputerPartDisplayVisitor</w:t>
      </w:r>
      <w:r w:rsidRPr="00553174">
        <w:rPr>
          <w:rStyle w:val="pun"/>
          <w:rFonts w:asciiTheme="minorHAnsi" w:hAnsiTheme="minorHAnsi"/>
        </w:rPr>
        <w:t>());</w:t>
      </w:r>
    </w:p>
    <w:p w:rsidR="00BA6B20" w:rsidRPr="00553174" w:rsidRDefault="00BA6B20" w:rsidP="00BA6B20">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pun"/>
          <w:rFonts w:asciiTheme="minorHAnsi" w:hAnsiTheme="minorHAnsi"/>
        </w:rPr>
        <w:t>}</w:t>
      </w:r>
    </w:p>
    <w:p w:rsidR="00BA6B20" w:rsidRPr="00553174" w:rsidRDefault="00BA6B20" w:rsidP="00BA6B20">
      <w:pPr>
        <w:pStyle w:val="HTMLPreformatted"/>
        <w:rPr>
          <w:rFonts w:asciiTheme="minorHAnsi" w:hAnsiTheme="minorHAnsi"/>
        </w:rPr>
      </w:pPr>
      <w:r w:rsidRPr="00553174">
        <w:rPr>
          <w:rStyle w:val="pun"/>
          <w:rFonts w:asciiTheme="minorHAnsi" w:hAnsiTheme="minorHAnsi"/>
        </w:rPr>
        <w:t>}</w:t>
      </w:r>
    </w:p>
    <w:p w:rsidR="00BA6B20" w:rsidRPr="00553174" w:rsidRDefault="00BA6B20" w:rsidP="00BA6B20">
      <w:pPr>
        <w:pStyle w:val="Heading2"/>
        <w:rPr>
          <w:rFonts w:asciiTheme="minorHAnsi" w:hAnsiTheme="minorHAnsi"/>
          <w:sz w:val="20"/>
          <w:szCs w:val="20"/>
        </w:rPr>
      </w:pPr>
      <w:r w:rsidRPr="00553174">
        <w:rPr>
          <w:rFonts w:asciiTheme="minorHAnsi" w:hAnsiTheme="minorHAnsi"/>
          <w:sz w:val="20"/>
          <w:szCs w:val="20"/>
        </w:rPr>
        <w:t>Step 6</w:t>
      </w:r>
    </w:p>
    <w:p w:rsidR="00BA6B20" w:rsidRPr="00553174" w:rsidRDefault="00BA6B20" w:rsidP="00BA6B20">
      <w:pPr>
        <w:pStyle w:val="NormalWeb"/>
        <w:rPr>
          <w:rFonts w:asciiTheme="minorHAnsi" w:hAnsiTheme="minorHAnsi"/>
          <w:sz w:val="20"/>
          <w:szCs w:val="20"/>
        </w:rPr>
      </w:pPr>
      <w:r w:rsidRPr="00553174">
        <w:rPr>
          <w:rFonts w:asciiTheme="minorHAnsi" w:hAnsiTheme="minorHAnsi"/>
          <w:sz w:val="20"/>
          <w:szCs w:val="20"/>
        </w:rPr>
        <w:t>Verify the output.</w:t>
      </w:r>
    </w:p>
    <w:p w:rsidR="00BA6B20" w:rsidRPr="00553174" w:rsidRDefault="00BA6B20" w:rsidP="00BA6B20">
      <w:pPr>
        <w:pStyle w:val="HTMLPreformatted"/>
        <w:rPr>
          <w:rFonts w:asciiTheme="minorHAnsi" w:hAnsiTheme="minorHAnsi"/>
        </w:rPr>
      </w:pPr>
      <w:r w:rsidRPr="00553174">
        <w:rPr>
          <w:rFonts w:asciiTheme="minorHAnsi" w:hAnsiTheme="minorHAnsi"/>
        </w:rPr>
        <w:t>Displaying Mouse.</w:t>
      </w:r>
    </w:p>
    <w:p w:rsidR="00BA6B20" w:rsidRPr="00553174" w:rsidRDefault="00BA6B20" w:rsidP="00BA6B20">
      <w:pPr>
        <w:pStyle w:val="HTMLPreformatted"/>
        <w:rPr>
          <w:rFonts w:asciiTheme="minorHAnsi" w:hAnsiTheme="minorHAnsi"/>
        </w:rPr>
      </w:pPr>
      <w:r w:rsidRPr="00553174">
        <w:rPr>
          <w:rFonts w:asciiTheme="minorHAnsi" w:hAnsiTheme="minorHAnsi"/>
        </w:rPr>
        <w:t>Displaying Keyboard.</w:t>
      </w:r>
    </w:p>
    <w:p w:rsidR="00BA6B20" w:rsidRPr="00553174" w:rsidRDefault="00BA6B20" w:rsidP="00BA6B20">
      <w:pPr>
        <w:pStyle w:val="HTMLPreformatted"/>
        <w:rPr>
          <w:rFonts w:asciiTheme="minorHAnsi" w:hAnsiTheme="minorHAnsi"/>
        </w:rPr>
      </w:pPr>
      <w:r w:rsidRPr="00553174">
        <w:rPr>
          <w:rFonts w:asciiTheme="minorHAnsi" w:hAnsiTheme="minorHAnsi"/>
        </w:rPr>
        <w:t>Displaying Monitor.</w:t>
      </w:r>
    </w:p>
    <w:p w:rsidR="00BA6B20" w:rsidRPr="00553174" w:rsidRDefault="00BA6B20" w:rsidP="00BA6B20">
      <w:pPr>
        <w:pStyle w:val="HTMLPreformatted"/>
        <w:rPr>
          <w:rFonts w:asciiTheme="minorHAnsi" w:hAnsiTheme="minorHAnsi"/>
        </w:rPr>
      </w:pPr>
      <w:r w:rsidRPr="00553174">
        <w:rPr>
          <w:rFonts w:asciiTheme="minorHAnsi" w:hAnsiTheme="minorHAnsi"/>
        </w:rPr>
        <w:t>Displaying Computer.</w:t>
      </w:r>
    </w:p>
    <w:p w:rsidR="00BA6B20" w:rsidRPr="00553174" w:rsidRDefault="0093326F" w:rsidP="00695A63">
      <w:pPr>
        <w:shd w:val="clear" w:color="auto" w:fill="F9FBF9"/>
        <w:spacing w:after="0" w:line="345" w:lineRule="atLeast"/>
        <w:jc w:val="both"/>
        <w:rPr>
          <w:b/>
          <w:color w:val="000000"/>
          <w:sz w:val="20"/>
          <w:szCs w:val="20"/>
        </w:rPr>
      </w:pPr>
      <w:proofErr w:type="gramStart"/>
      <w:r w:rsidRPr="00553174">
        <w:rPr>
          <w:b/>
          <w:color w:val="000000"/>
          <w:sz w:val="20"/>
          <w:szCs w:val="20"/>
        </w:rPr>
        <w:t>Memento  design</w:t>
      </w:r>
      <w:proofErr w:type="gramEnd"/>
      <w:r w:rsidRPr="00553174">
        <w:rPr>
          <w:b/>
          <w:color w:val="000000"/>
          <w:sz w:val="20"/>
          <w:szCs w:val="20"/>
        </w:rPr>
        <w:t xml:space="preserve"> pattern </w:t>
      </w:r>
      <w:r w:rsidRPr="00553174">
        <w:rPr>
          <w:b/>
          <w:color w:val="000000"/>
          <w:sz w:val="20"/>
          <w:szCs w:val="20"/>
        </w:rPr>
        <w:sym w:font="Wingdings" w:char="F0E0"/>
      </w: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36"/>
        <w:gridCol w:w="9288"/>
        <w:gridCol w:w="36"/>
      </w:tblGrid>
      <w:tr w:rsidR="0093326F" w:rsidRPr="00553174" w:rsidTr="0093326F">
        <w:trPr>
          <w:tblCellSpacing w:w="0" w:type="dxa"/>
        </w:trPr>
        <w:tc>
          <w:tcPr>
            <w:tcW w:w="0" w:type="auto"/>
            <w:vAlign w:val="center"/>
            <w:hideMark/>
          </w:tcPr>
          <w:p w:rsidR="0093326F" w:rsidRPr="00553174" w:rsidRDefault="0093326F">
            <w:pPr>
              <w:rPr>
                <w:sz w:val="20"/>
                <w:szCs w:val="20"/>
              </w:rPr>
            </w:pPr>
          </w:p>
        </w:tc>
        <w:tc>
          <w:tcPr>
            <w:tcW w:w="0" w:type="auto"/>
            <w:vAlign w:val="center"/>
            <w:hideMark/>
          </w:tcPr>
          <w:p w:rsidR="0093326F" w:rsidRPr="00553174" w:rsidRDefault="0093326F" w:rsidP="0093326F">
            <w:pPr>
              <w:rPr>
                <w:sz w:val="20"/>
                <w:szCs w:val="20"/>
              </w:rPr>
            </w:pPr>
            <w:r w:rsidRPr="00553174">
              <w:rPr>
                <w:rFonts w:cs="Arial"/>
                <w:sz w:val="20"/>
                <w:szCs w:val="20"/>
              </w:rPr>
              <w:t xml:space="preserve">The </w:t>
            </w:r>
            <w:r w:rsidRPr="00553174">
              <w:rPr>
                <w:rFonts w:cs="Arial"/>
                <w:b/>
                <w:bCs/>
                <w:color w:val="3D85C6"/>
                <w:sz w:val="20"/>
                <w:szCs w:val="20"/>
              </w:rPr>
              <w:t>Memento Design Pattern</w:t>
            </w:r>
            <w:r w:rsidRPr="00553174">
              <w:rPr>
                <w:rFonts w:cs="Arial"/>
                <w:sz w:val="20"/>
                <w:szCs w:val="20"/>
              </w:rPr>
              <w:t xml:space="preserve"> allows you to save historical states of an object and restore the object back from the historical states. As your application is progressing, you may want to save checkpoints in your application and restore back to those checkpoints later. An example are the checkpoints saved in a video game where the user is allowed to go back to the stages that they have already conquered. Another example are the undo operations in a word processing application. </w:t>
            </w:r>
          </w:p>
        </w:tc>
        <w:tc>
          <w:tcPr>
            <w:tcW w:w="0" w:type="auto"/>
            <w:vAlign w:val="center"/>
            <w:hideMark/>
          </w:tcPr>
          <w:p w:rsidR="0093326F" w:rsidRPr="00553174" w:rsidRDefault="0093326F">
            <w:pPr>
              <w:rPr>
                <w:sz w:val="20"/>
                <w:szCs w:val="20"/>
              </w:rPr>
            </w:pPr>
          </w:p>
        </w:tc>
      </w:tr>
    </w:tbl>
    <w:p w:rsidR="0093326F" w:rsidRPr="00553174" w:rsidRDefault="0093326F" w:rsidP="0093326F">
      <w:pPr>
        <w:spacing w:after="240"/>
        <w:rPr>
          <w:sz w:val="20"/>
          <w:szCs w:val="20"/>
        </w:rPr>
      </w:pPr>
      <w:r w:rsidRPr="00553174">
        <w:rPr>
          <w:rFonts w:cs="Arial"/>
          <w:sz w:val="20"/>
          <w:szCs w:val="20"/>
        </w:rPr>
        <w:t xml:space="preserve">Let’s look at the </w:t>
      </w:r>
      <w:hyperlink r:id="rId137" w:tgtFrame="_blank" w:history="1">
        <w:r w:rsidRPr="00553174">
          <w:rPr>
            <w:rStyle w:val="Hyperlink"/>
            <w:rFonts w:cs="Arial"/>
            <w:sz w:val="20"/>
            <w:szCs w:val="20"/>
          </w:rPr>
          <w:t>UML</w:t>
        </w:r>
      </w:hyperlink>
      <w:r w:rsidRPr="00553174">
        <w:rPr>
          <w:rFonts w:cs="Arial"/>
          <w:sz w:val="20"/>
          <w:szCs w:val="20"/>
        </w:rPr>
        <w:t xml:space="preserve"> of the memento pattern first, then we will look at some code to see how it works. Below is the </w:t>
      </w:r>
      <w:hyperlink r:id="rId138" w:tgtFrame="_blank" w:history="1">
        <w:r w:rsidRPr="00553174">
          <w:rPr>
            <w:rStyle w:val="Hyperlink"/>
            <w:rFonts w:cs="Arial"/>
            <w:sz w:val="20"/>
            <w:szCs w:val="20"/>
          </w:rPr>
          <w:t>UML</w:t>
        </w:r>
      </w:hyperlink>
      <w:r w:rsidRPr="00553174">
        <w:rPr>
          <w:rFonts w:cs="Arial"/>
          <w:sz w:val="20"/>
          <w:szCs w:val="20"/>
        </w:rPr>
        <w:t xml:space="preserve"> of the Memento Design Pattern:                               </w:t>
      </w:r>
    </w:p>
    <w:p w:rsidR="0093326F" w:rsidRPr="00553174" w:rsidRDefault="0093326F" w:rsidP="0093326F">
      <w:pPr>
        <w:spacing w:after="0"/>
        <w:rPr>
          <w:rFonts w:cs="Arial"/>
          <w:sz w:val="20"/>
          <w:szCs w:val="20"/>
        </w:rPr>
      </w:pPr>
      <w:r w:rsidRPr="00553174">
        <w:rPr>
          <w:rFonts w:cs="Arial"/>
          <w:noProof/>
          <w:color w:val="0000FF"/>
          <w:sz w:val="20"/>
          <w:szCs w:val="20"/>
        </w:rPr>
        <w:drawing>
          <wp:inline distT="0" distB="0" distL="0" distR="0">
            <wp:extent cx="5638800" cy="1381125"/>
            <wp:effectExtent l="0" t="0" r="0" b="9525"/>
            <wp:docPr id="47" name="Picture 47" descr="http://www.dotnetlead.com/_/rsrc/1301794205626/design-patterns/memento/memento.PNG">
              <a:hlinkClick xmlns:a="http://schemas.openxmlformats.org/drawingml/2006/main" r:id="rId1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www.dotnetlead.com/_/rsrc/1301794205626/design-patterns/memento/memento.PNG">
                      <a:hlinkClick r:id="rId139"/>
                    </pic:cNvPr>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638800" cy="1381125"/>
                    </a:xfrm>
                    <a:prstGeom prst="rect">
                      <a:avLst/>
                    </a:prstGeom>
                    <a:noFill/>
                    <a:ln>
                      <a:noFill/>
                    </a:ln>
                  </pic:spPr>
                </pic:pic>
              </a:graphicData>
            </a:graphic>
          </wp:inline>
        </w:drawing>
      </w:r>
    </w:p>
    <w:p w:rsidR="0093326F" w:rsidRPr="00553174" w:rsidRDefault="0093326F" w:rsidP="0093326F">
      <w:pPr>
        <w:numPr>
          <w:ilvl w:val="0"/>
          <w:numId w:val="283"/>
        </w:numPr>
        <w:spacing w:before="100" w:beforeAutospacing="1" w:after="100" w:afterAutospacing="1" w:line="240" w:lineRule="auto"/>
        <w:rPr>
          <w:rFonts w:cs="Times New Roman"/>
          <w:sz w:val="20"/>
          <w:szCs w:val="20"/>
        </w:rPr>
      </w:pPr>
      <w:r w:rsidRPr="00553174">
        <w:rPr>
          <w:rFonts w:cs="Arial"/>
          <w:sz w:val="20"/>
          <w:szCs w:val="20"/>
        </w:rPr>
        <w:t xml:space="preserve">The </w:t>
      </w:r>
      <w:r w:rsidRPr="00553174">
        <w:rPr>
          <w:rFonts w:cs="Arial"/>
          <w:i/>
          <w:iCs/>
          <w:color w:val="0B5394"/>
          <w:sz w:val="20"/>
          <w:szCs w:val="20"/>
        </w:rPr>
        <w:t xml:space="preserve">Originator </w:t>
      </w:r>
      <w:r w:rsidRPr="00553174">
        <w:rPr>
          <w:rFonts w:cs="Arial"/>
          <w:sz w:val="20"/>
          <w:szCs w:val="20"/>
        </w:rPr>
        <w:t>class is the objects that will be saved and restored later:</w:t>
      </w:r>
    </w:p>
    <w:p w:rsidR="0093326F" w:rsidRPr="00553174" w:rsidRDefault="0093326F" w:rsidP="0093326F">
      <w:pPr>
        <w:numPr>
          <w:ilvl w:val="1"/>
          <w:numId w:val="284"/>
        </w:numPr>
        <w:spacing w:before="100" w:beforeAutospacing="1" w:after="100" w:afterAutospacing="1" w:line="240" w:lineRule="auto"/>
        <w:rPr>
          <w:sz w:val="20"/>
          <w:szCs w:val="20"/>
        </w:rPr>
      </w:pPr>
      <w:r w:rsidRPr="00553174">
        <w:rPr>
          <w:rFonts w:cs="Arial"/>
          <w:sz w:val="20"/>
          <w:szCs w:val="20"/>
        </w:rPr>
        <w:t xml:space="preserve">The </w:t>
      </w:r>
      <w:r w:rsidRPr="00553174">
        <w:rPr>
          <w:rFonts w:cs="Arial"/>
          <w:i/>
          <w:iCs/>
          <w:color w:val="0B5394"/>
          <w:sz w:val="20"/>
          <w:szCs w:val="20"/>
        </w:rPr>
        <w:t>state</w:t>
      </w:r>
      <w:r w:rsidRPr="00553174">
        <w:rPr>
          <w:rFonts w:cs="Arial"/>
          <w:color w:val="0B5394"/>
          <w:sz w:val="20"/>
          <w:szCs w:val="20"/>
        </w:rPr>
        <w:t xml:space="preserve"> </w:t>
      </w:r>
      <w:r w:rsidRPr="00553174">
        <w:rPr>
          <w:rFonts w:cs="Arial"/>
          <w:sz w:val="20"/>
          <w:szCs w:val="20"/>
        </w:rPr>
        <w:t xml:space="preserve">variable contains information that represents the state of the </w:t>
      </w:r>
      <w:r w:rsidRPr="00553174">
        <w:rPr>
          <w:rFonts w:cs="Arial"/>
          <w:i/>
          <w:iCs/>
          <w:color w:val="0B5394"/>
          <w:sz w:val="20"/>
          <w:szCs w:val="20"/>
        </w:rPr>
        <w:t xml:space="preserve">Originator </w:t>
      </w:r>
      <w:r w:rsidRPr="00553174">
        <w:rPr>
          <w:rFonts w:cs="Arial"/>
          <w:sz w:val="20"/>
          <w:szCs w:val="20"/>
        </w:rPr>
        <w:t>object. This is the variable that we save and restore.</w:t>
      </w:r>
    </w:p>
    <w:p w:rsidR="0093326F" w:rsidRPr="00553174" w:rsidRDefault="0093326F" w:rsidP="0093326F">
      <w:pPr>
        <w:numPr>
          <w:ilvl w:val="1"/>
          <w:numId w:val="285"/>
        </w:numPr>
        <w:spacing w:before="100" w:beforeAutospacing="1" w:after="100" w:afterAutospacing="1" w:line="240" w:lineRule="auto"/>
        <w:rPr>
          <w:sz w:val="20"/>
          <w:szCs w:val="20"/>
        </w:rPr>
      </w:pPr>
      <w:r w:rsidRPr="00553174">
        <w:rPr>
          <w:rFonts w:cs="Arial"/>
          <w:sz w:val="20"/>
          <w:szCs w:val="20"/>
        </w:rPr>
        <w:t xml:space="preserve">The </w:t>
      </w:r>
      <w:r w:rsidRPr="00553174">
        <w:rPr>
          <w:rFonts w:cs="Arial"/>
          <w:i/>
          <w:iCs/>
          <w:color w:val="0B5394"/>
          <w:sz w:val="20"/>
          <w:szCs w:val="20"/>
        </w:rPr>
        <w:t>CreateMemento</w:t>
      </w:r>
      <w:r w:rsidRPr="00553174">
        <w:rPr>
          <w:rFonts w:cs="Arial"/>
          <w:color w:val="0B5394"/>
          <w:sz w:val="20"/>
          <w:szCs w:val="20"/>
        </w:rPr>
        <w:t xml:space="preserve"> </w:t>
      </w:r>
      <w:r w:rsidRPr="00553174">
        <w:rPr>
          <w:rFonts w:cs="Arial"/>
          <w:sz w:val="20"/>
          <w:szCs w:val="20"/>
        </w:rPr>
        <w:t xml:space="preserve">method is used to save the state of the </w:t>
      </w:r>
      <w:r w:rsidRPr="00553174">
        <w:rPr>
          <w:rFonts w:cs="Arial"/>
          <w:i/>
          <w:iCs/>
          <w:color w:val="0B5394"/>
          <w:sz w:val="20"/>
          <w:szCs w:val="20"/>
        </w:rPr>
        <w:t>Originator</w:t>
      </w:r>
      <w:r w:rsidRPr="00553174">
        <w:rPr>
          <w:rFonts w:cs="Arial"/>
          <w:i/>
          <w:iCs/>
          <w:sz w:val="20"/>
          <w:szCs w:val="20"/>
        </w:rPr>
        <w:t xml:space="preserve">. </w:t>
      </w:r>
      <w:r w:rsidRPr="00553174">
        <w:rPr>
          <w:rFonts w:cs="Arial"/>
          <w:sz w:val="20"/>
          <w:szCs w:val="20"/>
        </w:rPr>
        <w:t xml:space="preserve">It creates a </w:t>
      </w:r>
      <w:r w:rsidRPr="00553174">
        <w:rPr>
          <w:rFonts w:cs="Arial"/>
          <w:i/>
          <w:iCs/>
          <w:color w:val="0B5394"/>
          <w:sz w:val="20"/>
          <w:szCs w:val="20"/>
        </w:rPr>
        <w:t xml:space="preserve">Memento </w:t>
      </w:r>
      <w:r w:rsidRPr="00553174">
        <w:rPr>
          <w:rFonts w:cs="Arial"/>
          <w:sz w:val="20"/>
          <w:szCs w:val="20"/>
        </w:rPr>
        <w:t xml:space="preserve">object by saving the </w:t>
      </w:r>
      <w:r w:rsidRPr="00553174">
        <w:rPr>
          <w:rFonts w:cs="Arial"/>
          <w:i/>
          <w:iCs/>
          <w:color w:val="0B5394"/>
          <w:sz w:val="20"/>
          <w:szCs w:val="20"/>
        </w:rPr>
        <w:t>state</w:t>
      </w:r>
      <w:r w:rsidRPr="00553174">
        <w:rPr>
          <w:rFonts w:cs="Arial"/>
          <w:color w:val="0B5394"/>
          <w:sz w:val="20"/>
          <w:szCs w:val="20"/>
        </w:rPr>
        <w:t xml:space="preserve"> </w:t>
      </w:r>
      <w:r w:rsidRPr="00553174">
        <w:rPr>
          <w:rFonts w:cs="Arial"/>
          <w:sz w:val="20"/>
          <w:szCs w:val="20"/>
        </w:rPr>
        <w:t xml:space="preserve">variable into the </w:t>
      </w:r>
      <w:r w:rsidRPr="00553174">
        <w:rPr>
          <w:rFonts w:cs="Arial"/>
          <w:i/>
          <w:iCs/>
          <w:color w:val="0B5394"/>
          <w:sz w:val="20"/>
          <w:szCs w:val="20"/>
        </w:rPr>
        <w:t>Memento</w:t>
      </w:r>
      <w:r w:rsidRPr="00553174">
        <w:rPr>
          <w:rFonts w:cs="Arial"/>
          <w:color w:val="0B5394"/>
          <w:sz w:val="20"/>
          <w:szCs w:val="20"/>
        </w:rPr>
        <w:t xml:space="preserve"> </w:t>
      </w:r>
      <w:r w:rsidRPr="00553174">
        <w:rPr>
          <w:rFonts w:cs="Arial"/>
          <w:sz w:val="20"/>
          <w:szCs w:val="20"/>
        </w:rPr>
        <w:t xml:space="preserve">object and return it. This is for recording the state of the </w:t>
      </w:r>
      <w:r w:rsidRPr="00553174">
        <w:rPr>
          <w:rFonts w:cs="Arial"/>
          <w:i/>
          <w:iCs/>
          <w:color w:val="0B5394"/>
          <w:sz w:val="20"/>
          <w:szCs w:val="20"/>
        </w:rPr>
        <w:t>Originator</w:t>
      </w:r>
      <w:r w:rsidRPr="00553174">
        <w:rPr>
          <w:rFonts w:cs="Arial"/>
          <w:sz w:val="20"/>
          <w:szCs w:val="20"/>
        </w:rPr>
        <w:t>.</w:t>
      </w:r>
    </w:p>
    <w:p w:rsidR="0093326F" w:rsidRPr="00553174" w:rsidRDefault="0093326F" w:rsidP="0093326F">
      <w:pPr>
        <w:numPr>
          <w:ilvl w:val="1"/>
          <w:numId w:val="286"/>
        </w:numPr>
        <w:spacing w:before="100" w:beforeAutospacing="1" w:after="100" w:afterAutospacing="1" w:line="240" w:lineRule="auto"/>
        <w:rPr>
          <w:sz w:val="20"/>
          <w:szCs w:val="20"/>
        </w:rPr>
      </w:pPr>
      <w:r w:rsidRPr="00553174">
        <w:rPr>
          <w:rFonts w:cs="Arial"/>
          <w:sz w:val="20"/>
          <w:szCs w:val="20"/>
        </w:rPr>
        <w:lastRenderedPageBreak/>
        <w:t xml:space="preserve">The </w:t>
      </w:r>
      <w:r w:rsidRPr="00553174">
        <w:rPr>
          <w:rFonts w:cs="Arial"/>
          <w:i/>
          <w:iCs/>
          <w:color w:val="0B5394"/>
          <w:sz w:val="20"/>
          <w:szCs w:val="20"/>
        </w:rPr>
        <w:t xml:space="preserve">SetMemento </w:t>
      </w:r>
      <w:r w:rsidRPr="00553174">
        <w:rPr>
          <w:rFonts w:cs="Arial"/>
          <w:sz w:val="20"/>
          <w:szCs w:val="20"/>
        </w:rPr>
        <w:t xml:space="preserve">method restores the </w:t>
      </w:r>
      <w:r w:rsidRPr="00553174">
        <w:rPr>
          <w:rFonts w:cs="Arial"/>
          <w:i/>
          <w:iCs/>
          <w:color w:val="0B5394"/>
          <w:sz w:val="20"/>
          <w:szCs w:val="20"/>
        </w:rPr>
        <w:t>Originator</w:t>
      </w:r>
      <w:r w:rsidRPr="00553174">
        <w:rPr>
          <w:rFonts w:cs="Arial"/>
          <w:color w:val="0B5394"/>
          <w:sz w:val="20"/>
          <w:szCs w:val="20"/>
        </w:rPr>
        <w:t xml:space="preserve"> </w:t>
      </w:r>
      <w:r w:rsidRPr="00553174">
        <w:rPr>
          <w:rFonts w:cs="Arial"/>
          <w:sz w:val="20"/>
          <w:szCs w:val="20"/>
        </w:rPr>
        <w:t xml:space="preserve">by accepting a </w:t>
      </w:r>
      <w:r w:rsidRPr="00553174">
        <w:rPr>
          <w:rFonts w:cs="Arial"/>
          <w:i/>
          <w:iCs/>
          <w:color w:val="0B5394"/>
          <w:sz w:val="20"/>
          <w:szCs w:val="20"/>
        </w:rPr>
        <w:t>Memento</w:t>
      </w:r>
      <w:r w:rsidRPr="00553174">
        <w:rPr>
          <w:rFonts w:cs="Arial"/>
          <w:color w:val="0B5394"/>
          <w:sz w:val="20"/>
          <w:szCs w:val="20"/>
        </w:rPr>
        <w:t xml:space="preserve"> </w:t>
      </w:r>
      <w:r w:rsidRPr="00553174">
        <w:rPr>
          <w:rFonts w:cs="Arial"/>
          <w:sz w:val="20"/>
          <w:szCs w:val="20"/>
        </w:rPr>
        <w:t xml:space="preserve">object, unpackage it, and sets its </w:t>
      </w:r>
      <w:r w:rsidRPr="00553174">
        <w:rPr>
          <w:rFonts w:cs="Arial"/>
          <w:i/>
          <w:iCs/>
          <w:color w:val="0B5394"/>
          <w:sz w:val="20"/>
          <w:szCs w:val="20"/>
        </w:rPr>
        <w:t xml:space="preserve">state </w:t>
      </w:r>
      <w:r w:rsidRPr="00553174">
        <w:rPr>
          <w:rFonts w:cs="Arial"/>
          <w:sz w:val="20"/>
          <w:szCs w:val="20"/>
        </w:rPr>
        <w:t xml:space="preserve">variable using the </w:t>
      </w:r>
      <w:r w:rsidRPr="00553174">
        <w:rPr>
          <w:rFonts w:cs="Arial"/>
          <w:i/>
          <w:iCs/>
          <w:color w:val="0B5394"/>
          <w:sz w:val="20"/>
          <w:szCs w:val="20"/>
        </w:rPr>
        <w:t xml:space="preserve">state </w:t>
      </w:r>
      <w:r w:rsidRPr="00553174">
        <w:rPr>
          <w:rFonts w:cs="Arial"/>
          <w:sz w:val="20"/>
          <w:szCs w:val="20"/>
        </w:rPr>
        <w:t xml:space="preserve">variable from the </w:t>
      </w:r>
      <w:r w:rsidRPr="00553174">
        <w:rPr>
          <w:rFonts w:cs="Arial"/>
          <w:i/>
          <w:iCs/>
          <w:color w:val="0B5394"/>
          <w:sz w:val="20"/>
          <w:szCs w:val="20"/>
        </w:rPr>
        <w:t>Memento</w:t>
      </w:r>
      <w:r w:rsidRPr="00553174">
        <w:rPr>
          <w:rFonts w:cs="Arial"/>
          <w:sz w:val="20"/>
          <w:szCs w:val="20"/>
        </w:rPr>
        <w:t xml:space="preserve">. This is for restoring the state of the </w:t>
      </w:r>
      <w:r w:rsidRPr="00553174">
        <w:rPr>
          <w:rFonts w:cs="Arial"/>
          <w:i/>
          <w:iCs/>
          <w:color w:val="0B5394"/>
          <w:sz w:val="20"/>
          <w:szCs w:val="20"/>
        </w:rPr>
        <w:t>Originator</w:t>
      </w:r>
      <w:r w:rsidRPr="00553174">
        <w:rPr>
          <w:rFonts w:cs="Arial"/>
          <w:color w:val="0B5394"/>
          <w:sz w:val="20"/>
          <w:szCs w:val="20"/>
        </w:rPr>
        <w:t xml:space="preserve"> </w:t>
      </w:r>
      <w:r w:rsidRPr="00553174">
        <w:rPr>
          <w:rFonts w:cs="Arial"/>
          <w:sz w:val="20"/>
          <w:szCs w:val="20"/>
        </w:rPr>
        <w:t xml:space="preserve">using the information that was previously saved in the </w:t>
      </w:r>
      <w:r w:rsidRPr="00553174">
        <w:rPr>
          <w:rFonts w:cs="Arial"/>
          <w:i/>
          <w:iCs/>
          <w:color w:val="0B5394"/>
          <w:sz w:val="20"/>
          <w:szCs w:val="20"/>
        </w:rPr>
        <w:t>Memento</w:t>
      </w:r>
      <w:r w:rsidRPr="00553174">
        <w:rPr>
          <w:rFonts w:cs="Arial"/>
          <w:sz w:val="20"/>
          <w:szCs w:val="20"/>
        </w:rPr>
        <w:t>.</w:t>
      </w:r>
    </w:p>
    <w:p w:rsidR="0093326F" w:rsidRPr="00553174" w:rsidRDefault="0093326F" w:rsidP="0093326F">
      <w:pPr>
        <w:numPr>
          <w:ilvl w:val="0"/>
          <w:numId w:val="287"/>
        </w:numPr>
        <w:spacing w:before="100" w:beforeAutospacing="1" w:after="100" w:afterAutospacing="1" w:line="240" w:lineRule="auto"/>
        <w:rPr>
          <w:sz w:val="20"/>
          <w:szCs w:val="20"/>
        </w:rPr>
      </w:pPr>
      <w:r w:rsidRPr="00553174">
        <w:rPr>
          <w:rFonts w:cs="Arial"/>
          <w:sz w:val="20"/>
          <w:szCs w:val="20"/>
        </w:rPr>
        <w:t xml:space="preserve">The </w:t>
      </w:r>
      <w:r w:rsidRPr="00553174">
        <w:rPr>
          <w:rFonts w:cs="Arial"/>
          <w:i/>
          <w:iCs/>
          <w:color w:val="0B5394"/>
          <w:sz w:val="20"/>
          <w:szCs w:val="20"/>
        </w:rPr>
        <w:t>Memento</w:t>
      </w:r>
      <w:r w:rsidRPr="00553174">
        <w:rPr>
          <w:rFonts w:cs="Arial"/>
          <w:color w:val="0B5394"/>
          <w:sz w:val="20"/>
          <w:szCs w:val="20"/>
        </w:rPr>
        <w:t xml:space="preserve"> </w:t>
      </w:r>
      <w:r w:rsidRPr="00553174">
        <w:rPr>
          <w:rFonts w:cs="Arial"/>
          <w:sz w:val="20"/>
          <w:szCs w:val="20"/>
        </w:rPr>
        <w:t xml:space="preserve">class stores the historical information of the </w:t>
      </w:r>
      <w:r w:rsidRPr="00553174">
        <w:rPr>
          <w:rFonts w:cs="Arial"/>
          <w:i/>
          <w:iCs/>
          <w:color w:val="0B5394"/>
          <w:sz w:val="20"/>
          <w:szCs w:val="20"/>
        </w:rPr>
        <w:t>Originator</w:t>
      </w:r>
      <w:r w:rsidRPr="00553174">
        <w:rPr>
          <w:rFonts w:cs="Arial"/>
          <w:sz w:val="20"/>
          <w:szCs w:val="20"/>
        </w:rPr>
        <w:t xml:space="preserve">. The information is stored in its </w:t>
      </w:r>
      <w:r w:rsidRPr="00553174">
        <w:rPr>
          <w:rFonts w:cs="Arial"/>
          <w:i/>
          <w:iCs/>
          <w:color w:val="0B5394"/>
          <w:sz w:val="20"/>
          <w:szCs w:val="20"/>
        </w:rPr>
        <w:t xml:space="preserve">state </w:t>
      </w:r>
      <w:r w:rsidRPr="00553174">
        <w:rPr>
          <w:rFonts w:cs="Arial"/>
          <w:sz w:val="20"/>
          <w:szCs w:val="20"/>
        </w:rPr>
        <w:t xml:space="preserve">variable. </w:t>
      </w:r>
    </w:p>
    <w:p w:rsidR="0093326F" w:rsidRPr="00553174" w:rsidRDefault="0093326F" w:rsidP="0093326F">
      <w:pPr>
        <w:numPr>
          <w:ilvl w:val="0"/>
          <w:numId w:val="288"/>
        </w:numPr>
        <w:spacing w:before="100" w:beforeAutospacing="1" w:after="100" w:afterAutospacing="1" w:line="240" w:lineRule="auto"/>
        <w:rPr>
          <w:sz w:val="20"/>
          <w:szCs w:val="20"/>
        </w:rPr>
      </w:pPr>
      <w:r w:rsidRPr="00553174">
        <w:rPr>
          <w:rFonts w:cs="Arial"/>
          <w:sz w:val="20"/>
          <w:szCs w:val="20"/>
        </w:rPr>
        <w:t xml:space="preserve">The </w:t>
      </w:r>
      <w:r w:rsidRPr="00553174">
        <w:rPr>
          <w:rFonts w:cs="Arial"/>
          <w:i/>
          <w:iCs/>
          <w:color w:val="0B5394"/>
          <w:sz w:val="20"/>
          <w:szCs w:val="20"/>
        </w:rPr>
        <w:t>Caretaker</w:t>
      </w:r>
      <w:r w:rsidRPr="00553174">
        <w:rPr>
          <w:rFonts w:cs="Arial"/>
          <w:color w:val="0B5394"/>
          <w:sz w:val="20"/>
          <w:szCs w:val="20"/>
        </w:rPr>
        <w:t xml:space="preserve"> </w:t>
      </w:r>
      <w:r w:rsidRPr="00553174">
        <w:rPr>
          <w:rFonts w:cs="Arial"/>
          <w:sz w:val="20"/>
          <w:szCs w:val="20"/>
        </w:rPr>
        <w:t xml:space="preserve">class manages the list of </w:t>
      </w:r>
      <w:r w:rsidRPr="00553174">
        <w:rPr>
          <w:rFonts w:cs="Arial"/>
          <w:i/>
          <w:iCs/>
          <w:color w:val="0B5394"/>
          <w:sz w:val="20"/>
          <w:szCs w:val="20"/>
        </w:rPr>
        <w:t>Memento</w:t>
      </w:r>
      <w:r w:rsidRPr="00553174">
        <w:rPr>
          <w:rFonts w:cs="Arial"/>
          <w:sz w:val="20"/>
          <w:szCs w:val="20"/>
        </w:rPr>
        <w:t>. This is the class for the client code to access.</w:t>
      </w:r>
    </w:p>
    <w:p w:rsidR="0093326F" w:rsidRPr="00553174" w:rsidRDefault="0093326F" w:rsidP="0093326F">
      <w:pPr>
        <w:rPr>
          <w:sz w:val="20"/>
          <w:szCs w:val="20"/>
        </w:rPr>
      </w:pPr>
      <w:r w:rsidRPr="00553174">
        <w:rPr>
          <w:rFonts w:cs="Arial"/>
          <w:sz w:val="20"/>
          <w:szCs w:val="20"/>
        </w:rPr>
        <w:t xml:space="preserve">The key to the Memento Design Pattern is that the client code will never access the </w:t>
      </w:r>
      <w:r w:rsidRPr="00553174">
        <w:rPr>
          <w:rFonts w:cs="Arial"/>
          <w:i/>
          <w:iCs/>
          <w:color w:val="0B5394"/>
          <w:sz w:val="20"/>
          <w:szCs w:val="20"/>
        </w:rPr>
        <w:t xml:space="preserve">Memento </w:t>
      </w:r>
      <w:r w:rsidRPr="00553174">
        <w:rPr>
          <w:rFonts w:cs="Arial"/>
          <w:sz w:val="20"/>
          <w:szCs w:val="20"/>
        </w:rPr>
        <w:t xml:space="preserve">object, all of the interactions are done through the </w:t>
      </w:r>
      <w:r w:rsidRPr="00553174">
        <w:rPr>
          <w:rFonts w:cs="Arial"/>
          <w:i/>
          <w:iCs/>
          <w:color w:val="0B5394"/>
          <w:sz w:val="20"/>
          <w:szCs w:val="20"/>
        </w:rPr>
        <w:t xml:space="preserve">Caretaker </w:t>
      </w:r>
      <w:r w:rsidRPr="00553174">
        <w:rPr>
          <w:rFonts w:cs="Arial"/>
          <w:sz w:val="20"/>
          <w:szCs w:val="20"/>
        </w:rPr>
        <w:t xml:space="preserve">class. The client code does not need to be concerned about how the states are stored and retrieved. </w:t>
      </w:r>
    </w:p>
    <w:p w:rsidR="0093326F" w:rsidRPr="00553174" w:rsidRDefault="0093326F" w:rsidP="00695A63">
      <w:pPr>
        <w:shd w:val="clear" w:color="auto" w:fill="F9FBF9"/>
        <w:spacing w:after="0" w:line="345" w:lineRule="atLeast"/>
        <w:jc w:val="both"/>
        <w:rPr>
          <w:b/>
          <w:color w:val="000000"/>
          <w:sz w:val="20"/>
          <w:szCs w:val="20"/>
        </w:rPr>
      </w:pPr>
    </w:p>
    <w:p w:rsidR="00664D3A" w:rsidRPr="00553174" w:rsidRDefault="00664D3A" w:rsidP="00695A63">
      <w:pPr>
        <w:shd w:val="clear" w:color="auto" w:fill="F9FBF9"/>
        <w:spacing w:after="0" w:line="345" w:lineRule="atLeast"/>
        <w:jc w:val="both"/>
        <w:rPr>
          <w:b/>
          <w:color w:val="000000"/>
          <w:sz w:val="20"/>
          <w:szCs w:val="20"/>
        </w:rPr>
      </w:pPr>
    </w:p>
    <w:p w:rsidR="00664D3A" w:rsidRPr="00553174" w:rsidRDefault="00664D3A" w:rsidP="00664D3A">
      <w:pPr>
        <w:pStyle w:val="NormalWeb"/>
        <w:rPr>
          <w:rFonts w:asciiTheme="minorHAnsi" w:hAnsiTheme="minorHAnsi"/>
          <w:sz w:val="20"/>
          <w:szCs w:val="20"/>
        </w:rPr>
      </w:pPr>
      <w:r w:rsidRPr="00553174">
        <w:rPr>
          <w:rFonts w:asciiTheme="minorHAnsi" w:hAnsiTheme="minorHAnsi"/>
          <w:sz w:val="20"/>
          <w:szCs w:val="20"/>
        </w:rPr>
        <w:t>Memento pattern is used to restore state of an object to a previous state. Memento pattern falls under behavioral pattern category.</w:t>
      </w:r>
    </w:p>
    <w:p w:rsidR="00664D3A" w:rsidRPr="00553174" w:rsidRDefault="00664D3A" w:rsidP="00664D3A">
      <w:pPr>
        <w:pStyle w:val="Heading2"/>
        <w:rPr>
          <w:rFonts w:asciiTheme="minorHAnsi" w:hAnsiTheme="minorHAnsi"/>
          <w:sz w:val="20"/>
          <w:szCs w:val="20"/>
        </w:rPr>
      </w:pPr>
      <w:r w:rsidRPr="00553174">
        <w:rPr>
          <w:rFonts w:asciiTheme="minorHAnsi" w:hAnsiTheme="minorHAnsi"/>
          <w:sz w:val="20"/>
          <w:szCs w:val="20"/>
        </w:rPr>
        <w:t>Implementation</w:t>
      </w:r>
    </w:p>
    <w:p w:rsidR="00664D3A" w:rsidRPr="00553174" w:rsidRDefault="00664D3A" w:rsidP="00664D3A">
      <w:pPr>
        <w:pStyle w:val="NormalWeb"/>
        <w:rPr>
          <w:rFonts w:asciiTheme="minorHAnsi" w:hAnsiTheme="minorHAnsi"/>
          <w:sz w:val="20"/>
          <w:szCs w:val="20"/>
        </w:rPr>
      </w:pPr>
      <w:r w:rsidRPr="00553174">
        <w:rPr>
          <w:rFonts w:asciiTheme="minorHAnsi" w:hAnsiTheme="minorHAnsi"/>
          <w:sz w:val="20"/>
          <w:szCs w:val="20"/>
        </w:rPr>
        <w:t xml:space="preserve">Memento pattern uses three actor classes. Memento contains state of an object to be restored. Originator creates and stores states in Memento objects and Caretaker object is responsible to restore object state from Memento. We have created classes </w:t>
      </w:r>
      <w:r w:rsidRPr="00553174">
        <w:rPr>
          <w:rFonts w:asciiTheme="minorHAnsi" w:hAnsiTheme="minorHAnsi"/>
          <w:i/>
          <w:iCs/>
          <w:sz w:val="20"/>
          <w:szCs w:val="20"/>
        </w:rPr>
        <w:t>Memento</w:t>
      </w:r>
      <w:r w:rsidRPr="00553174">
        <w:rPr>
          <w:rFonts w:asciiTheme="minorHAnsi" w:hAnsiTheme="minorHAnsi"/>
          <w:sz w:val="20"/>
          <w:szCs w:val="20"/>
        </w:rPr>
        <w:t xml:space="preserve">, </w:t>
      </w:r>
      <w:r w:rsidRPr="00553174">
        <w:rPr>
          <w:rFonts w:asciiTheme="minorHAnsi" w:hAnsiTheme="minorHAnsi"/>
          <w:i/>
          <w:iCs/>
          <w:sz w:val="20"/>
          <w:szCs w:val="20"/>
        </w:rPr>
        <w:t>Originator</w:t>
      </w:r>
      <w:r w:rsidRPr="00553174">
        <w:rPr>
          <w:rFonts w:asciiTheme="minorHAnsi" w:hAnsiTheme="minorHAnsi"/>
          <w:sz w:val="20"/>
          <w:szCs w:val="20"/>
        </w:rPr>
        <w:t xml:space="preserve"> and </w:t>
      </w:r>
      <w:r w:rsidRPr="00553174">
        <w:rPr>
          <w:rFonts w:asciiTheme="minorHAnsi" w:hAnsiTheme="minorHAnsi"/>
          <w:i/>
          <w:iCs/>
          <w:sz w:val="20"/>
          <w:szCs w:val="20"/>
        </w:rPr>
        <w:t>CareTaker</w:t>
      </w:r>
      <w:r w:rsidRPr="00553174">
        <w:rPr>
          <w:rFonts w:asciiTheme="minorHAnsi" w:hAnsiTheme="minorHAnsi"/>
          <w:sz w:val="20"/>
          <w:szCs w:val="20"/>
        </w:rPr>
        <w:t xml:space="preserve">. </w:t>
      </w:r>
    </w:p>
    <w:p w:rsidR="00664D3A" w:rsidRPr="00553174" w:rsidRDefault="00664D3A" w:rsidP="00664D3A">
      <w:pPr>
        <w:pStyle w:val="NormalWeb"/>
        <w:rPr>
          <w:rFonts w:asciiTheme="minorHAnsi" w:hAnsiTheme="minorHAnsi"/>
          <w:sz w:val="20"/>
          <w:szCs w:val="20"/>
        </w:rPr>
      </w:pPr>
      <w:r w:rsidRPr="00553174">
        <w:rPr>
          <w:rFonts w:asciiTheme="minorHAnsi" w:hAnsiTheme="minorHAnsi"/>
          <w:i/>
          <w:iCs/>
          <w:sz w:val="20"/>
          <w:szCs w:val="20"/>
        </w:rPr>
        <w:t>MementoPatternDemo</w:t>
      </w:r>
      <w:r w:rsidRPr="00553174">
        <w:rPr>
          <w:rFonts w:asciiTheme="minorHAnsi" w:hAnsiTheme="minorHAnsi"/>
          <w:sz w:val="20"/>
          <w:szCs w:val="20"/>
        </w:rPr>
        <w:t xml:space="preserve">, our demo class, will use </w:t>
      </w:r>
      <w:r w:rsidRPr="00553174">
        <w:rPr>
          <w:rFonts w:asciiTheme="minorHAnsi" w:hAnsiTheme="minorHAnsi"/>
          <w:i/>
          <w:iCs/>
          <w:sz w:val="20"/>
          <w:szCs w:val="20"/>
        </w:rPr>
        <w:t>CareTaker</w:t>
      </w:r>
      <w:r w:rsidRPr="00553174">
        <w:rPr>
          <w:rFonts w:asciiTheme="minorHAnsi" w:hAnsiTheme="minorHAnsi"/>
          <w:sz w:val="20"/>
          <w:szCs w:val="20"/>
        </w:rPr>
        <w:t xml:space="preserve"> and </w:t>
      </w:r>
      <w:r w:rsidRPr="00553174">
        <w:rPr>
          <w:rFonts w:asciiTheme="minorHAnsi" w:hAnsiTheme="minorHAnsi"/>
          <w:i/>
          <w:iCs/>
          <w:sz w:val="20"/>
          <w:szCs w:val="20"/>
        </w:rPr>
        <w:t>Originator</w:t>
      </w:r>
      <w:r w:rsidRPr="00553174">
        <w:rPr>
          <w:rFonts w:asciiTheme="minorHAnsi" w:hAnsiTheme="minorHAnsi"/>
          <w:sz w:val="20"/>
          <w:szCs w:val="20"/>
        </w:rPr>
        <w:t xml:space="preserve"> objects to show restoration of object states.</w:t>
      </w:r>
    </w:p>
    <w:p w:rsidR="00664D3A" w:rsidRPr="00553174" w:rsidRDefault="00664D3A" w:rsidP="00664D3A">
      <w:pPr>
        <w:rPr>
          <w:sz w:val="20"/>
          <w:szCs w:val="20"/>
        </w:rPr>
      </w:pPr>
      <w:r w:rsidRPr="00553174">
        <w:rPr>
          <w:noProof/>
          <w:sz w:val="20"/>
          <w:szCs w:val="20"/>
        </w:rPr>
        <w:drawing>
          <wp:inline distT="0" distB="0" distL="0" distR="0">
            <wp:extent cx="5334000" cy="3429000"/>
            <wp:effectExtent l="0" t="0" r="0" b="0"/>
            <wp:docPr id="48" name="Picture 48" descr="Memento Pattern 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Memento Pattern UML Diagram"/>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334000" cy="3429000"/>
                    </a:xfrm>
                    <a:prstGeom prst="rect">
                      <a:avLst/>
                    </a:prstGeom>
                    <a:noFill/>
                    <a:ln>
                      <a:noFill/>
                    </a:ln>
                  </pic:spPr>
                </pic:pic>
              </a:graphicData>
            </a:graphic>
          </wp:inline>
        </w:drawing>
      </w:r>
    </w:p>
    <w:p w:rsidR="00664D3A" w:rsidRPr="00553174" w:rsidRDefault="00664D3A" w:rsidP="00664D3A">
      <w:pPr>
        <w:pStyle w:val="Heading2"/>
        <w:rPr>
          <w:rFonts w:asciiTheme="minorHAnsi" w:hAnsiTheme="minorHAnsi"/>
          <w:sz w:val="20"/>
          <w:szCs w:val="20"/>
        </w:rPr>
      </w:pPr>
      <w:r w:rsidRPr="00553174">
        <w:rPr>
          <w:rFonts w:asciiTheme="minorHAnsi" w:hAnsiTheme="minorHAnsi"/>
          <w:sz w:val="20"/>
          <w:szCs w:val="20"/>
        </w:rPr>
        <w:lastRenderedPageBreak/>
        <w:t>Step 1</w:t>
      </w:r>
    </w:p>
    <w:p w:rsidR="00664D3A" w:rsidRPr="00553174" w:rsidRDefault="00664D3A" w:rsidP="00664D3A">
      <w:pPr>
        <w:pStyle w:val="NormalWeb"/>
        <w:rPr>
          <w:rFonts w:asciiTheme="minorHAnsi" w:hAnsiTheme="minorHAnsi"/>
          <w:sz w:val="20"/>
          <w:szCs w:val="20"/>
        </w:rPr>
      </w:pPr>
      <w:r w:rsidRPr="00553174">
        <w:rPr>
          <w:rFonts w:asciiTheme="minorHAnsi" w:hAnsiTheme="minorHAnsi"/>
          <w:sz w:val="20"/>
          <w:szCs w:val="20"/>
        </w:rPr>
        <w:t>Create Memento class.</w:t>
      </w:r>
    </w:p>
    <w:p w:rsidR="00664D3A" w:rsidRPr="00553174" w:rsidRDefault="00664D3A" w:rsidP="00664D3A">
      <w:pPr>
        <w:pStyle w:val="NormalWeb"/>
        <w:rPr>
          <w:rFonts w:asciiTheme="minorHAnsi" w:hAnsiTheme="minorHAnsi"/>
          <w:sz w:val="20"/>
          <w:szCs w:val="20"/>
        </w:rPr>
      </w:pPr>
      <w:r w:rsidRPr="00553174">
        <w:rPr>
          <w:rFonts w:asciiTheme="minorHAnsi" w:hAnsiTheme="minorHAnsi"/>
          <w:i/>
          <w:iCs/>
          <w:sz w:val="20"/>
          <w:szCs w:val="20"/>
        </w:rPr>
        <w:t>Memento.java</w:t>
      </w:r>
    </w:p>
    <w:p w:rsidR="00664D3A" w:rsidRPr="00553174" w:rsidRDefault="00664D3A" w:rsidP="00664D3A">
      <w:pPr>
        <w:pStyle w:val="HTMLPreformatted"/>
        <w:rPr>
          <w:rStyle w:val="pln"/>
          <w:rFonts w:asciiTheme="minorHAnsi" w:eastAsiaTheme="majorEastAsia" w:hAnsiTheme="minorHAnsi"/>
        </w:rPr>
      </w:pP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class</w:t>
      </w:r>
      <w:r w:rsidRPr="00553174">
        <w:rPr>
          <w:rStyle w:val="pln"/>
          <w:rFonts w:asciiTheme="minorHAnsi" w:eastAsiaTheme="majorEastAsia" w:hAnsiTheme="minorHAnsi"/>
        </w:rPr>
        <w:t xml:space="preserve"> </w:t>
      </w:r>
      <w:r w:rsidRPr="00553174">
        <w:rPr>
          <w:rStyle w:val="typ"/>
          <w:rFonts w:asciiTheme="minorHAnsi" w:hAnsiTheme="minorHAnsi"/>
        </w:rPr>
        <w:t>Memento</w:t>
      </w:r>
      <w:r w:rsidRPr="00553174">
        <w:rPr>
          <w:rStyle w:val="pln"/>
          <w:rFonts w:asciiTheme="minorHAnsi" w:eastAsiaTheme="majorEastAsia" w:hAnsiTheme="minorHAnsi"/>
        </w:rPr>
        <w:t xml:space="preserve"> </w:t>
      </w:r>
      <w:r w:rsidRPr="00553174">
        <w:rPr>
          <w:rStyle w:val="pun"/>
          <w:rFonts w:asciiTheme="minorHAnsi" w:hAnsiTheme="minorHAnsi"/>
        </w:rPr>
        <w:t>{</w:t>
      </w:r>
    </w:p>
    <w:p w:rsidR="00664D3A" w:rsidRPr="00553174" w:rsidRDefault="00664D3A" w:rsidP="00664D3A">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private</w:t>
      </w:r>
      <w:proofErr w:type="gramEnd"/>
      <w:r w:rsidRPr="00553174">
        <w:rPr>
          <w:rStyle w:val="pln"/>
          <w:rFonts w:asciiTheme="minorHAnsi" w:eastAsiaTheme="majorEastAsia" w:hAnsiTheme="minorHAnsi"/>
        </w:rPr>
        <w:t xml:space="preserve"> </w:t>
      </w:r>
      <w:r w:rsidRPr="00553174">
        <w:rPr>
          <w:rStyle w:val="typ"/>
          <w:rFonts w:asciiTheme="minorHAnsi" w:hAnsiTheme="minorHAnsi"/>
        </w:rPr>
        <w:t>String</w:t>
      </w:r>
      <w:r w:rsidRPr="00553174">
        <w:rPr>
          <w:rStyle w:val="pln"/>
          <w:rFonts w:asciiTheme="minorHAnsi" w:eastAsiaTheme="majorEastAsia" w:hAnsiTheme="minorHAnsi"/>
        </w:rPr>
        <w:t xml:space="preserve"> state</w:t>
      </w:r>
      <w:r w:rsidRPr="00553174">
        <w:rPr>
          <w:rStyle w:val="pun"/>
          <w:rFonts w:asciiTheme="minorHAnsi" w:hAnsiTheme="minorHAnsi"/>
        </w:rPr>
        <w:t>;</w:t>
      </w:r>
    </w:p>
    <w:p w:rsidR="00664D3A" w:rsidRPr="00553174" w:rsidRDefault="00664D3A" w:rsidP="00664D3A">
      <w:pPr>
        <w:pStyle w:val="HTMLPreformatted"/>
        <w:rPr>
          <w:rStyle w:val="pln"/>
          <w:rFonts w:asciiTheme="minorHAnsi" w:eastAsiaTheme="majorEastAsia" w:hAnsiTheme="minorHAnsi"/>
        </w:rPr>
      </w:pPr>
    </w:p>
    <w:p w:rsidR="00664D3A" w:rsidRPr="00553174" w:rsidRDefault="00664D3A" w:rsidP="00664D3A">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typ"/>
          <w:rFonts w:asciiTheme="minorHAnsi" w:hAnsiTheme="minorHAnsi"/>
        </w:rPr>
        <w:t>Memento</w:t>
      </w:r>
      <w:r w:rsidRPr="00553174">
        <w:rPr>
          <w:rStyle w:val="pun"/>
          <w:rFonts w:asciiTheme="minorHAnsi" w:hAnsiTheme="minorHAnsi"/>
        </w:rPr>
        <w:t>(</w:t>
      </w:r>
      <w:r w:rsidRPr="00553174">
        <w:rPr>
          <w:rStyle w:val="typ"/>
          <w:rFonts w:asciiTheme="minorHAnsi" w:hAnsiTheme="minorHAnsi"/>
        </w:rPr>
        <w:t>String</w:t>
      </w:r>
      <w:r w:rsidRPr="00553174">
        <w:rPr>
          <w:rStyle w:val="pln"/>
          <w:rFonts w:asciiTheme="minorHAnsi" w:eastAsiaTheme="majorEastAsia" w:hAnsiTheme="minorHAnsi"/>
        </w:rPr>
        <w:t xml:space="preserve"> state</w:t>
      </w:r>
      <w:r w:rsidRPr="00553174">
        <w:rPr>
          <w:rStyle w:val="pun"/>
          <w:rFonts w:asciiTheme="minorHAnsi" w:hAnsiTheme="minorHAnsi"/>
        </w:rPr>
        <w:t>){</w:t>
      </w:r>
    </w:p>
    <w:p w:rsidR="00664D3A" w:rsidRPr="00553174" w:rsidRDefault="00664D3A" w:rsidP="00664D3A">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kwd"/>
          <w:rFonts w:asciiTheme="minorHAnsi" w:hAnsiTheme="minorHAnsi"/>
        </w:rPr>
        <w:t>this</w:t>
      </w:r>
      <w:r w:rsidRPr="00553174">
        <w:rPr>
          <w:rStyle w:val="pun"/>
          <w:rFonts w:asciiTheme="minorHAnsi" w:hAnsiTheme="minorHAnsi"/>
        </w:rPr>
        <w:t>.</w:t>
      </w:r>
      <w:r w:rsidRPr="00553174">
        <w:rPr>
          <w:rStyle w:val="pln"/>
          <w:rFonts w:asciiTheme="minorHAnsi" w:eastAsiaTheme="majorEastAsia" w:hAnsiTheme="minorHAnsi"/>
        </w:rPr>
        <w:t xml:space="preserve">state </w:t>
      </w:r>
      <w:r w:rsidRPr="00553174">
        <w:rPr>
          <w:rStyle w:val="pun"/>
          <w:rFonts w:asciiTheme="minorHAnsi" w:hAnsiTheme="minorHAnsi"/>
        </w:rPr>
        <w:t>=</w:t>
      </w:r>
      <w:r w:rsidRPr="00553174">
        <w:rPr>
          <w:rStyle w:val="pln"/>
          <w:rFonts w:asciiTheme="minorHAnsi" w:eastAsiaTheme="majorEastAsia" w:hAnsiTheme="minorHAnsi"/>
        </w:rPr>
        <w:t xml:space="preserve"> state</w:t>
      </w:r>
      <w:r w:rsidRPr="00553174">
        <w:rPr>
          <w:rStyle w:val="pun"/>
          <w:rFonts w:asciiTheme="minorHAnsi" w:hAnsiTheme="minorHAnsi"/>
        </w:rPr>
        <w:t>;</w:t>
      </w:r>
    </w:p>
    <w:p w:rsidR="00664D3A" w:rsidRPr="00553174" w:rsidRDefault="00664D3A" w:rsidP="00664D3A">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pun"/>
          <w:rFonts w:asciiTheme="minorHAnsi" w:hAnsiTheme="minorHAnsi"/>
        </w:rPr>
        <w:t>}</w:t>
      </w:r>
    </w:p>
    <w:p w:rsidR="00664D3A" w:rsidRPr="00553174" w:rsidRDefault="00664D3A" w:rsidP="00664D3A">
      <w:pPr>
        <w:pStyle w:val="HTMLPreformatted"/>
        <w:rPr>
          <w:rStyle w:val="pln"/>
          <w:rFonts w:asciiTheme="minorHAnsi" w:eastAsiaTheme="majorEastAsia" w:hAnsiTheme="minorHAnsi"/>
        </w:rPr>
      </w:pPr>
    </w:p>
    <w:p w:rsidR="00664D3A" w:rsidRPr="00553174" w:rsidRDefault="00664D3A" w:rsidP="00664D3A">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typ"/>
          <w:rFonts w:asciiTheme="minorHAnsi" w:hAnsiTheme="minorHAnsi"/>
        </w:rPr>
        <w:t>String</w:t>
      </w:r>
      <w:r w:rsidRPr="00553174">
        <w:rPr>
          <w:rStyle w:val="pln"/>
          <w:rFonts w:asciiTheme="minorHAnsi" w:eastAsiaTheme="majorEastAsia" w:hAnsiTheme="minorHAnsi"/>
        </w:rPr>
        <w:t xml:space="preserve"> getState</w:t>
      </w:r>
      <w:r w:rsidRPr="00553174">
        <w:rPr>
          <w:rStyle w:val="pun"/>
          <w:rFonts w:asciiTheme="minorHAnsi" w:hAnsiTheme="minorHAnsi"/>
        </w:rPr>
        <w:t>(){</w:t>
      </w:r>
    </w:p>
    <w:p w:rsidR="00664D3A" w:rsidRPr="00553174" w:rsidRDefault="00664D3A" w:rsidP="00664D3A">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return</w:t>
      </w:r>
      <w:proofErr w:type="gramEnd"/>
      <w:r w:rsidRPr="00553174">
        <w:rPr>
          <w:rStyle w:val="pln"/>
          <w:rFonts w:asciiTheme="minorHAnsi" w:eastAsiaTheme="majorEastAsia" w:hAnsiTheme="minorHAnsi"/>
        </w:rPr>
        <w:t xml:space="preserve"> state</w:t>
      </w:r>
      <w:r w:rsidRPr="00553174">
        <w:rPr>
          <w:rStyle w:val="pun"/>
          <w:rFonts w:asciiTheme="minorHAnsi" w:hAnsiTheme="minorHAnsi"/>
        </w:rPr>
        <w:t>;</w:t>
      </w:r>
    </w:p>
    <w:p w:rsidR="00664D3A" w:rsidRPr="00553174" w:rsidRDefault="00664D3A" w:rsidP="00664D3A">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pun"/>
          <w:rFonts w:asciiTheme="minorHAnsi" w:hAnsiTheme="minorHAnsi"/>
        </w:rPr>
        <w:t>}</w:t>
      </w:r>
      <w:r w:rsidRPr="00553174">
        <w:rPr>
          <w:rStyle w:val="pln"/>
          <w:rFonts w:asciiTheme="minorHAnsi" w:eastAsiaTheme="majorEastAsia" w:hAnsiTheme="minorHAnsi"/>
        </w:rPr>
        <w:tab/>
      </w:r>
    </w:p>
    <w:p w:rsidR="00664D3A" w:rsidRPr="00553174" w:rsidRDefault="00664D3A" w:rsidP="00664D3A">
      <w:pPr>
        <w:pStyle w:val="HTMLPreformatted"/>
        <w:rPr>
          <w:rFonts w:asciiTheme="minorHAnsi" w:hAnsiTheme="minorHAnsi"/>
        </w:rPr>
      </w:pPr>
      <w:r w:rsidRPr="00553174">
        <w:rPr>
          <w:rStyle w:val="pun"/>
          <w:rFonts w:asciiTheme="minorHAnsi" w:hAnsiTheme="minorHAnsi"/>
        </w:rPr>
        <w:t>}</w:t>
      </w:r>
    </w:p>
    <w:p w:rsidR="00664D3A" w:rsidRPr="00553174" w:rsidRDefault="00664D3A" w:rsidP="00664D3A">
      <w:pPr>
        <w:pStyle w:val="Heading2"/>
        <w:rPr>
          <w:rFonts w:asciiTheme="minorHAnsi" w:hAnsiTheme="minorHAnsi"/>
          <w:sz w:val="20"/>
          <w:szCs w:val="20"/>
        </w:rPr>
      </w:pPr>
      <w:r w:rsidRPr="00553174">
        <w:rPr>
          <w:rFonts w:asciiTheme="minorHAnsi" w:hAnsiTheme="minorHAnsi"/>
          <w:sz w:val="20"/>
          <w:szCs w:val="20"/>
        </w:rPr>
        <w:t>Step 2</w:t>
      </w:r>
    </w:p>
    <w:p w:rsidR="00664D3A" w:rsidRPr="00553174" w:rsidRDefault="00664D3A" w:rsidP="00664D3A">
      <w:pPr>
        <w:pStyle w:val="NormalWeb"/>
        <w:rPr>
          <w:rFonts w:asciiTheme="minorHAnsi" w:hAnsiTheme="minorHAnsi"/>
          <w:sz w:val="20"/>
          <w:szCs w:val="20"/>
        </w:rPr>
      </w:pPr>
      <w:r w:rsidRPr="00553174">
        <w:rPr>
          <w:rFonts w:asciiTheme="minorHAnsi" w:hAnsiTheme="minorHAnsi"/>
          <w:sz w:val="20"/>
          <w:szCs w:val="20"/>
        </w:rPr>
        <w:t>Create Originator class</w:t>
      </w:r>
    </w:p>
    <w:p w:rsidR="00664D3A" w:rsidRPr="00553174" w:rsidRDefault="00664D3A" w:rsidP="00664D3A">
      <w:pPr>
        <w:pStyle w:val="NormalWeb"/>
        <w:rPr>
          <w:rFonts w:asciiTheme="minorHAnsi" w:hAnsiTheme="minorHAnsi"/>
          <w:sz w:val="20"/>
          <w:szCs w:val="20"/>
        </w:rPr>
      </w:pPr>
      <w:r w:rsidRPr="00553174">
        <w:rPr>
          <w:rFonts w:asciiTheme="minorHAnsi" w:hAnsiTheme="minorHAnsi"/>
          <w:i/>
          <w:iCs/>
          <w:sz w:val="20"/>
          <w:szCs w:val="20"/>
        </w:rPr>
        <w:t>Originator.java</w:t>
      </w:r>
    </w:p>
    <w:p w:rsidR="00664D3A" w:rsidRPr="00553174" w:rsidRDefault="00664D3A" w:rsidP="00664D3A">
      <w:pPr>
        <w:pStyle w:val="HTMLPreformatted"/>
        <w:rPr>
          <w:rStyle w:val="pln"/>
          <w:rFonts w:asciiTheme="minorHAnsi" w:eastAsiaTheme="majorEastAsia" w:hAnsiTheme="minorHAnsi"/>
        </w:rPr>
      </w:pP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class</w:t>
      </w:r>
      <w:r w:rsidRPr="00553174">
        <w:rPr>
          <w:rStyle w:val="pln"/>
          <w:rFonts w:asciiTheme="minorHAnsi" w:eastAsiaTheme="majorEastAsia" w:hAnsiTheme="minorHAnsi"/>
        </w:rPr>
        <w:t xml:space="preserve"> </w:t>
      </w:r>
      <w:r w:rsidRPr="00553174">
        <w:rPr>
          <w:rStyle w:val="typ"/>
          <w:rFonts w:asciiTheme="minorHAnsi" w:hAnsiTheme="minorHAnsi"/>
        </w:rPr>
        <w:t>Originator</w:t>
      </w:r>
      <w:r w:rsidRPr="00553174">
        <w:rPr>
          <w:rStyle w:val="pln"/>
          <w:rFonts w:asciiTheme="minorHAnsi" w:eastAsiaTheme="majorEastAsia" w:hAnsiTheme="minorHAnsi"/>
        </w:rPr>
        <w:t xml:space="preserve"> </w:t>
      </w:r>
      <w:r w:rsidRPr="00553174">
        <w:rPr>
          <w:rStyle w:val="pun"/>
          <w:rFonts w:asciiTheme="minorHAnsi" w:hAnsiTheme="minorHAnsi"/>
        </w:rPr>
        <w:t>{</w:t>
      </w:r>
    </w:p>
    <w:p w:rsidR="00664D3A" w:rsidRPr="00553174" w:rsidRDefault="00664D3A" w:rsidP="00664D3A">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private</w:t>
      </w:r>
      <w:proofErr w:type="gramEnd"/>
      <w:r w:rsidRPr="00553174">
        <w:rPr>
          <w:rStyle w:val="pln"/>
          <w:rFonts w:asciiTheme="minorHAnsi" w:eastAsiaTheme="majorEastAsia" w:hAnsiTheme="minorHAnsi"/>
        </w:rPr>
        <w:t xml:space="preserve"> </w:t>
      </w:r>
      <w:r w:rsidRPr="00553174">
        <w:rPr>
          <w:rStyle w:val="typ"/>
          <w:rFonts w:asciiTheme="minorHAnsi" w:hAnsiTheme="minorHAnsi"/>
        </w:rPr>
        <w:t>String</w:t>
      </w:r>
      <w:r w:rsidRPr="00553174">
        <w:rPr>
          <w:rStyle w:val="pln"/>
          <w:rFonts w:asciiTheme="minorHAnsi" w:eastAsiaTheme="majorEastAsia" w:hAnsiTheme="minorHAnsi"/>
        </w:rPr>
        <w:t xml:space="preserve"> state</w:t>
      </w:r>
      <w:r w:rsidRPr="00553174">
        <w:rPr>
          <w:rStyle w:val="pun"/>
          <w:rFonts w:asciiTheme="minorHAnsi" w:hAnsiTheme="minorHAnsi"/>
        </w:rPr>
        <w:t>;</w:t>
      </w:r>
    </w:p>
    <w:p w:rsidR="00664D3A" w:rsidRPr="00553174" w:rsidRDefault="00664D3A" w:rsidP="00664D3A">
      <w:pPr>
        <w:pStyle w:val="HTMLPreformatted"/>
        <w:rPr>
          <w:rStyle w:val="pln"/>
          <w:rFonts w:asciiTheme="minorHAnsi" w:eastAsiaTheme="majorEastAsia" w:hAnsiTheme="minorHAnsi"/>
        </w:rPr>
      </w:pPr>
    </w:p>
    <w:p w:rsidR="00664D3A" w:rsidRPr="00553174" w:rsidRDefault="00664D3A" w:rsidP="00664D3A">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void</w:t>
      </w:r>
      <w:r w:rsidRPr="00553174">
        <w:rPr>
          <w:rStyle w:val="pln"/>
          <w:rFonts w:asciiTheme="minorHAnsi" w:eastAsiaTheme="majorEastAsia" w:hAnsiTheme="minorHAnsi"/>
        </w:rPr>
        <w:t xml:space="preserve"> setState</w:t>
      </w:r>
      <w:r w:rsidRPr="00553174">
        <w:rPr>
          <w:rStyle w:val="pun"/>
          <w:rFonts w:asciiTheme="minorHAnsi" w:hAnsiTheme="minorHAnsi"/>
        </w:rPr>
        <w:t>(</w:t>
      </w:r>
      <w:r w:rsidRPr="00553174">
        <w:rPr>
          <w:rStyle w:val="typ"/>
          <w:rFonts w:asciiTheme="minorHAnsi" w:hAnsiTheme="minorHAnsi"/>
        </w:rPr>
        <w:t>String</w:t>
      </w:r>
      <w:r w:rsidRPr="00553174">
        <w:rPr>
          <w:rStyle w:val="pln"/>
          <w:rFonts w:asciiTheme="minorHAnsi" w:eastAsiaTheme="majorEastAsia" w:hAnsiTheme="minorHAnsi"/>
        </w:rPr>
        <w:t xml:space="preserve"> state</w:t>
      </w:r>
      <w:r w:rsidRPr="00553174">
        <w:rPr>
          <w:rStyle w:val="pun"/>
          <w:rFonts w:asciiTheme="minorHAnsi" w:hAnsiTheme="minorHAnsi"/>
        </w:rPr>
        <w:t>){</w:t>
      </w:r>
    </w:p>
    <w:p w:rsidR="00664D3A" w:rsidRPr="00553174" w:rsidRDefault="00664D3A" w:rsidP="00664D3A">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kwd"/>
          <w:rFonts w:asciiTheme="minorHAnsi" w:hAnsiTheme="minorHAnsi"/>
        </w:rPr>
        <w:t>this</w:t>
      </w:r>
      <w:r w:rsidRPr="00553174">
        <w:rPr>
          <w:rStyle w:val="pun"/>
          <w:rFonts w:asciiTheme="minorHAnsi" w:hAnsiTheme="minorHAnsi"/>
        </w:rPr>
        <w:t>.</w:t>
      </w:r>
      <w:r w:rsidRPr="00553174">
        <w:rPr>
          <w:rStyle w:val="pln"/>
          <w:rFonts w:asciiTheme="minorHAnsi" w:eastAsiaTheme="majorEastAsia" w:hAnsiTheme="minorHAnsi"/>
        </w:rPr>
        <w:t xml:space="preserve">state </w:t>
      </w:r>
      <w:r w:rsidRPr="00553174">
        <w:rPr>
          <w:rStyle w:val="pun"/>
          <w:rFonts w:asciiTheme="minorHAnsi" w:hAnsiTheme="minorHAnsi"/>
        </w:rPr>
        <w:t>=</w:t>
      </w:r>
      <w:r w:rsidRPr="00553174">
        <w:rPr>
          <w:rStyle w:val="pln"/>
          <w:rFonts w:asciiTheme="minorHAnsi" w:eastAsiaTheme="majorEastAsia" w:hAnsiTheme="minorHAnsi"/>
        </w:rPr>
        <w:t xml:space="preserve"> state</w:t>
      </w:r>
      <w:r w:rsidRPr="00553174">
        <w:rPr>
          <w:rStyle w:val="pun"/>
          <w:rFonts w:asciiTheme="minorHAnsi" w:hAnsiTheme="minorHAnsi"/>
        </w:rPr>
        <w:t>;</w:t>
      </w:r>
    </w:p>
    <w:p w:rsidR="00664D3A" w:rsidRPr="00553174" w:rsidRDefault="00664D3A" w:rsidP="00664D3A">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pun"/>
          <w:rFonts w:asciiTheme="minorHAnsi" w:hAnsiTheme="minorHAnsi"/>
        </w:rPr>
        <w:t>}</w:t>
      </w:r>
    </w:p>
    <w:p w:rsidR="00664D3A" w:rsidRPr="00553174" w:rsidRDefault="00664D3A" w:rsidP="00664D3A">
      <w:pPr>
        <w:pStyle w:val="HTMLPreformatted"/>
        <w:rPr>
          <w:rStyle w:val="pln"/>
          <w:rFonts w:asciiTheme="minorHAnsi" w:eastAsiaTheme="majorEastAsia" w:hAnsiTheme="minorHAnsi"/>
        </w:rPr>
      </w:pPr>
    </w:p>
    <w:p w:rsidR="00664D3A" w:rsidRPr="00553174" w:rsidRDefault="00664D3A" w:rsidP="00664D3A">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typ"/>
          <w:rFonts w:asciiTheme="minorHAnsi" w:hAnsiTheme="minorHAnsi"/>
        </w:rPr>
        <w:t>String</w:t>
      </w:r>
      <w:r w:rsidRPr="00553174">
        <w:rPr>
          <w:rStyle w:val="pln"/>
          <w:rFonts w:asciiTheme="minorHAnsi" w:eastAsiaTheme="majorEastAsia" w:hAnsiTheme="minorHAnsi"/>
        </w:rPr>
        <w:t xml:space="preserve"> getState</w:t>
      </w:r>
      <w:r w:rsidRPr="00553174">
        <w:rPr>
          <w:rStyle w:val="pun"/>
          <w:rFonts w:asciiTheme="minorHAnsi" w:hAnsiTheme="minorHAnsi"/>
        </w:rPr>
        <w:t>(){</w:t>
      </w:r>
    </w:p>
    <w:p w:rsidR="00664D3A" w:rsidRPr="00553174" w:rsidRDefault="00664D3A" w:rsidP="00664D3A">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return</w:t>
      </w:r>
      <w:proofErr w:type="gramEnd"/>
      <w:r w:rsidRPr="00553174">
        <w:rPr>
          <w:rStyle w:val="pln"/>
          <w:rFonts w:asciiTheme="minorHAnsi" w:eastAsiaTheme="majorEastAsia" w:hAnsiTheme="minorHAnsi"/>
        </w:rPr>
        <w:t xml:space="preserve"> state</w:t>
      </w:r>
      <w:r w:rsidRPr="00553174">
        <w:rPr>
          <w:rStyle w:val="pun"/>
          <w:rFonts w:asciiTheme="minorHAnsi" w:hAnsiTheme="minorHAnsi"/>
        </w:rPr>
        <w:t>;</w:t>
      </w:r>
    </w:p>
    <w:p w:rsidR="00664D3A" w:rsidRPr="00553174" w:rsidRDefault="00664D3A" w:rsidP="00664D3A">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pun"/>
          <w:rFonts w:asciiTheme="minorHAnsi" w:hAnsiTheme="minorHAnsi"/>
        </w:rPr>
        <w:t>}</w:t>
      </w:r>
    </w:p>
    <w:p w:rsidR="00664D3A" w:rsidRPr="00553174" w:rsidRDefault="00664D3A" w:rsidP="00664D3A">
      <w:pPr>
        <w:pStyle w:val="HTMLPreformatted"/>
        <w:rPr>
          <w:rStyle w:val="pln"/>
          <w:rFonts w:asciiTheme="minorHAnsi" w:eastAsiaTheme="majorEastAsia" w:hAnsiTheme="minorHAnsi"/>
        </w:rPr>
      </w:pPr>
    </w:p>
    <w:p w:rsidR="00664D3A" w:rsidRPr="00553174" w:rsidRDefault="00664D3A" w:rsidP="00664D3A">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typ"/>
          <w:rFonts w:asciiTheme="minorHAnsi" w:hAnsiTheme="minorHAnsi"/>
        </w:rPr>
        <w:t>Memento</w:t>
      </w:r>
      <w:r w:rsidRPr="00553174">
        <w:rPr>
          <w:rStyle w:val="pln"/>
          <w:rFonts w:asciiTheme="minorHAnsi" w:eastAsiaTheme="majorEastAsia" w:hAnsiTheme="minorHAnsi"/>
        </w:rPr>
        <w:t xml:space="preserve"> saveStateToMemento</w:t>
      </w:r>
      <w:r w:rsidRPr="00553174">
        <w:rPr>
          <w:rStyle w:val="pun"/>
          <w:rFonts w:asciiTheme="minorHAnsi" w:hAnsiTheme="minorHAnsi"/>
        </w:rPr>
        <w:t>(){</w:t>
      </w:r>
    </w:p>
    <w:p w:rsidR="00664D3A" w:rsidRPr="00553174" w:rsidRDefault="00664D3A" w:rsidP="00664D3A">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return</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new</w:t>
      </w:r>
      <w:r w:rsidRPr="00553174">
        <w:rPr>
          <w:rStyle w:val="pln"/>
          <w:rFonts w:asciiTheme="minorHAnsi" w:eastAsiaTheme="majorEastAsia" w:hAnsiTheme="minorHAnsi"/>
        </w:rPr>
        <w:t xml:space="preserve"> </w:t>
      </w:r>
      <w:r w:rsidRPr="00553174">
        <w:rPr>
          <w:rStyle w:val="typ"/>
          <w:rFonts w:asciiTheme="minorHAnsi" w:hAnsiTheme="minorHAnsi"/>
        </w:rPr>
        <w:t>Memento</w:t>
      </w:r>
      <w:r w:rsidRPr="00553174">
        <w:rPr>
          <w:rStyle w:val="pun"/>
          <w:rFonts w:asciiTheme="minorHAnsi" w:hAnsiTheme="minorHAnsi"/>
        </w:rPr>
        <w:t>(</w:t>
      </w:r>
      <w:r w:rsidRPr="00553174">
        <w:rPr>
          <w:rStyle w:val="pln"/>
          <w:rFonts w:asciiTheme="minorHAnsi" w:eastAsiaTheme="majorEastAsia" w:hAnsiTheme="minorHAnsi"/>
        </w:rPr>
        <w:t>state</w:t>
      </w:r>
      <w:r w:rsidRPr="00553174">
        <w:rPr>
          <w:rStyle w:val="pun"/>
          <w:rFonts w:asciiTheme="minorHAnsi" w:hAnsiTheme="minorHAnsi"/>
        </w:rPr>
        <w:t>);</w:t>
      </w:r>
    </w:p>
    <w:p w:rsidR="00664D3A" w:rsidRPr="00553174" w:rsidRDefault="00664D3A" w:rsidP="00664D3A">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pun"/>
          <w:rFonts w:asciiTheme="minorHAnsi" w:hAnsiTheme="minorHAnsi"/>
        </w:rPr>
        <w:t>}</w:t>
      </w:r>
    </w:p>
    <w:p w:rsidR="00664D3A" w:rsidRPr="00553174" w:rsidRDefault="00664D3A" w:rsidP="00664D3A">
      <w:pPr>
        <w:pStyle w:val="HTMLPreformatted"/>
        <w:rPr>
          <w:rStyle w:val="pln"/>
          <w:rFonts w:asciiTheme="minorHAnsi" w:eastAsiaTheme="majorEastAsia" w:hAnsiTheme="minorHAnsi"/>
        </w:rPr>
      </w:pPr>
    </w:p>
    <w:p w:rsidR="00664D3A" w:rsidRPr="00553174" w:rsidRDefault="00664D3A" w:rsidP="00664D3A">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void</w:t>
      </w:r>
      <w:r w:rsidRPr="00553174">
        <w:rPr>
          <w:rStyle w:val="pln"/>
          <w:rFonts w:asciiTheme="minorHAnsi" w:eastAsiaTheme="majorEastAsia" w:hAnsiTheme="minorHAnsi"/>
        </w:rPr>
        <w:t xml:space="preserve"> getStateFromMemento</w:t>
      </w:r>
      <w:r w:rsidRPr="00553174">
        <w:rPr>
          <w:rStyle w:val="pun"/>
          <w:rFonts w:asciiTheme="minorHAnsi" w:hAnsiTheme="minorHAnsi"/>
        </w:rPr>
        <w:t>(</w:t>
      </w:r>
      <w:r w:rsidRPr="00553174">
        <w:rPr>
          <w:rStyle w:val="typ"/>
          <w:rFonts w:asciiTheme="minorHAnsi" w:hAnsiTheme="minorHAnsi"/>
        </w:rPr>
        <w:t>Memento</w:t>
      </w:r>
      <w:r w:rsidRPr="00553174">
        <w:rPr>
          <w:rStyle w:val="pln"/>
          <w:rFonts w:asciiTheme="minorHAnsi" w:eastAsiaTheme="majorEastAsia" w:hAnsiTheme="minorHAnsi"/>
        </w:rPr>
        <w:t xml:space="preserve"> memento</w:t>
      </w:r>
      <w:r w:rsidRPr="00553174">
        <w:rPr>
          <w:rStyle w:val="pun"/>
          <w:rFonts w:asciiTheme="minorHAnsi" w:hAnsiTheme="minorHAnsi"/>
        </w:rPr>
        <w:t>){</w:t>
      </w:r>
    </w:p>
    <w:p w:rsidR="00664D3A" w:rsidRPr="00553174" w:rsidRDefault="00664D3A" w:rsidP="00664D3A">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pln"/>
          <w:rFonts w:asciiTheme="minorHAnsi" w:eastAsiaTheme="majorEastAsia" w:hAnsiTheme="minorHAnsi"/>
        </w:rPr>
        <w:t>state</w:t>
      </w:r>
      <w:proofErr w:type="gramEnd"/>
      <w:r w:rsidRPr="00553174">
        <w:rPr>
          <w:rStyle w:val="pln"/>
          <w:rFonts w:asciiTheme="minorHAnsi" w:eastAsiaTheme="majorEastAsia" w:hAnsiTheme="minorHAnsi"/>
        </w:rPr>
        <w:t xml:space="preserve"> </w:t>
      </w:r>
      <w:r w:rsidRPr="00553174">
        <w:rPr>
          <w:rStyle w:val="pun"/>
          <w:rFonts w:asciiTheme="minorHAnsi" w:hAnsiTheme="minorHAnsi"/>
        </w:rPr>
        <w:t>=</w:t>
      </w:r>
      <w:r w:rsidRPr="00553174">
        <w:rPr>
          <w:rStyle w:val="pln"/>
          <w:rFonts w:asciiTheme="minorHAnsi" w:eastAsiaTheme="majorEastAsia" w:hAnsiTheme="minorHAnsi"/>
        </w:rPr>
        <w:t xml:space="preserve"> memento</w:t>
      </w:r>
      <w:r w:rsidRPr="00553174">
        <w:rPr>
          <w:rStyle w:val="pun"/>
          <w:rFonts w:asciiTheme="minorHAnsi" w:hAnsiTheme="minorHAnsi"/>
        </w:rPr>
        <w:t>.</w:t>
      </w:r>
      <w:r w:rsidRPr="00553174">
        <w:rPr>
          <w:rStyle w:val="pln"/>
          <w:rFonts w:asciiTheme="minorHAnsi" w:eastAsiaTheme="majorEastAsia" w:hAnsiTheme="minorHAnsi"/>
        </w:rPr>
        <w:t>getState</w:t>
      </w:r>
      <w:r w:rsidRPr="00553174">
        <w:rPr>
          <w:rStyle w:val="pun"/>
          <w:rFonts w:asciiTheme="minorHAnsi" w:hAnsiTheme="minorHAnsi"/>
        </w:rPr>
        <w:t>();</w:t>
      </w:r>
    </w:p>
    <w:p w:rsidR="00664D3A" w:rsidRPr="00553174" w:rsidRDefault="00664D3A" w:rsidP="00664D3A">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pun"/>
          <w:rFonts w:asciiTheme="minorHAnsi" w:hAnsiTheme="minorHAnsi"/>
        </w:rPr>
        <w:t>}</w:t>
      </w:r>
    </w:p>
    <w:p w:rsidR="00664D3A" w:rsidRPr="00553174" w:rsidRDefault="00664D3A" w:rsidP="00664D3A">
      <w:pPr>
        <w:pStyle w:val="HTMLPreformatted"/>
        <w:rPr>
          <w:rFonts w:asciiTheme="minorHAnsi" w:hAnsiTheme="minorHAnsi"/>
        </w:rPr>
      </w:pPr>
      <w:r w:rsidRPr="00553174">
        <w:rPr>
          <w:rStyle w:val="pun"/>
          <w:rFonts w:asciiTheme="minorHAnsi" w:hAnsiTheme="minorHAnsi"/>
        </w:rPr>
        <w:t>}</w:t>
      </w:r>
    </w:p>
    <w:p w:rsidR="00664D3A" w:rsidRPr="00553174" w:rsidRDefault="00664D3A" w:rsidP="00664D3A">
      <w:pPr>
        <w:pStyle w:val="Heading2"/>
        <w:rPr>
          <w:rFonts w:asciiTheme="minorHAnsi" w:hAnsiTheme="minorHAnsi"/>
          <w:sz w:val="20"/>
          <w:szCs w:val="20"/>
        </w:rPr>
      </w:pPr>
      <w:r w:rsidRPr="00553174">
        <w:rPr>
          <w:rFonts w:asciiTheme="minorHAnsi" w:hAnsiTheme="minorHAnsi"/>
          <w:sz w:val="20"/>
          <w:szCs w:val="20"/>
        </w:rPr>
        <w:t>Step 3</w:t>
      </w:r>
    </w:p>
    <w:p w:rsidR="00664D3A" w:rsidRPr="00553174" w:rsidRDefault="00664D3A" w:rsidP="00664D3A">
      <w:pPr>
        <w:pStyle w:val="NormalWeb"/>
        <w:rPr>
          <w:rFonts w:asciiTheme="minorHAnsi" w:hAnsiTheme="minorHAnsi"/>
          <w:sz w:val="20"/>
          <w:szCs w:val="20"/>
        </w:rPr>
      </w:pPr>
      <w:r w:rsidRPr="00553174">
        <w:rPr>
          <w:rFonts w:asciiTheme="minorHAnsi" w:hAnsiTheme="minorHAnsi"/>
          <w:sz w:val="20"/>
          <w:szCs w:val="20"/>
        </w:rPr>
        <w:t>Create CareTaker class</w:t>
      </w:r>
    </w:p>
    <w:p w:rsidR="00664D3A" w:rsidRPr="00553174" w:rsidRDefault="00664D3A" w:rsidP="00664D3A">
      <w:pPr>
        <w:pStyle w:val="NormalWeb"/>
        <w:rPr>
          <w:rFonts w:asciiTheme="minorHAnsi" w:hAnsiTheme="minorHAnsi"/>
          <w:sz w:val="20"/>
          <w:szCs w:val="20"/>
        </w:rPr>
      </w:pPr>
      <w:r w:rsidRPr="00553174">
        <w:rPr>
          <w:rFonts w:asciiTheme="minorHAnsi" w:hAnsiTheme="minorHAnsi"/>
          <w:i/>
          <w:iCs/>
          <w:sz w:val="20"/>
          <w:szCs w:val="20"/>
        </w:rPr>
        <w:t>CareTaker.java</w:t>
      </w:r>
    </w:p>
    <w:p w:rsidR="00664D3A" w:rsidRPr="00553174" w:rsidRDefault="00664D3A" w:rsidP="00664D3A">
      <w:pPr>
        <w:pStyle w:val="HTMLPreformatted"/>
        <w:rPr>
          <w:rStyle w:val="pln"/>
          <w:rFonts w:asciiTheme="minorHAnsi" w:eastAsiaTheme="majorEastAsia" w:hAnsiTheme="minorHAnsi"/>
        </w:rPr>
      </w:pPr>
      <w:proofErr w:type="gramStart"/>
      <w:r w:rsidRPr="00553174">
        <w:rPr>
          <w:rStyle w:val="kwd"/>
          <w:rFonts w:asciiTheme="minorHAnsi" w:hAnsiTheme="minorHAnsi"/>
        </w:rPr>
        <w:t>import</w:t>
      </w:r>
      <w:proofErr w:type="gramEnd"/>
      <w:r w:rsidRPr="00553174">
        <w:rPr>
          <w:rStyle w:val="pln"/>
          <w:rFonts w:asciiTheme="minorHAnsi" w:eastAsiaTheme="majorEastAsia" w:hAnsiTheme="minorHAnsi"/>
        </w:rPr>
        <w:t xml:space="preserve"> java</w:t>
      </w:r>
      <w:r w:rsidRPr="00553174">
        <w:rPr>
          <w:rStyle w:val="pun"/>
          <w:rFonts w:asciiTheme="minorHAnsi" w:hAnsiTheme="minorHAnsi"/>
        </w:rPr>
        <w:t>.</w:t>
      </w:r>
      <w:r w:rsidRPr="00553174">
        <w:rPr>
          <w:rStyle w:val="pln"/>
          <w:rFonts w:asciiTheme="minorHAnsi" w:eastAsiaTheme="majorEastAsia" w:hAnsiTheme="minorHAnsi"/>
        </w:rPr>
        <w:t>util</w:t>
      </w:r>
      <w:r w:rsidRPr="00553174">
        <w:rPr>
          <w:rStyle w:val="pun"/>
          <w:rFonts w:asciiTheme="minorHAnsi" w:hAnsiTheme="minorHAnsi"/>
        </w:rPr>
        <w:t>.</w:t>
      </w:r>
      <w:r w:rsidRPr="00553174">
        <w:rPr>
          <w:rStyle w:val="typ"/>
          <w:rFonts w:asciiTheme="minorHAnsi" w:hAnsiTheme="minorHAnsi"/>
        </w:rPr>
        <w:t>ArrayList</w:t>
      </w:r>
      <w:r w:rsidRPr="00553174">
        <w:rPr>
          <w:rStyle w:val="pun"/>
          <w:rFonts w:asciiTheme="minorHAnsi" w:hAnsiTheme="minorHAnsi"/>
        </w:rPr>
        <w:t>;</w:t>
      </w:r>
    </w:p>
    <w:p w:rsidR="00664D3A" w:rsidRPr="00553174" w:rsidRDefault="00664D3A" w:rsidP="00664D3A">
      <w:pPr>
        <w:pStyle w:val="HTMLPreformatted"/>
        <w:rPr>
          <w:rStyle w:val="pln"/>
          <w:rFonts w:asciiTheme="minorHAnsi" w:eastAsiaTheme="majorEastAsia" w:hAnsiTheme="minorHAnsi"/>
        </w:rPr>
      </w:pPr>
      <w:proofErr w:type="gramStart"/>
      <w:r w:rsidRPr="00553174">
        <w:rPr>
          <w:rStyle w:val="kwd"/>
          <w:rFonts w:asciiTheme="minorHAnsi" w:hAnsiTheme="minorHAnsi"/>
        </w:rPr>
        <w:t>import</w:t>
      </w:r>
      <w:proofErr w:type="gramEnd"/>
      <w:r w:rsidRPr="00553174">
        <w:rPr>
          <w:rStyle w:val="pln"/>
          <w:rFonts w:asciiTheme="minorHAnsi" w:eastAsiaTheme="majorEastAsia" w:hAnsiTheme="minorHAnsi"/>
        </w:rPr>
        <w:t xml:space="preserve"> java</w:t>
      </w:r>
      <w:r w:rsidRPr="00553174">
        <w:rPr>
          <w:rStyle w:val="pun"/>
          <w:rFonts w:asciiTheme="minorHAnsi" w:hAnsiTheme="minorHAnsi"/>
        </w:rPr>
        <w:t>.</w:t>
      </w:r>
      <w:r w:rsidRPr="00553174">
        <w:rPr>
          <w:rStyle w:val="pln"/>
          <w:rFonts w:asciiTheme="minorHAnsi" w:eastAsiaTheme="majorEastAsia" w:hAnsiTheme="minorHAnsi"/>
        </w:rPr>
        <w:t>util</w:t>
      </w:r>
      <w:r w:rsidRPr="00553174">
        <w:rPr>
          <w:rStyle w:val="pun"/>
          <w:rFonts w:asciiTheme="minorHAnsi" w:hAnsiTheme="minorHAnsi"/>
        </w:rPr>
        <w:t>.</w:t>
      </w:r>
      <w:r w:rsidRPr="00553174">
        <w:rPr>
          <w:rStyle w:val="typ"/>
          <w:rFonts w:asciiTheme="minorHAnsi" w:hAnsiTheme="minorHAnsi"/>
        </w:rPr>
        <w:t>List</w:t>
      </w:r>
      <w:r w:rsidRPr="00553174">
        <w:rPr>
          <w:rStyle w:val="pun"/>
          <w:rFonts w:asciiTheme="minorHAnsi" w:hAnsiTheme="minorHAnsi"/>
        </w:rPr>
        <w:t>;</w:t>
      </w:r>
    </w:p>
    <w:p w:rsidR="00664D3A" w:rsidRPr="00553174" w:rsidRDefault="00664D3A" w:rsidP="00664D3A">
      <w:pPr>
        <w:pStyle w:val="HTMLPreformatted"/>
        <w:rPr>
          <w:rStyle w:val="pln"/>
          <w:rFonts w:asciiTheme="minorHAnsi" w:eastAsiaTheme="majorEastAsia" w:hAnsiTheme="minorHAnsi"/>
        </w:rPr>
      </w:pPr>
    </w:p>
    <w:p w:rsidR="00664D3A" w:rsidRPr="00553174" w:rsidRDefault="00664D3A" w:rsidP="00664D3A">
      <w:pPr>
        <w:pStyle w:val="HTMLPreformatted"/>
        <w:rPr>
          <w:rStyle w:val="pln"/>
          <w:rFonts w:asciiTheme="minorHAnsi" w:eastAsiaTheme="majorEastAsia" w:hAnsiTheme="minorHAnsi"/>
        </w:rPr>
      </w:pPr>
      <w:proofErr w:type="gramStart"/>
      <w:r w:rsidRPr="00553174">
        <w:rPr>
          <w:rStyle w:val="kwd"/>
          <w:rFonts w:asciiTheme="minorHAnsi" w:hAnsiTheme="minorHAnsi"/>
        </w:rPr>
        <w:lastRenderedPageBreak/>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class</w:t>
      </w:r>
      <w:r w:rsidRPr="00553174">
        <w:rPr>
          <w:rStyle w:val="pln"/>
          <w:rFonts w:asciiTheme="minorHAnsi" w:eastAsiaTheme="majorEastAsia" w:hAnsiTheme="minorHAnsi"/>
        </w:rPr>
        <w:t xml:space="preserve"> </w:t>
      </w:r>
      <w:r w:rsidRPr="00553174">
        <w:rPr>
          <w:rStyle w:val="typ"/>
          <w:rFonts w:asciiTheme="minorHAnsi" w:hAnsiTheme="minorHAnsi"/>
        </w:rPr>
        <w:t>CareTaker</w:t>
      </w:r>
      <w:r w:rsidRPr="00553174">
        <w:rPr>
          <w:rStyle w:val="pln"/>
          <w:rFonts w:asciiTheme="minorHAnsi" w:eastAsiaTheme="majorEastAsia" w:hAnsiTheme="minorHAnsi"/>
        </w:rPr>
        <w:t xml:space="preserve"> </w:t>
      </w:r>
      <w:r w:rsidRPr="00553174">
        <w:rPr>
          <w:rStyle w:val="pun"/>
          <w:rFonts w:asciiTheme="minorHAnsi" w:hAnsiTheme="minorHAnsi"/>
        </w:rPr>
        <w:t>{</w:t>
      </w:r>
    </w:p>
    <w:p w:rsidR="00664D3A" w:rsidRPr="00553174" w:rsidRDefault="00664D3A" w:rsidP="00664D3A">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private</w:t>
      </w:r>
      <w:proofErr w:type="gramEnd"/>
      <w:r w:rsidRPr="00553174">
        <w:rPr>
          <w:rStyle w:val="pln"/>
          <w:rFonts w:asciiTheme="minorHAnsi" w:eastAsiaTheme="majorEastAsia" w:hAnsiTheme="minorHAnsi"/>
        </w:rPr>
        <w:t xml:space="preserve"> </w:t>
      </w:r>
      <w:r w:rsidRPr="00553174">
        <w:rPr>
          <w:rStyle w:val="typ"/>
          <w:rFonts w:asciiTheme="minorHAnsi" w:hAnsiTheme="minorHAnsi"/>
        </w:rPr>
        <w:t>List</w:t>
      </w:r>
      <w:r w:rsidRPr="00553174">
        <w:rPr>
          <w:rStyle w:val="pun"/>
          <w:rFonts w:asciiTheme="minorHAnsi" w:hAnsiTheme="minorHAnsi"/>
        </w:rPr>
        <w:t>&lt;</w:t>
      </w:r>
      <w:r w:rsidRPr="00553174">
        <w:rPr>
          <w:rStyle w:val="typ"/>
          <w:rFonts w:asciiTheme="minorHAnsi" w:hAnsiTheme="minorHAnsi"/>
        </w:rPr>
        <w:t>Memento</w:t>
      </w:r>
      <w:r w:rsidRPr="00553174">
        <w:rPr>
          <w:rStyle w:val="pun"/>
          <w:rFonts w:asciiTheme="minorHAnsi" w:hAnsiTheme="minorHAnsi"/>
        </w:rPr>
        <w:t>&gt;</w:t>
      </w:r>
      <w:r w:rsidRPr="00553174">
        <w:rPr>
          <w:rStyle w:val="pln"/>
          <w:rFonts w:asciiTheme="minorHAnsi" w:eastAsiaTheme="majorEastAsia" w:hAnsiTheme="minorHAnsi"/>
        </w:rPr>
        <w:t xml:space="preserve"> mementoList </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kwd"/>
          <w:rFonts w:asciiTheme="minorHAnsi" w:hAnsiTheme="minorHAnsi"/>
        </w:rPr>
        <w:t>new</w:t>
      </w:r>
      <w:r w:rsidRPr="00553174">
        <w:rPr>
          <w:rStyle w:val="pln"/>
          <w:rFonts w:asciiTheme="minorHAnsi" w:eastAsiaTheme="majorEastAsia" w:hAnsiTheme="minorHAnsi"/>
        </w:rPr>
        <w:t xml:space="preserve"> </w:t>
      </w:r>
      <w:r w:rsidRPr="00553174">
        <w:rPr>
          <w:rStyle w:val="typ"/>
          <w:rFonts w:asciiTheme="minorHAnsi" w:hAnsiTheme="minorHAnsi"/>
        </w:rPr>
        <w:t>ArrayList</w:t>
      </w:r>
      <w:r w:rsidRPr="00553174">
        <w:rPr>
          <w:rStyle w:val="pun"/>
          <w:rFonts w:asciiTheme="minorHAnsi" w:hAnsiTheme="minorHAnsi"/>
        </w:rPr>
        <w:t>&lt;</w:t>
      </w:r>
      <w:r w:rsidRPr="00553174">
        <w:rPr>
          <w:rStyle w:val="typ"/>
          <w:rFonts w:asciiTheme="minorHAnsi" w:hAnsiTheme="minorHAnsi"/>
        </w:rPr>
        <w:t>Memento</w:t>
      </w:r>
      <w:r w:rsidRPr="00553174">
        <w:rPr>
          <w:rStyle w:val="pun"/>
          <w:rFonts w:asciiTheme="minorHAnsi" w:hAnsiTheme="minorHAnsi"/>
        </w:rPr>
        <w:t>&gt;();</w:t>
      </w:r>
    </w:p>
    <w:p w:rsidR="00664D3A" w:rsidRPr="00553174" w:rsidRDefault="00664D3A" w:rsidP="00664D3A">
      <w:pPr>
        <w:pStyle w:val="HTMLPreformatted"/>
        <w:rPr>
          <w:rStyle w:val="pln"/>
          <w:rFonts w:asciiTheme="minorHAnsi" w:eastAsiaTheme="majorEastAsia" w:hAnsiTheme="minorHAnsi"/>
        </w:rPr>
      </w:pPr>
    </w:p>
    <w:p w:rsidR="00664D3A" w:rsidRPr="00553174" w:rsidRDefault="00664D3A" w:rsidP="00664D3A">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void</w:t>
      </w:r>
      <w:r w:rsidRPr="00553174">
        <w:rPr>
          <w:rStyle w:val="pln"/>
          <w:rFonts w:asciiTheme="minorHAnsi" w:eastAsiaTheme="majorEastAsia" w:hAnsiTheme="minorHAnsi"/>
        </w:rPr>
        <w:t xml:space="preserve"> add</w:t>
      </w:r>
      <w:r w:rsidRPr="00553174">
        <w:rPr>
          <w:rStyle w:val="pun"/>
          <w:rFonts w:asciiTheme="minorHAnsi" w:hAnsiTheme="minorHAnsi"/>
        </w:rPr>
        <w:t>(</w:t>
      </w:r>
      <w:r w:rsidRPr="00553174">
        <w:rPr>
          <w:rStyle w:val="typ"/>
          <w:rFonts w:asciiTheme="minorHAnsi" w:hAnsiTheme="minorHAnsi"/>
        </w:rPr>
        <w:t>Memento</w:t>
      </w:r>
      <w:r w:rsidRPr="00553174">
        <w:rPr>
          <w:rStyle w:val="pln"/>
          <w:rFonts w:asciiTheme="minorHAnsi" w:eastAsiaTheme="majorEastAsia" w:hAnsiTheme="minorHAnsi"/>
        </w:rPr>
        <w:t xml:space="preserve"> state</w:t>
      </w:r>
      <w:r w:rsidRPr="00553174">
        <w:rPr>
          <w:rStyle w:val="pun"/>
          <w:rFonts w:asciiTheme="minorHAnsi" w:hAnsiTheme="minorHAnsi"/>
        </w:rPr>
        <w:t>){</w:t>
      </w:r>
    </w:p>
    <w:p w:rsidR="00664D3A" w:rsidRPr="00553174" w:rsidRDefault="00664D3A" w:rsidP="00664D3A">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pln"/>
          <w:rFonts w:asciiTheme="minorHAnsi" w:eastAsiaTheme="majorEastAsia" w:hAnsiTheme="minorHAnsi"/>
        </w:rPr>
        <w:t>mementoList</w:t>
      </w:r>
      <w:r w:rsidRPr="00553174">
        <w:rPr>
          <w:rStyle w:val="pun"/>
          <w:rFonts w:asciiTheme="minorHAnsi" w:hAnsiTheme="minorHAnsi"/>
        </w:rPr>
        <w:t>.</w:t>
      </w:r>
      <w:r w:rsidRPr="00553174">
        <w:rPr>
          <w:rStyle w:val="pln"/>
          <w:rFonts w:asciiTheme="minorHAnsi" w:eastAsiaTheme="majorEastAsia" w:hAnsiTheme="minorHAnsi"/>
        </w:rPr>
        <w:t>add</w:t>
      </w:r>
      <w:r w:rsidRPr="00553174">
        <w:rPr>
          <w:rStyle w:val="pun"/>
          <w:rFonts w:asciiTheme="minorHAnsi" w:hAnsiTheme="minorHAnsi"/>
        </w:rPr>
        <w:t>(</w:t>
      </w:r>
      <w:proofErr w:type="gramEnd"/>
      <w:r w:rsidRPr="00553174">
        <w:rPr>
          <w:rStyle w:val="pln"/>
          <w:rFonts w:asciiTheme="minorHAnsi" w:eastAsiaTheme="majorEastAsia" w:hAnsiTheme="minorHAnsi"/>
        </w:rPr>
        <w:t>state</w:t>
      </w:r>
      <w:r w:rsidRPr="00553174">
        <w:rPr>
          <w:rStyle w:val="pun"/>
          <w:rFonts w:asciiTheme="minorHAnsi" w:hAnsiTheme="minorHAnsi"/>
        </w:rPr>
        <w:t>);</w:t>
      </w:r>
    </w:p>
    <w:p w:rsidR="00664D3A" w:rsidRPr="00553174" w:rsidRDefault="00664D3A" w:rsidP="00664D3A">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pun"/>
          <w:rFonts w:asciiTheme="minorHAnsi" w:hAnsiTheme="minorHAnsi"/>
        </w:rPr>
        <w:t>}</w:t>
      </w:r>
    </w:p>
    <w:p w:rsidR="00664D3A" w:rsidRPr="00553174" w:rsidRDefault="00664D3A" w:rsidP="00664D3A">
      <w:pPr>
        <w:pStyle w:val="HTMLPreformatted"/>
        <w:rPr>
          <w:rStyle w:val="pln"/>
          <w:rFonts w:asciiTheme="minorHAnsi" w:eastAsiaTheme="majorEastAsia" w:hAnsiTheme="minorHAnsi"/>
        </w:rPr>
      </w:pPr>
    </w:p>
    <w:p w:rsidR="00664D3A" w:rsidRPr="00553174" w:rsidRDefault="00664D3A" w:rsidP="00664D3A">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typ"/>
          <w:rFonts w:asciiTheme="minorHAnsi" w:hAnsiTheme="minorHAnsi"/>
        </w:rPr>
        <w:t>Memento</w:t>
      </w:r>
      <w:r w:rsidRPr="00553174">
        <w:rPr>
          <w:rStyle w:val="pln"/>
          <w:rFonts w:asciiTheme="minorHAnsi" w:eastAsiaTheme="majorEastAsia" w:hAnsiTheme="minorHAnsi"/>
        </w:rPr>
        <w:t xml:space="preserve"> </w:t>
      </w:r>
      <w:r w:rsidRPr="00553174">
        <w:rPr>
          <w:rStyle w:val="kwd"/>
          <w:rFonts w:asciiTheme="minorHAnsi" w:hAnsiTheme="minorHAnsi"/>
        </w:rPr>
        <w:t>get</w:t>
      </w:r>
      <w:r w:rsidRPr="00553174">
        <w:rPr>
          <w:rStyle w:val="pun"/>
          <w:rFonts w:asciiTheme="minorHAnsi" w:hAnsiTheme="minorHAnsi"/>
        </w:rPr>
        <w:t>(</w:t>
      </w:r>
      <w:r w:rsidRPr="00553174">
        <w:rPr>
          <w:rStyle w:val="kwd"/>
          <w:rFonts w:asciiTheme="minorHAnsi" w:hAnsiTheme="minorHAnsi"/>
        </w:rPr>
        <w:t>int</w:t>
      </w:r>
      <w:r w:rsidRPr="00553174">
        <w:rPr>
          <w:rStyle w:val="pln"/>
          <w:rFonts w:asciiTheme="minorHAnsi" w:eastAsiaTheme="majorEastAsia" w:hAnsiTheme="minorHAnsi"/>
        </w:rPr>
        <w:t xml:space="preserve"> index</w:t>
      </w:r>
      <w:r w:rsidRPr="00553174">
        <w:rPr>
          <w:rStyle w:val="pun"/>
          <w:rFonts w:asciiTheme="minorHAnsi" w:hAnsiTheme="minorHAnsi"/>
        </w:rPr>
        <w:t>){</w:t>
      </w:r>
    </w:p>
    <w:p w:rsidR="00664D3A" w:rsidRPr="00553174" w:rsidRDefault="00664D3A" w:rsidP="00664D3A">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return</w:t>
      </w:r>
      <w:proofErr w:type="gramEnd"/>
      <w:r w:rsidRPr="00553174">
        <w:rPr>
          <w:rStyle w:val="pln"/>
          <w:rFonts w:asciiTheme="minorHAnsi" w:eastAsiaTheme="majorEastAsia" w:hAnsiTheme="minorHAnsi"/>
        </w:rPr>
        <w:t xml:space="preserve"> mementoList</w:t>
      </w:r>
      <w:r w:rsidRPr="00553174">
        <w:rPr>
          <w:rStyle w:val="pun"/>
          <w:rFonts w:asciiTheme="minorHAnsi" w:hAnsiTheme="minorHAnsi"/>
        </w:rPr>
        <w:t>.</w:t>
      </w:r>
      <w:r w:rsidRPr="00553174">
        <w:rPr>
          <w:rStyle w:val="kwd"/>
          <w:rFonts w:asciiTheme="minorHAnsi" w:hAnsiTheme="minorHAnsi"/>
        </w:rPr>
        <w:t>get</w:t>
      </w:r>
      <w:r w:rsidRPr="00553174">
        <w:rPr>
          <w:rStyle w:val="pun"/>
          <w:rFonts w:asciiTheme="minorHAnsi" w:hAnsiTheme="minorHAnsi"/>
        </w:rPr>
        <w:t>(</w:t>
      </w:r>
      <w:r w:rsidRPr="00553174">
        <w:rPr>
          <w:rStyle w:val="pln"/>
          <w:rFonts w:asciiTheme="minorHAnsi" w:eastAsiaTheme="majorEastAsia" w:hAnsiTheme="minorHAnsi"/>
        </w:rPr>
        <w:t>index</w:t>
      </w:r>
      <w:r w:rsidRPr="00553174">
        <w:rPr>
          <w:rStyle w:val="pun"/>
          <w:rFonts w:asciiTheme="minorHAnsi" w:hAnsiTheme="minorHAnsi"/>
        </w:rPr>
        <w:t>);</w:t>
      </w:r>
    </w:p>
    <w:p w:rsidR="00664D3A" w:rsidRPr="00553174" w:rsidRDefault="00664D3A" w:rsidP="00664D3A">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pun"/>
          <w:rFonts w:asciiTheme="minorHAnsi" w:hAnsiTheme="minorHAnsi"/>
        </w:rPr>
        <w:t>}</w:t>
      </w:r>
    </w:p>
    <w:p w:rsidR="00664D3A" w:rsidRPr="00553174" w:rsidRDefault="00664D3A" w:rsidP="00664D3A">
      <w:pPr>
        <w:pStyle w:val="HTMLPreformatted"/>
        <w:rPr>
          <w:rFonts w:asciiTheme="minorHAnsi" w:hAnsiTheme="minorHAnsi"/>
        </w:rPr>
      </w:pPr>
      <w:r w:rsidRPr="00553174">
        <w:rPr>
          <w:rStyle w:val="pun"/>
          <w:rFonts w:asciiTheme="minorHAnsi" w:hAnsiTheme="minorHAnsi"/>
        </w:rPr>
        <w:t>}</w:t>
      </w:r>
    </w:p>
    <w:p w:rsidR="00664D3A" w:rsidRPr="00553174" w:rsidRDefault="00664D3A" w:rsidP="00664D3A">
      <w:pPr>
        <w:pStyle w:val="Heading2"/>
        <w:rPr>
          <w:rFonts w:asciiTheme="minorHAnsi" w:hAnsiTheme="minorHAnsi"/>
          <w:sz w:val="20"/>
          <w:szCs w:val="20"/>
        </w:rPr>
      </w:pPr>
      <w:r w:rsidRPr="00553174">
        <w:rPr>
          <w:rFonts w:asciiTheme="minorHAnsi" w:hAnsiTheme="minorHAnsi"/>
          <w:sz w:val="20"/>
          <w:szCs w:val="20"/>
        </w:rPr>
        <w:t>Step 4</w:t>
      </w:r>
    </w:p>
    <w:p w:rsidR="00664D3A" w:rsidRPr="00553174" w:rsidRDefault="00664D3A" w:rsidP="00664D3A">
      <w:pPr>
        <w:pStyle w:val="NormalWeb"/>
        <w:rPr>
          <w:rFonts w:asciiTheme="minorHAnsi" w:hAnsiTheme="minorHAnsi"/>
          <w:sz w:val="20"/>
          <w:szCs w:val="20"/>
        </w:rPr>
      </w:pPr>
      <w:r w:rsidRPr="00553174">
        <w:rPr>
          <w:rFonts w:asciiTheme="minorHAnsi" w:hAnsiTheme="minorHAnsi"/>
          <w:sz w:val="20"/>
          <w:szCs w:val="20"/>
        </w:rPr>
        <w:t xml:space="preserve">Use </w:t>
      </w:r>
      <w:r w:rsidRPr="00553174">
        <w:rPr>
          <w:rFonts w:asciiTheme="minorHAnsi" w:hAnsiTheme="minorHAnsi"/>
          <w:i/>
          <w:iCs/>
          <w:sz w:val="20"/>
          <w:szCs w:val="20"/>
        </w:rPr>
        <w:t>CareTaker</w:t>
      </w:r>
      <w:r w:rsidRPr="00553174">
        <w:rPr>
          <w:rFonts w:asciiTheme="minorHAnsi" w:hAnsiTheme="minorHAnsi"/>
          <w:sz w:val="20"/>
          <w:szCs w:val="20"/>
        </w:rPr>
        <w:t xml:space="preserve"> and </w:t>
      </w:r>
      <w:r w:rsidRPr="00553174">
        <w:rPr>
          <w:rFonts w:asciiTheme="minorHAnsi" w:hAnsiTheme="minorHAnsi"/>
          <w:i/>
          <w:iCs/>
          <w:sz w:val="20"/>
          <w:szCs w:val="20"/>
        </w:rPr>
        <w:t>Originator</w:t>
      </w:r>
      <w:r w:rsidRPr="00553174">
        <w:rPr>
          <w:rFonts w:asciiTheme="minorHAnsi" w:hAnsiTheme="minorHAnsi"/>
          <w:sz w:val="20"/>
          <w:szCs w:val="20"/>
        </w:rPr>
        <w:t xml:space="preserve"> objects.</w:t>
      </w:r>
    </w:p>
    <w:p w:rsidR="00664D3A" w:rsidRPr="00553174" w:rsidRDefault="00664D3A" w:rsidP="00664D3A">
      <w:pPr>
        <w:pStyle w:val="NormalWeb"/>
        <w:rPr>
          <w:rFonts w:asciiTheme="minorHAnsi" w:hAnsiTheme="minorHAnsi"/>
          <w:sz w:val="20"/>
          <w:szCs w:val="20"/>
        </w:rPr>
      </w:pPr>
      <w:r w:rsidRPr="00553174">
        <w:rPr>
          <w:rFonts w:asciiTheme="minorHAnsi" w:hAnsiTheme="minorHAnsi"/>
          <w:i/>
          <w:iCs/>
          <w:sz w:val="20"/>
          <w:szCs w:val="20"/>
        </w:rPr>
        <w:t>MementoPatternDemo.java</w:t>
      </w:r>
    </w:p>
    <w:p w:rsidR="00664D3A" w:rsidRPr="00553174" w:rsidRDefault="00664D3A" w:rsidP="00664D3A">
      <w:pPr>
        <w:pStyle w:val="HTMLPreformatted"/>
        <w:rPr>
          <w:rStyle w:val="pln"/>
          <w:rFonts w:asciiTheme="minorHAnsi" w:eastAsiaTheme="majorEastAsia" w:hAnsiTheme="minorHAnsi"/>
        </w:rPr>
      </w:pP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class</w:t>
      </w:r>
      <w:r w:rsidRPr="00553174">
        <w:rPr>
          <w:rStyle w:val="pln"/>
          <w:rFonts w:asciiTheme="minorHAnsi" w:eastAsiaTheme="majorEastAsia" w:hAnsiTheme="minorHAnsi"/>
        </w:rPr>
        <w:t xml:space="preserve"> </w:t>
      </w:r>
      <w:r w:rsidRPr="00553174">
        <w:rPr>
          <w:rStyle w:val="typ"/>
          <w:rFonts w:asciiTheme="minorHAnsi" w:hAnsiTheme="minorHAnsi"/>
        </w:rPr>
        <w:t>MementoPatternDemo</w:t>
      </w:r>
      <w:r w:rsidRPr="00553174">
        <w:rPr>
          <w:rStyle w:val="pln"/>
          <w:rFonts w:asciiTheme="minorHAnsi" w:eastAsiaTheme="majorEastAsia" w:hAnsiTheme="minorHAnsi"/>
        </w:rPr>
        <w:t xml:space="preserve"> </w:t>
      </w:r>
      <w:r w:rsidRPr="00553174">
        <w:rPr>
          <w:rStyle w:val="pun"/>
          <w:rFonts w:asciiTheme="minorHAnsi" w:hAnsiTheme="minorHAnsi"/>
        </w:rPr>
        <w:t>{</w:t>
      </w:r>
    </w:p>
    <w:p w:rsidR="00664D3A" w:rsidRPr="00553174" w:rsidRDefault="00664D3A" w:rsidP="00664D3A">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static</w:t>
      </w:r>
      <w:r w:rsidRPr="00553174">
        <w:rPr>
          <w:rStyle w:val="pln"/>
          <w:rFonts w:asciiTheme="minorHAnsi" w:eastAsiaTheme="majorEastAsia" w:hAnsiTheme="minorHAnsi"/>
        </w:rPr>
        <w:t xml:space="preserve"> </w:t>
      </w:r>
      <w:r w:rsidRPr="00553174">
        <w:rPr>
          <w:rStyle w:val="kwd"/>
          <w:rFonts w:asciiTheme="minorHAnsi" w:hAnsiTheme="minorHAnsi"/>
        </w:rPr>
        <w:t>void</w:t>
      </w:r>
      <w:r w:rsidRPr="00553174">
        <w:rPr>
          <w:rStyle w:val="pln"/>
          <w:rFonts w:asciiTheme="minorHAnsi" w:eastAsiaTheme="majorEastAsia" w:hAnsiTheme="minorHAnsi"/>
        </w:rPr>
        <w:t xml:space="preserve"> main</w:t>
      </w:r>
      <w:r w:rsidRPr="00553174">
        <w:rPr>
          <w:rStyle w:val="pun"/>
          <w:rFonts w:asciiTheme="minorHAnsi" w:hAnsiTheme="minorHAnsi"/>
        </w:rPr>
        <w:t>(</w:t>
      </w:r>
      <w:r w:rsidRPr="00553174">
        <w:rPr>
          <w:rStyle w:val="typ"/>
          <w:rFonts w:asciiTheme="minorHAnsi" w:hAnsiTheme="minorHAnsi"/>
        </w:rPr>
        <w:t>String</w:t>
      </w:r>
      <w:r w:rsidRPr="00553174">
        <w:rPr>
          <w:rStyle w:val="pun"/>
          <w:rFonts w:asciiTheme="minorHAnsi" w:hAnsiTheme="minorHAnsi"/>
        </w:rPr>
        <w:t>[]</w:t>
      </w:r>
      <w:r w:rsidRPr="00553174">
        <w:rPr>
          <w:rStyle w:val="pln"/>
          <w:rFonts w:asciiTheme="minorHAnsi" w:eastAsiaTheme="majorEastAsia" w:hAnsiTheme="minorHAnsi"/>
        </w:rPr>
        <w:t xml:space="preserve"> args</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pun"/>
          <w:rFonts w:asciiTheme="minorHAnsi" w:hAnsiTheme="minorHAnsi"/>
        </w:rPr>
        <w:t>{</w:t>
      </w:r>
    </w:p>
    <w:p w:rsidR="00664D3A" w:rsidRPr="00553174" w:rsidRDefault="00664D3A" w:rsidP="00664D3A">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
    <w:p w:rsidR="00664D3A" w:rsidRPr="00553174" w:rsidRDefault="00664D3A" w:rsidP="00664D3A">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typ"/>
          <w:rFonts w:asciiTheme="minorHAnsi" w:hAnsiTheme="minorHAnsi"/>
        </w:rPr>
        <w:t>Originator</w:t>
      </w:r>
      <w:r w:rsidRPr="00553174">
        <w:rPr>
          <w:rStyle w:val="pln"/>
          <w:rFonts w:asciiTheme="minorHAnsi" w:eastAsiaTheme="majorEastAsia" w:hAnsiTheme="minorHAnsi"/>
        </w:rPr>
        <w:t xml:space="preserve"> originator </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kwd"/>
          <w:rFonts w:asciiTheme="minorHAnsi" w:hAnsiTheme="minorHAnsi"/>
        </w:rPr>
        <w:t>new</w:t>
      </w:r>
      <w:r w:rsidRPr="00553174">
        <w:rPr>
          <w:rStyle w:val="pln"/>
          <w:rFonts w:asciiTheme="minorHAnsi" w:eastAsiaTheme="majorEastAsia" w:hAnsiTheme="minorHAnsi"/>
        </w:rPr>
        <w:t xml:space="preserve"> </w:t>
      </w:r>
      <w:proofErr w:type="gramStart"/>
      <w:r w:rsidRPr="00553174">
        <w:rPr>
          <w:rStyle w:val="typ"/>
          <w:rFonts w:asciiTheme="minorHAnsi" w:hAnsiTheme="minorHAnsi"/>
        </w:rPr>
        <w:t>Originator</w:t>
      </w:r>
      <w:r w:rsidRPr="00553174">
        <w:rPr>
          <w:rStyle w:val="pun"/>
          <w:rFonts w:asciiTheme="minorHAnsi" w:hAnsiTheme="minorHAnsi"/>
        </w:rPr>
        <w:t>(</w:t>
      </w:r>
      <w:proofErr w:type="gramEnd"/>
      <w:r w:rsidRPr="00553174">
        <w:rPr>
          <w:rStyle w:val="pun"/>
          <w:rFonts w:asciiTheme="minorHAnsi" w:hAnsiTheme="minorHAnsi"/>
        </w:rPr>
        <w:t>);</w:t>
      </w:r>
    </w:p>
    <w:p w:rsidR="00664D3A" w:rsidRPr="00553174" w:rsidRDefault="00664D3A" w:rsidP="00664D3A">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typ"/>
          <w:rFonts w:asciiTheme="minorHAnsi" w:hAnsiTheme="minorHAnsi"/>
        </w:rPr>
        <w:t>CareTaker</w:t>
      </w:r>
      <w:r w:rsidRPr="00553174">
        <w:rPr>
          <w:rStyle w:val="pln"/>
          <w:rFonts w:asciiTheme="minorHAnsi" w:eastAsiaTheme="majorEastAsia" w:hAnsiTheme="minorHAnsi"/>
        </w:rPr>
        <w:t xml:space="preserve"> careTaker </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kwd"/>
          <w:rFonts w:asciiTheme="minorHAnsi" w:hAnsiTheme="minorHAnsi"/>
        </w:rPr>
        <w:t>new</w:t>
      </w:r>
      <w:r w:rsidRPr="00553174">
        <w:rPr>
          <w:rStyle w:val="pln"/>
          <w:rFonts w:asciiTheme="minorHAnsi" w:eastAsiaTheme="majorEastAsia" w:hAnsiTheme="minorHAnsi"/>
        </w:rPr>
        <w:t xml:space="preserve"> </w:t>
      </w:r>
      <w:proofErr w:type="gramStart"/>
      <w:r w:rsidRPr="00553174">
        <w:rPr>
          <w:rStyle w:val="typ"/>
          <w:rFonts w:asciiTheme="minorHAnsi" w:hAnsiTheme="minorHAnsi"/>
        </w:rPr>
        <w:t>CareTaker</w:t>
      </w:r>
      <w:r w:rsidRPr="00553174">
        <w:rPr>
          <w:rStyle w:val="pun"/>
          <w:rFonts w:asciiTheme="minorHAnsi" w:hAnsiTheme="minorHAnsi"/>
        </w:rPr>
        <w:t>(</w:t>
      </w:r>
      <w:proofErr w:type="gramEnd"/>
      <w:r w:rsidRPr="00553174">
        <w:rPr>
          <w:rStyle w:val="pun"/>
          <w:rFonts w:asciiTheme="minorHAnsi" w:hAnsiTheme="minorHAnsi"/>
        </w:rPr>
        <w:t>);</w:t>
      </w:r>
    </w:p>
    <w:p w:rsidR="00664D3A" w:rsidRPr="00553174" w:rsidRDefault="00664D3A" w:rsidP="00664D3A">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
    <w:p w:rsidR="00664D3A" w:rsidRPr="00553174" w:rsidRDefault="00664D3A" w:rsidP="00664D3A">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pln"/>
          <w:rFonts w:asciiTheme="minorHAnsi" w:eastAsiaTheme="majorEastAsia" w:hAnsiTheme="minorHAnsi"/>
        </w:rPr>
        <w:t>originator</w:t>
      </w:r>
      <w:r w:rsidRPr="00553174">
        <w:rPr>
          <w:rStyle w:val="pun"/>
          <w:rFonts w:asciiTheme="minorHAnsi" w:hAnsiTheme="minorHAnsi"/>
        </w:rPr>
        <w:t>.</w:t>
      </w:r>
      <w:r w:rsidRPr="00553174">
        <w:rPr>
          <w:rStyle w:val="pln"/>
          <w:rFonts w:asciiTheme="minorHAnsi" w:eastAsiaTheme="majorEastAsia" w:hAnsiTheme="minorHAnsi"/>
        </w:rPr>
        <w:t>setState</w:t>
      </w:r>
      <w:r w:rsidRPr="00553174">
        <w:rPr>
          <w:rStyle w:val="pun"/>
          <w:rFonts w:asciiTheme="minorHAnsi" w:hAnsiTheme="minorHAnsi"/>
        </w:rPr>
        <w:t>(</w:t>
      </w:r>
      <w:proofErr w:type="gramEnd"/>
      <w:r w:rsidRPr="00553174">
        <w:rPr>
          <w:rStyle w:val="str"/>
          <w:rFonts w:asciiTheme="minorHAnsi" w:hAnsiTheme="minorHAnsi"/>
        </w:rPr>
        <w:t>"State #1"</w:t>
      </w:r>
      <w:r w:rsidRPr="00553174">
        <w:rPr>
          <w:rStyle w:val="pun"/>
          <w:rFonts w:asciiTheme="minorHAnsi" w:hAnsiTheme="minorHAnsi"/>
        </w:rPr>
        <w:t>);</w:t>
      </w:r>
    </w:p>
    <w:p w:rsidR="00664D3A" w:rsidRPr="00553174" w:rsidRDefault="00664D3A" w:rsidP="00664D3A">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pln"/>
          <w:rFonts w:asciiTheme="minorHAnsi" w:eastAsiaTheme="majorEastAsia" w:hAnsiTheme="minorHAnsi"/>
        </w:rPr>
        <w:t>originator</w:t>
      </w:r>
      <w:r w:rsidRPr="00553174">
        <w:rPr>
          <w:rStyle w:val="pun"/>
          <w:rFonts w:asciiTheme="minorHAnsi" w:hAnsiTheme="minorHAnsi"/>
        </w:rPr>
        <w:t>.</w:t>
      </w:r>
      <w:r w:rsidRPr="00553174">
        <w:rPr>
          <w:rStyle w:val="pln"/>
          <w:rFonts w:asciiTheme="minorHAnsi" w:eastAsiaTheme="majorEastAsia" w:hAnsiTheme="minorHAnsi"/>
        </w:rPr>
        <w:t>setState</w:t>
      </w:r>
      <w:r w:rsidRPr="00553174">
        <w:rPr>
          <w:rStyle w:val="pun"/>
          <w:rFonts w:asciiTheme="minorHAnsi" w:hAnsiTheme="minorHAnsi"/>
        </w:rPr>
        <w:t>(</w:t>
      </w:r>
      <w:proofErr w:type="gramEnd"/>
      <w:r w:rsidRPr="00553174">
        <w:rPr>
          <w:rStyle w:val="str"/>
          <w:rFonts w:asciiTheme="minorHAnsi" w:hAnsiTheme="minorHAnsi"/>
        </w:rPr>
        <w:t>"State #2"</w:t>
      </w:r>
      <w:r w:rsidRPr="00553174">
        <w:rPr>
          <w:rStyle w:val="pun"/>
          <w:rFonts w:asciiTheme="minorHAnsi" w:hAnsiTheme="minorHAnsi"/>
        </w:rPr>
        <w:t>);</w:t>
      </w:r>
    </w:p>
    <w:p w:rsidR="00664D3A" w:rsidRPr="00553174" w:rsidRDefault="00664D3A" w:rsidP="00664D3A">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pln"/>
          <w:rFonts w:asciiTheme="minorHAnsi" w:eastAsiaTheme="majorEastAsia" w:hAnsiTheme="minorHAnsi"/>
        </w:rPr>
        <w:t>careTaker</w:t>
      </w:r>
      <w:r w:rsidRPr="00553174">
        <w:rPr>
          <w:rStyle w:val="pun"/>
          <w:rFonts w:asciiTheme="minorHAnsi" w:hAnsiTheme="minorHAnsi"/>
        </w:rPr>
        <w:t>.</w:t>
      </w:r>
      <w:r w:rsidRPr="00553174">
        <w:rPr>
          <w:rStyle w:val="pln"/>
          <w:rFonts w:asciiTheme="minorHAnsi" w:eastAsiaTheme="majorEastAsia" w:hAnsiTheme="minorHAnsi"/>
        </w:rPr>
        <w:t>add</w:t>
      </w:r>
      <w:r w:rsidRPr="00553174">
        <w:rPr>
          <w:rStyle w:val="pun"/>
          <w:rFonts w:asciiTheme="minorHAnsi" w:hAnsiTheme="minorHAnsi"/>
        </w:rPr>
        <w:t>(</w:t>
      </w:r>
      <w:proofErr w:type="gramEnd"/>
      <w:r w:rsidRPr="00553174">
        <w:rPr>
          <w:rStyle w:val="pln"/>
          <w:rFonts w:asciiTheme="minorHAnsi" w:eastAsiaTheme="majorEastAsia" w:hAnsiTheme="minorHAnsi"/>
        </w:rPr>
        <w:t>originator</w:t>
      </w:r>
      <w:r w:rsidRPr="00553174">
        <w:rPr>
          <w:rStyle w:val="pun"/>
          <w:rFonts w:asciiTheme="minorHAnsi" w:hAnsiTheme="minorHAnsi"/>
        </w:rPr>
        <w:t>.</w:t>
      </w:r>
      <w:r w:rsidRPr="00553174">
        <w:rPr>
          <w:rStyle w:val="pln"/>
          <w:rFonts w:asciiTheme="minorHAnsi" w:eastAsiaTheme="majorEastAsia" w:hAnsiTheme="minorHAnsi"/>
        </w:rPr>
        <w:t>saveStateToMemento</w:t>
      </w:r>
      <w:r w:rsidRPr="00553174">
        <w:rPr>
          <w:rStyle w:val="pun"/>
          <w:rFonts w:asciiTheme="minorHAnsi" w:hAnsiTheme="minorHAnsi"/>
        </w:rPr>
        <w:t>());</w:t>
      </w:r>
    </w:p>
    <w:p w:rsidR="00664D3A" w:rsidRPr="00553174" w:rsidRDefault="00664D3A" w:rsidP="00664D3A">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
    <w:p w:rsidR="00664D3A" w:rsidRPr="00553174" w:rsidRDefault="00664D3A" w:rsidP="00664D3A">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pln"/>
          <w:rFonts w:asciiTheme="minorHAnsi" w:eastAsiaTheme="majorEastAsia" w:hAnsiTheme="minorHAnsi"/>
        </w:rPr>
        <w:t>originator</w:t>
      </w:r>
      <w:r w:rsidRPr="00553174">
        <w:rPr>
          <w:rStyle w:val="pun"/>
          <w:rFonts w:asciiTheme="minorHAnsi" w:hAnsiTheme="minorHAnsi"/>
        </w:rPr>
        <w:t>.</w:t>
      </w:r>
      <w:r w:rsidRPr="00553174">
        <w:rPr>
          <w:rStyle w:val="pln"/>
          <w:rFonts w:asciiTheme="minorHAnsi" w:eastAsiaTheme="majorEastAsia" w:hAnsiTheme="minorHAnsi"/>
        </w:rPr>
        <w:t>setState</w:t>
      </w:r>
      <w:r w:rsidRPr="00553174">
        <w:rPr>
          <w:rStyle w:val="pun"/>
          <w:rFonts w:asciiTheme="minorHAnsi" w:hAnsiTheme="minorHAnsi"/>
        </w:rPr>
        <w:t>(</w:t>
      </w:r>
      <w:proofErr w:type="gramEnd"/>
      <w:r w:rsidRPr="00553174">
        <w:rPr>
          <w:rStyle w:val="str"/>
          <w:rFonts w:asciiTheme="minorHAnsi" w:hAnsiTheme="minorHAnsi"/>
        </w:rPr>
        <w:t>"State #3"</w:t>
      </w:r>
      <w:r w:rsidRPr="00553174">
        <w:rPr>
          <w:rStyle w:val="pun"/>
          <w:rFonts w:asciiTheme="minorHAnsi" w:hAnsiTheme="minorHAnsi"/>
        </w:rPr>
        <w:t>);</w:t>
      </w:r>
    </w:p>
    <w:p w:rsidR="00664D3A" w:rsidRPr="00553174" w:rsidRDefault="00664D3A" w:rsidP="00664D3A">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pln"/>
          <w:rFonts w:asciiTheme="minorHAnsi" w:eastAsiaTheme="majorEastAsia" w:hAnsiTheme="minorHAnsi"/>
        </w:rPr>
        <w:t>careTaker</w:t>
      </w:r>
      <w:r w:rsidRPr="00553174">
        <w:rPr>
          <w:rStyle w:val="pun"/>
          <w:rFonts w:asciiTheme="minorHAnsi" w:hAnsiTheme="minorHAnsi"/>
        </w:rPr>
        <w:t>.</w:t>
      </w:r>
      <w:r w:rsidRPr="00553174">
        <w:rPr>
          <w:rStyle w:val="pln"/>
          <w:rFonts w:asciiTheme="minorHAnsi" w:eastAsiaTheme="majorEastAsia" w:hAnsiTheme="minorHAnsi"/>
        </w:rPr>
        <w:t>add</w:t>
      </w:r>
      <w:r w:rsidRPr="00553174">
        <w:rPr>
          <w:rStyle w:val="pun"/>
          <w:rFonts w:asciiTheme="minorHAnsi" w:hAnsiTheme="minorHAnsi"/>
        </w:rPr>
        <w:t>(</w:t>
      </w:r>
      <w:proofErr w:type="gramEnd"/>
      <w:r w:rsidRPr="00553174">
        <w:rPr>
          <w:rStyle w:val="pln"/>
          <w:rFonts w:asciiTheme="minorHAnsi" w:eastAsiaTheme="majorEastAsia" w:hAnsiTheme="minorHAnsi"/>
        </w:rPr>
        <w:t>originator</w:t>
      </w:r>
      <w:r w:rsidRPr="00553174">
        <w:rPr>
          <w:rStyle w:val="pun"/>
          <w:rFonts w:asciiTheme="minorHAnsi" w:hAnsiTheme="minorHAnsi"/>
        </w:rPr>
        <w:t>.</w:t>
      </w:r>
      <w:r w:rsidRPr="00553174">
        <w:rPr>
          <w:rStyle w:val="pln"/>
          <w:rFonts w:asciiTheme="minorHAnsi" w:eastAsiaTheme="majorEastAsia" w:hAnsiTheme="minorHAnsi"/>
        </w:rPr>
        <w:t>saveStateToMemento</w:t>
      </w:r>
      <w:r w:rsidRPr="00553174">
        <w:rPr>
          <w:rStyle w:val="pun"/>
          <w:rFonts w:asciiTheme="minorHAnsi" w:hAnsiTheme="minorHAnsi"/>
        </w:rPr>
        <w:t>());</w:t>
      </w:r>
    </w:p>
    <w:p w:rsidR="00664D3A" w:rsidRPr="00553174" w:rsidRDefault="00664D3A" w:rsidP="00664D3A">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
    <w:p w:rsidR="00664D3A" w:rsidRPr="00553174" w:rsidRDefault="00664D3A" w:rsidP="00664D3A">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pln"/>
          <w:rFonts w:asciiTheme="minorHAnsi" w:eastAsiaTheme="majorEastAsia" w:hAnsiTheme="minorHAnsi"/>
        </w:rPr>
        <w:t>originator</w:t>
      </w:r>
      <w:r w:rsidRPr="00553174">
        <w:rPr>
          <w:rStyle w:val="pun"/>
          <w:rFonts w:asciiTheme="minorHAnsi" w:hAnsiTheme="minorHAnsi"/>
        </w:rPr>
        <w:t>.</w:t>
      </w:r>
      <w:r w:rsidRPr="00553174">
        <w:rPr>
          <w:rStyle w:val="pln"/>
          <w:rFonts w:asciiTheme="minorHAnsi" w:eastAsiaTheme="majorEastAsia" w:hAnsiTheme="minorHAnsi"/>
        </w:rPr>
        <w:t>setState</w:t>
      </w:r>
      <w:r w:rsidRPr="00553174">
        <w:rPr>
          <w:rStyle w:val="pun"/>
          <w:rFonts w:asciiTheme="minorHAnsi" w:hAnsiTheme="minorHAnsi"/>
        </w:rPr>
        <w:t>(</w:t>
      </w:r>
      <w:proofErr w:type="gramEnd"/>
      <w:r w:rsidRPr="00553174">
        <w:rPr>
          <w:rStyle w:val="str"/>
          <w:rFonts w:asciiTheme="minorHAnsi" w:hAnsiTheme="minorHAnsi"/>
        </w:rPr>
        <w:t>"State #4"</w:t>
      </w:r>
      <w:r w:rsidRPr="00553174">
        <w:rPr>
          <w:rStyle w:val="pun"/>
          <w:rFonts w:asciiTheme="minorHAnsi" w:hAnsiTheme="minorHAnsi"/>
        </w:rPr>
        <w:t>);</w:t>
      </w:r>
    </w:p>
    <w:p w:rsidR="00664D3A" w:rsidRPr="00553174" w:rsidRDefault="00664D3A" w:rsidP="00664D3A">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typ"/>
          <w:rFonts w:asciiTheme="minorHAnsi" w:hAnsiTheme="minorHAnsi"/>
        </w:rPr>
        <w:t>System</w:t>
      </w:r>
      <w:r w:rsidRPr="00553174">
        <w:rPr>
          <w:rStyle w:val="pun"/>
          <w:rFonts w:asciiTheme="minorHAnsi" w:hAnsiTheme="minorHAnsi"/>
        </w:rPr>
        <w:t>.</w:t>
      </w:r>
      <w:r w:rsidRPr="00553174">
        <w:rPr>
          <w:rStyle w:val="kwd"/>
          <w:rFonts w:asciiTheme="minorHAnsi" w:hAnsiTheme="minorHAnsi"/>
        </w:rPr>
        <w:t>out</w:t>
      </w:r>
      <w:r w:rsidRPr="00553174">
        <w:rPr>
          <w:rStyle w:val="pun"/>
          <w:rFonts w:asciiTheme="minorHAnsi" w:hAnsiTheme="minorHAnsi"/>
        </w:rPr>
        <w:t>.</w:t>
      </w:r>
      <w:r w:rsidRPr="00553174">
        <w:rPr>
          <w:rStyle w:val="pln"/>
          <w:rFonts w:asciiTheme="minorHAnsi" w:eastAsiaTheme="majorEastAsia" w:hAnsiTheme="minorHAnsi"/>
        </w:rPr>
        <w:t>println</w:t>
      </w:r>
      <w:r w:rsidRPr="00553174">
        <w:rPr>
          <w:rStyle w:val="pun"/>
          <w:rFonts w:asciiTheme="minorHAnsi" w:hAnsiTheme="minorHAnsi"/>
        </w:rPr>
        <w:t>(</w:t>
      </w:r>
      <w:proofErr w:type="gramEnd"/>
      <w:r w:rsidRPr="00553174">
        <w:rPr>
          <w:rStyle w:val="str"/>
          <w:rFonts w:asciiTheme="minorHAnsi" w:hAnsiTheme="minorHAnsi"/>
        </w:rPr>
        <w:t>"Current State: "</w:t>
      </w:r>
      <w:r w:rsidRPr="00553174">
        <w:rPr>
          <w:rStyle w:val="pln"/>
          <w:rFonts w:asciiTheme="minorHAnsi" w:eastAsiaTheme="majorEastAsia" w:hAnsiTheme="minorHAnsi"/>
        </w:rPr>
        <w:t xml:space="preserve"> </w:t>
      </w:r>
      <w:r w:rsidRPr="00553174">
        <w:rPr>
          <w:rStyle w:val="pun"/>
          <w:rFonts w:asciiTheme="minorHAnsi" w:hAnsiTheme="minorHAnsi"/>
        </w:rPr>
        <w:t>+</w:t>
      </w:r>
      <w:r w:rsidRPr="00553174">
        <w:rPr>
          <w:rStyle w:val="pln"/>
          <w:rFonts w:asciiTheme="minorHAnsi" w:eastAsiaTheme="majorEastAsia" w:hAnsiTheme="minorHAnsi"/>
        </w:rPr>
        <w:t xml:space="preserve"> originator</w:t>
      </w:r>
      <w:r w:rsidRPr="00553174">
        <w:rPr>
          <w:rStyle w:val="pun"/>
          <w:rFonts w:asciiTheme="minorHAnsi" w:hAnsiTheme="minorHAnsi"/>
        </w:rPr>
        <w:t>.</w:t>
      </w:r>
      <w:r w:rsidRPr="00553174">
        <w:rPr>
          <w:rStyle w:val="pln"/>
          <w:rFonts w:asciiTheme="minorHAnsi" w:eastAsiaTheme="majorEastAsia" w:hAnsiTheme="minorHAnsi"/>
        </w:rPr>
        <w:t>getState</w:t>
      </w:r>
      <w:r w:rsidRPr="00553174">
        <w:rPr>
          <w:rStyle w:val="pun"/>
          <w:rFonts w:asciiTheme="minorHAnsi" w:hAnsiTheme="minorHAnsi"/>
        </w:rPr>
        <w:t>());</w:t>
      </w:r>
      <w:r w:rsidRPr="00553174">
        <w:rPr>
          <w:rStyle w:val="pln"/>
          <w:rFonts w:asciiTheme="minorHAnsi" w:eastAsiaTheme="majorEastAsia" w:hAnsiTheme="minorHAnsi"/>
        </w:rPr>
        <w:tab/>
      </w:r>
      <w:r w:rsidRPr="00553174">
        <w:rPr>
          <w:rStyle w:val="pln"/>
          <w:rFonts w:asciiTheme="minorHAnsi" w:eastAsiaTheme="majorEastAsia" w:hAnsiTheme="minorHAnsi"/>
        </w:rPr>
        <w:tab/>
      </w:r>
    </w:p>
    <w:p w:rsidR="00664D3A" w:rsidRPr="00553174" w:rsidRDefault="00664D3A" w:rsidP="00664D3A">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
    <w:p w:rsidR="00664D3A" w:rsidRPr="00553174" w:rsidRDefault="00664D3A" w:rsidP="00664D3A">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pln"/>
          <w:rFonts w:asciiTheme="minorHAnsi" w:eastAsiaTheme="majorEastAsia" w:hAnsiTheme="minorHAnsi"/>
        </w:rPr>
        <w:t>originator</w:t>
      </w:r>
      <w:r w:rsidRPr="00553174">
        <w:rPr>
          <w:rStyle w:val="pun"/>
          <w:rFonts w:asciiTheme="minorHAnsi" w:hAnsiTheme="minorHAnsi"/>
        </w:rPr>
        <w:t>.</w:t>
      </w:r>
      <w:r w:rsidRPr="00553174">
        <w:rPr>
          <w:rStyle w:val="pln"/>
          <w:rFonts w:asciiTheme="minorHAnsi" w:eastAsiaTheme="majorEastAsia" w:hAnsiTheme="minorHAnsi"/>
        </w:rPr>
        <w:t>getStateFromMemento</w:t>
      </w:r>
      <w:r w:rsidRPr="00553174">
        <w:rPr>
          <w:rStyle w:val="pun"/>
          <w:rFonts w:asciiTheme="minorHAnsi" w:hAnsiTheme="minorHAnsi"/>
        </w:rPr>
        <w:t>(</w:t>
      </w:r>
      <w:proofErr w:type="gramEnd"/>
      <w:r w:rsidRPr="00553174">
        <w:rPr>
          <w:rStyle w:val="pln"/>
          <w:rFonts w:asciiTheme="minorHAnsi" w:eastAsiaTheme="majorEastAsia" w:hAnsiTheme="minorHAnsi"/>
        </w:rPr>
        <w:t>careTaker</w:t>
      </w:r>
      <w:r w:rsidRPr="00553174">
        <w:rPr>
          <w:rStyle w:val="pun"/>
          <w:rFonts w:asciiTheme="minorHAnsi" w:hAnsiTheme="minorHAnsi"/>
        </w:rPr>
        <w:t>.</w:t>
      </w:r>
      <w:r w:rsidRPr="00553174">
        <w:rPr>
          <w:rStyle w:val="kwd"/>
          <w:rFonts w:asciiTheme="minorHAnsi" w:hAnsiTheme="minorHAnsi"/>
        </w:rPr>
        <w:t>get</w:t>
      </w:r>
      <w:r w:rsidRPr="00553174">
        <w:rPr>
          <w:rStyle w:val="pun"/>
          <w:rFonts w:asciiTheme="minorHAnsi" w:hAnsiTheme="minorHAnsi"/>
        </w:rPr>
        <w:t>(</w:t>
      </w:r>
      <w:r w:rsidRPr="00553174">
        <w:rPr>
          <w:rStyle w:val="lit"/>
          <w:rFonts w:asciiTheme="minorHAnsi" w:hAnsiTheme="minorHAnsi"/>
        </w:rPr>
        <w:t>0</w:t>
      </w:r>
      <w:r w:rsidRPr="00553174">
        <w:rPr>
          <w:rStyle w:val="pun"/>
          <w:rFonts w:asciiTheme="minorHAnsi" w:hAnsiTheme="minorHAnsi"/>
        </w:rPr>
        <w:t>));</w:t>
      </w:r>
    </w:p>
    <w:p w:rsidR="00664D3A" w:rsidRPr="00553174" w:rsidRDefault="00664D3A" w:rsidP="00664D3A">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typ"/>
          <w:rFonts w:asciiTheme="minorHAnsi" w:hAnsiTheme="minorHAnsi"/>
        </w:rPr>
        <w:t>System</w:t>
      </w:r>
      <w:r w:rsidRPr="00553174">
        <w:rPr>
          <w:rStyle w:val="pun"/>
          <w:rFonts w:asciiTheme="minorHAnsi" w:hAnsiTheme="minorHAnsi"/>
        </w:rPr>
        <w:t>.</w:t>
      </w:r>
      <w:r w:rsidRPr="00553174">
        <w:rPr>
          <w:rStyle w:val="kwd"/>
          <w:rFonts w:asciiTheme="minorHAnsi" w:hAnsiTheme="minorHAnsi"/>
        </w:rPr>
        <w:t>out</w:t>
      </w:r>
      <w:r w:rsidRPr="00553174">
        <w:rPr>
          <w:rStyle w:val="pun"/>
          <w:rFonts w:asciiTheme="minorHAnsi" w:hAnsiTheme="minorHAnsi"/>
        </w:rPr>
        <w:t>.</w:t>
      </w:r>
      <w:r w:rsidRPr="00553174">
        <w:rPr>
          <w:rStyle w:val="pln"/>
          <w:rFonts w:asciiTheme="minorHAnsi" w:eastAsiaTheme="majorEastAsia" w:hAnsiTheme="minorHAnsi"/>
        </w:rPr>
        <w:t>println</w:t>
      </w:r>
      <w:r w:rsidRPr="00553174">
        <w:rPr>
          <w:rStyle w:val="pun"/>
          <w:rFonts w:asciiTheme="minorHAnsi" w:hAnsiTheme="minorHAnsi"/>
        </w:rPr>
        <w:t>(</w:t>
      </w:r>
      <w:proofErr w:type="gramEnd"/>
      <w:r w:rsidRPr="00553174">
        <w:rPr>
          <w:rStyle w:val="str"/>
          <w:rFonts w:asciiTheme="minorHAnsi" w:hAnsiTheme="minorHAnsi"/>
        </w:rPr>
        <w:t>"First saved State: "</w:t>
      </w:r>
      <w:r w:rsidRPr="00553174">
        <w:rPr>
          <w:rStyle w:val="pln"/>
          <w:rFonts w:asciiTheme="minorHAnsi" w:eastAsiaTheme="majorEastAsia" w:hAnsiTheme="minorHAnsi"/>
        </w:rPr>
        <w:t xml:space="preserve"> </w:t>
      </w:r>
      <w:r w:rsidRPr="00553174">
        <w:rPr>
          <w:rStyle w:val="pun"/>
          <w:rFonts w:asciiTheme="minorHAnsi" w:hAnsiTheme="minorHAnsi"/>
        </w:rPr>
        <w:t>+</w:t>
      </w:r>
      <w:r w:rsidRPr="00553174">
        <w:rPr>
          <w:rStyle w:val="pln"/>
          <w:rFonts w:asciiTheme="minorHAnsi" w:eastAsiaTheme="majorEastAsia" w:hAnsiTheme="minorHAnsi"/>
        </w:rPr>
        <w:t xml:space="preserve"> originator</w:t>
      </w:r>
      <w:r w:rsidRPr="00553174">
        <w:rPr>
          <w:rStyle w:val="pun"/>
          <w:rFonts w:asciiTheme="minorHAnsi" w:hAnsiTheme="minorHAnsi"/>
        </w:rPr>
        <w:t>.</w:t>
      </w:r>
      <w:r w:rsidRPr="00553174">
        <w:rPr>
          <w:rStyle w:val="pln"/>
          <w:rFonts w:asciiTheme="minorHAnsi" w:eastAsiaTheme="majorEastAsia" w:hAnsiTheme="minorHAnsi"/>
        </w:rPr>
        <w:t>getState</w:t>
      </w:r>
      <w:r w:rsidRPr="00553174">
        <w:rPr>
          <w:rStyle w:val="pun"/>
          <w:rFonts w:asciiTheme="minorHAnsi" w:hAnsiTheme="minorHAnsi"/>
        </w:rPr>
        <w:t>());</w:t>
      </w:r>
    </w:p>
    <w:p w:rsidR="00664D3A" w:rsidRPr="00553174" w:rsidRDefault="00664D3A" w:rsidP="00664D3A">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pln"/>
          <w:rFonts w:asciiTheme="minorHAnsi" w:eastAsiaTheme="majorEastAsia" w:hAnsiTheme="minorHAnsi"/>
        </w:rPr>
        <w:t>originator</w:t>
      </w:r>
      <w:r w:rsidRPr="00553174">
        <w:rPr>
          <w:rStyle w:val="pun"/>
          <w:rFonts w:asciiTheme="minorHAnsi" w:hAnsiTheme="minorHAnsi"/>
        </w:rPr>
        <w:t>.</w:t>
      </w:r>
      <w:r w:rsidRPr="00553174">
        <w:rPr>
          <w:rStyle w:val="pln"/>
          <w:rFonts w:asciiTheme="minorHAnsi" w:eastAsiaTheme="majorEastAsia" w:hAnsiTheme="minorHAnsi"/>
        </w:rPr>
        <w:t>getStateFromMemento</w:t>
      </w:r>
      <w:r w:rsidRPr="00553174">
        <w:rPr>
          <w:rStyle w:val="pun"/>
          <w:rFonts w:asciiTheme="minorHAnsi" w:hAnsiTheme="minorHAnsi"/>
        </w:rPr>
        <w:t>(</w:t>
      </w:r>
      <w:proofErr w:type="gramEnd"/>
      <w:r w:rsidRPr="00553174">
        <w:rPr>
          <w:rStyle w:val="pln"/>
          <w:rFonts w:asciiTheme="minorHAnsi" w:eastAsiaTheme="majorEastAsia" w:hAnsiTheme="minorHAnsi"/>
        </w:rPr>
        <w:t>careTaker</w:t>
      </w:r>
      <w:r w:rsidRPr="00553174">
        <w:rPr>
          <w:rStyle w:val="pun"/>
          <w:rFonts w:asciiTheme="minorHAnsi" w:hAnsiTheme="minorHAnsi"/>
        </w:rPr>
        <w:t>.</w:t>
      </w:r>
      <w:r w:rsidRPr="00553174">
        <w:rPr>
          <w:rStyle w:val="kwd"/>
          <w:rFonts w:asciiTheme="minorHAnsi" w:hAnsiTheme="minorHAnsi"/>
        </w:rPr>
        <w:t>get</w:t>
      </w:r>
      <w:r w:rsidRPr="00553174">
        <w:rPr>
          <w:rStyle w:val="pun"/>
          <w:rFonts w:asciiTheme="minorHAnsi" w:hAnsiTheme="minorHAnsi"/>
        </w:rPr>
        <w:t>(</w:t>
      </w:r>
      <w:r w:rsidRPr="00553174">
        <w:rPr>
          <w:rStyle w:val="lit"/>
          <w:rFonts w:asciiTheme="minorHAnsi" w:hAnsiTheme="minorHAnsi"/>
        </w:rPr>
        <w:t>1</w:t>
      </w:r>
      <w:r w:rsidRPr="00553174">
        <w:rPr>
          <w:rStyle w:val="pun"/>
          <w:rFonts w:asciiTheme="minorHAnsi" w:hAnsiTheme="minorHAnsi"/>
        </w:rPr>
        <w:t>));</w:t>
      </w:r>
    </w:p>
    <w:p w:rsidR="00664D3A" w:rsidRPr="00553174" w:rsidRDefault="00664D3A" w:rsidP="00664D3A">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typ"/>
          <w:rFonts w:asciiTheme="minorHAnsi" w:hAnsiTheme="minorHAnsi"/>
        </w:rPr>
        <w:t>System</w:t>
      </w:r>
      <w:r w:rsidRPr="00553174">
        <w:rPr>
          <w:rStyle w:val="pun"/>
          <w:rFonts w:asciiTheme="minorHAnsi" w:hAnsiTheme="minorHAnsi"/>
        </w:rPr>
        <w:t>.</w:t>
      </w:r>
      <w:r w:rsidRPr="00553174">
        <w:rPr>
          <w:rStyle w:val="kwd"/>
          <w:rFonts w:asciiTheme="minorHAnsi" w:hAnsiTheme="minorHAnsi"/>
        </w:rPr>
        <w:t>out</w:t>
      </w:r>
      <w:r w:rsidRPr="00553174">
        <w:rPr>
          <w:rStyle w:val="pun"/>
          <w:rFonts w:asciiTheme="minorHAnsi" w:hAnsiTheme="minorHAnsi"/>
        </w:rPr>
        <w:t>.</w:t>
      </w:r>
      <w:r w:rsidRPr="00553174">
        <w:rPr>
          <w:rStyle w:val="pln"/>
          <w:rFonts w:asciiTheme="minorHAnsi" w:eastAsiaTheme="majorEastAsia" w:hAnsiTheme="minorHAnsi"/>
        </w:rPr>
        <w:t>println</w:t>
      </w:r>
      <w:r w:rsidRPr="00553174">
        <w:rPr>
          <w:rStyle w:val="pun"/>
          <w:rFonts w:asciiTheme="minorHAnsi" w:hAnsiTheme="minorHAnsi"/>
        </w:rPr>
        <w:t>(</w:t>
      </w:r>
      <w:proofErr w:type="gramEnd"/>
      <w:r w:rsidRPr="00553174">
        <w:rPr>
          <w:rStyle w:val="str"/>
          <w:rFonts w:asciiTheme="minorHAnsi" w:hAnsiTheme="minorHAnsi"/>
        </w:rPr>
        <w:t>"Second saved State: "</w:t>
      </w:r>
      <w:r w:rsidRPr="00553174">
        <w:rPr>
          <w:rStyle w:val="pln"/>
          <w:rFonts w:asciiTheme="minorHAnsi" w:eastAsiaTheme="majorEastAsia" w:hAnsiTheme="minorHAnsi"/>
        </w:rPr>
        <w:t xml:space="preserve"> </w:t>
      </w:r>
      <w:r w:rsidRPr="00553174">
        <w:rPr>
          <w:rStyle w:val="pun"/>
          <w:rFonts w:asciiTheme="minorHAnsi" w:hAnsiTheme="minorHAnsi"/>
        </w:rPr>
        <w:t>+</w:t>
      </w:r>
      <w:r w:rsidRPr="00553174">
        <w:rPr>
          <w:rStyle w:val="pln"/>
          <w:rFonts w:asciiTheme="minorHAnsi" w:eastAsiaTheme="majorEastAsia" w:hAnsiTheme="minorHAnsi"/>
        </w:rPr>
        <w:t xml:space="preserve"> originator</w:t>
      </w:r>
      <w:r w:rsidRPr="00553174">
        <w:rPr>
          <w:rStyle w:val="pun"/>
          <w:rFonts w:asciiTheme="minorHAnsi" w:hAnsiTheme="minorHAnsi"/>
        </w:rPr>
        <w:t>.</w:t>
      </w:r>
      <w:r w:rsidRPr="00553174">
        <w:rPr>
          <w:rStyle w:val="pln"/>
          <w:rFonts w:asciiTheme="minorHAnsi" w:eastAsiaTheme="majorEastAsia" w:hAnsiTheme="minorHAnsi"/>
        </w:rPr>
        <w:t>getState</w:t>
      </w:r>
      <w:r w:rsidRPr="00553174">
        <w:rPr>
          <w:rStyle w:val="pun"/>
          <w:rFonts w:asciiTheme="minorHAnsi" w:hAnsiTheme="minorHAnsi"/>
        </w:rPr>
        <w:t>());</w:t>
      </w:r>
    </w:p>
    <w:p w:rsidR="00664D3A" w:rsidRPr="00553174" w:rsidRDefault="00664D3A" w:rsidP="00664D3A">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pun"/>
          <w:rFonts w:asciiTheme="minorHAnsi" w:hAnsiTheme="minorHAnsi"/>
        </w:rPr>
        <w:t>}</w:t>
      </w:r>
    </w:p>
    <w:p w:rsidR="00664D3A" w:rsidRPr="00553174" w:rsidRDefault="00664D3A" w:rsidP="00664D3A">
      <w:pPr>
        <w:pStyle w:val="HTMLPreformatted"/>
        <w:rPr>
          <w:rFonts w:asciiTheme="minorHAnsi" w:hAnsiTheme="minorHAnsi"/>
        </w:rPr>
      </w:pPr>
      <w:r w:rsidRPr="00553174">
        <w:rPr>
          <w:rStyle w:val="pun"/>
          <w:rFonts w:asciiTheme="minorHAnsi" w:hAnsiTheme="minorHAnsi"/>
        </w:rPr>
        <w:t>}</w:t>
      </w:r>
    </w:p>
    <w:p w:rsidR="00664D3A" w:rsidRPr="00553174" w:rsidRDefault="00664D3A" w:rsidP="00664D3A">
      <w:pPr>
        <w:pStyle w:val="Heading2"/>
        <w:rPr>
          <w:rFonts w:asciiTheme="minorHAnsi" w:hAnsiTheme="minorHAnsi"/>
          <w:sz w:val="20"/>
          <w:szCs w:val="20"/>
        </w:rPr>
      </w:pPr>
      <w:r w:rsidRPr="00553174">
        <w:rPr>
          <w:rFonts w:asciiTheme="minorHAnsi" w:hAnsiTheme="minorHAnsi"/>
          <w:sz w:val="20"/>
          <w:szCs w:val="20"/>
        </w:rPr>
        <w:t>Step 5</w:t>
      </w:r>
    </w:p>
    <w:p w:rsidR="00664D3A" w:rsidRPr="00553174" w:rsidRDefault="00664D3A" w:rsidP="00664D3A">
      <w:pPr>
        <w:pStyle w:val="NormalWeb"/>
        <w:rPr>
          <w:rFonts w:asciiTheme="minorHAnsi" w:hAnsiTheme="minorHAnsi"/>
          <w:sz w:val="20"/>
          <w:szCs w:val="20"/>
        </w:rPr>
      </w:pPr>
      <w:r w:rsidRPr="00553174">
        <w:rPr>
          <w:rFonts w:asciiTheme="minorHAnsi" w:hAnsiTheme="minorHAnsi"/>
          <w:sz w:val="20"/>
          <w:szCs w:val="20"/>
        </w:rPr>
        <w:t>Verify the output.</w:t>
      </w:r>
    </w:p>
    <w:p w:rsidR="00664D3A" w:rsidRPr="00553174" w:rsidRDefault="00664D3A" w:rsidP="00664D3A">
      <w:pPr>
        <w:pStyle w:val="HTMLPreformatted"/>
        <w:rPr>
          <w:rFonts w:asciiTheme="minorHAnsi" w:hAnsiTheme="minorHAnsi"/>
        </w:rPr>
      </w:pPr>
      <w:r w:rsidRPr="00553174">
        <w:rPr>
          <w:rFonts w:asciiTheme="minorHAnsi" w:hAnsiTheme="minorHAnsi"/>
        </w:rPr>
        <w:t>Current State: State #4</w:t>
      </w:r>
    </w:p>
    <w:p w:rsidR="00664D3A" w:rsidRPr="00553174" w:rsidRDefault="00664D3A" w:rsidP="00664D3A">
      <w:pPr>
        <w:pStyle w:val="HTMLPreformatted"/>
        <w:rPr>
          <w:rFonts w:asciiTheme="minorHAnsi" w:hAnsiTheme="minorHAnsi"/>
        </w:rPr>
      </w:pPr>
      <w:r w:rsidRPr="00553174">
        <w:rPr>
          <w:rFonts w:asciiTheme="minorHAnsi" w:hAnsiTheme="minorHAnsi"/>
        </w:rPr>
        <w:t>First saved State: State #2</w:t>
      </w:r>
    </w:p>
    <w:p w:rsidR="00664D3A" w:rsidRPr="00553174" w:rsidRDefault="00664D3A" w:rsidP="00664D3A">
      <w:pPr>
        <w:pStyle w:val="HTMLPreformatted"/>
        <w:rPr>
          <w:rFonts w:asciiTheme="minorHAnsi" w:hAnsiTheme="minorHAnsi"/>
        </w:rPr>
      </w:pPr>
      <w:r w:rsidRPr="00553174">
        <w:rPr>
          <w:rFonts w:asciiTheme="minorHAnsi" w:hAnsiTheme="minorHAnsi"/>
        </w:rPr>
        <w:t>Second saved State: State #3</w:t>
      </w:r>
    </w:p>
    <w:p w:rsidR="00664D3A" w:rsidRPr="00553174" w:rsidRDefault="00436CCD" w:rsidP="00695A63">
      <w:pPr>
        <w:shd w:val="clear" w:color="auto" w:fill="F9FBF9"/>
        <w:spacing w:after="0" w:line="345" w:lineRule="atLeast"/>
        <w:jc w:val="both"/>
        <w:rPr>
          <w:b/>
          <w:color w:val="000000"/>
          <w:sz w:val="20"/>
          <w:szCs w:val="20"/>
        </w:rPr>
      </w:pPr>
      <w:proofErr w:type="gramStart"/>
      <w:r w:rsidRPr="00553174">
        <w:rPr>
          <w:b/>
          <w:color w:val="000000"/>
          <w:sz w:val="20"/>
          <w:szCs w:val="20"/>
        </w:rPr>
        <w:t>Interpreter  design</w:t>
      </w:r>
      <w:proofErr w:type="gramEnd"/>
      <w:r w:rsidRPr="00553174">
        <w:rPr>
          <w:b/>
          <w:color w:val="000000"/>
          <w:sz w:val="20"/>
          <w:szCs w:val="20"/>
        </w:rPr>
        <w:t xml:space="preserve"> pattern </w:t>
      </w:r>
      <w:r w:rsidRPr="00553174">
        <w:rPr>
          <w:b/>
          <w:color w:val="000000"/>
          <w:sz w:val="20"/>
          <w:szCs w:val="20"/>
        </w:rPr>
        <w:sym w:font="Wingdings" w:char="F0E0"/>
      </w: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36"/>
        <w:gridCol w:w="9288"/>
        <w:gridCol w:w="36"/>
      </w:tblGrid>
      <w:tr w:rsidR="00104B05" w:rsidRPr="00553174" w:rsidTr="00104B05">
        <w:trPr>
          <w:tblCellSpacing w:w="0" w:type="dxa"/>
        </w:trPr>
        <w:tc>
          <w:tcPr>
            <w:tcW w:w="0" w:type="auto"/>
            <w:vAlign w:val="center"/>
            <w:hideMark/>
          </w:tcPr>
          <w:p w:rsidR="00104B05" w:rsidRPr="00553174" w:rsidRDefault="00104B05">
            <w:pPr>
              <w:rPr>
                <w:sz w:val="20"/>
                <w:szCs w:val="20"/>
              </w:rPr>
            </w:pPr>
          </w:p>
        </w:tc>
        <w:tc>
          <w:tcPr>
            <w:tcW w:w="0" w:type="auto"/>
            <w:vAlign w:val="center"/>
            <w:hideMark/>
          </w:tcPr>
          <w:p w:rsidR="00104B05" w:rsidRPr="00553174" w:rsidRDefault="00104B05" w:rsidP="00104B05">
            <w:pPr>
              <w:rPr>
                <w:sz w:val="20"/>
                <w:szCs w:val="20"/>
              </w:rPr>
            </w:pPr>
            <w:r w:rsidRPr="00553174">
              <w:rPr>
                <w:rFonts w:cs="Arial"/>
                <w:sz w:val="20"/>
                <w:szCs w:val="20"/>
              </w:rPr>
              <w:t xml:space="preserve">The </w:t>
            </w:r>
            <w:r w:rsidRPr="00553174">
              <w:rPr>
                <w:rFonts w:cs="Arial"/>
                <w:b/>
                <w:bCs/>
                <w:color w:val="3D85C6"/>
                <w:sz w:val="20"/>
                <w:szCs w:val="20"/>
              </w:rPr>
              <w:t>Interpreter Design Pattern</w:t>
            </w:r>
            <w:r w:rsidRPr="00553174">
              <w:rPr>
                <w:rFonts w:cs="Arial"/>
                <w:sz w:val="20"/>
                <w:szCs w:val="20"/>
              </w:rPr>
              <w:t xml:space="preserve"> allows you to build the rules as classes. This design pattern is very powerful in building the rules in a very logical manner. Most of the examples you see uses a programming language grammar </w:t>
            </w:r>
            <w:r w:rsidRPr="00553174">
              <w:rPr>
                <w:rFonts w:cs="Arial"/>
                <w:sz w:val="20"/>
                <w:szCs w:val="20"/>
              </w:rPr>
              <w:lastRenderedPageBreak/>
              <w:t>as the rules because it's the easiest to demonstrate. However, once you realize the essence of the interpreter pattern you will see that you can apply the rules to any streams of inputs or objects.</w:t>
            </w:r>
          </w:p>
          <w:p w:rsidR="00104B05" w:rsidRPr="00553174" w:rsidRDefault="00104B05" w:rsidP="00104B05">
            <w:pPr>
              <w:pStyle w:val="NormalWeb"/>
              <w:shd w:val="clear" w:color="auto" w:fill="FFFFFF"/>
              <w:spacing w:after="0" w:afterAutospacing="0"/>
              <w:rPr>
                <w:rFonts w:asciiTheme="minorHAnsi" w:hAnsiTheme="minorHAnsi"/>
                <w:sz w:val="20"/>
                <w:szCs w:val="20"/>
              </w:rPr>
            </w:pPr>
            <w:r w:rsidRPr="00553174">
              <w:rPr>
                <w:rFonts w:asciiTheme="minorHAnsi" w:hAnsiTheme="minorHAnsi" w:cs="Arial"/>
                <w:sz w:val="20"/>
                <w:szCs w:val="20"/>
              </w:rPr>
              <w:t xml:space="preserve">The easiest way to understand how the interpreter pattern works is by looking at an example that will lead us to the </w:t>
            </w:r>
            <w:hyperlink r:id="rId142" w:tgtFrame="_blank" w:history="1">
              <w:r w:rsidRPr="00553174">
                <w:rPr>
                  <w:rStyle w:val="Hyperlink"/>
                  <w:rFonts w:asciiTheme="minorHAnsi" w:eastAsiaTheme="majorEastAsia" w:hAnsiTheme="minorHAnsi" w:cs="Arial"/>
                  <w:sz w:val="20"/>
                  <w:szCs w:val="20"/>
                </w:rPr>
                <w:t>UML</w:t>
              </w:r>
            </w:hyperlink>
            <w:r w:rsidRPr="00553174">
              <w:rPr>
                <w:rFonts w:asciiTheme="minorHAnsi" w:hAnsiTheme="minorHAnsi" w:cs="Arial"/>
                <w:sz w:val="20"/>
                <w:szCs w:val="20"/>
              </w:rPr>
              <w:t xml:space="preserve"> of the interpreter pattern.  </w:t>
            </w:r>
          </w:p>
          <w:p w:rsidR="00104B05" w:rsidRPr="00553174" w:rsidRDefault="00104B05" w:rsidP="00104B05">
            <w:pPr>
              <w:rPr>
                <w:sz w:val="20"/>
                <w:szCs w:val="20"/>
              </w:rPr>
            </w:pPr>
          </w:p>
        </w:tc>
        <w:tc>
          <w:tcPr>
            <w:tcW w:w="0" w:type="auto"/>
            <w:vAlign w:val="center"/>
            <w:hideMark/>
          </w:tcPr>
          <w:p w:rsidR="00104B05" w:rsidRPr="00553174" w:rsidRDefault="00104B05">
            <w:pPr>
              <w:rPr>
                <w:sz w:val="20"/>
                <w:szCs w:val="20"/>
              </w:rPr>
            </w:pPr>
          </w:p>
        </w:tc>
      </w:tr>
    </w:tbl>
    <w:p w:rsidR="00104B05" w:rsidRPr="00553174" w:rsidRDefault="00104B05" w:rsidP="00104B05">
      <w:pPr>
        <w:spacing w:after="240"/>
        <w:rPr>
          <w:rFonts w:cs="Arial"/>
          <w:sz w:val="20"/>
          <w:szCs w:val="20"/>
        </w:rPr>
      </w:pPr>
      <w:r w:rsidRPr="00553174">
        <w:rPr>
          <w:rFonts w:cs="Arial"/>
          <w:sz w:val="20"/>
          <w:szCs w:val="20"/>
        </w:rPr>
        <w:t xml:space="preserve">There are 2 concepts to understand in the interpreter pattern. </w:t>
      </w:r>
      <w:r w:rsidRPr="00553174">
        <w:rPr>
          <w:rFonts w:cs="Arial"/>
          <w:sz w:val="20"/>
          <w:szCs w:val="20"/>
        </w:rPr>
        <w:br/>
      </w:r>
      <w:r w:rsidRPr="00553174">
        <w:rPr>
          <w:rFonts w:cs="Arial"/>
          <w:sz w:val="20"/>
          <w:szCs w:val="20"/>
        </w:rPr>
        <w:br/>
        <w:t xml:space="preserve">The first concept is the Depth First Search. In a depth first search you start off from the top of the tree, and you always go for the leftmost element as you go down the tree. You will gradually finish the left part of the tree first before you do the right part of the tree. Below is the diagram of the tree and the order to visit the nodes (from 1 to 7) using Depth First </w:t>
      </w:r>
      <w:proofErr w:type="gramStart"/>
      <w:r w:rsidRPr="00553174">
        <w:rPr>
          <w:rFonts w:cs="Arial"/>
          <w:sz w:val="20"/>
          <w:szCs w:val="20"/>
        </w:rPr>
        <w:t>Search:</w:t>
      </w:r>
      <w:proofErr w:type="gramEnd"/>
    </w:p>
    <w:p w:rsidR="00104B05" w:rsidRPr="00553174" w:rsidRDefault="00104B05" w:rsidP="00104B05">
      <w:pPr>
        <w:spacing w:after="0"/>
        <w:rPr>
          <w:rFonts w:cs="Arial"/>
          <w:sz w:val="20"/>
          <w:szCs w:val="20"/>
        </w:rPr>
      </w:pPr>
      <w:r w:rsidRPr="00553174">
        <w:rPr>
          <w:rFonts w:cs="Arial"/>
          <w:noProof/>
          <w:color w:val="0000FF"/>
          <w:sz w:val="20"/>
          <w:szCs w:val="20"/>
        </w:rPr>
        <w:drawing>
          <wp:inline distT="0" distB="0" distL="0" distR="0">
            <wp:extent cx="5724525" cy="2466975"/>
            <wp:effectExtent l="0" t="0" r="9525" b="9525"/>
            <wp:docPr id="55" name="Picture 55" descr="Interpreter Design Pattern">
              <a:hlinkClick xmlns:a="http://schemas.openxmlformats.org/drawingml/2006/main" r:id="rId1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Interpreter Design Pattern">
                      <a:hlinkClick r:id="rId143"/>
                    </pic:cNvPr>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724525" cy="2466975"/>
                    </a:xfrm>
                    <a:prstGeom prst="rect">
                      <a:avLst/>
                    </a:prstGeom>
                    <a:noFill/>
                    <a:ln>
                      <a:noFill/>
                    </a:ln>
                  </pic:spPr>
                </pic:pic>
              </a:graphicData>
            </a:graphic>
          </wp:inline>
        </w:drawing>
      </w:r>
    </w:p>
    <w:p w:rsidR="00104B05" w:rsidRPr="00553174" w:rsidRDefault="00104B05" w:rsidP="00104B05">
      <w:pPr>
        <w:pStyle w:val="NormalWeb"/>
        <w:shd w:val="clear" w:color="auto" w:fill="FFFFFF"/>
        <w:rPr>
          <w:rFonts w:asciiTheme="minorHAnsi" w:hAnsiTheme="minorHAnsi" w:cs="Arial"/>
          <w:sz w:val="20"/>
          <w:szCs w:val="20"/>
        </w:rPr>
      </w:pPr>
      <w:r w:rsidRPr="00553174">
        <w:rPr>
          <w:rFonts w:asciiTheme="minorHAnsi" w:hAnsiTheme="minorHAnsi" w:cs="Arial"/>
          <w:sz w:val="20"/>
          <w:szCs w:val="20"/>
        </w:rPr>
        <w:t>The second concept is the expression constructs of a language, they are simply the rules of the language. For example we can have the following rules in a programming language:</w:t>
      </w:r>
    </w:p>
    <w:p w:rsidR="00104B05" w:rsidRPr="00553174" w:rsidRDefault="00104B05" w:rsidP="00104B05">
      <w:pPr>
        <w:numPr>
          <w:ilvl w:val="0"/>
          <w:numId w:val="289"/>
        </w:numPr>
        <w:spacing w:before="100" w:beforeAutospacing="1" w:after="100" w:afterAutospacing="1" w:line="240" w:lineRule="auto"/>
        <w:rPr>
          <w:rFonts w:cs="Arial"/>
          <w:sz w:val="20"/>
          <w:szCs w:val="20"/>
        </w:rPr>
      </w:pPr>
      <w:r w:rsidRPr="00553174">
        <w:rPr>
          <w:rFonts w:cs="Arial"/>
          <w:sz w:val="20"/>
          <w:szCs w:val="20"/>
        </w:rPr>
        <w:t>AddExpression = Expression + Expression</w:t>
      </w:r>
    </w:p>
    <w:p w:rsidR="00104B05" w:rsidRPr="00553174" w:rsidRDefault="00104B05" w:rsidP="00104B05">
      <w:pPr>
        <w:numPr>
          <w:ilvl w:val="0"/>
          <w:numId w:val="290"/>
        </w:numPr>
        <w:spacing w:before="100" w:beforeAutospacing="1" w:after="100" w:afterAutospacing="1" w:line="240" w:lineRule="auto"/>
        <w:rPr>
          <w:rFonts w:cs="Arial"/>
          <w:sz w:val="20"/>
          <w:szCs w:val="20"/>
        </w:rPr>
      </w:pPr>
      <w:r w:rsidRPr="00553174">
        <w:rPr>
          <w:rFonts w:cs="Arial"/>
          <w:sz w:val="20"/>
          <w:szCs w:val="20"/>
        </w:rPr>
        <w:t>SubtractExpression = Expression - Expression</w:t>
      </w:r>
    </w:p>
    <w:p w:rsidR="00104B05" w:rsidRPr="00553174" w:rsidRDefault="00104B05" w:rsidP="00104B05">
      <w:pPr>
        <w:numPr>
          <w:ilvl w:val="0"/>
          <w:numId w:val="291"/>
        </w:numPr>
        <w:spacing w:before="100" w:beforeAutospacing="1" w:after="100" w:afterAutospacing="1" w:line="240" w:lineRule="auto"/>
        <w:rPr>
          <w:rFonts w:cs="Arial"/>
          <w:sz w:val="20"/>
          <w:szCs w:val="20"/>
        </w:rPr>
      </w:pPr>
      <w:r w:rsidRPr="00553174">
        <w:rPr>
          <w:rFonts w:cs="Arial"/>
          <w:sz w:val="20"/>
          <w:szCs w:val="20"/>
        </w:rPr>
        <w:t>Expression = NumberExpression | AddExpression | SubtractExpression</w:t>
      </w:r>
    </w:p>
    <w:p w:rsidR="00104B05" w:rsidRPr="00553174" w:rsidRDefault="00104B05" w:rsidP="00104B05">
      <w:pPr>
        <w:pStyle w:val="NormalWeb"/>
        <w:shd w:val="clear" w:color="auto" w:fill="FFFFFF"/>
        <w:rPr>
          <w:rFonts w:asciiTheme="minorHAnsi" w:hAnsiTheme="minorHAnsi" w:cs="Arial"/>
          <w:sz w:val="20"/>
          <w:szCs w:val="20"/>
        </w:rPr>
      </w:pPr>
      <w:r w:rsidRPr="00553174">
        <w:rPr>
          <w:rFonts w:asciiTheme="minorHAnsi" w:hAnsiTheme="minorHAnsi" w:cs="Arial"/>
          <w:sz w:val="20"/>
          <w:szCs w:val="20"/>
        </w:rPr>
        <w:t>We can use these rules to give us a variety of ways to evaluate a statement:</w:t>
      </w:r>
    </w:p>
    <w:p w:rsidR="00104B05" w:rsidRPr="00553174" w:rsidRDefault="00104B05" w:rsidP="00104B05">
      <w:pPr>
        <w:numPr>
          <w:ilvl w:val="0"/>
          <w:numId w:val="292"/>
        </w:numPr>
        <w:spacing w:before="100" w:beforeAutospacing="1" w:after="100" w:afterAutospacing="1" w:line="240" w:lineRule="auto"/>
        <w:rPr>
          <w:rFonts w:cs="Arial"/>
          <w:sz w:val="20"/>
          <w:szCs w:val="20"/>
        </w:rPr>
      </w:pPr>
      <w:r w:rsidRPr="00553174">
        <w:rPr>
          <w:rFonts w:cs="Arial"/>
          <w:sz w:val="20"/>
          <w:szCs w:val="20"/>
        </w:rPr>
        <w:t>Example 1:</w:t>
      </w:r>
    </w:p>
    <w:p w:rsidR="00104B05" w:rsidRPr="00553174" w:rsidRDefault="00104B05" w:rsidP="00104B05">
      <w:pPr>
        <w:numPr>
          <w:ilvl w:val="1"/>
          <w:numId w:val="293"/>
        </w:numPr>
        <w:spacing w:before="100" w:beforeAutospacing="1" w:after="100" w:afterAutospacing="1" w:line="240" w:lineRule="auto"/>
        <w:rPr>
          <w:rFonts w:cs="Arial"/>
          <w:sz w:val="20"/>
          <w:szCs w:val="20"/>
        </w:rPr>
      </w:pPr>
      <w:r w:rsidRPr="00553174">
        <w:rPr>
          <w:rFonts w:cs="Arial"/>
          <w:sz w:val="20"/>
          <w:szCs w:val="20"/>
        </w:rPr>
        <w:t>    Expression = (10 - 2) + 3 = (SubtractExpression) + NumberExpression = Expression + Expression = AddExpression = 11</w:t>
      </w:r>
    </w:p>
    <w:p w:rsidR="00104B05" w:rsidRPr="00553174" w:rsidRDefault="00104B05" w:rsidP="00104B05">
      <w:pPr>
        <w:numPr>
          <w:ilvl w:val="0"/>
          <w:numId w:val="294"/>
        </w:numPr>
        <w:spacing w:before="100" w:beforeAutospacing="1" w:after="100" w:afterAutospacing="1" w:line="240" w:lineRule="auto"/>
        <w:rPr>
          <w:rFonts w:cs="Arial"/>
          <w:sz w:val="20"/>
          <w:szCs w:val="20"/>
        </w:rPr>
      </w:pPr>
      <w:r w:rsidRPr="00553174">
        <w:rPr>
          <w:rFonts w:cs="Arial"/>
          <w:sz w:val="20"/>
          <w:szCs w:val="20"/>
        </w:rPr>
        <w:t>Example 2:</w:t>
      </w:r>
    </w:p>
    <w:p w:rsidR="00104B05" w:rsidRPr="00553174" w:rsidRDefault="00104B05" w:rsidP="00104B05">
      <w:pPr>
        <w:numPr>
          <w:ilvl w:val="1"/>
          <w:numId w:val="295"/>
        </w:numPr>
        <w:spacing w:before="100" w:beforeAutospacing="1" w:after="100" w:afterAutospacing="1" w:line="240" w:lineRule="auto"/>
        <w:rPr>
          <w:rFonts w:cs="Arial"/>
          <w:sz w:val="20"/>
          <w:szCs w:val="20"/>
        </w:rPr>
      </w:pPr>
      <w:r w:rsidRPr="00553174">
        <w:rPr>
          <w:rFonts w:cs="Arial"/>
          <w:sz w:val="20"/>
          <w:szCs w:val="20"/>
        </w:rPr>
        <w:lastRenderedPageBreak/>
        <w:t>    Expression = (10 + 5) - (8 - 2) = (AddExpression) - (SubtractExpression) = Expression - Expression = SubtractExpression = 9</w:t>
      </w:r>
    </w:p>
    <w:p w:rsidR="00104B05" w:rsidRPr="00553174" w:rsidRDefault="00104B05" w:rsidP="00104B05">
      <w:pPr>
        <w:spacing w:after="240"/>
        <w:rPr>
          <w:rFonts w:cs="Arial"/>
          <w:sz w:val="20"/>
          <w:szCs w:val="20"/>
        </w:rPr>
      </w:pPr>
      <w:r w:rsidRPr="00553174">
        <w:rPr>
          <w:rFonts w:cs="Arial"/>
          <w:sz w:val="20"/>
          <w:szCs w:val="20"/>
        </w:rPr>
        <w:br/>
        <w:t>With the understanding of the Depth First Search and the rules of a language, we can build trees that represent the rules. The AddExpression tree is shown below:</w:t>
      </w:r>
    </w:p>
    <w:p w:rsidR="00104B05" w:rsidRPr="00553174" w:rsidRDefault="00104B05" w:rsidP="00104B05">
      <w:pPr>
        <w:spacing w:after="0"/>
        <w:rPr>
          <w:rFonts w:cs="Arial"/>
          <w:sz w:val="20"/>
          <w:szCs w:val="20"/>
        </w:rPr>
      </w:pPr>
      <w:r w:rsidRPr="00553174">
        <w:rPr>
          <w:rFonts w:cs="Arial"/>
          <w:noProof/>
          <w:color w:val="0000FF"/>
          <w:sz w:val="20"/>
          <w:szCs w:val="20"/>
        </w:rPr>
        <w:drawing>
          <wp:inline distT="0" distB="0" distL="0" distR="0">
            <wp:extent cx="2790825" cy="1590675"/>
            <wp:effectExtent l="0" t="0" r="9525" b="9525"/>
            <wp:docPr id="54" name="Picture 54" descr="Interpreter Design Pattern">
              <a:hlinkClick xmlns:a="http://schemas.openxmlformats.org/drawingml/2006/main" r:id="rId1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Interpreter Design Pattern">
                      <a:hlinkClick r:id="rId145"/>
                    </pic:cNvPr>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790825" cy="1590675"/>
                    </a:xfrm>
                    <a:prstGeom prst="rect">
                      <a:avLst/>
                    </a:prstGeom>
                    <a:noFill/>
                    <a:ln>
                      <a:noFill/>
                    </a:ln>
                  </pic:spPr>
                </pic:pic>
              </a:graphicData>
            </a:graphic>
          </wp:inline>
        </w:drawing>
      </w:r>
    </w:p>
    <w:p w:rsidR="00104B05" w:rsidRPr="00553174" w:rsidRDefault="00104B05" w:rsidP="00104B05">
      <w:pPr>
        <w:pStyle w:val="NormalWeb"/>
        <w:rPr>
          <w:rFonts w:asciiTheme="minorHAnsi" w:hAnsiTheme="minorHAnsi" w:cs="Arial"/>
          <w:sz w:val="20"/>
          <w:szCs w:val="20"/>
        </w:rPr>
      </w:pPr>
      <w:r w:rsidRPr="00553174">
        <w:rPr>
          <w:rFonts w:asciiTheme="minorHAnsi" w:hAnsiTheme="minorHAnsi" w:cs="Arial"/>
          <w:sz w:val="20"/>
          <w:szCs w:val="20"/>
        </w:rPr>
        <w:t>Similarly, the SubtractExpression tree will be:</w:t>
      </w:r>
    </w:p>
    <w:p w:rsidR="00104B05" w:rsidRPr="00553174" w:rsidRDefault="00104B05" w:rsidP="00104B05">
      <w:pPr>
        <w:rPr>
          <w:rFonts w:cs="Arial"/>
          <w:sz w:val="20"/>
          <w:szCs w:val="20"/>
        </w:rPr>
      </w:pPr>
      <w:r w:rsidRPr="00553174">
        <w:rPr>
          <w:rFonts w:cs="Arial"/>
          <w:noProof/>
          <w:color w:val="0000FF"/>
          <w:sz w:val="20"/>
          <w:szCs w:val="20"/>
        </w:rPr>
        <w:drawing>
          <wp:inline distT="0" distB="0" distL="0" distR="0">
            <wp:extent cx="2857500" cy="1409700"/>
            <wp:effectExtent l="0" t="0" r="0" b="0"/>
            <wp:docPr id="53" name="Picture 53" descr="Interpreter Design Pattern">
              <a:hlinkClick xmlns:a="http://schemas.openxmlformats.org/drawingml/2006/main" r:id="rId1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Interpreter Design Pattern">
                      <a:hlinkClick r:id="rId147"/>
                    </pic:cNvPr>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857500" cy="1409700"/>
                    </a:xfrm>
                    <a:prstGeom prst="rect">
                      <a:avLst/>
                    </a:prstGeom>
                    <a:noFill/>
                    <a:ln>
                      <a:noFill/>
                    </a:ln>
                  </pic:spPr>
                </pic:pic>
              </a:graphicData>
            </a:graphic>
          </wp:inline>
        </w:drawing>
      </w:r>
    </w:p>
    <w:p w:rsidR="00104B05" w:rsidRPr="00553174" w:rsidRDefault="00104B05" w:rsidP="00104B05">
      <w:pPr>
        <w:pStyle w:val="NormalWeb"/>
        <w:rPr>
          <w:rFonts w:asciiTheme="minorHAnsi" w:hAnsiTheme="minorHAnsi" w:cs="Arial"/>
          <w:sz w:val="20"/>
          <w:szCs w:val="20"/>
        </w:rPr>
      </w:pPr>
      <w:r w:rsidRPr="00553174">
        <w:rPr>
          <w:rFonts w:asciiTheme="minorHAnsi" w:hAnsiTheme="minorHAnsi" w:cs="Arial"/>
          <w:sz w:val="20"/>
          <w:szCs w:val="20"/>
        </w:rPr>
        <w:t> </w:t>
      </w:r>
    </w:p>
    <w:p w:rsidR="00104B05" w:rsidRPr="00553174" w:rsidRDefault="00104B05" w:rsidP="00104B05">
      <w:pPr>
        <w:pStyle w:val="NormalWeb"/>
        <w:shd w:val="clear" w:color="auto" w:fill="FFFFFF"/>
        <w:rPr>
          <w:rFonts w:asciiTheme="minorHAnsi" w:hAnsiTheme="minorHAnsi" w:cs="Arial"/>
          <w:sz w:val="20"/>
          <w:szCs w:val="20"/>
        </w:rPr>
      </w:pPr>
      <w:r w:rsidRPr="00553174">
        <w:rPr>
          <w:rFonts w:asciiTheme="minorHAnsi" w:hAnsiTheme="minorHAnsi" w:cs="Arial"/>
          <w:sz w:val="20"/>
          <w:szCs w:val="20"/>
        </w:rPr>
        <w:t>Taking Example1 as an example, the tree will be:</w:t>
      </w:r>
    </w:p>
    <w:p w:rsidR="00104B05" w:rsidRPr="00553174" w:rsidRDefault="00104B05" w:rsidP="00104B05">
      <w:pPr>
        <w:pStyle w:val="NormalWeb"/>
        <w:rPr>
          <w:rFonts w:asciiTheme="minorHAnsi" w:hAnsiTheme="minorHAnsi" w:cs="Arial"/>
          <w:sz w:val="20"/>
          <w:szCs w:val="20"/>
        </w:rPr>
      </w:pPr>
      <w:r w:rsidRPr="00553174">
        <w:rPr>
          <w:rFonts w:asciiTheme="minorHAnsi" w:hAnsiTheme="minorHAnsi" w:cs="Arial"/>
          <w:sz w:val="20"/>
          <w:szCs w:val="20"/>
        </w:rPr>
        <w:t> </w:t>
      </w:r>
    </w:p>
    <w:p w:rsidR="00104B05" w:rsidRPr="00553174" w:rsidRDefault="00104B05" w:rsidP="00104B05">
      <w:pPr>
        <w:rPr>
          <w:rFonts w:cs="Arial"/>
          <w:sz w:val="20"/>
          <w:szCs w:val="20"/>
        </w:rPr>
      </w:pPr>
      <w:r w:rsidRPr="00553174">
        <w:rPr>
          <w:rFonts w:cs="Arial"/>
          <w:noProof/>
          <w:color w:val="0000FF"/>
          <w:sz w:val="20"/>
          <w:szCs w:val="20"/>
        </w:rPr>
        <w:lastRenderedPageBreak/>
        <w:drawing>
          <wp:inline distT="0" distB="0" distL="0" distR="0">
            <wp:extent cx="4276725" cy="2390775"/>
            <wp:effectExtent l="0" t="0" r="9525" b="9525"/>
            <wp:docPr id="52" name="Picture 52" descr="Interpreter Design Pattern">
              <a:hlinkClick xmlns:a="http://schemas.openxmlformats.org/drawingml/2006/main" r:id="rId1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Interpreter Design Pattern">
                      <a:hlinkClick r:id="rId149"/>
                    </pic:cNvPr>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276725" cy="2390775"/>
                    </a:xfrm>
                    <a:prstGeom prst="rect">
                      <a:avLst/>
                    </a:prstGeom>
                    <a:noFill/>
                    <a:ln>
                      <a:noFill/>
                    </a:ln>
                  </pic:spPr>
                </pic:pic>
              </a:graphicData>
            </a:graphic>
          </wp:inline>
        </w:drawing>
      </w:r>
    </w:p>
    <w:p w:rsidR="00104B05" w:rsidRPr="00553174" w:rsidRDefault="00104B05" w:rsidP="00104B05">
      <w:pPr>
        <w:pStyle w:val="NormalWeb"/>
        <w:spacing w:after="0" w:afterAutospacing="0"/>
        <w:rPr>
          <w:rFonts w:asciiTheme="minorHAnsi" w:hAnsiTheme="minorHAnsi" w:cs="Arial"/>
          <w:sz w:val="20"/>
          <w:szCs w:val="20"/>
        </w:rPr>
      </w:pPr>
      <w:proofErr w:type="gramStart"/>
      <w:r w:rsidRPr="00553174">
        <w:rPr>
          <w:rFonts w:asciiTheme="minorHAnsi" w:hAnsiTheme="minorHAnsi" w:cs="Arial"/>
          <w:sz w:val="20"/>
          <w:szCs w:val="20"/>
        </w:rPr>
        <w:t>and</w:t>
      </w:r>
      <w:proofErr w:type="gramEnd"/>
      <w:r w:rsidRPr="00553174">
        <w:rPr>
          <w:rFonts w:asciiTheme="minorHAnsi" w:hAnsiTheme="minorHAnsi" w:cs="Arial"/>
          <w:sz w:val="20"/>
          <w:szCs w:val="20"/>
        </w:rPr>
        <w:t xml:space="preserve"> if we traverse the tree above using Depth First Search, it will be: </w:t>
      </w:r>
      <w:r w:rsidRPr="00553174">
        <w:rPr>
          <w:rFonts w:asciiTheme="minorHAnsi" w:hAnsiTheme="minorHAnsi" w:cs="Arial"/>
          <w:b/>
          <w:bCs/>
          <w:color w:val="0000FF"/>
          <w:sz w:val="20"/>
          <w:szCs w:val="20"/>
        </w:rPr>
        <w:t xml:space="preserve">+  -  10  2  3 </w:t>
      </w:r>
    </w:p>
    <w:p w:rsidR="00104B05" w:rsidRPr="00553174" w:rsidRDefault="00104B05" w:rsidP="00104B05">
      <w:pPr>
        <w:pStyle w:val="NormalWeb"/>
        <w:rPr>
          <w:rFonts w:asciiTheme="minorHAnsi" w:hAnsiTheme="minorHAnsi" w:cs="Arial"/>
          <w:sz w:val="20"/>
          <w:szCs w:val="20"/>
        </w:rPr>
      </w:pPr>
      <w:r w:rsidRPr="00553174">
        <w:rPr>
          <w:rFonts w:asciiTheme="minorHAnsi" w:hAnsiTheme="minorHAnsi" w:cs="Arial"/>
          <w:sz w:val="20"/>
          <w:szCs w:val="20"/>
        </w:rPr>
        <w:t xml:space="preserve">The tree for Example2 will be: </w:t>
      </w:r>
    </w:p>
    <w:p w:rsidR="00104B05" w:rsidRPr="00553174" w:rsidRDefault="00104B05" w:rsidP="00104B05">
      <w:pPr>
        <w:rPr>
          <w:rFonts w:cs="Arial"/>
          <w:sz w:val="20"/>
          <w:szCs w:val="20"/>
        </w:rPr>
      </w:pPr>
      <w:r w:rsidRPr="00553174">
        <w:rPr>
          <w:rFonts w:cs="Arial"/>
          <w:noProof/>
          <w:color w:val="0000FF"/>
          <w:sz w:val="20"/>
          <w:szCs w:val="20"/>
        </w:rPr>
        <w:drawing>
          <wp:inline distT="0" distB="0" distL="0" distR="0">
            <wp:extent cx="5362575" cy="2619375"/>
            <wp:effectExtent l="0" t="0" r="9525" b="9525"/>
            <wp:docPr id="51" name="Picture 51" descr="Interpreter Design Pattern">
              <a:hlinkClick xmlns:a="http://schemas.openxmlformats.org/drawingml/2006/main" r:id="rId1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Interpreter Design Pattern">
                      <a:hlinkClick r:id="rId151"/>
                    </pic:cNvPr>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362575" cy="2619375"/>
                    </a:xfrm>
                    <a:prstGeom prst="rect">
                      <a:avLst/>
                    </a:prstGeom>
                    <a:noFill/>
                    <a:ln>
                      <a:noFill/>
                    </a:ln>
                  </pic:spPr>
                </pic:pic>
              </a:graphicData>
            </a:graphic>
          </wp:inline>
        </w:drawing>
      </w:r>
    </w:p>
    <w:p w:rsidR="00104B05" w:rsidRPr="00553174" w:rsidRDefault="00104B05" w:rsidP="00104B05">
      <w:pPr>
        <w:pStyle w:val="NormalWeb"/>
        <w:rPr>
          <w:rFonts w:asciiTheme="minorHAnsi" w:hAnsiTheme="minorHAnsi" w:cs="Arial"/>
          <w:sz w:val="20"/>
          <w:szCs w:val="20"/>
        </w:rPr>
      </w:pPr>
      <w:r w:rsidRPr="00553174">
        <w:rPr>
          <w:rFonts w:asciiTheme="minorHAnsi" w:hAnsiTheme="minorHAnsi" w:cs="Arial"/>
          <w:sz w:val="20"/>
          <w:szCs w:val="20"/>
        </w:rPr>
        <w:t> </w:t>
      </w:r>
    </w:p>
    <w:p w:rsidR="00104B05" w:rsidRPr="00553174" w:rsidRDefault="00104B05" w:rsidP="00104B05">
      <w:pPr>
        <w:pStyle w:val="NormalWeb"/>
        <w:shd w:val="clear" w:color="auto" w:fill="FFFFFF"/>
        <w:spacing w:after="0" w:afterAutospacing="0"/>
        <w:rPr>
          <w:rFonts w:asciiTheme="minorHAnsi" w:hAnsiTheme="minorHAnsi" w:cs="Arial"/>
          <w:sz w:val="20"/>
          <w:szCs w:val="20"/>
        </w:rPr>
      </w:pPr>
      <w:r w:rsidRPr="00553174">
        <w:rPr>
          <w:rFonts w:asciiTheme="minorHAnsi" w:hAnsiTheme="minorHAnsi" w:cs="Arial"/>
          <w:sz w:val="20"/>
          <w:szCs w:val="20"/>
        </w:rPr>
        <w:t xml:space="preserve">and if we traverse the tree above using Depth First Search, it will be:  </w:t>
      </w:r>
      <w:r w:rsidRPr="00553174">
        <w:rPr>
          <w:rFonts w:asciiTheme="minorHAnsi" w:hAnsiTheme="minorHAnsi" w:cs="Arial"/>
          <w:b/>
          <w:bCs/>
          <w:color w:val="0000FF"/>
          <w:sz w:val="20"/>
          <w:szCs w:val="20"/>
        </w:rPr>
        <w:t>-  +  10  5  -  8  2</w:t>
      </w:r>
    </w:p>
    <w:p w:rsidR="00104B05" w:rsidRPr="00553174" w:rsidRDefault="00104B05" w:rsidP="00104B05">
      <w:pPr>
        <w:pStyle w:val="NormalWeb"/>
        <w:shd w:val="clear" w:color="auto" w:fill="FFFFFF"/>
        <w:rPr>
          <w:rFonts w:asciiTheme="minorHAnsi" w:hAnsiTheme="minorHAnsi" w:cs="Arial"/>
          <w:sz w:val="20"/>
          <w:szCs w:val="20"/>
        </w:rPr>
      </w:pPr>
      <w:r w:rsidRPr="00553174">
        <w:rPr>
          <w:rFonts w:asciiTheme="minorHAnsi" w:hAnsiTheme="minorHAnsi" w:cs="Arial"/>
          <w:sz w:val="20"/>
          <w:szCs w:val="20"/>
        </w:rPr>
        <w:t>The depth first search strings are the Reverse Polish Notations, and are commonly used in devices such as the financial calculators. The strings are the user inputs that will be evaluated using the rules of the language to calculate the results.</w:t>
      </w:r>
    </w:p>
    <w:p w:rsidR="00104B05" w:rsidRPr="00553174" w:rsidRDefault="00104B05" w:rsidP="00104B05">
      <w:pPr>
        <w:pStyle w:val="NormalWeb"/>
        <w:shd w:val="clear" w:color="auto" w:fill="FFFFFF"/>
        <w:rPr>
          <w:rFonts w:asciiTheme="minorHAnsi" w:hAnsiTheme="minorHAnsi" w:cs="Arial"/>
          <w:sz w:val="20"/>
          <w:szCs w:val="20"/>
        </w:rPr>
      </w:pPr>
      <w:r w:rsidRPr="00553174">
        <w:rPr>
          <w:rFonts w:asciiTheme="minorHAnsi" w:hAnsiTheme="minorHAnsi" w:cs="Arial"/>
          <w:sz w:val="20"/>
          <w:szCs w:val="20"/>
        </w:rPr>
        <w:t>The interpreter design pattern allow us to take the rules of a language and build them as classes. In the example we have the following classes:</w:t>
      </w:r>
    </w:p>
    <w:p w:rsidR="00104B05" w:rsidRPr="00553174" w:rsidRDefault="00104B05" w:rsidP="00104B05">
      <w:pPr>
        <w:numPr>
          <w:ilvl w:val="0"/>
          <w:numId w:val="296"/>
        </w:numPr>
        <w:spacing w:before="100" w:beforeAutospacing="1" w:after="100" w:afterAutospacing="1" w:line="240" w:lineRule="auto"/>
        <w:rPr>
          <w:rFonts w:cs="Arial"/>
          <w:color w:val="0B5394"/>
          <w:sz w:val="20"/>
          <w:szCs w:val="20"/>
        </w:rPr>
      </w:pPr>
      <w:r w:rsidRPr="00553174">
        <w:rPr>
          <w:rFonts w:cs="Arial"/>
          <w:i/>
          <w:iCs/>
          <w:color w:val="0B5394"/>
          <w:sz w:val="20"/>
          <w:szCs w:val="20"/>
        </w:rPr>
        <w:t>AddExpression</w:t>
      </w:r>
    </w:p>
    <w:p w:rsidR="00104B05" w:rsidRPr="00553174" w:rsidRDefault="00104B05" w:rsidP="00104B05">
      <w:pPr>
        <w:numPr>
          <w:ilvl w:val="0"/>
          <w:numId w:val="297"/>
        </w:numPr>
        <w:spacing w:before="100" w:beforeAutospacing="1" w:after="100" w:afterAutospacing="1" w:line="240" w:lineRule="auto"/>
        <w:rPr>
          <w:rFonts w:cs="Arial"/>
          <w:color w:val="0B5394"/>
          <w:sz w:val="20"/>
          <w:szCs w:val="20"/>
        </w:rPr>
      </w:pPr>
      <w:r w:rsidRPr="00553174">
        <w:rPr>
          <w:rFonts w:cs="Arial"/>
          <w:i/>
          <w:iCs/>
          <w:color w:val="0B5394"/>
          <w:sz w:val="20"/>
          <w:szCs w:val="20"/>
        </w:rPr>
        <w:lastRenderedPageBreak/>
        <w:t>SubtractExpression</w:t>
      </w:r>
    </w:p>
    <w:p w:rsidR="00104B05" w:rsidRPr="00553174" w:rsidRDefault="00104B05" w:rsidP="00104B05">
      <w:pPr>
        <w:numPr>
          <w:ilvl w:val="0"/>
          <w:numId w:val="298"/>
        </w:numPr>
        <w:spacing w:before="100" w:beforeAutospacing="1" w:after="100" w:afterAutospacing="1" w:line="240" w:lineRule="auto"/>
        <w:rPr>
          <w:rFonts w:cs="Arial"/>
          <w:color w:val="0B5394"/>
          <w:sz w:val="20"/>
          <w:szCs w:val="20"/>
        </w:rPr>
      </w:pPr>
      <w:r w:rsidRPr="00553174">
        <w:rPr>
          <w:rFonts w:cs="Arial"/>
          <w:i/>
          <w:iCs/>
          <w:color w:val="0B5394"/>
          <w:sz w:val="20"/>
          <w:szCs w:val="20"/>
        </w:rPr>
        <w:t>NumberExpression</w:t>
      </w:r>
    </w:p>
    <w:p w:rsidR="00104B05" w:rsidRPr="00553174" w:rsidRDefault="00104B05" w:rsidP="00104B05">
      <w:pPr>
        <w:pStyle w:val="NormalWeb"/>
        <w:shd w:val="clear" w:color="auto" w:fill="FFFFFF"/>
        <w:rPr>
          <w:rFonts w:asciiTheme="minorHAnsi" w:hAnsiTheme="minorHAnsi" w:cs="Arial"/>
          <w:sz w:val="20"/>
          <w:szCs w:val="20"/>
        </w:rPr>
      </w:pPr>
      <w:r w:rsidRPr="00553174">
        <w:rPr>
          <w:rFonts w:asciiTheme="minorHAnsi" w:hAnsiTheme="minorHAnsi" w:cs="Arial"/>
          <w:sz w:val="20"/>
          <w:szCs w:val="20"/>
        </w:rPr>
        <w:t xml:space="preserve">We can then build the </w:t>
      </w:r>
      <w:hyperlink r:id="rId153" w:tgtFrame="_blank" w:history="1">
        <w:r w:rsidRPr="00553174">
          <w:rPr>
            <w:rStyle w:val="Hyperlink"/>
            <w:rFonts w:asciiTheme="minorHAnsi" w:eastAsiaTheme="majorEastAsia" w:hAnsiTheme="minorHAnsi" w:cs="Arial"/>
            <w:sz w:val="20"/>
            <w:szCs w:val="20"/>
          </w:rPr>
          <w:t>UML</w:t>
        </w:r>
      </w:hyperlink>
      <w:r w:rsidRPr="00553174">
        <w:rPr>
          <w:rFonts w:asciiTheme="minorHAnsi" w:hAnsiTheme="minorHAnsi" w:cs="Arial"/>
          <w:sz w:val="20"/>
          <w:szCs w:val="20"/>
        </w:rPr>
        <w:t xml:space="preserve"> for the example as shown below:</w:t>
      </w:r>
    </w:p>
    <w:p w:rsidR="00104B05" w:rsidRPr="00553174" w:rsidRDefault="00104B05" w:rsidP="00104B05">
      <w:pPr>
        <w:pStyle w:val="NormalWeb"/>
        <w:shd w:val="clear" w:color="auto" w:fill="FFFFFF"/>
        <w:rPr>
          <w:rFonts w:asciiTheme="minorHAnsi" w:hAnsiTheme="minorHAnsi" w:cs="Arial"/>
          <w:sz w:val="20"/>
          <w:szCs w:val="20"/>
        </w:rPr>
      </w:pPr>
    </w:p>
    <w:p w:rsidR="00104B05" w:rsidRPr="00553174" w:rsidRDefault="00104B05" w:rsidP="00104B05">
      <w:pPr>
        <w:rPr>
          <w:rFonts w:cs="Arial"/>
          <w:sz w:val="20"/>
          <w:szCs w:val="20"/>
        </w:rPr>
      </w:pPr>
      <w:r w:rsidRPr="00553174">
        <w:rPr>
          <w:rFonts w:cs="Arial"/>
          <w:noProof/>
          <w:color w:val="0000FF"/>
          <w:sz w:val="20"/>
          <w:szCs w:val="20"/>
        </w:rPr>
        <w:drawing>
          <wp:inline distT="0" distB="0" distL="0" distR="0">
            <wp:extent cx="6629400" cy="3057525"/>
            <wp:effectExtent l="0" t="0" r="0" b="9525"/>
            <wp:docPr id="50" name="Picture 50" descr="http://www.dotnetlead.com/_/rsrc/1301778511912/design-patterns/interpreter/interpreter1.PNG">
              <a:hlinkClick xmlns:a="http://schemas.openxmlformats.org/drawingml/2006/main" r:id="rId1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www.dotnetlead.com/_/rsrc/1301778511912/design-patterns/interpreter/interpreter1.PNG">
                      <a:hlinkClick r:id="rId154"/>
                    </pic:cNvPr>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6629400" cy="3057525"/>
                    </a:xfrm>
                    <a:prstGeom prst="rect">
                      <a:avLst/>
                    </a:prstGeom>
                    <a:noFill/>
                    <a:ln>
                      <a:noFill/>
                    </a:ln>
                  </pic:spPr>
                </pic:pic>
              </a:graphicData>
            </a:graphic>
          </wp:inline>
        </w:drawing>
      </w:r>
    </w:p>
    <w:p w:rsidR="00104B05" w:rsidRPr="00553174" w:rsidRDefault="00104B05" w:rsidP="00104B05">
      <w:pPr>
        <w:rPr>
          <w:rFonts w:cs="Arial"/>
          <w:sz w:val="20"/>
          <w:szCs w:val="20"/>
        </w:rPr>
      </w:pPr>
    </w:p>
    <w:p w:rsidR="00104B05" w:rsidRPr="00553174" w:rsidRDefault="00104B05" w:rsidP="00104B05">
      <w:pPr>
        <w:numPr>
          <w:ilvl w:val="0"/>
          <w:numId w:val="299"/>
        </w:numPr>
        <w:spacing w:before="100" w:beforeAutospacing="1" w:after="100" w:afterAutospacing="1" w:line="240" w:lineRule="auto"/>
        <w:rPr>
          <w:rFonts w:cs="Arial"/>
          <w:sz w:val="20"/>
          <w:szCs w:val="20"/>
        </w:rPr>
      </w:pPr>
      <w:r w:rsidRPr="00553174">
        <w:rPr>
          <w:rFonts w:cs="Arial"/>
          <w:sz w:val="20"/>
          <w:szCs w:val="20"/>
        </w:rPr>
        <w:t xml:space="preserve">The </w:t>
      </w:r>
      <w:r w:rsidRPr="00553174">
        <w:rPr>
          <w:rFonts w:cs="Arial"/>
          <w:i/>
          <w:iCs/>
          <w:color w:val="0B5394"/>
          <w:sz w:val="20"/>
          <w:szCs w:val="20"/>
        </w:rPr>
        <w:t xml:space="preserve">IExpression </w:t>
      </w:r>
      <w:r w:rsidRPr="00553174">
        <w:rPr>
          <w:rFonts w:cs="Arial"/>
          <w:sz w:val="20"/>
          <w:szCs w:val="20"/>
        </w:rPr>
        <w:t xml:space="preserve">interface requires all expression classes to have the </w:t>
      </w:r>
      <w:r w:rsidRPr="00553174">
        <w:rPr>
          <w:rFonts w:cs="Arial"/>
          <w:i/>
          <w:iCs/>
          <w:color w:val="0B5394"/>
          <w:sz w:val="20"/>
          <w:szCs w:val="20"/>
        </w:rPr>
        <w:t>Interpret</w:t>
      </w:r>
      <w:r w:rsidRPr="00553174">
        <w:rPr>
          <w:rFonts w:cs="Arial"/>
          <w:color w:val="0B5394"/>
          <w:sz w:val="20"/>
          <w:szCs w:val="20"/>
        </w:rPr>
        <w:t xml:space="preserve"> </w:t>
      </w:r>
      <w:r w:rsidRPr="00553174">
        <w:rPr>
          <w:rFonts w:cs="Arial"/>
          <w:sz w:val="20"/>
          <w:szCs w:val="20"/>
        </w:rPr>
        <w:t>method, which means that all expressions can be interpreted.</w:t>
      </w:r>
    </w:p>
    <w:p w:rsidR="00104B05" w:rsidRPr="00553174" w:rsidRDefault="00104B05" w:rsidP="00104B05">
      <w:pPr>
        <w:numPr>
          <w:ilvl w:val="0"/>
          <w:numId w:val="300"/>
        </w:numPr>
        <w:spacing w:before="100" w:beforeAutospacing="1" w:after="100" w:afterAutospacing="1" w:line="240" w:lineRule="auto"/>
        <w:rPr>
          <w:rFonts w:cs="Arial"/>
          <w:sz w:val="20"/>
          <w:szCs w:val="20"/>
        </w:rPr>
      </w:pPr>
      <w:r w:rsidRPr="00553174">
        <w:rPr>
          <w:rFonts w:cs="Arial"/>
          <w:sz w:val="20"/>
          <w:szCs w:val="20"/>
        </w:rPr>
        <w:t xml:space="preserve">The </w:t>
      </w:r>
      <w:r w:rsidRPr="00553174">
        <w:rPr>
          <w:rFonts w:cs="Arial"/>
          <w:i/>
          <w:iCs/>
          <w:color w:val="0B5394"/>
          <w:sz w:val="20"/>
          <w:szCs w:val="20"/>
        </w:rPr>
        <w:t xml:space="preserve">NumberExpression </w:t>
      </w:r>
      <w:r w:rsidRPr="00553174">
        <w:rPr>
          <w:rFonts w:cs="Arial"/>
          <w:sz w:val="20"/>
          <w:szCs w:val="20"/>
        </w:rPr>
        <w:t xml:space="preserve">class implements the </w:t>
      </w:r>
      <w:r w:rsidRPr="00553174">
        <w:rPr>
          <w:rFonts w:cs="Arial"/>
          <w:i/>
          <w:iCs/>
          <w:color w:val="0B5394"/>
          <w:sz w:val="20"/>
          <w:szCs w:val="20"/>
        </w:rPr>
        <w:t xml:space="preserve">IExpression </w:t>
      </w:r>
      <w:r w:rsidRPr="00553174">
        <w:rPr>
          <w:rFonts w:cs="Arial"/>
          <w:sz w:val="20"/>
          <w:szCs w:val="20"/>
        </w:rPr>
        <w:t xml:space="preserve">interface, and since it's just a representation of a number it does not contain other expressions. Expressions that does not contain other expressions are called the TerminalExpressions.  </w:t>
      </w:r>
    </w:p>
    <w:p w:rsidR="00104B05" w:rsidRPr="00553174" w:rsidRDefault="00104B05" w:rsidP="00104B05">
      <w:pPr>
        <w:numPr>
          <w:ilvl w:val="0"/>
          <w:numId w:val="301"/>
        </w:numPr>
        <w:spacing w:before="100" w:beforeAutospacing="1" w:after="100" w:afterAutospacing="1" w:line="240" w:lineRule="auto"/>
        <w:rPr>
          <w:rFonts w:cs="Arial"/>
          <w:sz w:val="20"/>
          <w:szCs w:val="20"/>
        </w:rPr>
      </w:pPr>
      <w:r w:rsidRPr="00553174">
        <w:rPr>
          <w:rFonts w:cs="Arial"/>
          <w:sz w:val="20"/>
          <w:szCs w:val="20"/>
        </w:rPr>
        <w:t xml:space="preserve">The </w:t>
      </w:r>
      <w:r w:rsidRPr="00553174">
        <w:rPr>
          <w:rFonts w:cs="Arial"/>
          <w:i/>
          <w:iCs/>
          <w:color w:val="0B5394"/>
          <w:sz w:val="20"/>
          <w:szCs w:val="20"/>
        </w:rPr>
        <w:t xml:space="preserve">AddExpression </w:t>
      </w:r>
      <w:r w:rsidRPr="00553174">
        <w:rPr>
          <w:rFonts w:cs="Arial"/>
          <w:sz w:val="20"/>
          <w:szCs w:val="20"/>
        </w:rPr>
        <w:t xml:space="preserve">and </w:t>
      </w:r>
      <w:r w:rsidRPr="00553174">
        <w:rPr>
          <w:rFonts w:cs="Arial"/>
          <w:i/>
          <w:iCs/>
          <w:color w:val="0B5394"/>
          <w:sz w:val="20"/>
          <w:szCs w:val="20"/>
        </w:rPr>
        <w:t xml:space="preserve">SubtractExpression </w:t>
      </w:r>
      <w:r w:rsidRPr="00553174">
        <w:rPr>
          <w:rFonts w:cs="Arial"/>
          <w:sz w:val="20"/>
          <w:szCs w:val="20"/>
        </w:rPr>
        <w:t xml:space="preserve">class implements the </w:t>
      </w:r>
      <w:r w:rsidRPr="00553174">
        <w:rPr>
          <w:rFonts w:cs="Arial"/>
          <w:i/>
          <w:iCs/>
          <w:color w:val="0B5394"/>
          <w:sz w:val="20"/>
          <w:szCs w:val="20"/>
        </w:rPr>
        <w:t xml:space="preserve">IExpression </w:t>
      </w:r>
      <w:r w:rsidRPr="00553174">
        <w:rPr>
          <w:rFonts w:cs="Arial"/>
          <w:sz w:val="20"/>
          <w:szCs w:val="20"/>
        </w:rPr>
        <w:t xml:space="preserve">interface and contains other expressions. Expressions that contains other expressions are called the NonTerminalExpressions.  </w:t>
      </w:r>
    </w:p>
    <w:p w:rsidR="00104B05" w:rsidRPr="00553174" w:rsidRDefault="00104B05" w:rsidP="00104B05">
      <w:pPr>
        <w:pStyle w:val="NormalWeb"/>
        <w:shd w:val="clear" w:color="auto" w:fill="FFFFFF"/>
        <w:rPr>
          <w:rFonts w:asciiTheme="minorHAnsi" w:hAnsiTheme="minorHAnsi" w:cs="Arial"/>
          <w:sz w:val="20"/>
          <w:szCs w:val="20"/>
        </w:rPr>
      </w:pPr>
      <w:r w:rsidRPr="00553174">
        <w:rPr>
          <w:rFonts w:asciiTheme="minorHAnsi" w:hAnsiTheme="minorHAnsi" w:cs="Arial"/>
          <w:sz w:val="20"/>
          <w:szCs w:val="20"/>
        </w:rPr>
        <w:t xml:space="preserve">Now we can look at the </w:t>
      </w:r>
      <w:hyperlink r:id="rId156" w:tgtFrame="_blank" w:history="1">
        <w:r w:rsidRPr="00553174">
          <w:rPr>
            <w:rStyle w:val="Hyperlink"/>
            <w:rFonts w:asciiTheme="minorHAnsi" w:eastAsiaTheme="majorEastAsia" w:hAnsiTheme="minorHAnsi" w:cs="Arial"/>
            <w:sz w:val="20"/>
            <w:szCs w:val="20"/>
          </w:rPr>
          <w:t>UML</w:t>
        </w:r>
      </w:hyperlink>
      <w:r w:rsidRPr="00553174">
        <w:rPr>
          <w:rFonts w:asciiTheme="minorHAnsi" w:hAnsiTheme="minorHAnsi" w:cs="Arial"/>
          <w:sz w:val="20"/>
          <w:szCs w:val="20"/>
        </w:rPr>
        <w:t xml:space="preserve"> of the Interpreter Design Pattern, which is the same as what we have in our example:</w:t>
      </w:r>
    </w:p>
    <w:p w:rsidR="00104B05" w:rsidRPr="00553174" w:rsidRDefault="00104B05" w:rsidP="00104B05">
      <w:pPr>
        <w:pStyle w:val="NormalWeb"/>
        <w:rPr>
          <w:rFonts w:asciiTheme="minorHAnsi" w:hAnsiTheme="minorHAnsi" w:cs="Arial"/>
          <w:sz w:val="20"/>
          <w:szCs w:val="20"/>
        </w:rPr>
      </w:pPr>
    </w:p>
    <w:p w:rsidR="00104B05" w:rsidRPr="00553174" w:rsidRDefault="00104B05" w:rsidP="00104B05">
      <w:pPr>
        <w:rPr>
          <w:rFonts w:cs="Arial"/>
          <w:sz w:val="20"/>
          <w:szCs w:val="20"/>
        </w:rPr>
      </w:pPr>
      <w:r w:rsidRPr="00553174">
        <w:rPr>
          <w:rFonts w:cs="Arial"/>
          <w:noProof/>
          <w:color w:val="0000FF"/>
          <w:sz w:val="20"/>
          <w:szCs w:val="20"/>
        </w:rPr>
        <w:lastRenderedPageBreak/>
        <w:drawing>
          <wp:inline distT="0" distB="0" distL="0" distR="0">
            <wp:extent cx="4543425" cy="2362200"/>
            <wp:effectExtent l="0" t="0" r="9525" b="0"/>
            <wp:docPr id="49" name="Picture 49" descr="http://www.dotnetlead.com/_/rsrc/1301778229150/design-patterns/interpreter/interpreter2.PNG">
              <a:hlinkClick xmlns:a="http://schemas.openxmlformats.org/drawingml/2006/main" r:id="rId1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www.dotnetlead.com/_/rsrc/1301778229150/design-patterns/interpreter/interpreter2.PNG">
                      <a:hlinkClick r:id="rId157"/>
                    </pic:cNvPr>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4543425" cy="2362200"/>
                    </a:xfrm>
                    <a:prstGeom prst="rect">
                      <a:avLst/>
                    </a:prstGeom>
                    <a:noFill/>
                    <a:ln>
                      <a:noFill/>
                    </a:ln>
                  </pic:spPr>
                </pic:pic>
              </a:graphicData>
            </a:graphic>
          </wp:inline>
        </w:drawing>
      </w:r>
    </w:p>
    <w:p w:rsidR="00436CCD" w:rsidRPr="00553174" w:rsidRDefault="00436CCD" w:rsidP="00695A63">
      <w:pPr>
        <w:shd w:val="clear" w:color="auto" w:fill="F9FBF9"/>
        <w:spacing w:after="0" w:line="345" w:lineRule="atLeast"/>
        <w:jc w:val="both"/>
        <w:rPr>
          <w:b/>
          <w:color w:val="000000"/>
          <w:sz w:val="20"/>
          <w:szCs w:val="20"/>
        </w:rPr>
      </w:pPr>
    </w:p>
    <w:p w:rsidR="00104B05" w:rsidRPr="00553174" w:rsidRDefault="00104B05" w:rsidP="00104B05">
      <w:pPr>
        <w:pStyle w:val="NormalWeb"/>
        <w:rPr>
          <w:rFonts w:asciiTheme="minorHAnsi" w:hAnsiTheme="minorHAnsi"/>
          <w:sz w:val="20"/>
          <w:szCs w:val="20"/>
        </w:rPr>
      </w:pPr>
      <w:r w:rsidRPr="00553174">
        <w:rPr>
          <w:rFonts w:asciiTheme="minorHAnsi" w:hAnsiTheme="minorHAnsi"/>
          <w:sz w:val="20"/>
          <w:szCs w:val="20"/>
        </w:rPr>
        <w:t xml:space="preserve">An Interpreter Pattern says that </w:t>
      </w:r>
      <w:r w:rsidRPr="00553174">
        <w:rPr>
          <w:rFonts w:asciiTheme="minorHAnsi" w:hAnsiTheme="minorHAnsi"/>
          <w:b/>
          <w:bCs/>
          <w:sz w:val="20"/>
          <w:szCs w:val="20"/>
        </w:rPr>
        <w:t>"to define a representation of grammar of a given language, along with an interpreter that uses this representation to interpret sentences in the language".</w:t>
      </w:r>
    </w:p>
    <w:p w:rsidR="00104B05" w:rsidRPr="00553174" w:rsidRDefault="00104B05" w:rsidP="00104B05">
      <w:pPr>
        <w:pStyle w:val="NormalWeb"/>
        <w:rPr>
          <w:rFonts w:asciiTheme="minorHAnsi" w:hAnsiTheme="minorHAnsi"/>
          <w:sz w:val="20"/>
          <w:szCs w:val="20"/>
        </w:rPr>
      </w:pPr>
      <w:r w:rsidRPr="00553174">
        <w:rPr>
          <w:rFonts w:asciiTheme="minorHAnsi" w:hAnsiTheme="minorHAnsi"/>
          <w:sz w:val="20"/>
          <w:szCs w:val="20"/>
        </w:rPr>
        <w:t>Basically the Interpreter pattern has limited area where it can be applied. We can discuss the Interpreter pattern only in terms of formal grammars but in this area there are better solutions that is why it is not frequently used.</w:t>
      </w:r>
    </w:p>
    <w:p w:rsidR="00104B05" w:rsidRPr="00553174" w:rsidRDefault="00104B05" w:rsidP="00104B05">
      <w:pPr>
        <w:pStyle w:val="NormalWeb"/>
        <w:rPr>
          <w:rFonts w:asciiTheme="minorHAnsi" w:hAnsiTheme="minorHAnsi"/>
          <w:sz w:val="20"/>
          <w:szCs w:val="20"/>
        </w:rPr>
      </w:pPr>
      <w:r w:rsidRPr="00553174">
        <w:rPr>
          <w:rFonts w:asciiTheme="minorHAnsi" w:hAnsiTheme="minorHAnsi"/>
          <w:sz w:val="20"/>
          <w:szCs w:val="20"/>
        </w:rPr>
        <w:t>This pattern can applied for parsing the expressions defined in simple grammars and sometimes in simple rule engines.</w:t>
      </w:r>
    </w:p>
    <w:p w:rsidR="00104B05" w:rsidRPr="00553174" w:rsidRDefault="00104B05" w:rsidP="00104B05">
      <w:pPr>
        <w:pStyle w:val="Heading4"/>
        <w:rPr>
          <w:rFonts w:asciiTheme="minorHAnsi" w:hAnsiTheme="minorHAnsi"/>
          <w:sz w:val="20"/>
          <w:szCs w:val="20"/>
        </w:rPr>
      </w:pPr>
      <w:r w:rsidRPr="00553174">
        <w:rPr>
          <w:rFonts w:asciiTheme="minorHAnsi" w:hAnsiTheme="minorHAnsi"/>
          <w:sz w:val="20"/>
          <w:szCs w:val="20"/>
        </w:rPr>
        <w:t>SQL Parsing uses interpreter design pattern.</w:t>
      </w:r>
    </w:p>
    <w:p w:rsidR="00104B05" w:rsidRPr="00553174" w:rsidRDefault="00104B05" w:rsidP="00104B05">
      <w:pPr>
        <w:rPr>
          <w:sz w:val="20"/>
          <w:szCs w:val="20"/>
        </w:rPr>
      </w:pPr>
      <w:r w:rsidRPr="00553174">
        <w:rPr>
          <w:sz w:val="20"/>
          <w:szCs w:val="20"/>
        </w:rPr>
        <w:pict>
          <v:rect id="_x0000_i1062" style="width:0;height:1.5pt" o:hralign="center" o:hrstd="t" o:hr="t" fillcolor="#a0a0a0" stroked="f"/>
        </w:pict>
      </w:r>
    </w:p>
    <w:p w:rsidR="00104B05" w:rsidRPr="00553174" w:rsidRDefault="00104B05" w:rsidP="00104B05">
      <w:pPr>
        <w:pStyle w:val="Heading4"/>
        <w:rPr>
          <w:rFonts w:asciiTheme="minorHAnsi" w:hAnsiTheme="minorHAnsi"/>
          <w:sz w:val="20"/>
          <w:szCs w:val="20"/>
        </w:rPr>
      </w:pPr>
      <w:r w:rsidRPr="00553174">
        <w:rPr>
          <w:rFonts w:asciiTheme="minorHAnsi" w:hAnsiTheme="minorHAnsi"/>
          <w:sz w:val="20"/>
          <w:szCs w:val="20"/>
        </w:rPr>
        <w:t>Advantage of Interpreter Pattern</w:t>
      </w:r>
    </w:p>
    <w:p w:rsidR="00104B05" w:rsidRPr="00553174" w:rsidRDefault="00104B05" w:rsidP="00104B05">
      <w:pPr>
        <w:numPr>
          <w:ilvl w:val="0"/>
          <w:numId w:val="302"/>
        </w:numPr>
        <w:spacing w:before="100" w:beforeAutospacing="1" w:after="100" w:afterAutospacing="1" w:line="240" w:lineRule="auto"/>
        <w:rPr>
          <w:sz w:val="20"/>
          <w:szCs w:val="20"/>
        </w:rPr>
      </w:pPr>
      <w:r w:rsidRPr="00553174">
        <w:rPr>
          <w:sz w:val="20"/>
          <w:szCs w:val="20"/>
        </w:rPr>
        <w:t>It is easier to change and extend the grammar.</w:t>
      </w:r>
    </w:p>
    <w:p w:rsidR="00104B05" w:rsidRPr="00553174" w:rsidRDefault="00104B05" w:rsidP="00104B05">
      <w:pPr>
        <w:numPr>
          <w:ilvl w:val="0"/>
          <w:numId w:val="302"/>
        </w:numPr>
        <w:spacing w:before="100" w:beforeAutospacing="1" w:after="100" w:afterAutospacing="1" w:line="240" w:lineRule="auto"/>
        <w:rPr>
          <w:sz w:val="20"/>
          <w:szCs w:val="20"/>
        </w:rPr>
      </w:pPr>
      <w:r w:rsidRPr="00553174">
        <w:rPr>
          <w:sz w:val="20"/>
          <w:szCs w:val="20"/>
        </w:rPr>
        <w:t>Implementing the grammar is straightforward.</w:t>
      </w:r>
    </w:p>
    <w:p w:rsidR="00104B05" w:rsidRPr="00553174" w:rsidRDefault="00104B05" w:rsidP="00104B05">
      <w:pPr>
        <w:spacing w:after="0"/>
        <w:rPr>
          <w:sz w:val="20"/>
          <w:szCs w:val="20"/>
        </w:rPr>
      </w:pPr>
      <w:r w:rsidRPr="00553174">
        <w:rPr>
          <w:sz w:val="20"/>
          <w:szCs w:val="20"/>
        </w:rPr>
        <w:pict>
          <v:rect id="_x0000_i1063" style="width:0;height:1.5pt" o:hralign="center" o:hrstd="t" o:hr="t" fillcolor="#a0a0a0" stroked="f"/>
        </w:pict>
      </w:r>
    </w:p>
    <w:p w:rsidR="00104B05" w:rsidRPr="00553174" w:rsidRDefault="00104B05" w:rsidP="00104B05">
      <w:pPr>
        <w:pStyle w:val="Heading4"/>
        <w:rPr>
          <w:rFonts w:asciiTheme="minorHAnsi" w:hAnsiTheme="minorHAnsi"/>
          <w:sz w:val="20"/>
          <w:szCs w:val="20"/>
        </w:rPr>
      </w:pPr>
      <w:r w:rsidRPr="00553174">
        <w:rPr>
          <w:rFonts w:asciiTheme="minorHAnsi" w:hAnsiTheme="minorHAnsi"/>
          <w:sz w:val="20"/>
          <w:szCs w:val="20"/>
        </w:rPr>
        <w:t>Usage of Interpreter pattern:</w:t>
      </w:r>
    </w:p>
    <w:p w:rsidR="00104B05" w:rsidRPr="00553174" w:rsidRDefault="00104B05" w:rsidP="00104B05">
      <w:pPr>
        <w:pStyle w:val="NormalWeb"/>
        <w:rPr>
          <w:rFonts w:asciiTheme="minorHAnsi" w:hAnsiTheme="minorHAnsi"/>
          <w:sz w:val="20"/>
          <w:szCs w:val="20"/>
        </w:rPr>
      </w:pPr>
      <w:r w:rsidRPr="00553174">
        <w:rPr>
          <w:rFonts w:asciiTheme="minorHAnsi" w:hAnsiTheme="minorHAnsi"/>
          <w:sz w:val="20"/>
          <w:szCs w:val="20"/>
        </w:rPr>
        <w:t xml:space="preserve">It is used: </w:t>
      </w:r>
    </w:p>
    <w:p w:rsidR="00104B05" w:rsidRPr="00553174" w:rsidRDefault="00104B05" w:rsidP="00104B05">
      <w:pPr>
        <w:numPr>
          <w:ilvl w:val="0"/>
          <w:numId w:val="303"/>
        </w:numPr>
        <w:spacing w:before="100" w:beforeAutospacing="1" w:after="100" w:afterAutospacing="1" w:line="240" w:lineRule="auto"/>
        <w:rPr>
          <w:sz w:val="20"/>
          <w:szCs w:val="20"/>
        </w:rPr>
      </w:pPr>
      <w:r w:rsidRPr="00553174">
        <w:rPr>
          <w:sz w:val="20"/>
          <w:szCs w:val="20"/>
        </w:rPr>
        <w:t>When the grammar of the language is not complicated.</w:t>
      </w:r>
    </w:p>
    <w:p w:rsidR="00104B05" w:rsidRPr="00553174" w:rsidRDefault="00104B05" w:rsidP="00104B05">
      <w:pPr>
        <w:numPr>
          <w:ilvl w:val="0"/>
          <w:numId w:val="303"/>
        </w:numPr>
        <w:spacing w:before="100" w:beforeAutospacing="1" w:after="100" w:afterAutospacing="1" w:line="240" w:lineRule="auto"/>
        <w:rPr>
          <w:sz w:val="20"/>
          <w:szCs w:val="20"/>
        </w:rPr>
      </w:pPr>
      <w:r w:rsidRPr="00553174">
        <w:rPr>
          <w:sz w:val="20"/>
          <w:szCs w:val="20"/>
        </w:rPr>
        <w:t>When the efficiency is not a priority.</w:t>
      </w:r>
    </w:p>
    <w:p w:rsidR="00104B05" w:rsidRPr="00553174" w:rsidRDefault="00104B05" w:rsidP="00104B05">
      <w:pPr>
        <w:spacing w:after="0"/>
        <w:rPr>
          <w:sz w:val="20"/>
          <w:szCs w:val="20"/>
        </w:rPr>
      </w:pPr>
      <w:r w:rsidRPr="00553174">
        <w:rPr>
          <w:sz w:val="20"/>
          <w:szCs w:val="20"/>
        </w:rPr>
        <w:pict>
          <v:rect id="_x0000_i1064" style="width:0;height:1.5pt" o:hralign="center" o:hrstd="t" o:hr="t" fillcolor="#a0a0a0" stroked="f"/>
        </w:pict>
      </w:r>
    </w:p>
    <w:p w:rsidR="00104B05" w:rsidRPr="00553174" w:rsidRDefault="00104B05" w:rsidP="00104B05">
      <w:pPr>
        <w:pStyle w:val="Heading3"/>
        <w:rPr>
          <w:rFonts w:asciiTheme="minorHAnsi" w:hAnsiTheme="minorHAnsi"/>
          <w:sz w:val="20"/>
          <w:szCs w:val="20"/>
        </w:rPr>
      </w:pPr>
      <w:r w:rsidRPr="00553174">
        <w:rPr>
          <w:rFonts w:asciiTheme="minorHAnsi" w:hAnsiTheme="minorHAnsi"/>
          <w:sz w:val="20"/>
          <w:szCs w:val="20"/>
        </w:rPr>
        <w:t>Example of Interpreter Pattern</w:t>
      </w:r>
    </w:p>
    <w:p w:rsidR="00104B05" w:rsidRPr="00553174" w:rsidRDefault="00104B05" w:rsidP="00104B05">
      <w:pPr>
        <w:pStyle w:val="NormalWeb"/>
        <w:rPr>
          <w:rFonts w:asciiTheme="minorHAnsi" w:hAnsiTheme="minorHAnsi"/>
          <w:sz w:val="20"/>
          <w:szCs w:val="20"/>
        </w:rPr>
      </w:pPr>
      <w:r w:rsidRPr="00553174">
        <w:rPr>
          <w:rFonts w:asciiTheme="minorHAnsi" w:hAnsiTheme="minorHAnsi"/>
          <w:sz w:val="20"/>
          <w:szCs w:val="20"/>
        </w:rPr>
        <w:t>Let's understand the example of Interpreter Pattern by the above UML diagram.</w:t>
      </w:r>
    </w:p>
    <w:p w:rsidR="00104B05" w:rsidRPr="00553174" w:rsidRDefault="00104B05" w:rsidP="00104B05">
      <w:pPr>
        <w:pStyle w:val="Heading4"/>
        <w:rPr>
          <w:rFonts w:asciiTheme="minorHAnsi" w:hAnsiTheme="minorHAnsi"/>
          <w:sz w:val="20"/>
          <w:szCs w:val="20"/>
        </w:rPr>
      </w:pPr>
      <w:r w:rsidRPr="00553174">
        <w:rPr>
          <w:rFonts w:asciiTheme="minorHAnsi" w:hAnsiTheme="minorHAnsi"/>
          <w:sz w:val="20"/>
          <w:szCs w:val="20"/>
        </w:rPr>
        <w:lastRenderedPageBreak/>
        <w:t>UML for Interpreter Pattern:</w:t>
      </w:r>
    </w:p>
    <w:p w:rsidR="00104B05" w:rsidRPr="00553174" w:rsidRDefault="00104B05" w:rsidP="00104B05">
      <w:pPr>
        <w:rPr>
          <w:sz w:val="20"/>
          <w:szCs w:val="20"/>
        </w:rPr>
      </w:pPr>
      <w:r w:rsidRPr="00553174">
        <w:rPr>
          <w:noProof/>
          <w:sz w:val="20"/>
          <w:szCs w:val="20"/>
        </w:rPr>
        <w:drawing>
          <wp:inline distT="0" distB="0" distL="0" distR="0">
            <wp:extent cx="6667500" cy="4191000"/>
            <wp:effectExtent l="0" t="0" r="0" b="0"/>
            <wp:docPr id="56" name="Picture 56" descr="Interpreter Pattern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Interpreter Pattern UML"/>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6667500" cy="4191000"/>
                    </a:xfrm>
                    <a:prstGeom prst="rect">
                      <a:avLst/>
                    </a:prstGeom>
                    <a:noFill/>
                    <a:ln>
                      <a:noFill/>
                    </a:ln>
                  </pic:spPr>
                </pic:pic>
              </a:graphicData>
            </a:graphic>
          </wp:inline>
        </w:drawing>
      </w:r>
    </w:p>
    <w:p w:rsidR="00104B05" w:rsidRPr="00553174" w:rsidRDefault="00104B05" w:rsidP="00104B05">
      <w:pPr>
        <w:pStyle w:val="Heading4"/>
        <w:rPr>
          <w:rFonts w:asciiTheme="minorHAnsi" w:hAnsiTheme="minorHAnsi"/>
          <w:sz w:val="20"/>
          <w:szCs w:val="20"/>
        </w:rPr>
      </w:pPr>
      <w:r w:rsidRPr="00553174">
        <w:rPr>
          <w:rFonts w:asciiTheme="minorHAnsi" w:hAnsiTheme="minorHAnsi"/>
          <w:sz w:val="20"/>
          <w:szCs w:val="20"/>
        </w:rPr>
        <w:t>Implementation of above UML</w:t>
      </w:r>
    </w:p>
    <w:p w:rsidR="00104B05" w:rsidRPr="00553174" w:rsidRDefault="00104B05" w:rsidP="00104B05">
      <w:pPr>
        <w:pStyle w:val="Heading4"/>
        <w:rPr>
          <w:rFonts w:asciiTheme="minorHAnsi" w:hAnsiTheme="minorHAnsi"/>
          <w:sz w:val="20"/>
          <w:szCs w:val="20"/>
        </w:rPr>
      </w:pPr>
      <w:r w:rsidRPr="00553174">
        <w:rPr>
          <w:rFonts w:asciiTheme="minorHAnsi" w:hAnsiTheme="minorHAnsi"/>
          <w:sz w:val="20"/>
          <w:szCs w:val="20"/>
        </w:rPr>
        <w:t>Step 1</w:t>
      </w:r>
    </w:p>
    <w:p w:rsidR="00104B05" w:rsidRPr="00553174" w:rsidRDefault="00104B05" w:rsidP="00104B05">
      <w:pPr>
        <w:pStyle w:val="NormalWeb"/>
        <w:rPr>
          <w:rFonts w:asciiTheme="minorHAnsi" w:hAnsiTheme="minorHAnsi"/>
          <w:sz w:val="20"/>
          <w:szCs w:val="20"/>
        </w:rPr>
      </w:pPr>
      <w:r w:rsidRPr="00553174">
        <w:rPr>
          <w:rFonts w:asciiTheme="minorHAnsi" w:hAnsiTheme="minorHAnsi"/>
          <w:sz w:val="20"/>
          <w:szCs w:val="20"/>
        </w:rPr>
        <w:t xml:space="preserve">Create a </w:t>
      </w:r>
      <w:r w:rsidRPr="00553174">
        <w:rPr>
          <w:rFonts w:asciiTheme="minorHAnsi" w:hAnsiTheme="minorHAnsi"/>
          <w:b/>
          <w:bCs/>
          <w:sz w:val="20"/>
          <w:szCs w:val="20"/>
        </w:rPr>
        <w:t>Pattern</w:t>
      </w:r>
      <w:r w:rsidRPr="00553174">
        <w:rPr>
          <w:rFonts w:asciiTheme="minorHAnsi" w:hAnsiTheme="minorHAnsi"/>
          <w:sz w:val="20"/>
          <w:szCs w:val="20"/>
        </w:rPr>
        <w:t xml:space="preserve"> interface.</w:t>
      </w:r>
    </w:p>
    <w:p w:rsidR="00104B05" w:rsidRPr="00553174" w:rsidRDefault="00104B05" w:rsidP="00104B05">
      <w:pPr>
        <w:numPr>
          <w:ilvl w:val="0"/>
          <w:numId w:val="304"/>
        </w:numPr>
        <w:spacing w:before="100" w:beforeAutospacing="1" w:after="100" w:afterAutospacing="1" w:line="240" w:lineRule="auto"/>
        <w:rPr>
          <w:sz w:val="20"/>
          <w:szCs w:val="20"/>
        </w:rPr>
      </w:pPr>
      <w:r w:rsidRPr="00553174">
        <w:rPr>
          <w:rStyle w:val="keyword"/>
          <w:sz w:val="20"/>
          <w:szCs w:val="20"/>
        </w:rPr>
        <w:t>public</w:t>
      </w:r>
      <w:r w:rsidRPr="00553174">
        <w:rPr>
          <w:sz w:val="20"/>
          <w:szCs w:val="20"/>
        </w:rPr>
        <w:t> </w:t>
      </w:r>
      <w:r w:rsidRPr="00553174">
        <w:rPr>
          <w:rStyle w:val="keyword"/>
          <w:sz w:val="20"/>
          <w:szCs w:val="20"/>
        </w:rPr>
        <w:t>interface</w:t>
      </w:r>
      <w:r w:rsidRPr="00553174">
        <w:rPr>
          <w:sz w:val="20"/>
          <w:szCs w:val="20"/>
        </w:rPr>
        <w:t> Pattern {  </w:t>
      </w:r>
    </w:p>
    <w:p w:rsidR="00104B05" w:rsidRPr="00553174" w:rsidRDefault="00104B05" w:rsidP="00104B05">
      <w:pPr>
        <w:numPr>
          <w:ilvl w:val="0"/>
          <w:numId w:val="304"/>
        </w:numPr>
        <w:spacing w:before="100" w:beforeAutospacing="1" w:after="100" w:afterAutospacing="1" w:line="240" w:lineRule="auto"/>
        <w:rPr>
          <w:sz w:val="20"/>
          <w:szCs w:val="20"/>
        </w:rPr>
      </w:pPr>
      <w:r w:rsidRPr="00553174">
        <w:rPr>
          <w:sz w:val="20"/>
          <w:szCs w:val="20"/>
        </w:rPr>
        <w:t>    </w:t>
      </w:r>
      <w:r w:rsidRPr="00553174">
        <w:rPr>
          <w:rStyle w:val="keyword"/>
          <w:sz w:val="20"/>
          <w:szCs w:val="20"/>
        </w:rPr>
        <w:t>public</w:t>
      </w:r>
      <w:r w:rsidRPr="00553174">
        <w:rPr>
          <w:sz w:val="20"/>
          <w:szCs w:val="20"/>
        </w:rPr>
        <w:t> String conversion(String exp);  </w:t>
      </w:r>
    </w:p>
    <w:p w:rsidR="00104B05" w:rsidRPr="00553174" w:rsidRDefault="00104B05" w:rsidP="00104B05">
      <w:pPr>
        <w:numPr>
          <w:ilvl w:val="0"/>
          <w:numId w:val="304"/>
        </w:numPr>
        <w:spacing w:before="100" w:beforeAutospacing="1" w:after="100" w:afterAutospacing="1" w:line="240" w:lineRule="auto"/>
        <w:rPr>
          <w:sz w:val="20"/>
          <w:szCs w:val="20"/>
        </w:rPr>
      </w:pPr>
      <w:r w:rsidRPr="00553174">
        <w:rPr>
          <w:sz w:val="20"/>
          <w:szCs w:val="20"/>
        </w:rPr>
        <w:t>}  </w:t>
      </w:r>
    </w:p>
    <w:p w:rsidR="00104B05" w:rsidRPr="00553174" w:rsidRDefault="00104B05" w:rsidP="00104B05">
      <w:pPr>
        <w:pStyle w:val="Heading4"/>
        <w:rPr>
          <w:rFonts w:asciiTheme="minorHAnsi" w:hAnsiTheme="minorHAnsi"/>
          <w:sz w:val="20"/>
          <w:szCs w:val="20"/>
        </w:rPr>
      </w:pPr>
      <w:r w:rsidRPr="00553174">
        <w:rPr>
          <w:rFonts w:asciiTheme="minorHAnsi" w:hAnsiTheme="minorHAnsi"/>
          <w:sz w:val="20"/>
          <w:szCs w:val="20"/>
        </w:rPr>
        <w:t>Step 2</w:t>
      </w:r>
    </w:p>
    <w:p w:rsidR="00104B05" w:rsidRPr="00553174" w:rsidRDefault="00104B05" w:rsidP="00104B05">
      <w:pPr>
        <w:pStyle w:val="NormalWeb"/>
        <w:rPr>
          <w:rFonts w:asciiTheme="minorHAnsi" w:hAnsiTheme="minorHAnsi"/>
          <w:sz w:val="20"/>
          <w:szCs w:val="20"/>
        </w:rPr>
      </w:pPr>
      <w:r w:rsidRPr="00553174">
        <w:rPr>
          <w:rFonts w:asciiTheme="minorHAnsi" w:hAnsiTheme="minorHAnsi"/>
          <w:sz w:val="20"/>
          <w:szCs w:val="20"/>
        </w:rPr>
        <w:t xml:space="preserve">Create </w:t>
      </w:r>
      <w:proofErr w:type="gramStart"/>
      <w:r w:rsidRPr="00553174">
        <w:rPr>
          <w:rFonts w:asciiTheme="minorHAnsi" w:hAnsiTheme="minorHAnsi"/>
          <w:sz w:val="20"/>
          <w:szCs w:val="20"/>
        </w:rPr>
        <w:t>a</w:t>
      </w:r>
      <w:proofErr w:type="gramEnd"/>
      <w:r w:rsidRPr="00553174">
        <w:rPr>
          <w:rFonts w:asciiTheme="minorHAnsi" w:hAnsiTheme="minorHAnsi"/>
          <w:sz w:val="20"/>
          <w:szCs w:val="20"/>
        </w:rPr>
        <w:t xml:space="preserve"> </w:t>
      </w:r>
      <w:r w:rsidRPr="00553174">
        <w:rPr>
          <w:rFonts w:asciiTheme="minorHAnsi" w:hAnsiTheme="minorHAnsi"/>
          <w:b/>
          <w:bCs/>
          <w:sz w:val="20"/>
          <w:szCs w:val="20"/>
        </w:rPr>
        <w:t>InfixToPostfixPattern</w:t>
      </w:r>
      <w:r w:rsidRPr="00553174">
        <w:rPr>
          <w:rFonts w:asciiTheme="minorHAnsi" w:hAnsiTheme="minorHAnsi"/>
          <w:sz w:val="20"/>
          <w:szCs w:val="20"/>
        </w:rPr>
        <w:t xml:space="preserve"> class that will allow what kind of pattern you want to convert.</w:t>
      </w:r>
    </w:p>
    <w:p w:rsidR="00104B05" w:rsidRPr="00553174" w:rsidRDefault="00104B05" w:rsidP="00104B05">
      <w:pPr>
        <w:rPr>
          <w:sz w:val="20"/>
          <w:szCs w:val="20"/>
        </w:rPr>
      </w:pPr>
      <w:r w:rsidRPr="00553174">
        <w:rPr>
          <w:sz w:val="20"/>
          <w:szCs w:val="20"/>
        </w:rPr>
        <w:t>File: InfixToPostfixPattern.java</w:t>
      </w:r>
    </w:p>
    <w:p w:rsidR="00104B05" w:rsidRPr="00553174" w:rsidRDefault="00104B05" w:rsidP="00104B05">
      <w:pPr>
        <w:numPr>
          <w:ilvl w:val="0"/>
          <w:numId w:val="305"/>
        </w:numPr>
        <w:spacing w:before="100" w:beforeAutospacing="1" w:after="100" w:afterAutospacing="1" w:line="240" w:lineRule="auto"/>
        <w:rPr>
          <w:sz w:val="20"/>
          <w:szCs w:val="20"/>
        </w:rPr>
      </w:pPr>
      <w:r w:rsidRPr="00553174">
        <w:rPr>
          <w:rStyle w:val="keyword"/>
          <w:sz w:val="20"/>
          <w:szCs w:val="20"/>
        </w:rPr>
        <w:t>import</w:t>
      </w:r>
      <w:r w:rsidRPr="00553174">
        <w:rPr>
          <w:sz w:val="20"/>
          <w:szCs w:val="20"/>
        </w:rPr>
        <w:t> java.util.Stack;  </w:t>
      </w:r>
    </w:p>
    <w:p w:rsidR="00104B05" w:rsidRPr="00553174" w:rsidRDefault="00104B05" w:rsidP="00104B05">
      <w:pPr>
        <w:numPr>
          <w:ilvl w:val="0"/>
          <w:numId w:val="305"/>
        </w:numPr>
        <w:spacing w:before="100" w:beforeAutospacing="1" w:after="100" w:afterAutospacing="1" w:line="240" w:lineRule="auto"/>
        <w:rPr>
          <w:sz w:val="20"/>
          <w:szCs w:val="20"/>
        </w:rPr>
      </w:pPr>
      <w:r w:rsidRPr="00553174">
        <w:rPr>
          <w:rStyle w:val="keyword"/>
          <w:sz w:val="20"/>
          <w:szCs w:val="20"/>
        </w:rPr>
        <w:t>public</w:t>
      </w:r>
      <w:r w:rsidRPr="00553174">
        <w:rPr>
          <w:sz w:val="20"/>
          <w:szCs w:val="20"/>
        </w:rPr>
        <w:t> </w:t>
      </w:r>
      <w:r w:rsidRPr="00553174">
        <w:rPr>
          <w:rStyle w:val="keyword"/>
          <w:sz w:val="20"/>
          <w:szCs w:val="20"/>
        </w:rPr>
        <w:t>class</w:t>
      </w:r>
      <w:r w:rsidRPr="00553174">
        <w:rPr>
          <w:sz w:val="20"/>
          <w:szCs w:val="20"/>
        </w:rPr>
        <w:t> InfixToPostfixPattern </w:t>
      </w:r>
      <w:r w:rsidRPr="00553174">
        <w:rPr>
          <w:rStyle w:val="keyword"/>
          <w:sz w:val="20"/>
          <w:szCs w:val="20"/>
        </w:rPr>
        <w:t>implements</w:t>
      </w:r>
      <w:r w:rsidRPr="00553174">
        <w:rPr>
          <w:sz w:val="20"/>
          <w:szCs w:val="20"/>
        </w:rPr>
        <w:t> Pattern{  </w:t>
      </w:r>
    </w:p>
    <w:p w:rsidR="00104B05" w:rsidRPr="00553174" w:rsidRDefault="00104B05" w:rsidP="00104B05">
      <w:pPr>
        <w:numPr>
          <w:ilvl w:val="0"/>
          <w:numId w:val="305"/>
        </w:numPr>
        <w:spacing w:before="100" w:beforeAutospacing="1" w:after="100" w:afterAutospacing="1" w:line="240" w:lineRule="auto"/>
        <w:rPr>
          <w:sz w:val="20"/>
          <w:szCs w:val="20"/>
        </w:rPr>
      </w:pPr>
      <w:r w:rsidRPr="00553174">
        <w:rPr>
          <w:sz w:val="20"/>
          <w:szCs w:val="20"/>
        </w:rPr>
        <w:t>    </w:t>
      </w:r>
      <w:r w:rsidRPr="00553174">
        <w:rPr>
          <w:rStyle w:val="annotation"/>
          <w:sz w:val="20"/>
          <w:szCs w:val="20"/>
        </w:rPr>
        <w:t>@Override</w:t>
      </w:r>
      <w:r w:rsidRPr="00553174">
        <w:rPr>
          <w:sz w:val="20"/>
          <w:szCs w:val="20"/>
        </w:rPr>
        <w:t>  </w:t>
      </w:r>
    </w:p>
    <w:p w:rsidR="00104B05" w:rsidRPr="00553174" w:rsidRDefault="00104B05" w:rsidP="00104B05">
      <w:pPr>
        <w:numPr>
          <w:ilvl w:val="0"/>
          <w:numId w:val="305"/>
        </w:numPr>
        <w:spacing w:before="100" w:beforeAutospacing="1" w:after="100" w:afterAutospacing="1" w:line="240" w:lineRule="auto"/>
        <w:rPr>
          <w:sz w:val="20"/>
          <w:szCs w:val="20"/>
        </w:rPr>
      </w:pPr>
      <w:r w:rsidRPr="00553174">
        <w:rPr>
          <w:sz w:val="20"/>
          <w:szCs w:val="20"/>
        </w:rPr>
        <w:t>    </w:t>
      </w:r>
      <w:r w:rsidRPr="00553174">
        <w:rPr>
          <w:rStyle w:val="keyword"/>
          <w:sz w:val="20"/>
          <w:szCs w:val="20"/>
        </w:rPr>
        <w:t>public</w:t>
      </w:r>
      <w:r w:rsidRPr="00553174">
        <w:rPr>
          <w:sz w:val="20"/>
          <w:szCs w:val="20"/>
        </w:rPr>
        <w:t> String conversion(String exp) {  </w:t>
      </w:r>
    </w:p>
    <w:p w:rsidR="00104B05" w:rsidRPr="00553174" w:rsidRDefault="00104B05" w:rsidP="00104B05">
      <w:pPr>
        <w:numPr>
          <w:ilvl w:val="0"/>
          <w:numId w:val="305"/>
        </w:numPr>
        <w:spacing w:before="100" w:beforeAutospacing="1" w:after="100" w:afterAutospacing="1" w:line="240" w:lineRule="auto"/>
        <w:rPr>
          <w:sz w:val="20"/>
          <w:szCs w:val="20"/>
        </w:rPr>
      </w:pPr>
      <w:r w:rsidRPr="00553174">
        <w:rPr>
          <w:sz w:val="20"/>
          <w:szCs w:val="20"/>
        </w:rPr>
        <w:t>        </w:t>
      </w:r>
      <w:proofErr w:type="gramStart"/>
      <w:r w:rsidRPr="00553174">
        <w:rPr>
          <w:rStyle w:val="keyword"/>
          <w:sz w:val="20"/>
          <w:szCs w:val="20"/>
        </w:rPr>
        <w:t>int</w:t>
      </w:r>
      <w:proofErr w:type="gramEnd"/>
      <w:r w:rsidRPr="00553174">
        <w:rPr>
          <w:sz w:val="20"/>
          <w:szCs w:val="20"/>
        </w:rPr>
        <w:t> priority = </w:t>
      </w:r>
      <w:r w:rsidRPr="00553174">
        <w:rPr>
          <w:rStyle w:val="number"/>
          <w:sz w:val="20"/>
          <w:szCs w:val="20"/>
        </w:rPr>
        <w:t>0</w:t>
      </w:r>
      <w:r w:rsidRPr="00553174">
        <w:rPr>
          <w:sz w:val="20"/>
          <w:szCs w:val="20"/>
        </w:rPr>
        <w:t>;</w:t>
      </w:r>
      <w:r w:rsidRPr="00553174">
        <w:rPr>
          <w:rStyle w:val="comment"/>
          <w:sz w:val="20"/>
          <w:szCs w:val="20"/>
        </w:rPr>
        <w:t>// for the priority of operators.</w:t>
      </w:r>
      <w:r w:rsidRPr="00553174">
        <w:rPr>
          <w:sz w:val="20"/>
          <w:szCs w:val="20"/>
        </w:rPr>
        <w:t>  </w:t>
      </w:r>
    </w:p>
    <w:p w:rsidR="00104B05" w:rsidRPr="00553174" w:rsidRDefault="00104B05" w:rsidP="00104B05">
      <w:pPr>
        <w:numPr>
          <w:ilvl w:val="0"/>
          <w:numId w:val="305"/>
        </w:numPr>
        <w:spacing w:before="100" w:beforeAutospacing="1" w:after="100" w:afterAutospacing="1" w:line="240" w:lineRule="auto"/>
        <w:rPr>
          <w:sz w:val="20"/>
          <w:szCs w:val="20"/>
        </w:rPr>
      </w:pPr>
      <w:r w:rsidRPr="00553174">
        <w:rPr>
          <w:sz w:val="20"/>
          <w:szCs w:val="20"/>
        </w:rPr>
        <w:lastRenderedPageBreak/>
        <w:t>       String postfix = </w:t>
      </w:r>
      <w:r w:rsidRPr="00553174">
        <w:rPr>
          <w:rStyle w:val="string"/>
          <w:sz w:val="20"/>
          <w:szCs w:val="20"/>
        </w:rPr>
        <w:t>""</w:t>
      </w:r>
      <w:r w:rsidRPr="00553174">
        <w:rPr>
          <w:sz w:val="20"/>
          <w:szCs w:val="20"/>
        </w:rPr>
        <w:t>;  </w:t>
      </w:r>
    </w:p>
    <w:p w:rsidR="00104B05" w:rsidRPr="00553174" w:rsidRDefault="00104B05" w:rsidP="00104B05">
      <w:pPr>
        <w:numPr>
          <w:ilvl w:val="0"/>
          <w:numId w:val="305"/>
        </w:numPr>
        <w:spacing w:before="100" w:beforeAutospacing="1" w:after="100" w:afterAutospacing="1" w:line="240" w:lineRule="auto"/>
        <w:rPr>
          <w:sz w:val="20"/>
          <w:szCs w:val="20"/>
        </w:rPr>
      </w:pPr>
      <w:r w:rsidRPr="00553174">
        <w:rPr>
          <w:sz w:val="20"/>
          <w:szCs w:val="20"/>
        </w:rPr>
        <w:t>        Stack&lt;Character&gt; s1 = </w:t>
      </w:r>
      <w:r w:rsidRPr="00553174">
        <w:rPr>
          <w:rStyle w:val="keyword"/>
          <w:sz w:val="20"/>
          <w:szCs w:val="20"/>
        </w:rPr>
        <w:t>new</w:t>
      </w:r>
      <w:r w:rsidRPr="00553174">
        <w:rPr>
          <w:sz w:val="20"/>
          <w:szCs w:val="20"/>
        </w:rPr>
        <w:t> Stack&lt;Character&gt;();  </w:t>
      </w:r>
    </w:p>
    <w:p w:rsidR="00104B05" w:rsidRPr="00553174" w:rsidRDefault="00104B05" w:rsidP="00104B05">
      <w:pPr>
        <w:numPr>
          <w:ilvl w:val="0"/>
          <w:numId w:val="305"/>
        </w:numPr>
        <w:spacing w:before="100" w:beforeAutospacing="1" w:after="100" w:afterAutospacing="1" w:line="240" w:lineRule="auto"/>
        <w:rPr>
          <w:sz w:val="20"/>
          <w:szCs w:val="20"/>
        </w:rPr>
      </w:pPr>
      <w:r w:rsidRPr="00553174">
        <w:rPr>
          <w:sz w:val="20"/>
          <w:szCs w:val="20"/>
        </w:rPr>
        <w:t>       </w:t>
      </w:r>
      <w:r w:rsidRPr="00553174">
        <w:rPr>
          <w:rStyle w:val="keyword"/>
          <w:sz w:val="20"/>
          <w:szCs w:val="20"/>
        </w:rPr>
        <w:t>for</w:t>
      </w:r>
      <w:r w:rsidRPr="00553174">
        <w:rPr>
          <w:sz w:val="20"/>
          <w:szCs w:val="20"/>
        </w:rPr>
        <w:t> (</w:t>
      </w:r>
      <w:r w:rsidRPr="00553174">
        <w:rPr>
          <w:rStyle w:val="keyword"/>
          <w:sz w:val="20"/>
          <w:szCs w:val="20"/>
        </w:rPr>
        <w:t>int</w:t>
      </w:r>
      <w:r w:rsidRPr="00553174">
        <w:rPr>
          <w:sz w:val="20"/>
          <w:szCs w:val="20"/>
        </w:rPr>
        <w:t> i = </w:t>
      </w:r>
      <w:r w:rsidRPr="00553174">
        <w:rPr>
          <w:rStyle w:val="number"/>
          <w:sz w:val="20"/>
          <w:szCs w:val="20"/>
        </w:rPr>
        <w:t>0</w:t>
      </w:r>
      <w:r w:rsidRPr="00553174">
        <w:rPr>
          <w:sz w:val="20"/>
          <w:szCs w:val="20"/>
        </w:rPr>
        <w:t>; i &lt; exp.length(); i++)  </w:t>
      </w:r>
    </w:p>
    <w:p w:rsidR="00104B05" w:rsidRPr="00553174" w:rsidRDefault="00104B05" w:rsidP="00104B05">
      <w:pPr>
        <w:numPr>
          <w:ilvl w:val="0"/>
          <w:numId w:val="305"/>
        </w:numPr>
        <w:spacing w:before="100" w:beforeAutospacing="1" w:after="100" w:afterAutospacing="1" w:line="240" w:lineRule="auto"/>
        <w:rPr>
          <w:sz w:val="20"/>
          <w:szCs w:val="20"/>
        </w:rPr>
      </w:pPr>
      <w:r w:rsidRPr="00553174">
        <w:rPr>
          <w:sz w:val="20"/>
          <w:szCs w:val="20"/>
        </w:rPr>
        <w:t>        {  </w:t>
      </w:r>
    </w:p>
    <w:p w:rsidR="00104B05" w:rsidRPr="00553174" w:rsidRDefault="00104B05" w:rsidP="00104B05">
      <w:pPr>
        <w:numPr>
          <w:ilvl w:val="0"/>
          <w:numId w:val="305"/>
        </w:numPr>
        <w:spacing w:before="100" w:beforeAutospacing="1" w:after="100" w:afterAutospacing="1" w:line="240" w:lineRule="auto"/>
        <w:rPr>
          <w:sz w:val="20"/>
          <w:szCs w:val="20"/>
        </w:rPr>
      </w:pPr>
      <w:r w:rsidRPr="00553174">
        <w:rPr>
          <w:sz w:val="20"/>
          <w:szCs w:val="20"/>
        </w:rPr>
        <w:t>           </w:t>
      </w:r>
      <w:r w:rsidRPr="00553174">
        <w:rPr>
          <w:rStyle w:val="keyword"/>
          <w:sz w:val="20"/>
          <w:szCs w:val="20"/>
        </w:rPr>
        <w:t>char</w:t>
      </w:r>
      <w:r w:rsidRPr="00553174">
        <w:rPr>
          <w:sz w:val="20"/>
          <w:szCs w:val="20"/>
        </w:rPr>
        <w:t> ch = exp.charAt(i);  </w:t>
      </w:r>
    </w:p>
    <w:p w:rsidR="00104B05" w:rsidRPr="00553174" w:rsidRDefault="00104B05" w:rsidP="00104B05">
      <w:pPr>
        <w:numPr>
          <w:ilvl w:val="0"/>
          <w:numId w:val="305"/>
        </w:numPr>
        <w:spacing w:before="100" w:beforeAutospacing="1" w:after="100" w:afterAutospacing="1" w:line="240" w:lineRule="auto"/>
        <w:rPr>
          <w:sz w:val="20"/>
          <w:szCs w:val="20"/>
        </w:rPr>
      </w:pPr>
      <w:r w:rsidRPr="00553174">
        <w:rPr>
          <w:sz w:val="20"/>
          <w:szCs w:val="20"/>
        </w:rPr>
        <w:t>           </w:t>
      </w:r>
      <w:r w:rsidRPr="00553174">
        <w:rPr>
          <w:rStyle w:val="keyword"/>
          <w:sz w:val="20"/>
          <w:szCs w:val="20"/>
        </w:rPr>
        <w:t>if</w:t>
      </w:r>
      <w:r w:rsidRPr="00553174">
        <w:rPr>
          <w:sz w:val="20"/>
          <w:szCs w:val="20"/>
        </w:rPr>
        <w:t> (ch == </w:t>
      </w:r>
      <w:r w:rsidRPr="00553174">
        <w:rPr>
          <w:rStyle w:val="string"/>
          <w:sz w:val="20"/>
          <w:szCs w:val="20"/>
        </w:rPr>
        <w:t>'+'</w:t>
      </w:r>
      <w:r w:rsidRPr="00553174">
        <w:rPr>
          <w:sz w:val="20"/>
          <w:szCs w:val="20"/>
        </w:rPr>
        <w:t> || ch == </w:t>
      </w:r>
      <w:r w:rsidRPr="00553174">
        <w:rPr>
          <w:rStyle w:val="string"/>
          <w:sz w:val="20"/>
          <w:szCs w:val="20"/>
        </w:rPr>
        <w:t>'-'</w:t>
      </w:r>
      <w:r w:rsidRPr="00553174">
        <w:rPr>
          <w:sz w:val="20"/>
          <w:szCs w:val="20"/>
        </w:rPr>
        <w:t> || ch == </w:t>
      </w:r>
      <w:r w:rsidRPr="00553174">
        <w:rPr>
          <w:rStyle w:val="string"/>
          <w:sz w:val="20"/>
          <w:szCs w:val="20"/>
        </w:rPr>
        <w:t>'*'</w:t>
      </w:r>
      <w:r w:rsidRPr="00553174">
        <w:rPr>
          <w:sz w:val="20"/>
          <w:szCs w:val="20"/>
        </w:rPr>
        <w:t> || ch == </w:t>
      </w:r>
      <w:r w:rsidRPr="00553174">
        <w:rPr>
          <w:rStyle w:val="string"/>
          <w:sz w:val="20"/>
          <w:szCs w:val="20"/>
        </w:rPr>
        <w:t>'/'</w:t>
      </w:r>
      <w:r w:rsidRPr="00553174">
        <w:rPr>
          <w:sz w:val="20"/>
          <w:szCs w:val="20"/>
        </w:rPr>
        <w:t>||ch==</w:t>
      </w:r>
      <w:r w:rsidRPr="00553174">
        <w:rPr>
          <w:rStyle w:val="string"/>
          <w:sz w:val="20"/>
          <w:szCs w:val="20"/>
        </w:rPr>
        <w:t>'%'</w:t>
      </w:r>
      <w:r w:rsidRPr="00553174">
        <w:rPr>
          <w:sz w:val="20"/>
          <w:szCs w:val="20"/>
        </w:rPr>
        <w:t>)  </w:t>
      </w:r>
    </w:p>
    <w:p w:rsidR="00104B05" w:rsidRPr="00553174" w:rsidRDefault="00104B05" w:rsidP="00104B05">
      <w:pPr>
        <w:numPr>
          <w:ilvl w:val="0"/>
          <w:numId w:val="305"/>
        </w:numPr>
        <w:spacing w:before="100" w:beforeAutospacing="1" w:after="100" w:afterAutospacing="1" w:line="240" w:lineRule="auto"/>
        <w:rPr>
          <w:sz w:val="20"/>
          <w:szCs w:val="20"/>
        </w:rPr>
      </w:pPr>
      <w:r w:rsidRPr="00553174">
        <w:rPr>
          <w:sz w:val="20"/>
          <w:szCs w:val="20"/>
        </w:rPr>
        <w:t>           {  </w:t>
      </w:r>
    </w:p>
    <w:p w:rsidR="00104B05" w:rsidRPr="00553174" w:rsidRDefault="00104B05" w:rsidP="00104B05">
      <w:pPr>
        <w:numPr>
          <w:ilvl w:val="0"/>
          <w:numId w:val="305"/>
        </w:numPr>
        <w:spacing w:before="100" w:beforeAutospacing="1" w:after="100" w:afterAutospacing="1" w:line="240" w:lineRule="auto"/>
        <w:rPr>
          <w:sz w:val="20"/>
          <w:szCs w:val="20"/>
        </w:rPr>
      </w:pPr>
      <w:r w:rsidRPr="00553174">
        <w:rPr>
          <w:sz w:val="20"/>
          <w:szCs w:val="20"/>
        </w:rPr>
        <w:t>              </w:t>
      </w:r>
      <w:r w:rsidRPr="00553174">
        <w:rPr>
          <w:rStyle w:val="comment"/>
          <w:sz w:val="20"/>
          <w:szCs w:val="20"/>
        </w:rPr>
        <w:t>// check the precedence</w:t>
      </w:r>
      <w:r w:rsidRPr="00553174">
        <w:rPr>
          <w:sz w:val="20"/>
          <w:szCs w:val="20"/>
        </w:rPr>
        <w:t>  </w:t>
      </w:r>
    </w:p>
    <w:p w:rsidR="00104B05" w:rsidRPr="00553174" w:rsidRDefault="00104B05" w:rsidP="00104B05">
      <w:pPr>
        <w:numPr>
          <w:ilvl w:val="0"/>
          <w:numId w:val="305"/>
        </w:numPr>
        <w:spacing w:before="100" w:beforeAutospacing="1" w:after="100" w:afterAutospacing="1" w:line="240" w:lineRule="auto"/>
        <w:rPr>
          <w:sz w:val="20"/>
          <w:szCs w:val="20"/>
        </w:rPr>
      </w:pPr>
      <w:r w:rsidRPr="00553174">
        <w:rPr>
          <w:sz w:val="20"/>
          <w:szCs w:val="20"/>
        </w:rPr>
        <w:t>              </w:t>
      </w:r>
      <w:r w:rsidRPr="00553174">
        <w:rPr>
          <w:rStyle w:val="keyword"/>
          <w:sz w:val="20"/>
          <w:szCs w:val="20"/>
        </w:rPr>
        <w:t>if</w:t>
      </w:r>
      <w:r w:rsidRPr="00553174">
        <w:rPr>
          <w:sz w:val="20"/>
          <w:szCs w:val="20"/>
        </w:rPr>
        <w:t> (s1.size() &lt;= </w:t>
      </w:r>
      <w:r w:rsidRPr="00553174">
        <w:rPr>
          <w:rStyle w:val="number"/>
          <w:sz w:val="20"/>
          <w:szCs w:val="20"/>
        </w:rPr>
        <w:t>0</w:t>
      </w:r>
      <w:r w:rsidRPr="00553174">
        <w:rPr>
          <w:sz w:val="20"/>
          <w:szCs w:val="20"/>
        </w:rPr>
        <w:t>)  </w:t>
      </w:r>
    </w:p>
    <w:p w:rsidR="00104B05" w:rsidRPr="00553174" w:rsidRDefault="00104B05" w:rsidP="00104B05">
      <w:pPr>
        <w:numPr>
          <w:ilvl w:val="0"/>
          <w:numId w:val="305"/>
        </w:numPr>
        <w:spacing w:before="100" w:beforeAutospacing="1" w:after="100" w:afterAutospacing="1" w:line="240" w:lineRule="auto"/>
        <w:rPr>
          <w:sz w:val="20"/>
          <w:szCs w:val="20"/>
        </w:rPr>
      </w:pPr>
      <w:r w:rsidRPr="00553174">
        <w:rPr>
          <w:sz w:val="20"/>
          <w:szCs w:val="20"/>
        </w:rPr>
        <w:t>                 s1.push(ch);  </w:t>
      </w:r>
    </w:p>
    <w:p w:rsidR="00104B05" w:rsidRPr="00553174" w:rsidRDefault="00104B05" w:rsidP="00104B05">
      <w:pPr>
        <w:numPr>
          <w:ilvl w:val="0"/>
          <w:numId w:val="305"/>
        </w:numPr>
        <w:spacing w:before="100" w:beforeAutospacing="1" w:after="100" w:afterAutospacing="1" w:line="240" w:lineRule="auto"/>
        <w:rPr>
          <w:sz w:val="20"/>
          <w:szCs w:val="20"/>
        </w:rPr>
      </w:pPr>
      <w:r w:rsidRPr="00553174">
        <w:rPr>
          <w:sz w:val="20"/>
          <w:szCs w:val="20"/>
        </w:rPr>
        <w:t>           }  </w:t>
      </w:r>
    </w:p>
    <w:p w:rsidR="00104B05" w:rsidRPr="00553174" w:rsidRDefault="00104B05" w:rsidP="00104B05">
      <w:pPr>
        <w:numPr>
          <w:ilvl w:val="0"/>
          <w:numId w:val="305"/>
        </w:numPr>
        <w:spacing w:before="100" w:beforeAutospacing="1" w:after="100" w:afterAutospacing="1" w:line="240" w:lineRule="auto"/>
        <w:rPr>
          <w:sz w:val="20"/>
          <w:szCs w:val="20"/>
        </w:rPr>
      </w:pPr>
      <w:r w:rsidRPr="00553174">
        <w:rPr>
          <w:sz w:val="20"/>
          <w:szCs w:val="20"/>
        </w:rPr>
        <w:t>           </w:t>
      </w:r>
      <w:r w:rsidRPr="00553174">
        <w:rPr>
          <w:rStyle w:val="keyword"/>
          <w:sz w:val="20"/>
          <w:szCs w:val="20"/>
        </w:rPr>
        <w:t>else</w:t>
      </w:r>
      <w:r w:rsidRPr="00553174">
        <w:rPr>
          <w:sz w:val="20"/>
          <w:szCs w:val="20"/>
        </w:rPr>
        <w:t>  </w:t>
      </w:r>
    </w:p>
    <w:p w:rsidR="00104B05" w:rsidRPr="00553174" w:rsidRDefault="00104B05" w:rsidP="00104B05">
      <w:pPr>
        <w:numPr>
          <w:ilvl w:val="0"/>
          <w:numId w:val="305"/>
        </w:numPr>
        <w:spacing w:before="100" w:beforeAutospacing="1" w:after="100" w:afterAutospacing="1" w:line="240" w:lineRule="auto"/>
        <w:rPr>
          <w:sz w:val="20"/>
          <w:szCs w:val="20"/>
        </w:rPr>
      </w:pPr>
      <w:r w:rsidRPr="00553174">
        <w:rPr>
          <w:sz w:val="20"/>
          <w:szCs w:val="20"/>
        </w:rPr>
        <w:t>              {  </w:t>
      </w:r>
    </w:p>
    <w:p w:rsidR="00104B05" w:rsidRPr="00553174" w:rsidRDefault="00104B05" w:rsidP="00104B05">
      <w:pPr>
        <w:numPr>
          <w:ilvl w:val="0"/>
          <w:numId w:val="305"/>
        </w:numPr>
        <w:spacing w:before="100" w:beforeAutospacing="1" w:after="100" w:afterAutospacing="1" w:line="240" w:lineRule="auto"/>
        <w:rPr>
          <w:sz w:val="20"/>
          <w:szCs w:val="20"/>
        </w:rPr>
      </w:pPr>
      <w:r w:rsidRPr="00553174">
        <w:rPr>
          <w:sz w:val="20"/>
          <w:szCs w:val="20"/>
        </w:rPr>
        <w:t>                 Character chTop = (Character) s1.peek();  </w:t>
      </w:r>
    </w:p>
    <w:p w:rsidR="00104B05" w:rsidRPr="00553174" w:rsidRDefault="00104B05" w:rsidP="00104B05">
      <w:pPr>
        <w:numPr>
          <w:ilvl w:val="0"/>
          <w:numId w:val="305"/>
        </w:numPr>
        <w:spacing w:before="100" w:beforeAutospacing="1" w:after="100" w:afterAutospacing="1" w:line="240" w:lineRule="auto"/>
        <w:rPr>
          <w:sz w:val="20"/>
          <w:szCs w:val="20"/>
        </w:rPr>
      </w:pPr>
      <w:r w:rsidRPr="00553174">
        <w:rPr>
          <w:sz w:val="20"/>
          <w:szCs w:val="20"/>
        </w:rPr>
        <w:t>                 </w:t>
      </w:r>
      <w:r w:rsidRPr="00553174">
        <w:rPr>
          <w:rStyle w:val="keyword"/>
          <w:sz w:val="20"/>
          <w:szCs w:val="20"/>
        </w:rPr>
        <w:t>if</w:t>
      </w:r>
      <w:r w:rsidRPr="00553174">
        <w:rPr>
          <w:sz w:val="20"/>
          <w:szCs w:val="20"/>
        </w:rPr>
        <w:t> (chTop == </w:t>
      </w:r>
      <w:r w:rsidRPr="00553174">
        <w:rPr>
          <w:rStyle w:val="string"/>
          <w:sz w:val="20"/>
          <w:szCs w:val="20"/>
        </w:rPr>
        <w:t>'*'</w:t>
      </w:r>
      <w:r w:rsidRPr="00553174">
        <w:rPr>
          <w:sz w:val="20"/>
          <w:szCs w:val="20"/>
        </w:rPr>
        <w:t> || chTop == </w:t>
      </w:r>
      <w:r w:rsidRPr="00553174">
        <w:rPr>
          <w:rStyle w:val="string"/>
          <w:sz w:val="20"/>
          <w:szCs w:val="20"/>
        </w:rPr>
        <w:t>'/'</w:t>
      </w:r>
      <w:r w:rsidRPr="00553174">
        <w:rPr>
          <w:sz w:val="20"/>
          <w:szCs w:val="20"/>
        </w:rPr>
        <w:t>)  </w:t>
      </w:r>
    </w:p>
    <w:p w:rsidR="00104B05" w:rsidRPr="00553174" w:rsidRDefault="00104B05" w:rsidP="00104B05">
      <w:pPr>
        <w:numPr>
          <w:ilvl w:val="0"/>
          <w:numId w:val="305"/>
        </w:numPr>
        <w:spacing w:before="100" w:beforeAutospacing="1" w:after="100" w:afterAutospacing="1" w:line="240" w:lineRule="auto"/>
        <w:rPr>
          <w:sz w:val="20"/>
          <w:szCs w:val="20"/>
        </w:rPr>
      </w:pPr>
      <w:r w:rsidRPr="00553174">
        <w:rPr>
          <w:sz w:val="20"/>
          <w:szCs w:val="20"/>
        </w:rPr>
        <w:t>                    priority = </w:t>
      </w:r>
      <w:r w:rsidRPr="00553174">
        <w:rPr>
          <w:rStyle w:val="number"/>
          <w:sz w:val="20"/>
          <w:szCs w:val="20"/>
        </w:rPr>
        <w:t>1</w:t>
      </w:r>
      <w:r w:rsidRPr="00553174">
        <w:rPr>
          <w:sz w:val="20"/>
          <w:szCs w:val="20"/>
        </w:rPr>
        <w:t>;  </w:t>
      </w:r>
    </w:p>
    <w:p w:rsidR="00104B05" w:rsidRPr="00553174" w:rsidRDefault="00104B05" w:rsidP="00104B05">
      <w:pPr>
        <w:numPr>
          <w:ilvl w:val="0"/>
          <w:numId w:val="305"/>
        </w:numPr>
        <w:spacing w:before="100" w:beforeAutospacing="1" w:after="100" w:afterAutospacing="1" w:line="240" w:lineRule="auto"/>
        <w:rPr>
          <w:sz w:val="20"/>
          <w:szCs w:val="20"/>
        </w:rPr>
      </w:pPr>
      <w:r w:rsidRPr="00553174">
        <w:rPr>
          <w:sz w:val="20"/>
          <w:szCs w:val="20"/>
        </w:rPr>
        <w:t>                 </w:t>
      </w:r>
      <w:r w:rsidRPr="00553174">
        <w:rPr>
          <w:rStyle w:val="keyword"/>
          <w:sz w:val="20"/>
          <w:szCs w:val="20"/>
        </w:rPr>
        <w:t>else</w:t>
      </w:r>
      <w:r w:rsidRPr="00553174">
        <w:rPr>
          <w:sz w:val="20"/>
          <w:szCs w:val="20"/>
        </w:rPr>
        <w:t>  </w:t>
      </w:r>
    </w:p>
    <w:p w:rsidR="00104B05" w:rsidRPr="00553174" w:rsidRDefault="00104B05" w:rsidP="00104B05">
      <w:pPr>
        <w:numPr>
          <w:ilvl w:val="0"/>
          <w:numId w:val="305"/>
        </w:numPr>
        <w:spacing w:before="100" w:beforeAutospacing="1" w:after="100" w:afterAutospacing="1" w:line="240" w:lineRule="auto"/>
        <w:rPr>
          <w:sz w:val="20"/>
          <w:szCs w:val="20"/>
        </w:rPr>
      </w:pPr>
      <w:r w:rsidRPr="00553174">
        <w:rPr>
          <w:sz w:val="20"/>
          <w:szCs w:val="20"/>
        </w:rPr>
        <w:t>                    priority = </w:t>
      </w:r>
      <w:r w:rsidRPr="00553174">
        <w:rPr>
          <w:rStyle w:val="number"/>
          <w:sz w:val="20"/>
          <w:szCs w:val="20"/>
        </w:rPr>
        <w:t>0</w:t>
      </w:r>
      <w:r w:rsidRPr="00553174">
        <w:rPr>
          <w:sz w:val="20"/>
          <w:szCs w:val="20"/>
        </w:rPr>
        <w:t>;  </w:t>
      </w:r>
    </w:p>
    <w:p w:rsidR="00104B05" w:rsidRPr="00553174" w:rsidRDefault="00104B05" w:rsidP="00104B05">
      <w:pPr>
        <w:numPr>
          <w:ilvl w:val="0"/>
          <w:numId w:val="305"/>
        </w:numPr>
        <w:spacing w:before="100" w:beforeAutospacing="1" w:after="100" w:afterAutospacing="1" w:line="240" w:lineRule="auto"/>
        <w:rPr>
          <w:sz w:val="20"/>
          <w:szCs w:val="20"/>
        </w:rPr>
      </w:pPr>
      <w:r w:rsidRPr="00553174">
        <w:rPr>
          <w:sz w:val="20"/>
          <w:szCs w:val="20"/>
        </w:rPr>
        <w:t>                 </w:t>
      </w:r>
      <w:r w:rsidRPr="00553174">
        <w:rPr>
          <w:rStyle w:val="keyword"/>
          <w:sz w:val="20"/>
          <w:szCs w:val="20"/>
        </w:rPr>
        <w:t>if</w:t>
      </w:r>
      <w:r w:rsidRPr="00553174">
        <w:rPr>
          <w:sz w:val="20"/>
          <w:szCs w:val="20"/>
        </w:rPr>
        <w:t> (priority == </w:t>
      </w:r>
      <w:r w:rsidRPr="00553174">
        <w:rPr>
          <w:rStyle w:val="number"/>
          <w:sz w:val="20"/>
          <w:szCs w:val="20"/>
        </w:rPr>
        <w:t>1</w:t>
      </w:r>
      <w:r w:rsidRPr="00553174">
        <w:rPr>
          <w:sz w:val="20"/>
          <w:szCs w:val="20"/>
        </w:rPr>
        <w:t>)  </w:t>
      </w:r>
    </w:p>
    <w:p w:rsidR="00104B05" w:rsidRPr="00553174" w:rsidRDefault="00104B05" w:rsidP="00104B05">
      <w:pPr>
        <w:numPr>
          <w:ilvl w:val="0"/>
          <w:numId w:val="305"/>
        </w:numPr>
        <w:spacing w:before="100" w:beforeAutospacing="1" w:after="100" w:afterAutospacing="1" w:line="240" w:lineRule="auto"/>
        <w:rPr>
          <w:sz w:val="20"/>
          <w:szCs w:val="20"/>
        </w:rPr>
      </w:pPr>
      <w:r w:rsidRPr="00553174">
        <w:rPr>
          <w:sz w:val="20"/>
          <w:szCs w:val="20"/>
        </w:rPr>
        <w:t>                 {  </w:t>
      </w:r>
    </w:p>
    <w:p w:rsidR="00104B05" w:rsidRPr="00553174" w:rsidRDefault="00104B05" w:rsidP="00104B05">
      <w:pPr>
        <w:numPr>
          <w:ilvl w:val="0"/>
          <w:numId w:val="305"/>
        </w:numPr>
        <w:spacing w:before="100" w:beforeAutospacing="1" w:after="100" w:afterAutospacing="1" w:line="240" w:lineRule="auto"/>
        <w:rPr>
          <w:sz w:val="20"/>
          <w:szCs w:val="20"/>
        </w:rPr>
      </w:pPr>
      <w:r w:rsidRPr="00553174">
        <w:rPr>
          <w:sz w:val="20"/>
          <w:szCs w:val="20"/>
        </w:rPr>
        <w:t>                    </w:t>
      </w:r>
      <w:r w:rsidRPr="00553174">
        <w:rPr>
          <w:rStyle w:val="keyword"/>
          <w:sz w:val="20"/>
          <w:szCs w:val="20"/>
        </w:rPr>
        <w:t>if</w:t>
      </w:r>
      <w:r w:rsidRPr="00553174">
        <w:rPr>
          <w:sz w:val="20"/>
          <w:szCs w:val="20"/>
        </w:rPr>
        <w:t> (ch == </w:t>
      </w:r>
      <w:r w:rsidRPr="00553174">
        <w:rPr>
          <w:rStyle w:val="string"/>
          <w:sz w:val="20"/>
          <w:szCs w:val="20"/>
        </w:rPr>
        <w:t>'*'</w:t>
      </w:r>
      <w:r w:rsidRPr="00553174">
        <w:rPr>
          <w:sz w:val="20"/>
          <w:szCs w:val="20"/>
        </w:rPr>
        <w:t> || ch == </w:t>
      </w:r>
      <w:r w:rsidRPr="00553174">
        <w:rPr>
          <w:rStyle w:val="string"/>
          <w:sz w:val="20"/>
          <w:szCs w:val="20"/>
        </w:rPr>
        <w:t>'/'</w:t>
      </w:r>
      <w:r w:rsidRPr="00553174">
        <w:rPr>
          <w:sz w:val="20"/>
          <w:szCs w:val="20"/>
        </w:rPr>
        <w:t>||ch==</w:t>
      </w:r>
      <w:r w:rsidRPr="00553174">
        <w:rPr>
          <w:rStyle w:val="string"/>
          <w:sz w:val="20"/>
          <w:szCs w:val="20"/>
        </w:rPr>
        <w:t>'%'</w:t>
      </w:r>
      <w:r w:rsidRPr="00553174">
        <w:rPr>
          <w:sz w:val="20"/>
          <w:szCs w:val="20"/>
        </w:rPr>
        <w:t>)  </w:t>
      </w:r>
    </w:p>
    <w:p w:rsidR="00104B05" w:rsidRPr="00553174" w:rsidRDefault="00104B05" w:rsidP="00104B05">
      <w:pPr>
        <w:numPr>
          <w:ilvl w:val="0"/>
          <w:numId w:val="305"/>
        </w:numPr>
        <w:spacing w:before="100" w:beforeAutospacing="1" w:after="100" w:afterAutospacing="1" w:line="240" w:lineRule="auto"/>
        <w:rPr>
          <w:sz w:val="20"/>
          <w:szCs w:val="20"/>
        </w:rPr>
      </w:pPr>
      <w:r w:rsidRPr="00553174">
        <w:rPr>
          <w:sz w:val="20"/>
          <w:szCs w:val="20"/>
        </w:rPr>
        <w:t>                    {  </w:t>
      </w:r>
    </w:p>
    <w:p w:rsidR="00104B05" w:rsidRPr="00553174" w:rsidRDefault="00104B05" w:rsidP="00104B05">
      <w:pPr>
        <w:numPr>
          <w:ilvl w:val="0"/>
          <w:numId w:val="305"/>
        </w:numPr>
        <w:spacing w:before="100" w:beforeAutospacing="1" w:after="100" w:afterAutospacing="1" w:line="240" w:lineRule="auto"/>
        <w:rPr>
          <w:sz w:val="20"/>
          <w:szCs w:val="20"/>
        </w:rPr>
      </w:pPr>
      <w:r w:rsidRPr="00553174">
        <w:rPr>
          <w:sz w:val="20"/>
          <w:szCs w:val="20"/>
        </w:rPr>
        <w:t>                       postfix += s1.pop();  </w:t>
      </w:r>
    </w:p>
    <w:p w:rsidR="00104B05" w:rsidRPr="00553174" w:rsidRDefault="00104B05" w:rsidP="00104B05">
      <w:pPr>
        <w:numPr>
          <w:ilvl w:val="0"/>
          <w:numId w:val="305"/>
        </w:numPr>
        <w:spacing w:before="100" w:beforeAutospacing="1" w:after="100" w:afterAutospacing="1" w:line="240" w:lineRule="auto"/>
        <w:rPr>
          <w:sz w:val="20"/>
          <w:szCs w:val="20"/>
        </w:rPr>
      </w:pPr>
      <w:r w:rsidRPr="00553174">
        <w:rPr>
          <w:sz w:val="20"/>
          <w:szCs w:val="20"/>
        </w:rPr>
        <w:t>                                                  i--;  </w:t>
      </w:r>
    </w:p>
    <w:p w:rsidR="00104B05" w:rsidRPr="00553174" w:rsidRDefault="00104B05" w:rsidP="00104B05">
      <w:pPr>
        <w:numPr>
          <w:ilvl w:val="0"/>
          <w:numId w:val="305"/>
        </w:numPr>
        <w:spacing w:before="100" w:beforeAutospacing="1" w:after="100" w:afterAutospacing="1" w:line="240" w:lineRule="auto"/>
        <w:rPr>
          <w:sz w:val="20"/>
          <w:szCs w:val="20"/>
        </w:rPr>
      </w:pPr>
      <w:r w:rsidRPr="00553174">
        <w:rPr>
          <w:sz w:val="20"/>
          <w:szCs w:val="20"/>
        </w:rPr>
        <w:t>                    }  </w:t>
      </w:r>
    </w:p>
    <w:p w:rsidR="00104B05" w:rsidRPr="00553174" w:rsidRDefault="00104B05" w:rsidP="00104B05">
      <w:pPr>
        <w:numPr>
          <w:ilvl w:val="0"/>
          <w:numId w:val="305"/>
        </w:numPr>
        <w:spacing w:before="100" w:beforeAutospacing="1" w:after="100" w:afterAutospacing="1" w:line="240" w:lineRule="auto"/>
        <w:rPr>
          <w:sz w:val="20"/>
          <w:szCs w:val="20"/>
        </w:rPr>
      </w:pPr>
      <w:r w:rsidRPr="00553174">
        <w:rPr>
          <w:sz w:val="20"/>
          <w:szCs w:val="20"/>
        </w:rPr>
        <w:t>                    </w:t>
      </w:r>
      <w:r w:rsidRPr="00553174">
        <w:rPr>
          <w:rStyle w:val="keyword"/>
          <w:sz w:val="20"/>
          <w:szCs w:val="20"/>
        </w:rPr>
        <w:t>else</w:t>
      </w:r>
      <w:r w:rsidRPr="00553174">
        <w:rPr>
          <w:sz w:val="20"/>
          <w:szCs w:val="20"/>
        </w:rPr>
        <w:t>  </w:t>
      </w:r>
    </w:p>
    <w:p w:rsidR="00104B05" w:rsidRPr="00553174" w:rsidRDefault="00104B05" w:rsidP="00104B05">
      <w:pPr>
        <w:numPr>
          <w:ilvl w:val="0"/>
          <w:numId w:val="305"/>
        </w:numPr>
        <w:spacing w:before="100" w:beforeAutospacing="1" w:after="100" w:afterAutospacing="1" w:line="240" w:lineRule="auto"/>
        <w:rPr>
          <w:sz w:val="20"/>
          <w:szCs w:val="20"/>
        </w:rPr>
      </w:pPr>
      <w:r w:rsidRPr="00553174">
        <w:rPr>
          <w:sz w:val="20"/>
          <w:szCs w:val="20"/>
        </w:rPr>
        <w:t>                    { </w:t>
      </w:r>
      <w:r w:rsidRPr="00553174">
        <w:rPr>
          <w:rStyle w:val="comment"/>
          <w:sz w:val="20"/>
          <w:szCs w:val="20"/>
        </w:rPr>
        <w:t>// Same</w:t>
      </w:r>
      <w:r w:rsidRPr="00553174">
        <w:rPr>
          <w:sz w:val="20"/>
          <w:szCs w:val="20"/>
        </w:rPr>
        <w:t>  </w:t>
      </w:r>
    </w:p>
    <w:p w:rsidR="00104B05" w:rsidRPr="00553174" w:rsidRDefault="00104B05" w:rsidP="00104B05">
      <w:pPr>
        <w:numPr>
          <w:ilvl w:val="0"/>
          <w:numId w:val="305"/>
        </w:numPr>
        <w:spacing w:before="100" w:beforeAutospacing="1" w:after="100" w:afterAutospacing="1" w:line="240" w:lineRule="auto"/>
        <w:rPr>
          <w:sz w:val="20"/>
          <w:szCs w:val="20"/>
        </w:rPr>
      </w:pPr>
      <w:r w:rsidRPr="00553174">
        <w:rPr>
          <w:sz w:val="20"/>
          <w:szCs w:val="20"/>
        </w:rPr>
        <w:t>                       postfix += s1.pop();  </w:t>
      </w:r>
    </w:p>
    <w:p w:rsidR="00104B05" w:rsidRPr="00553174" w:rsidRDefault="00104B05" w:rsidP="00104B05">
      <w:pPr>
        <w:numPr>
          <w:ilvl w:val="0"/>
          <w:numId w:val="305"/>
        </w:numPr>
        <w:spacing w:before="100" w:beforeAutospacing="1" w:after="100" w:afterAutospacing="1" w:line="240" w:lineRule="auto"/>
        <w:rPr>
          <w:sz w:val="20"/>
          <w:szCs w:val="20"/>
        </w:rPr>
      </w:pPr>
      <w:r w:rsidRPr="00553174">
        <w:rPr>
          <w:sz w:val="20"/>
          <w:szCs w:val="20"/>
        </w:rPr>
        <w:t>                       i--;  </w:t>
      </w:r>
    </w:p>
    <w:p w:rsidR="00104B05" w:rsidRPr="00553174" w:rsidRDefault="00104B05" w:rsidP="00104B05">
      <w:pPr>
        <w:numPr>
          <w:ilvl w:val="0"/>
          <w:numId w:val="305"/>
        </w:numPr>
        <w:spacing w:before="100" w:beforeAutospacing="1" w:after="100" w:afterAutospacing="1" w:line="240" w:lineRule="auto"/>
        <w:rPr>
          <w:sz w:val="20"/>
          <w:szCs w:val="20"/>
        </w:rPr>
      </w:pPr>
      <w:r w:rsidRPr="00553174">
        <w:rPr>
          <w:sz w:val="20"/>
          <w:szCs w:val="20"/>
        </w:rPr>
        <w:t>                    }  </w:t>
      </w:r>
    </w:p>
    <w:p w:rsidR="00104B05" w:rsidRPr="00553174" w:rsidRDefault="00104B05" w:rsidP="00104B05">
      <w:pPr>
        <w:numPr>
          <w:ilvl w:val="0"/>
          <w:numId w:val="305"/>
        </w:numPr>
        <w:spacing w:before="100" w:beforeAutospacing="1" w:after="100" w:afterAutospacing="1" w:line="240" w:lineRule="auto"/>
        <w:rPr>
          <w:sz w:val="20"/>
          <w:szCs w:val="20"/>
        </w:rPr>
      </w:pPr>
      <w:r w:rsidRPr="00553174">
        <w:rPr>
          <w:sz w:val="20"/>
          <w:szCs w:val="20"/>
        </w:rPr>
        <w:t>                 }  </w:t>
      </w:r>
    </w:p>
    <w:p w:rsidR="00104B05" w:rsidRPr="00553174" w:rsidRDefault="00104B05" w:rsidP="00104B05">
      <w:pPr>
        <w:numPr>
          <w:ilvl w:val="0"/>
          <w:numId w:val="305"/>
        </w:numPr>
        <w:spacing w:before="100" w:beforeAutospacing="1" w:after="100" w:afterAutospacing="1" w:line="240" w:lineRule="auto"/>
        <w:rPr>
          <w:sz w:val="20"/>
          <w:szCs w:val="20"/>
        </w:rPr>
      </w:pPr>
      <w:r w:rsidRPr="00553174">
        <w:rPr>
          <w:sz w:val="20"/>
          <w:szCs w:val="20"/>
        </w:rPr>
        <w:t>                 </w:t>
      </w:r>
      <w:r w:rsidRPr="00553174">
        <w:rPr>
          <w:rStyle w:val="keyword"/>
          <w:sz w:val="20"/>
          <w:szCs w:val="20"/>
        </w:rPr>
        <w:t>else</w:t>
      </w:r>
      <w:r w:rsidRPr="00553174">
        <w:rPr>
          <w:sz w:val="20"/>
          <w:szCs w:val="20"/>
        </w:rPr>
        <w:t>  </w:t>
      </w:r>
    </w:p>
    <w:p w:rsidR="00104B05" w:rsidRPr="00553174" w:rsidRDefault="00104B05" w:rsidP="00104B05">
      <w:pPr>
        <w:numPr>
          <w:ilvl w:val="0"/>
          <w:numId w:val="305"/>
        </w:numPr>
        <w:spacing w:before="100" w:beforeAutospacing="1" w:after="100" w:afterAutospacing="1" w:line="240" w:lineRule="auto"/>
        <w:rPr>
          <w:sz w:val="20"/>
          <w:szCs w:val="20"/>
        </w:rPr>
      </w:pPr>
      <w:r w:rsidRPr="00553174">
        <w:rPr>
          <w:sz w:val="20"/>
          <w:szCs w:val="20"/>
        </w:rPr>
        <w:t>                 {  </w:t>
      </w:r>
    </w:p>
    <w:p w:rsidR="00104B05" w:rsidRPr="00553174" w:rsidRDefault="00104B05" w:rsidP="00104B05">
      <w:pPr>
        <w:numPr>
          <w:ilvl w:val="0"/>
          <w:numId w:val="305"/>
        </w:numPr>
        <w:spacing w:before="100" w:beforeAutospacing="1" w:after="100" w:afterAutospacing="1" w:line="240" w:lineRule="auto"/>
        <w:rPr>
          <w:sz w:val="20"/>
          <w:szCs w:val="20"/>
        </w:rPr>
      </w:pPr>
      <w:r w:rsidRPr="00553174">
        <w:rPr>
          <w:sz w:val="20"/>
          <w:szCs w:val="20"/>
        </w:rPr>
        <w:t>                    </w:t>
      </w:r>
      <w:r w:rsidRPr="00553174">
        <w:rPr>
          <w:rStyle w:val="keyword"/>
          <w:sz w:val="20"/>
          <w:szCs w:val="20"/>
        </w:rPr>
        <w:t>if</w:t>
      </w:r>
      <w:r w:rsidRPr="00553174">
        <w:rPr>
          <w:sz w:val="20"/>
          <w:szCs w:val="20"/>
        </w:rPr>
        <w:t> (ch == </w:t>
      </w:r>
      <w:r w:rsidRPr="00553174">
        <w:rPr>
          <w:rStyle w:val="string"/>
          <w:sz w:val="20"/>
          <w:szCs w:val="20"/>
        </w:rPr>
        <w:t>'+'</w:t>
      </w:r>
      <w:r w:rsidRPr="00553174">
        <w:rPr>
          <w:sz w:val="20"/>
          <w:szCs w:val="20"/>
        </w:rPr>
        <w:t> || ch == </w:t>
      </w:r>
      <w:r w:rsidRPr="00553174">
        <w:rPr>
          <w:rStyle w:val="string"/>
          <w:sz w:val="20"/>
          <w:szCs w:val="20"/>
        </w:rPr>
        <w:t>'-'</w:t>
      </w:r>
      <w:r w:rsidRPr="00553174">
        <w:rPr>
          <w:sz w:val="20"/>
          <w:szCs w:val="20"/>
        </w:rPr>
        <w:t>)  </w:t>
      </w:r>
    </w:p>
    <w:p w:rsidR="00104B05" w:rsidRPr="00553174" w:rsidRDefault="00104B05" w:rsidP="00104B05">
      <w:pPr>
        <w:numPr>
          <w:ilvl w:val="0"/>
          <w:numId w:val="305"/>
        </w:numPr>
        <w:spacing w:before="100" w:beforeAutospacing="1" w:after="100" w:afterAutospacing="1" w:line="240" w:lineRule="auto"/>
        <w:rPr>
          <w:sz w:val="20"/>
          <w:szCs w:val="20"/>
        </w:rPr>
      </w:pPr>
      <w:r w:rsidRPr="00553174">
        <w:rPr>
          <w:sz w:val="20"/>
          <w:szCs w:val="20"/>
        </w:rPr>
        <w:t>                    {  </w:t>
      </w:r>
    </w:p>
    <w:p w:rsidR="00104B05" w:rsidRPr="00553174" w:rsidRDefault="00104B05" w:rsidP="00104B05">
      <w:pPr>
        <w:numPr>
          <w:ilvl w:val="0"/>
          <w:numId w:val="305"/>
        </w:numPr>
        <w:spacing w:before="100" w:beforeAutospacing="1" w:after="100" w:afterAutospacing="1" w:line="240" w:lineRule="auto"/>
        <w:rPr>
          <w:sz w:val="20"/>
          <w:szCs w:val="20"/>
        </w:rPr>
      </w:pPr>
      <w:r w:rsidRPr="00553174">
        <w:rPr>
          <w:sz w:val="20"/>
          <w:szCs w:val="20"/>
        </w:rPr>
        <w:t>                       postfix += s1.pop();  </w:t>
      </w:r>
    </w:p>
    <w:p w:rsidR="00104B05" w:rsidRPr="00553174" w:rsidRDefault="00104B05" w:rsidP="00104B05">
      <w:pPr>
        <w:numPr>
          <w:ilvl w:val="0"/>
          <w:numId w:val="305"/>
        </w:numPr>
        <w:spacing w:before="100" w:beforeAutospacing="1" w:after="100" w:afterAutospacing="1" w:line="240" w:lineRule="auto"/>
        <w:rPr>
          <w:sz w:val="20"/>
          <w:szCs w:val="20"/>
        </w:rPr>
      </w:pPr>
      <w:r w:rsidRPr="00553174">
        <w:rPr>
          <w:sz w:val="20"/>
          <w:szCs w:val="20"/>
        </w:rPr>
        <w:t>                       s1.push(ch);  </w:t>
      </w:r>
    </w:p>
    <w:p w:rsidR="00104B05" w:rsidRPr="00553174" w:rsidRDefault="00104B05" w:rsidP="00104B05">
      <w:pPr>
        <w:numPr>
          <w:ilvl w:val="0"/>
          <w:numId w:val="305"/>
        </w:numPr>
        <w:spacing w:before="100" w:beforeAutospacing="1" w:after="100" w:afterAutospacing="1" w:line="240" w:lineRule="auto"/>
        <w:rPr>
          <w:sz w:val="20"/>
          <w:szCs w:val="20"/>
        </w:rPr>
      </w:pPr>
      <w:r w:rsidRPr="00553174">
        <w:rPr>
          <w:sz w:val="20"/>
          <w:szCs w:val="20"/>
        </w:rPr>
        <w:t>                    }  </w:t>
      </w:r>
    </w:p>
    <w:p w:rsidR="00104B05" w:rsidRPr="00553174" w:rsidRDefault="00104B05" w:rsidP="00104B05">
      <w:pPr>
        <w:numPr>
          <w:ilvl w:val="0"/>
          <w:numId w:val="305"/>
        </w:numPr>
        <w:spacing w:before="100" w:beforeAutospacing="1" w:after="100" w:afterAutospacing="1" w:line="240" w:lineRule="auto"/>
        <w:rPr>
          <w:sz w:val="20"/>
          <w:szCs w:val="20"/>
        </w:rPr>
      </w:pPr>
      <w:r w:rsidRPr="00553174">
        <w:rPr>
          <w:sz w:val="20"/>
          <w:szCs w:val="20"/>
        </w:rPr>
        <w:t>                    </w:t>
      </w:r>
      <w:r w:rsidRPr="00553174">
        <w:rPr>
          <w:rStyle w:val="keyword"/>
          <w:sz w:val="20"/>
          <w:szCs w:val="20"/>
        </w:rPr>
        <w:t>else</w:t>
      </w:r>
      <w:r w:rsidRPr="00553174">
        <w:rPr>
          <w:sz w:val="20"/>
          <w:szCs w:val="20"/>
        </w:rPr>
        <w:t>  </w:t>
      </w:r>
    </w:p>
    <w:p w:rsidR="00104B05" w:rsidRPr="00553174" w:rsidRDefault="00104B05" w:rsidP="00104B05">
      <w:pPr>
        <w:numPr>
          <w:ilvl w:val="0"/>
          <w:numId w:val="305"/>
        </w:numPr>
        <w:spacing w:before="100" w:beforeAutospacing="1" w:after="100" w:afterAutospacing="1" w:line="240" w:lineRule="auto"/>
        <w:rPr>
          <w:sz w:val="20"/>
          <w:szCs w:val="20"/>
        </w:rPr>
      </w:pPr>
      <w:r w:rsidRPr="00553174">
        <w:rPr>
          <w:sz w:val="20"/>
          <w:szCs w:val="20"/>
        </w:rPr>
        <w:t>                       s1.push(ch);  </w:t>
      </w:r>
    </w:p>
    <w:p w:rsidR="00104B05" w:rsidRPr="00553174" w:rsidRDefault="00104B05" w:rsidP="00104B05">
      <w:pPr>
        <w:numPr>
          <w:ilvl w:val="0"/>
          <w:numId w:val="305"/>
        </w:numPr>
        <w:spacing w:before="100" w:beforeAutospacing="1" w:after="100" w:afterAutospacing="1" w:line="240" w:lineRule="auto"/>
        <w:rPr>
          <w:sz w:val="20"/>
          <w:szCs w:val="20"/>
        </w:rPr>
      </w:pPr>
      <w:r w:rsidRPr="00553174">
        <w:rPr>
          <w:sz w:val="20"/>
          <w:szCs w:val="20"/>
        </w:rPr>
        <w:t>                 }  </w:t>
      </w:r>
    </w:p>
    <w:p w:rsidR="00104B05" w:rsidRPr="00553174" w:rsidRDefault="00104B05" w:rsidP="00104B05">
      <w:pPr>
        <w:numPr>
          <w:ilvl w:val="0"/>
          <w:numId w:val="305"/>
        </w:numPr>
        <w:spacing w:before="100" w:beforeAutospacing="1" w:after="100" w:afterAutospacing="1" w:line="240" w:lineRule="auto"/>
        <w:rPr>
          <w:sz w:val="20"/>
          <w:szCs w:val="20"/>
        </w:rPr>
      </w:pPr>
      <w:r w:rsidRPr="00553174">
        <w:rPr>
          <w:sz w:val="20"/>
          <w:szCs w:val="20"/>
        </w:rPr>
        <w:t>              }  </w:t>
      </w:r>
    </w:p>
    <w:p w:rsidR="00104B05" w:rsidRPr="00553174" w:rsidRDefault="00104B05" w:rsidP="00104B05">
      <w:pPr>
        <w:numPr>
          <w:ilvl w:val="0"/>
          <w:numId w:val="305"/>
        </w:numPr>
        <w:spacing w:before="100" w:beforeAutospacing="1" w:after="100" w:afterAutospacing="1" w:line="240" w:lineRule="auto"/>
        <w:rPr>
          <w:sz w:val="20"/>
          <w:szCs w:val="20"/>
        </w:rPr>
      </w:pPr>
      <w:r w:rsidRPr="00553174">
        <w:rPr>
          <w:sz w:val="20"/>
          <w:szCs w:val="20"/>
        </w:rPr>
        <w:t>           }  </w:t>
      </w:r>
    </w:p>
    <w:p w:rsidR="00104B05" w:rsidRPr="00553174" w:rsidRDefault="00104B05" w:rsidP="00104B05">
      <w:pPr>
        <w:numPr>
          <w:ilvl w:val="0"/>
          <w:numId w:val="305"/>
        </w:numPr>
        <w:spacing w:before="100" w:beforeAutospacing="1" w:after="100" w:afterAutospacing="1" w:line="240" w:lineRule="auto"/>
        <w:rPr>
          <w:sz w:val="20"/>
          <w:szCs w:val="20"/>
        </w:rPr>
      </w:pPr>
      <w:r w:rsidRPr="00553174">
        <w:rPr>
          <w:sz w:val="20"/>
          <w:szCs w:val="20"/>
        </w:rPr>
        <w:t>           </w:t>
      </w:r>
      <w:r w:rsidRPr="00553174">
        <w:rPr>
          <w:rStyle w:val="keyword"/>
          <w:sz w:val="20"/>
          <w:szCs w:val="20"/>
        </w:rPr>
        <w:t>else</w:t>
      </w:r>
      <w:r w:rsidRPr="00553174">
        <w:rPr>
          <w:sz w:val="20"/>
          <w:szCs w:val="20"/>
        </w:rPr>
        <w:t>  </w:t>
      </w:r>
    </w:p>
    <w:p w:rsidR="00104B05" w:rsidRPr="00553174" w:rsidRDefault="00104B05" w:rsidP="00104B05">
      <w:pPr>
        <w:numPr>
          <w:ilvl w:val="0"/>
          <w:numId w:val="305"/>
        </w:numPr>
        <w:spacing w:before="100" w:beforeAutospacing="1" w:after="100" w:afterAutospacing="1" w:line="240" w:lineRule="auto"/>
        <w:rPr>
          <w:sz w:val="20"/>
          <w:szCs w:val="20"/>
        </w:rPr>
      </w:pPr>
      <w:r w:rsidRPr="00553174">
        <w:rPr>
          <w:sz w:val="20"/>
          <w:szCs w:val="20"/>
        </w:rPr>
        <w:t>           {               </w:t>
      </w:r>
    </w:p>
    <w:p w:rsidR="00104B05" w:rsidRPr="00553174" w:rsidRDefault="00104B05" w:rsidP="00104B05">
      <w:pPr>
        <w:numPr>
          <w:ilvl w:val="0"/>
          <w:numId w:val="305"/>
        </w:numPr>
        <w:spacing w:before="100" w:beforeAutospacing="1" w:after="100" w:afterAutospacing="1" w:line="240" w:lineRule="auto"/>
        <w:rPr>
          <w:sz w:val="20"/>
          <w:szCs w:val="20"/>
        </w:rPr>
      </w:pPr>
      <w:r w:rsidRPr="00553174">
        <w:rPr>
          <w:sz w:val="20"/>
          <w:szCs w:val="20"/>
        </w:rPr>
        <w:t>              postfix += ch;  </w:t>
      </w:r>
    </w:p>
    <w:p w:rsidR="00104B05" w:rsidRPr="00553174" w:rsidRDefault="00104B05" w:rsidP="00104B05">
      <w:pPr>
        <w:numPr>
          <w:ilvl w:val="0"/>
          <w:numId w:val="305"/>
        </w:numPr>
        <w:spacing w:before="100" w:beforeAutospacing="1" w:after="100" w:afterAutospacing="1" w:line="240" w:lineRule="auto"/>
        <w:rPr>
          <w:sz w:val="20"/>
          <w:szCs w:val="20"/>
        </w:rPr>
      </w:pPr>
      <w:r w:rsidRPr="00553174">
        <w:rPr>
          <w:sz w:val="20"/>
          <w:szCs w:val="20"/>
        </w:rPr>
        <w:t>           }  </w:t>
      </w:r>
    </w:p>
    <w:p w:rsidR="00104B05" w:rsidRPr="00553174" w:rsidRDefault="00104B05" w:rsidP="00104B05">
      <w:pPr>
        <w:numPr>
          <w:ilvl w:val="0"/>
          <w:numId w:val="305"/>
        </w:numPr>
        <w:spacing w:before="100" w:beforeAutospacing="1" w:after="100" w:afterAutospacing="1" w:line="240" w:lineRule="auto"/>
        <w:rPr>
          <w:sz w:val="20"/>
          <w:szCs w:val="20"/>
        </w:rPr>
      </w:pPr>
      <w:r w:rsidRPr="00553174">
        <w:rPr>
          <w:sz w:val="20"/>
          <w:szCs w:val="20"/>
        </w:rPr>
        <w:t>        }  </w:t>
      </w:r>
    </w:p>
    <w:p w:rsidR="00104B05" w:rsidRPr="00553174" w:rsidRDefault="00104B05" w:rsidP="00104B05">
      <w:pPr>
        <w:numPr>
          <w:ilvl w:val="0"/>
          <w:numId w:val="305"/>
        </w:numPr>
        <w:spacing w:before="100" w:beforeAutospacing="1" w:after="100" w:afterAutospacing="1" w:line="240" w:lineRule="auto"/>
        <w:rPr>
          <w:sz w:val="20"/>
          <w:szCs w:val="20"/>
        </w:rPr>
      </w:pPr>
      <w:r w:rsidRPr="00553174">
        <w:rPr>
          <w:sz w:val="20"/>
          <w:szCs w:val="20"/>
        </w:rPr>
        <w:t>        </w:t>
      </w:r>
      <w:r w:rsidRPr="00553174">
        <w:rPr>
          <w:rStyle w:val="keyword"/>
          <w:sz w:val="20"/>
          <w:szCs w:val="20"/>
        </w:rPr>
        <w:t>int</w:t>
      </w:r>
      <w:r w:rsidRPr="00553174">
        <w:rPr>
          <w:sz w:val="20"/>
          <w:szCs w:val="20"/>
        </w:rPr>
        <w:t> len = s1.size();  </w:t>
      </w:r>
    </w:p>
    <w:p w:rsidR="00104B05" w:rsidRPr="00553174" w:rsidRDefault="00104B05" w:rsidP="00104B05">
      <w:pPr>
        <w:numPr>
          <w:ilvl w:val="0"/>
          <w:numId w:val="305"/>
        </w:numPr>
        <w:spacing w:before="100" w:beforeAutospacing="1" w:after="100" w:afterAutospacing="1" w:line="240" w:lineRule="auto"/>
        <w:rPr>
          <w:sz w:val="20"/>
          <w:szCs w:val="20"/>
        </w:rPr>
      </w:pPr>
      <w:r w:rsidRPr="00553174">
        <w:rPr>
          <w:sz w:val="20"/>
          <w:szCs w:val="20"/>
        </w:rPr>
        <w:t>        </w:t>
      </w:r>
      <w:r w:rsidRPr="00553174">
        <w:rPr>
          <w:rStyle w:val="keyword"/>
          <w:sz w:val="20"/>
          <w:szCs w:val="20"/>
        </w:rPr>
        <w:t>for</w:t>
      </w:r>
      <w:r w:rsidRPr="00553174">
        <w:rPr>
          <w:sz w:val="20"/>
          <w:szCs w:val="20"/>
        </w:rPr>
        <w:t> (</w:t>
      </w:r>
      <w:r w:rsidRPr="00553174">
        <w:rPr>
          <w:rStyle w:val="keyword"/>
          <w:sz w:val="20"/>
          <w:szCs w:val="20"/>
        </w:rPr>
        <w:t>int</w:t>
      </w:r>
      <w:r w:rsidRPr="00553174">
        <w:rPr>
          <w:sz w:val="20"/>
          <w:szCs w:val="20"/>
        </w:rPr>
        <w:t> j = </w:t>
      </w:r>
      <w:r w:rsidRPr="00553174">
        <w:rPr>
          <w:rStyle w:val="number"/>
          <w:sz w:val="20"/>
          <w:szCs w:val="20"/>
        </w:rPr>
        <w:t>0</w:t>
      </w:r>
      <w:r w:rsidRPr="00553174">
        <w:rPr>
          <w:sz w:val="20"/>
          <w:szCs w:val="20"/>
        </w:rPr>
        <w:t>; j &lt; len; j++)  </w:t>
      </w:r>
    </w:p>
    <w:p w:rsidR="00104B05" w:rsidRPr="00553174" w:rsidRDefault="00104B05" w:rsidP="00104B05">
      <w:pPr>
        <w:numPr>
          <w:ilvl w:val="0"/>
          <w:numId w:val="305"/>
        </w:numPr>
        <w:spacing w:before="100" w:beforeAutospacing="1" w:after="100" w:afterAutospacing="1" w:line="240" w:lineRule="auto"/>
        <w:rPr>
          <w:sz w:val="20"/>
          <w:szCs w:val="20"/>
        </w:rPr>
      </w:pPr>
      <w:r w:rsidRPr="00553174">
        <w:rPr>
          <w:sz w:val="20"/>
          <w:szCs w:val="20"/>
        </w:rPr>
        <w:t>           postfix += s1.pop();  </w:t>
      </w:r>
    </w:p>
    <w:p w:rsidR="00104B05" w:rsidRPr="00553174" w:rsidRDefault="00104B05" w:rsidP="00104B05">
      <w:pPr>
        <w:numPr>
          <w:ilvl w:val="0"/>
          <w:numId w:val="305"/>
        </w:numPr>
        <w:spacing w:before="100" w:beforeAutospacing="1" w:after="100" w:afterAutospacing="1" w:line="240" w:lineRule="auto"/>
        <w:rPr>
          <w:sz w:val="20"/>
          <w:szCs w:val="20"/>
        </w:rPr>
      </w:pPr>
      <w:r w:rsidRPr="00553174">
        <w:rPr>
          <w:sz w:val="20"/>
          <w:szCs w:val="20"/>
        </w:rPr>
        <w:t>        </w:t>
      </w:r>
      <w:r w:rsidRPr="00553174">
        <w:rPr>
          <w:rStyle w:val="keyword"/>
          <w:sz w:val="20"/>
          <w:szCs w:val="20"/>
        </w:rPr>
        <w:t>return</w:t>
      </w:r>
      <w:r w:rsidRPr="00553174">
        <w:rPr>
          <w:sz w:val="20"/>
          <w:szCs w:val="20"/>
        </w:rPr>
        <w:t> postfix;  </w:t>
      </w:r>
    </w:p>
    <w:p w:rsidR="00104B05" w:rsidRPr="00553174" w:rsidRDefault="00104B05" w:rsidP="00104B05">
      <w:pPr>
        <w:numPr>
          <w:ilvl w:val="0"/>
          <w:numId w:val="305"/>
        </w:numPr>
        <w:spacing w:before="100" w:beforeAutospacing="1" w:after="100" w:afterAutospacing="1" w:line="240" w:lineRule="auto"/>
        <w:rPr>
          <w:sz w:val="20"/>
          <w:szCs w:val="20"/>
        </w:rPr>
      </w:pPr>
      <w:r w:rsidRPr="00553174">
        <w:rPr>
          <w:sz w:val="20"/>
          <w:szCs w:val="20"/>
        </w:rPr>
        <w:t>          </w:t>
      </w:r>
    </w:p>
    <w:p w:rsidR="00104B05" w:rsidRPr="00553174" w:rsidRDefault="00104B05" w:rsidP="00104B05">
      <w:pPr>
        <w:numPr>
          <w:ilvl w:val="0"/>
          <w:numId w:val="305"/>
        </w:numPr>
        <w:spacing w:before="100" w:beforeAutospacing="1" w:after="100" w:afterAutospacing="1" w:line="240" w:lineRule="auto"/>
        <w:rPr>
          <w:sz w:val="20"/>
          <w:szCs w:val="20"/>
        </w:rPr>
      </w:pPr>
      <w:r w:rsidRPr="00553174">
        <w:rPr>
          <w:sz w:val="20"/>
          <w:szCs w:val="20"/>
        </w:rPr>
        <w:lastRenderedPageBreak/>
        <w:t>    }   </w:t>
      </w:r>
    </w:p>
    <w:p w:rsidR="00104B05" w:rsidRPr="00553174" w:rsidRDefault="00104B05" w:rsidP="00104B05">
      <w:pPr>
        <w:numPr>
          <w:ilvl w:val="0"/>
          <w:numId w:val="305"/>
        </w:numPr>
        <w:spacing w:before="100" w:beforeAutospacing="1" w:after="100" w:afterAutospacing="1" w:line="240" w:lineRule="auto"/>
        <w:rPr>
          <w:sz w:val="20"/>
          <w:szCs w:val="20"/>
        </w:rPr>
      </w:pPr>
      <w:r w:rsidRPr="00553174">
        <w:rPr>
          <w:sz w:val="20"/>
          <w:szCs w:val="20"/>
        </w:rPr>
        <w:t>}</w:t>
      </w:r>
      <w:r w:rsidRPr="00553174">
        <w:rPr>
          <w:rStyle w:val="comment"/>
          <w:sz w:val="20"/>
          <w:szCs w:val="20"/>
        </w:rPr>
        <w:t>// End of the InfixToPostfixPattern class.</w:t>
      </w:r>
      <w:r w:rsidRPr="00553174">
        <w:rPr>
          <w:sz w:val="20"/>
          <w:szCs w:val="20"/>
        </w:rPr>
        <w:t>  </w:t>
      </w:r>
    </w:p>
    <w:p w:rsidR="00104B05" w:rsidRPr="00553174" w:rsidRDefault="00104B05" w:rsidP="00104B05">
      <w:pPr>
        <w:pStyle w:val="Heading4"/>
        <w:rPr>
          <w:rFonts w:asciiTheme="minorHAnsi" w:hAnsiTheme="minorHAnsi"/>
          <w:sz w:val="20"/>
          <w:szCs w:val="20"/>
        </w:rPr>
      </w:pPr>
      <w:r w:rsidRPr="00553174">
        <w:rPr>
          <w:rFonts w:asciiTheme="minorHAnsi" w:hAnsiTheme="minorHAnsi"/>
          <w:sz w:val="20"/>
          <w:szCs w:val="20"/>
        </w:rPr>
        <w:t>Step 3</w:t>
      </w:r>
    </w:p>
    <w:p w:rsidR="00104B05" w:rsidRPr="00553174" w:rsidRDefault="00104B05" w:rsidP="00104B05">
      <w:pPr>
        <w:pStyle w:val="NormalWeb"/>
        <w:rPr>
          <w:rFonts w:asciiTheme="minorHAnsi" w:hAnsiTheme="minorHAnsi"/>
          <w:sz w:val="20"/>
          <w:szCs w:val="20"/>
        </w:rPr>
      </w:pPr>
      <w:r w:rsidRPr="00553174">
        <w:rPr>
          <w:rFonts w:asciiTheme="minorHAnsi" w:hAnsiTheme="minorHAnsi"/>
          <w:sz w:val="20"/>
          <w:szCs w:val="20"/>
        </w:rPr>
        <w:t xml:space="preserve">Create </w:t>
      </w:r>
      <w:proofErr w:type="gramStart"/>
      <w:r w:rsidRPr="00553174">
        <w:rPr>
          <w:rFonts w:asciiTheme="minorHAnsi" w:hAnsiTheme="minorHAnsi"/>
          <w:sz w:val="20"/>
          <w:szCs w:val="20"/>
        </w:rPr>
        <w:t>a</w:t>
      </w:r>
      <w:proofErr w:type="gramEnd"/>
      <w:r w:rsidRPr="00553174">
        <w:rPr>
          <w:rFonts w:asciiTheme="minorHAnsi" w:hAnsiTheme="minorHAnsi"/>
          <w:sz w:val="20"/>
          <w:szCs w:val="20"/>
        </w:rPr>
        <w:t xml:space="preserve"> </w:t>
      </w:r>
      <w:r w:rsidRPr="00553174">
        <w:rPr>
          <w:rFonts w:asciiTheme="minorHAnsi" w:hAnsiTheme="minorHAnsi"/>
          <w:b/>
          <w:bCs/>
          <w:sz w:val="20"/>
          <w:szCs w:val="20"/>
        </w:rPr>
        <w:t>InterpreterPatternClient</w:t>
      </w:r>
      <w:r w:rsidRPr="00553174">
        <w:rPr>
          <w:rFonts w:asciiTheme="minorHAnsi" w:hAnsiTheme="minorHAnsi"/>
          <w:sz w:val="20"/>
          <w:szCs w:val="20"/>
        </w:rPr>
        <w:t xml:space="preserve"> class that will use InfixToPostfix Conversion.</w:t>
      </w:r>
    </w:p>
    <w:p w:rsidR="00104B05" w:rsidRPr="00553174" w:rsidRDefault="00104B05" w:rsidP="00104B05">
      <w:pPr>
        <w:rPr>
          <w:sz w:val="20"/>
          <w:szCs w:val="20"/>
        </w:rPr>
      </w:pPr>
      <w:r w:rsidRPr="00553174">
        <w:rPr>
          <w:sz w:val="20"/>
          <w:szCs w:val="20"/>
        </w:rPr>
        <w:t>File: InterpreterPatternClient.java</w:t>
      </w:r>
    </w:p>
    <w:p w:rsidR="00104B05" w:rsidRPr="00553174" w:rsidRDefault="00104B05" w:rsidP="00104B05">
      <w:pPr>
        <w:numPr>
          <w:ilvl w:val="0"/>
          <w:numId w:val="306"/>
        </w:numPr>
        <w:spacing w:before="100" w:beforeAutospacing="1" w:after="100" w:afterAutospacing="1" w:line="240" w:lineRule="auto"/>
        <w:rPr>
          <w:sz w:val="20"/>
          <w:szCs w:val="20"/>
        </w:rPr>
      </w:pPr>
      <w:r w:rsidRPr="00553174">
        <w:rPr>
          <w:rStyle w:val="keyword"/>
          <w:sz w:val="20"/>
          <w:szCs w:val="20"/>
        </w:rPr>
        <w:t>public</w:t>
      </w:r>
      <w:r w:rsidRPr="00553174">
        <w:rPr>
          <w:sz w:val="20"/>
          <w:szCs w:val="20"/>
        </w:rPr>
        <w:t> </w:t>
      </w:r>
      <w:r w:rsidRPr="00553174">
        <w:rPr>
          <w:rStyle w:val="keyword"/>
          <w:sz w:val="20"/>
          <w:szCs w:val="20"/>
        </w:rPr>
        <w:t>class</w:t>
      </w:r>
      <w:r w:rsidRPr="00553174">
        <w:rPr>
          <w:sz w:val="20"/>
          <w:szCs w:val="20"/>
        </w:rPr>
        <w:t> InterpreterPatternClient {  </w:t>
      </w:r>
    </w:p>
    <w:p w:rsidR="00104B05" w:rsidRPr="00553174" w:rsidRDefault="00104B05" w:rsidP="00104B05">
      <w:pPr>
        <w:numPr>
          <w:ilvl w:val="0"/>
          <w:numId w:val="306"/>
        </w:numPr>
        <w:spacing w:before="100" w:beforeAutospacing="1" w:after="100" w:afterAutospacing="1" w:line="240" w:lineRule="auto"/>
        <w:rPr>
          <w:sz w:val="20"/>
          <w:szCs w:val="20"/>
        </w:rPr>
      </w:pPr>
      <w:r w:rsidRPr="00553174">
        <w:rPr>
          <w:sz w:val="20"/>
          <w:szCs w:val="20"/>
        </w:rPr>
        <w:t>     </w:t>
      </w:r>
      <w:r w:rsidRPr="00553174">
        <w:rPr>
          <w:rStyle w:val="keyword"/>
          <w:sz w:val="20"/>
          <w:szCs w:val="20"/>
        </w:rPr>
        <w:t>public</w:t>
      </w:r>
      <w:r w:rsidRPr="00553174">
        <w:rPr>
          <w:sz w:val="20"/>
          <w:szCs w:val="20"/>
        </w:rPr>
        <w:t> </w:t>
      </w:r>
      <w:r w:rsidRPr="00553174">
        <w:rPr>
          <w:rStyle w:val="keyword"/>
          <w:sz w:val="20"/>
          <w:szCs w:val="20"/>
        </w:rPr>
        <w:t>static</w:t>
      </w:r>
      <w:r w:rsidRPr="00553174">
        <w:rPr>
          <w:sz w:val="20"/>
          <w:szCs w:val="20"/>
        </w:rPr>
        <w:t> </w:t>
      </w:r>
      <w:r w:rsidRPr="00553174">
        <w:rPr>
          <w:rStyle w:val="keyword"/>
          <w:sz w:val="20"/>
          <w:szCs w:val="20"/>
        </w:rPr>
        <w:t>void</w:t>
      </w:r>
      <w:r w:rsidRPr="00553174">
        <w:rPr>
          <w:sz w:val="20"/>
          <w:szCs w:val="20"/>
        </w:rPr>
        <w:t> main(String[] args)  </w:t>
      </w:r>
    </w:p>
    <w:p w:rsidR="00104B05" w:rsidRPr="00553174" w:rsidRDefault="00104B05" w:rsidP="00104B05">
      <w:pPr>
        <w:numPr>
          <w:ilvl w:val="0"/>
          <w:numId w:val="306"/>
        </w:numPr>
        <w:spacing w:before="100" w:beforeAutospacing="1" w:after="100" w:afterAutospacing="1" w:line="240" w:lineRule="auto"/>
        <w:rPr>
          <w:sz w:val="20"/>
          <w:szCs w:val="20"/>
        </w:rPr>
      </w:pPr>
      <w:r w:rsidRPr="00553174">
        <w:rPr>
          <w:sz w:val="20"/>
          <w:szCs w:val="20"/>
        </w:rPr>
        <w:t>        {  </w:t>
      </w:r>
    </w:p>
    <w:p w:rsidR="00104B05" w:rsidRPr="00553174" w:rsidRDefault="00104B05" w:rsidP="00104B05">
      <w:pPr>
        <w:numPr>
          <w:ilvl w:val="0"/>
          <w:numId w:val="306"/>
        </w:numPr>
        <w:spacing w:before="100" w:beforeAutospacing="1" w:after="100" w:afterAutospacing="1" w:line="240" w:lineRule="auto"/>
        <w:rPr>
          <w:sz w:val="20"/>
          <w:szCs w:val="20"/>
        </w:rPr>
      </w:pPr>
      <w:r w:rsidRPr="00553174">
        <w:rPr>
          <w:sz w:val="20"/>
          <w:szCs w:val="20"/>
        </w:rPr>
        <w:t>            String infix = </w:t>
      </w:r>
      <w:r w:rsidRPr="00553174">
        <w:rPr>
          <w:rStyle w:val="string"/>
          <w:sz w:val="20"/>
          <w:szCs w:val="20"/>
        </w:rPr>
        <w:t>"a+b*c"</w:t>
      </w:r>
      <w:r w:rsidRPr="00553174">
        <w:rPr>
          <w:sz w:val="20"/>
          <w:szCs w:val="20"/>
        </w:rPr>
        <w:t>;  </w:t>
      </w:r>
    </w:p>
    <w:p w:rsidR="00104B05" w:rsidRPr="00553174" w:rsidRDefault="00104B05" w:rsidP="00104B05">
      <w:pPr>
        <w:numPr>
          <w:ilvl w:val="0"/>
          <w:numId w:val="306"/>
        </w:numPr>
        <w:spacing w:before="100" w:beforeAutospacing="1" w:after="100" w:afterAutospacing="1" w:line="240" w:lineRule="auto"/>
        <w:rPr>
          <w:sz w:val="20"/>
          <w:szCs w:val="20"/>
        </w:rPr>
      </w:pPr>
      <w:r w:rsidRPr="00553174">
        <w:rPr>
          <w:sz w:val="20"/>
          <w:szCs w:val="20"/>
        </w:rPr>
        <w:t>              </w:t>
      </w:r>
    </w:p>
    <w:p w:rsidR="00104B05" w:rsidRPr="00553174" w:rsidRDefault="00104B05" w:rsidP="00104B05">
      <w:pPr>
        <w:numPr>
          <w:ilvl w:val="0"/>
          <w:numId w:val="306"/>
        </w:numPr>
        <w:spacing w:before="100" w:beforeAutospacing="1" w:after="100" w:afterAutospacing="1" w:line="240" w:lineRule="auto"/>
        <w:rPr>
          <w:sz w:val="20"/>
          <w:szCs w:val="20"/>
        </w:rPr>
      </w:pPr>
      <w:r w:rsidRPr="00553174">
        <w:rPr>
          <w:sz w:val="20"/>
          <w:szCs w:val="20"/>
        </w:rPr>
        <w:t>            InfixToPostfixPattern ip=</w:t>
      </w:r>
      <w:r w:rsidRPr="00553174">
        <w:rPr>
          <w:rStyle w:val="keyword"/>
          <w:sz w:val="20"/>
          <w:szCs w:val="20"/>
        </w:rPr>
        <w:t>new</w:t>
      </w:r>
      <w:r w:rsidRPr="00553174">
        <w:rPr>
          <w:sz w:val="20"/>
          <w:szCs w:val="20"/>
        </w:rPr>
        <w:t> InfixToPostfixPattern();  </w:t>
      </w:r>
    </w:p>
    <w:p w:rsidR="00104B05" w:rsidRPr="00553174" w:rsidRDefault="00104B05" w:rsidP="00104B05">
      <w:pPr>
        <w:numPr>
          <w:ilvl w:val="0"/>
          <w:numId w:val="306"/>
        </w:numPr>
        <w:spacing w:before="100" w:beforeAutospacing="1" w:after="100" w:afterAutospacing="1" w:line="240" w:lineRule="auto"/>
        <w:rPr>
          <w:sz w:val="20"/>
          <w:szCs w:val="20"/>
        </w:rPr>
      </w:pPr>
      <w:r w:rsidRPr="00553174">
        <w:rPr>
          <w:sz w:val="20"/>
          <w:szCs w:val="20"/>
        </w:rPr>
        <w:t>              </w:t>
      </w:r>
    </w:p>
    <w:p w:rsidR="00104B05" w:rsidRPr="00553174" w:rsidRDefault="00104B05" w:rsidP="00104B05">
      <w:pPr>
        <w:numPr>
          <w:ilvl w:val="0"/>
          <w:numId w:val="306"/>
        </w:numPr>
        <w:spacing w:before="100" w:beforeAutospacing="1" w:after="100" w:afterAutospacing="1" w:line="240" w:lineRule="auto"/>
        <w:rPr>
          <w:sz w:val="20"/>
          <w:szCs w:val="20"/>
        </w:rPr>
      </w:pPr>
      <w:r w:rsidRPr="00553174">
        <w:rPr>
          <w:sz w:val="20"/>
          <w:szCs w:val="20"/>
        </w:rPr>
        <w:t>            String postfix = ip.conversion(infix);  </w:t>
      </w:r>
    </w:p>
    <w:p w:rsidR="00104B05" w:rsidRPr="00553174" w:rsidRDefault="00104B05" w:rsidP="00104B05">
      <w:pPr>
        <w:numPr>
          <w:ilvl w:val="0"/>
          <w:numId w:val="306"/>
        </w:numPr>
        <w:spacing w:before="100" w:beforeAutospacing="1" w:after="100" w:afterAutospacing="1" w:line="240" w:lineRule="auto"/>
        <w:rPr>
          <w:sz w:val="20"/>
          <w:szCs w:val="20"/>
        </w:rPr>
      </w:pPr>
      <w:r w:rsidRPr="00553174">
        <w:rPr>
          <w:sz w:val="20"/>
          <w:szCs w:val="20"/>
        </w:rPr>
        <w:t>            System.out.println(</w:t>
      </w:r>
      <w:r w:rsidRPr="00553174">
        <w:rPr>
          <w:rStyle w:val="string"/>
          <w:sz w:val="20"/>
          <w:szCs w:val="20"/>
        </w:rPr>
        <w:t>"Infix:   "</w:t>
      </w:r>
      <w:r w:rsidRPr="00553174">
        <w:rPr>
          <w:sz w:val="20"/>
          <w:szCs w:val="20"/>
        </w:rPr>
        <w:t> + infix);  </w:t>
      </w:r>
    </w:p>
    <w:p w:rsidR="00104B05" w:rsidRPr="00553174" w:rsidRDefault="00104B05" w:rsidP="00104B05">
      <w:pPr>
        <w:numPr>
          <w:ilvl w:val="0"/>
          <w:numId w:val="306"/>
        </w:numPr>
        <w:spacing w:before="100" w:beforeAutospacing="1" w:after="100" w:afterAutospacing="1" w:line="240" w:lineRule="auto"/>
        <w:rPr>
          <w:sz w:val="20"/>
          <w:szCs w:val="20"/>
        </w:rPr>
      </w:pPr>
      <w:r w:rsidRPr="00553174">
        <w:rPr>
          <w:sz w:val="20"/>
          <w:szCs w:val="20"/>
        </w:rPr>
        <w:t>            System.out.println(</w:t>
      </w:r>
      <w:r w:rsidRPr="00553174">
        <w:rPr>
          <w:rStyle w:val="string"/>
          <w:sz w:val="20"/>
          <w:szCs w:val="20"/>
        </w:rPr>
        <w:t>"Postfix: "</w:t>
      </w:r>
      <w:r w:rsidRPr="00553174">
        <w:rPr>
          <w:sz w:val="20"/>
          <w:szCs w:val="20"/>
        </w:rPr>
        <w:t> + postfix);  </w:t>
      </w:r>
    </w:p>
    <w:p w:rsidR="00104B05" w:rsidRPr="00553174" w:rsidRDefault="00104B05" w:rsidP="00104B05">
      <w:pPr>
        <w:numPr>
          <w:ilvl w:val="0"/>
          <w:numId w:val="306"/>
        </w:numPr>
        <w:spacing w:before="100" w:beforeAutospacing="1" w:after="100" w:afterAutospacing="1" w:line="240" w:lineRule="auto"/>
        <w:rPr>
          <w:sz w:val="20"/>
          <w:szCs w:val="20"/>
        </w:rPr>
      </w:pPr>
      <w:r w:rsidRPr="00553174">
        <w:rPr>
          <w:sz w:val="20"/>
          <w:szCs w:val="20"/>
        </w:rPr>
        <w:t>       }  </w:t>
      </w:r>
    </w:p>
    <w:p w:rsidR="00104B05" w:rsidRPr="00553174" w:rsidRDefault="00104B05" w:rsidP="00104B05">
      <w:pPr>
        <w:numPr>
          <w:ilvl w:val="0"/>
          <w:numId w:val="306"/>
        </w:numPr>
        <w:spacing w:before="100" w:beforeAutospacing="1" w:after="100" w:afterAutospacing="1" w:line="240" w:lineRule="auto"/>
        <w:rPr>
          <w:sz w:val="20"/>
          <w:szCs w:val="20"/>
        </w:rPr>
      </w:pPr>
      <w:r w:rsidRPr="00553174">
        <w:rPr>
          <w:sz w:val="20"/>
          <w:szCs w:val="20"/>
        </w:rPr>
        <w:t>}  </w:t>
      </w:r>
    </w:p>
    <w:p w:rsidR="00104B05" w:rsidRPr="00553174" w:rsidRDefault="00104B05" w:rsidP="00104B05">
      <w:pPr>
        <w:spacing w:after="0"/>
        <w:rPr>
          <w:sz w:val="20"/>
          <w:szCs w:val="20"/>
        </w:rPr>
      </w:pPr>
      <w:r w:rsidRPr="00553174">
        <w:rPr>
          <w:sz w:val="20"/>
          <w:szCs w:val="20"/>
        </w:rPr>
        <w:pict>
          <v:rect id="_x0000_i1065" style="width:0;height:1.5pt" o:hralign="center" o:hrstd="t" o:hr="t" fillcolor="#a0a0a0" stroked="f"/>
        </w:pict>
      </w:r>
    </w:p>
    <w:p w:rsidR="00104B05" w:rsidRPr="00553174" w:rsidRDefault="00104B05" w:rsidP="00104B05">
      <w:pPr>
        <w:rPr>
          <w:sz w:val="20"/>
          <w:szCs w:val="20"/>
        </w:rPr>
      </w:pPr>
      <w:hyperlink r:id="rId160" w:history="1">
        <w:proofErr w:type="gramStart"/>
        <w:r w:rsidRPr="00553174">
          <w:rPr>
            <w:rStyle w:val="Hyperlink"/>
            <w:sz w:val="20"/>
            <w:szCs w:val="20"/>
          </w:rPr>
          <w:t>download</w:t>
        </w:r>
        <w:proofErr w:type="gramEnd"/>
        <w:r w:rsidRPr="00553174">
          <w:rPr>
            <w:rStyle w:val="Hyperlink"/>
            <w:sz w:val="20"/>
            <w:szCs w:val="20"/>
          </w:rPr>
          <w:t xml:space="preserve"> this example</w:t>
        </w:r>
      </w:hyperlink>
      <w:r w:rsidRPr="00553174">
        <w:rPr>
          <w:sz w:val="20"/>
          <w:szCs w:val="20"/>
        </w:rPr>
        <w:t xml:space="preserve"> </w:t>
      </w:r>
    </w:p>
    <w:p w:rsidR="00104B05" w:rsidRPr="00553174" w:rsidRDefault="00104B05" w:rsidP="00104B05">
      <w:pPr>
        <w:pStyle w:val="Heading4"/>
        <w:rPr>
          <w:rFonts w:asciiTheme="minorHAnsi" w:hAnsiTheme="minorHAnsi"/>
          <w:sz w:val="20"/>
          <w:szCs w:val="20"/>
        </w:rPr>
      </w:pPr>
      <w:r w:rsidRPr="00553174">
        <w:rPr>
          <w:rFonts w:asciiTheme="minorHAnsi" w:hAnsiTheme="minorHAnsi"/>
          <w:sz w:val="20"/>
          <w:szCs w:val="20"/>
        </w:rPr>
        <w:t>Output</w:t>
      </w:r>
    </w:p>
    <w:p w:rsidR="00104B05" w:rsidRPr="00553174" w:rsidRDefault="00104B05" w:rsidP="00104B05">
      <w:pPr>
        <w:numPr>
          <w:ilvl w:val="0"/>
          <w:numId w:val="307"/>
        </w:numPr>
        <w:spacing w:before="100" w:beforeAutospacing="1" w:after="100" w:afterAutospacing="1" w:line="240" w:lineRule="auto"/>
        <w:rPr>
          <w:sz w:val="20"/>
          <w:szCs w:val="20"/>
        </w:rPr>
      </w:pPr>
      <w:r w:rsidRPr="00553174">
        <w:rPr>
          <w:sz w:val="20"/>
          <w:szCs w:val="20"/>
        </w:rPr>
        <w:t>Infix:   a+b*c  </w:t>
      </w:r>
    </w:p>
    <w:p w:rsidR="00104B05" w:rsidRPr="00553174" w:rsidRDefault="00104B05" w:rsidP="00104B05">
      <w:pPr>
        <w:numPr>
          <w:ilvl w:val="0"/>
          <w:numId w:val="307"/>
        </w:numPr>
        <w:spacing w:before="100" w:beforeAutospacing="1" w:after="100" w:afterAutospacing="1" w:line="240" w:lineRule="auto"/>
        <w:rPr>
          <w:sz w:val="20"/>
          <w:szCs w:val="20"/>
        </w:rPr>
      </w:pPr>
      <w:r w:rsidRPr="00553174">
        <w:rPr>
          <w:sz w:val="20"/>
          <w:szCs w:val="20"/>
        </w:rPr>
        <w:t>Postfix: abc*+  </w:t>
      </w:r>
    </w:p>
    <w:p w:rsidR="00104B05" w:rsidRPr="00553174" w:rsidRDefault="00104B05" w:rsidP="00695A63">
      <w:pPr>
        <w:shd w:val="clear" w:color="auto" w:fill="F9FBF9"/>
        <w:spacing w:after="0" w:line="345" w:lineRule="atLeast"/>
        <w:jc w:val="both"/>
        <w:rPr>
          <w:b/>
          <w:color w:val="000000"/>
          <w:sz w:val="20"/>
          <w:szCs w:val="20"/>
        </w:rPr>
      </w:pPr>
    </w:p>
    <w:p w:rsidR="00831A47" w:rsidRPr="00553174" w:rsidRDefault="00831A47" w:rsidP="00695A63">
      <w:pPr>
        <w:shd w:val="clear" w:color="auto" w:fill="F9FBF9"/>
        <w:spacing w:after="0" w:line="345" w:lineRule="atLeast"/>
        <w:jc w:val="both"/>
        <w:rPr>
          <w:b/>
          <w:color w:val="000000"/>
          <w:sz w:val="20"/>
          <w:szCs w:val="20"/>
        </w:rPr>
      </w:pPr>
    </w:p>
    <w:p w:rsidR="00831A47" w:rsidRPr="00553174" w:rsidRDefault="00831A47" w:rsidP="00831A47">
      <w:pPr>
        <w:pStyle w:val="NormalWeb"/>
        <w:rPr>
          <w:rFonts w:asciiTheme="minorHAnsi" w:hAnsiTheme="minorHAnsi"/>
          <w:sz w:val="20"/>
          <w:szCs w:val="20"/>
        </w:rPr>
      </w:pPr>
      <w:r w:rsidRPr="00553174">
        <w:rPr>
          <w:rFonts w:asciiTheme="minorHAnsi" w:hAnsiTheme="minorHAnsi"/>
          <w:sz w:val="20"/>
          <w:szCs w:val="20"/>
        </w:rPr>
        <w:t>Interpreter pattern provides a way to evaluate language grammar or expression. This type of pattern comes under behavioral pattern. This pattern involves implementing an expression interface which tells to interpret a particular context. This pattern is used in SQL parsing, symbol processing engine etc.</w:t>
      </w:r>
    </w:p>
    <w:p w:rsidR="00831A47" w:rsidRPr="00553174" w:rsidRDefault="00831A47" w:rsidP="00831A47">
      <w:pPr>
        <w:pStyle w:val="Heading2"/>
        <w:rPr>
          <w:rFonts w:asciiTheme="minorHAnsi" w:hAnsiTheme="minorHAnsi"/>
          <w:sz w:val="20"/>
          <w:szCs w:val="20"/>
        </w:rPr>
      </w:pPr>
      <w:r w:rsidRPr="00553174">
        <w:rPr>
          <w:rFonts w:asciiTheme="minorHAnsi" w:hAnsiTheme="minorHAnsi"/>
          <w:sz w:val="20"/>
          <w:szCs w:val="20"/>
        </w:rPr>
        <w:t>Implementation</w:t>
      </w:r>
    </w:p>
    <w:p w:rsidR="00831A47" w:rsidRPr="00553174" w:rsidRDefault="00831A47" w:rsidP="00831A47">
      <w:pPr>
        <w:pStyle w:val="NormalWeb"/>
        <w:rPr>
          <w:rFonts w:asciiTheme="minorHAnsi" w:hAnsiTheme="minorHAnsi"/>
          <w:sz w:val="20"/>
          <w:szCs w:val="20"/>
        </w:rPr>
      </w:pPr>
      <w:r w:rsidRPr="00553174">
        <w:rPr>
          <w:rFonts w:asciiTheme="minorHAnsi" w:hAnsiTheme="minorHAnsi"/>
          <w:sz w:val="20"/>
          <w:szCs w:val="20"/>
        </w:rPr>
        <w:t xml:space="preserve">We are going to create an interface </w:t>
      </w:r>
      <w:r w:rsidRPr="00553174">
        <w:rPr>
          <w:rFonts w:asciiTheme="minorHAnsi" w:hAnsiTheme="minorHAnsi"/>
          <w:i/>
          <w:iCs/>
          <w:sz w:val="20"/>
          <w:szCs w:val="20"/>
        </w:rPr>
        <w:t>Expression</w:t>
      </w:r>
      <w:r w:rsidRPr="00553174">
        <w:rPr>
          <w:rFonts w:asciiTheme="minorHAnsi" w:hAnsiTheme="minorHAnsi"/>
          <w:sz w:val="20"/>
          <w:szCs w:val="20"/>
        </w:rPr>
        <w:t xml:space="preserve"> and concrete classes implementing the </w:t>
      </w:r>
      <w:r w:rsidRPr="00553174">
        <w:rPr>
          <w:rFonts w:asciiTheme="minorHAnsi" w:hAnsiTheme="minorHAnsi"/>
          <w:i/>
          <w:iCs/>
          <w:sz w:val="20"/>
          <w:szCs w:val="20"/>
        </w:rPr>
        <w:t>Expression</w:t>
      </w:r>
      <w:r w:rsidRPr="00553174">
        <w:rPr>
          <w:rFonts w:asciiTheme="minorHAnsi" w:hAnsiTheme="minorHAnsi"/>
          <w:sz w:val="20"/>
          <w:szCs w:val="20"/>
        </w:rPr>
        <w:t xml:space="preserve"> interface. A class </w:t>
      </w:r>
      <w:r w:rsidRPr="00553174">
        <w:rPr>
          <w:rFonts w:asciiTheme="minorHAnsi" w:hAnsiTheme="minorHAnsi"/>
          <w:i/>
          <w:iCs/>
          <w:sz w:val="20"/>
          <w:szCs w:val="20"/>
        </w:rPr>
        <w:t>TerminalExpression</w:t>
      </w:r>
      <w:r w:rsidRPr="00553174">
        <w:rPr>
          <w:rFonts w:asciiTheme="minorHAnsi" w:hAnsiTheme="minorHAnsi"/>
          <w:sz w:val="20"/>
          <w:szCs w:val="20"/>
        </w:rPr>
        <w:t xml:space="preserve"> is defined which acts as a main interpreter of context in question. Other classes </w:t>
      </w:r>
      <w:r w:rsidRPr="00553174">
        <w:rPr>
          <w:rFonts w:asciiTheme="minorHAnsi" w:hAnsiTheme="minorHAnsi"/>
          <w:i/>
          <w:iCs/>
          <w:sz w:val="20"/>
          <w:szCs w:val="20"/>
        </w:rPr>
        <w:t>OrExpression</w:t>
      </w:r>
      <w:r w:rsidRPr="00553174">
        <w:rPr>
          <w:rFonts w:asciiTheme="minorHAnsi" w:hAnsiTheme="minorHAnsi"/>
          <w:sz w:val="20"/>
          <w:szCs w:val="20"/>
        </w:rPr>
        <w:t xml:space="preserve">, </w:t>
      </w:r>
      <w:r w:rsidRPr="00553174">
        <w:rPr>
          <w:rFonts w:asciiTheme="minorHAnsi" w:hAnsiTheme="minorHAnsi"/>
          <w:i/>
          <w:iCs/>
          <w:sz w:val="20"/>
          <w:szCs w:val="20"/>
        </w:rPr>
        <w:t>AndExpression</w:t>
      </w:r>
      <w:r w:rsidRPr="00553174">
        <w:rPr>
          <w:rFonts w:asciiTheme="minorHAnsi" w:hAnsiTheme="minorHAnsi"/>
          <w:sz w:val="20"/>
          <w:szCs w:val="20"/>
        </w:rPr>
        <w:t xml:space="preserve"> are used to create combinational expressions.</w:t>
      </w:r>
    </w:p>
    <w:p w:rsidR="00831A47" w:rsidRPr="00553174" w:rsidRDefault="00831A47" w:rsidP="00831A47">
      <w:pPr>
        <w:pStyle w:val="NormalWeb"/>
        <w:rPr>
          <w:rFonts w:asciiTheme="minorHAnsi" w:hAnsiTheme="minorHAnsi"/>
          <w:sz w:val="20"/>
          <w:szCs w:val="20"/>
        </w:rPr>
      </w:pPr>
      <w:r w:rsidRPr="00553174">
        <w:rPr>
          <w:rFonts w:asciiTheme="minorHAnsi" w:hAnsiTheme="minorHAnsi"/>
          <w:i/>
          <w:iCs/>
          <w:sz w:val="20"/>
          <w:szCs w:val="20"/>
        </w:rPr>
        <w:t>InterpreterPatternDemo</w:t>
      </w:r>
      <w:r w:rsidRPr="00553174">
        <w:rPr>
          <w:rFonts w:asciiTheme="minorHAnsi" w:hAnsiTheme="minorHAnsi"/>
          <w:sz w:val="20"/>
          <w:szCs w:val="20"/>
        </w:rPr>
        <w:t xml:space="preserve">, our demo class, will use </w:t>
      </w:r>
      <w:r w:rsidRPr="00553174">
        <w:rPr>
          <w:rFonts w:asciiTheme="minorHAnsi" w:hAnsiTheme="minorHAnsi"/>
          <w:i/>
          <w:iCs/>
          <w:sz w:val="20"/>
          <w:szCs w:val="20"/>
        </w:rPr>
        <w:t>Expression</w:t>
      </w:r>
      <w:r w:rsidRPr="00553174">
        <w:rPr>
          <w:rFonts w:asciiTheme="minorHAnsi" w:hAnsiTheme="minorHAnsi"/>
          <w:sz w:val="20"/>
          <w:szCs w:val="20"/>
        </w:rPr>
        <w:t xml:space="preserve"> class to create rules and demonstrate parsing of expressions.</w:t>
      </w:r>
    </w:p>
    <w:p w:rsidR="00831A47" w:rsidRPr="00553174" w:rsidRDefault="00831A47" w:rsidP="00831A47">
      <w:pPr>
        <w:rPr>
          <w:sz w:val="20"/>
          <w:szCs w:val="20"/>
        </w:rPr>
      </w:pPr>
      <w:r w:rsidRPr="00553174">
        <w:rPr>
          <w:noProof/>
          <w:sz w:val="20"/>
          <w:szCs w:val="20"/>
        </w:rPr>
        <w:lastRenderedPageBreak/>
        <w:drawing>
          <wp:inline distT="0" distB="0" distL="0" distR="0">
            <wp:extent cx="5105400" cy="4648200"/>
            <wp:effectExtent l="0" t="0" r="0" b="0"/>
            <wp:docPr id="57" name="Picture 57" descr="Interpreter Pattern 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Interpreter Pattern UML Diagram"/>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105400" cy="4648200"/>
                    </a:xfrm>
                    <a:prstGeom prst="rect">
                      <a:avLst/>
                    </a:prstGeom>
                    <a:noFill/>
                    <a:ln>
                      <a:noFill/>
                    </a:ln>
                  </pic:spPr>
                </pic:pic>
              </a:graphicData>
            </a:graphic>
          </wp:inline>
        </w:drawing>
      </w:r>
    </w:p>
    <w:p w:rsidR="00831A47" w:rsidRPr="00553174" w:rsidRDefault="00831A47" w:rsidP="00831A47">
      <w:pPr>
        <w:pStyle w:val="Heading2"/>
        <w:rPr>
          <w:rFonts w:asciiTheme="minorHAnsi" w:hAnsiTheme="minorHAnsi"/>
          <w:sz w:val="20"/>
          <w:szCs w:val="20"/>
        </w:rPr>
      </w:pPr>
      <w:r w:rsidRPr="00553174">
        <w:rPr>
          <w:rFonts w:asciiTheme="minorHAnsi" w:hAnsiTheme="minorHAnsi"/>
          <w:sz w:val="20"/>
          <w:szCs w:val="20"/>
        </w:rPr>
        <w:t xml:space="preserve">Step 1 </w:t>
      </w:r>
    </w:p>
    <w:p w:rsidR="00831A47" w:rsidRPr="00553174" w:rsidRDefault="00831A47" w:rsidP="00831A47">
      <w:pPr>
        <w:pStyle w:val="NormalWeb"/>
        <w:rPr>
          <w:rFonts w:asciiTheme="minorHAnsi" w:hAnsiTheme="minorHAnsi"/>
          <w:sz w:val="20"/>
          <w:szCs w:val="20"/>
        </w:rPr>
      </w:pPr>
      <w:r w:rsidRPr="00553174">
        <w:rPr>
          <w:rFonts w:asciiTheme="minorHAnsi" w:hAnsiTheme="minorHAnsi"/>
          <w:sz w:val="20"/>
          <w:szCs w:val="20"/>
        </w:rPr>
        <w:t>Create an expression interface.</w:t>
      </w:r>
    </w:p>
    <w:p w:rsidR="00831A47" w:rsidRPr="00553174" w:rsidRDefault="00831A47" w:rsidP="00831A47">
      <w:pPr>
        <w:pStyle w:val="NormalWeb"/>
        <w:rPr>
          <w:rFonts w:asciiTheme="minorHAnsi" w:hAnsiTheme="minorHAnsi"/>
          <w:sz w:val="20"/>
          <w:szCs w:val="20"/>
        </w:rPr>
      </w:pPr>
      <w:r w:rsidRPr="00553174">
        <w:rPr>
          <w:rFonts w:asciiTheme="minorHAnsi" w:hAnsiTheme="minorHAnsi"/>
          <w:i/>
          <w:iCs/>
          <w:sz w:val="20"/>
          <w:szCs w:val="20"/>
        </w:rPr>
        <w:t>Expression.java</w:t>
      </w:r>
    </w:p>
    <w:p w:rsidR="00831A47" w:rsidRPr="00553174" w:rsidRDefault="00831A47" w:rsidP="00831A47">
      <w:pPr>
        <w:pStyle w:val="HTMLPreformatted"/>
        <w:rPr>
          <w:rStyle w:val="pln"/>
          <w:rFonts w:asciiTheme="minorHAnsi" w:eastAsiaTheme="majorEastAsia" w:hAnsiTheme="minorHAnsi"/>
        </w:rPr>
      </w:pP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interface</w:t>
      </w:r>
      <w:r w:rsidRPr="00553174">
        <w:rPr>
          <w:rStyle w:val="pln"/>
          <w:rFonts w:asciiTheme="minorHAnsi" w:eastAsiaTheme="majorEastAsia" w:hAnsiTheme="minorHAnsi"/>
        </w:rPr>
        <w:t xml:space="preserve"> </w:t>
      </w:r>
      <w:r w:rsidRPr="00553174">
        <w:rPr>
          <w:rStyle w:val="typ"/>
          <w:rFonts w:asciiTheme="minorHAnsi" w:hAnsiTheme="minorHAnsi"/>
        </w:rPr>
        <w:t>Expression</w:t>
      </w:r>
      <w:r w:rsidRPr="00553174">
        <w:rPr>
          <w:rStyle w:val="pln"/>
          <w:rFonts w:asciiTheme="minorHAnsi" w:eastAsiaTheme="majorEastAsia" w:hAnsiTheme="minorHAnsi"/>
        </w:rPr>
        <w:t xml:space="preserve"> </w:t>
      </w:r>
      <w:r w:rsidRPr="00553174">
        <w:rPr>
          <w:rStyle w:val="pun"/>
          <w:rFonts w:asciiTheme="minorHAnsi" w:hAnsiTheme="minorHAnsi"/>
        </w:rPr>
        <w:t>{</w:t>
      </w:r>
    </w:p>
    <w:p w:rsidR="00831A47" w:rsidRPr="00553174" w:rsidRDefault="00831A47" w:rsidP="00831A47">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boolean</w:t>
      </w:r>
      <w:r w:rsidRPr="00553174">
        <w:rPr>
          <w:rStyle w:val="pln"/>
          <w:rFonts w:asciiTheme="minorHAnsi" w:eastAsiaTheme="majorEastAsia" w:hAnsiTheme="minorHAnsi"/>
        </w:rPr>
        <w:t xml:space="preserve"> interpret</w:t>
      </w:r>
      <w:r w:rsidRPr="00553174">
        <w:rPr>
          <w:rStyle w:val="pun"/>
          <w:rFonts w:asciiTheme="minorHAnsi" w:hAnsiTheme="minorHAnsi"/>
        </w:rPr>
        <w:t>(</w:t>
      </w:r>
      <w:r w:rsidRPr="00553174">
        <w:rPr>
          <w:rStyle w:val="typ"/>
          <w:rFonts w:asciiTheme="minorHAnsi" w:hAnsiTheme="minorHAnsi"/>
        </w:rPr>
        <w:t>String</w:t>
      </w:r>
      <w:r w:rsidRPr="00553174">
        <w:rPr>
          <w:rStyle w:val="pln"/>
          <w:rFonts w:asciiTheme="minorHAnsi" w:eastAsiaTheme="majorEastAsia" w:hAnsiTheme="minorHAnsi"/>
        </w:rPr>
        <w:t xml:space="preserve"> context</w:t>
      </w:r>
      <w:r w:rsidRPr="00553174">
        <w:rPr>
          <w:rStyle w:val="pun"/>
          <w:rFonts w:asciiTheme="minorHAnsi" w:hAnsiTheme="minorHAnsi"/>
        </w:rPr>
        <w:t>);</w:t>
      </w:r>
    </w:p>
    <w:p w:rsidR="00831A47" w:rsidRPr="00553174" w:rsidRDefault="00831A47" w:rsidP="00831A47">
      <w:pPr>
        <w:pStyle w:val="HTMLPreformatted"/>
        <w:rPr>
          <w:rFonts w:asciiTheme="minorHAnsi" w:hAnsiTheme="minorHAnsi"/>
        </w:rPr>
      </w:pPr>
      <w:r w:rsidRPr="00553174">
        <w:rPr>
          <w:rStyle w:val="pun"/>
          <w:rFonts w:asciiTheme="minorHAnsi" w:hAnsiTheme="minorHAnsi"/>
        </w:rPr>
        <w:t>}</w:t>
      </w:r>
    </w:p>
    <w:p w:rsidR="00831A47" w:rsidRPr="00553174" w:rsidRDefault="00831A47" w:rsidP="00831A47">
      <w:pPr>
        <w:pStyle w:val="Heading2"/>
        <w:rPr>
          <w:rFonts w:asciiTheme="minorHAnsi" w:hAnsiTheme="minorHAnsi"/>
          <w:sz w:val="20"/>
          <w:szCs w:val="20"/>
        </w:rPr>
      </w:pPr>
      <w:r w:rsidRPr="00553174">
        <w:rPr>
          <w:rFonts w:asciiTheme="minorHAnsi" w:hAnsiTheme="minorHAnsi"/>
          <w:sz w:val="20"/>
          <w:szCs w:val="20"/>
        </w:rPr>
        <w:t>Step 2</w:t>
      </w:r>
    </w:p>
    <w:p w:rsidR="00831A47" w:rsidRPr="00553174" w:rsidRDefault="00831A47" w:rsidP="00831A47">
      <w:pPr>
        <w:pStyle w:val="NormalWeb"/>
        <w:rPr>
          <w:rFonts w:asciiTheme="minorHAnsi" w:hAnsiTheme="minorHAnsi"/>
          <w:sz w:val="20"/>
          <w:szCs w:val="20"/>
        </w:rPr>
      </w:pPr>
      <w:r w:rsidRPr="00553174">
        <w:rPr>
          <w:rFonts w:asciiTheme="minorHAnsi" w:hAnsiTheme="minorHAnsi"/>
          <w:sz w:val="20"/>
          <w:szCs w:val="20"/>
        </w:rPr>
        <w:t>Create concrete classes implementing the above interface.</w:t>
      </w:r>
    </w:p>
    <w:p w:rsidR="00831A47" w:rsidRPr="00553174" w:rsidRDefault="00831A47" w:rsidP="00831A47">
      <w:pPr>
        <w:pStyle w:val="NormalWeb"/>
        <w:rPr>
          <w:rFonts w:asciiTheme="minorHAnsi" w:hAnsiTheme="minorHAnsi"/>
          <w:sz w:val="20"/>
          <w:szCs w:val="20"/>
        </w:rPr>
      </w:pPr>
      <w:r w:rsidRPr="00553174">
        <w:rPr>
          <w:rFonts w:asciiTheme="minorHAnsi" w:hAnsiTheme="minorHAnsi"/>
          <w:i/>
          <w:iCs/>
          <w:sz w:val="20"/>
          <w:szCs w:val="20"/>
        </w:rPr>
        <w:t>TerminalExpression.java</w:t>
      </w:r>
    </w:p>
    <w:p w:rsidR="00831A47" w:rsidRPr="00553174" w:rsidRDefault="00831A47" w:rsidP="00831A47">
      <w:pPr>
        <w:pStyle w:val="HTMLPreformatted"/>
        <w:rPr>
          <w:rStyle w:val="pln"/>
          <w:rFonts w:asciiTheme="minorHAnsi" w:eastAsiaTheme="majorEastAsia" w:hAnsiTheme="minorHAnsi"/>
        </w:rPr>
      </w:pP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class</w:t>
      </w:r>
      <w:r w:rsidRPr="00553174">
        <w:rPr>
          <w:rStyle w:val="pln"/>
          <w:rFonts w:asciiTheme="minorHAnsi" w:eastAsiaTheme="majorEastAsia" w:hAnsiTheme="minorHAnsi"/>
        </w:rPr>
        <w:t xml:space="preserve"> </w:t>
      </w:r>
      <w:r w:rsidRPr="00553174">
        <w:rPr>
          <w:rStyle w:val="typ"/>
          <w:rFonts w:asciiTheme="minorHAnsi" w:hAnsiTheme="minorHAnsi"/>
        </w:rPr>
        <w:t>TerminalExpression</w:t>
      </w:r>
      <w:r w:rsidRPr="00553174">
        <w:rPr>
          <w:rStyle w:val="pln"/>
          <w:rFonts w:asciiTheme="minorHAnsi" w:eastAsiaTheme="majorEastAsia" w:hAnsiTheme="minorHAnsi"/>
        </w:rPr>
        <w:t xml:space="preserve"> </w:t>
      </w:r>
      <w:r w:rsidRPr="00553174">
        <w:rPr>
          <w:rStyle w:val="kwd"/>
          <w:rFonts w:asciiTheme="minorHAnsi" w:hAnsiTheme="minorHAnsi"/>
        </w:rPr>
        <w:t>implements</w:t>
      </w:r>
      <w:r w:rsidRPr="00553174">
        <w:rPr>
          <w:rStyle w:val="pln"/>
          <w:rFonts w:asciiTheme="minorHAnsi" w:eastAsiaTheme="majorEastAsia" w:hAnsiTheme="minorHAnsi"/>
        </w:rPr>
        <w:t xml:space="preserve"> </w:t>
      </w:r>
      <w:r w:rsidRPr="00553174">
        <w:rPr>
          <w:rStyle w:val="typ"/>
          <w:rFonts w:asciiTheme="minorHAnsi" w:hAnsiTheme="minorHAnsi"/>
        </w:rPr>
        <w:t>Expression</w:t>
      </w:r>
      <w:r w:rsidRPr="00553174">
        <w:rPr>
          <w:rStyle w:val="pln"/>
          <w:rFonts w:asciiTheme="minorHAnsi" w:eastAsiaTheme="majorEastAsia" w:hAnsiTheme="minorHAnsi"/>
        </w:rPr>
        <w:t xml:space="preserve"> </w:t>
      </w:r>
      <w:r w:rsidRPr="00553174">
        <w:rPr>
          <w:rStyle w:val="pun"/>
          <w:rFonts w:asciiTheme="minorHAnsi" w:hAnsiTheme="minorHAnsi"/>
        </w:rPr>
        <w:t>{</w:t>
      </w:r>
    </w:p>
    <w:p w:rsidR="00831A47" w:rsidRPr="00553174" w:rsidRDefault="00831A47" w:rsidP="00831A47">
      <w:pPr>
        <w:pStyle w:val="HTMLPreformatted"/>
        <w:rPr>
          <w:rStyle w:val="pln"/>
          <w:rFonts w:asciiTheme="minorHAnsi" w:eastAsiaTheme="majorEastAsia" w:hAnsiTheme="minorHAnsi"/>
        </w:rPr>
      </w:pPr>
      <w:r w:rsidRPr="00553174">
        <w:rPr>
          <w:rStyle w:val="pln"/>
          <w:rFonts w:asciiTheme="minorHAnsi" w:eastAsiaTheme="majorEastAsia" w:hAnsiTheme="minorHAnsi"/>
        </w:rPr>
        <w:tab/>
      </w:r>
    </w:p>
    <w:p w:rsidR="00831A47" w:rsidRPr="00553174" w:rsidRDefault="00831A47" w:rsidP="00831A47">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private</w:t>
      </w:r>
      <w:proofErr w:type="gramEnd"/>
      <w:r w:rsidRPr="00553174">
        <w:rPr>
          <w:rStyle w:val="pln"/>
          <w:rFonts w:asciiTheme="minorHAnsi" w:eastAsiaTheme="majorEastAsia" w:hAnsiTheme="minorHAnsi"/>
        </w:rPr>
        <w:t xml:space="preserve"> </w:t>
      </w:r>
      <w:r w:rsidRPr="00553174">
        <w:rPr>
          <w:rStyle w:val="typ"/>
          <w:rFonts w:asciiTheme="minorHAnsi" w:hAnsiTheme="minorHAnsi"/>
        </w:rPr>
        <w:t>String</w:t>
      </w:r>
      <w:r w:rsidRPr="00553174">
        <w:rPr>
          <w:rStyle w:val="pln"/>
          <w:rFonts w:asciiTheme="minorHAnsi" w:eastAsiaTheme="majorEastAsia" w:hAnsiTheme="minorHAnsi"/>
        </w:rPr>
        <w:t xml:space="preserve"> data</w:t>
      </w:r>
      <w:r w:rsidRPr="00553174">
        <w:rPr>
          <w:rStyle w:val="pun"/>
          <w:rFonts w:asciiTheme="minorHAnsi" w:hAnsiTheme="minorHAnsi"/>
        </w:rPr>
        <w:t>;</w:t>
      </w:r>
    </w:p>
    <w:p w:rsidR="00831A47" w:rsidRPr="00553174" w:rsidRDefault="00831A47" w:rsidP="00831A47">
      <w:pPr>
        <w:pStyle w:val="HTMLPreformatted"/>
        <w:rPr>
          <w:rStyle w:val="pln"/>
          <w:rFonts w:asciiTheme="minorHAnsi" w:eastAsiaTheme="majorEastAsia" w:hAnsiTheme="minorHAnsi"/>
        </w:rPr>
      </w:pPr>
    </w:p>
    <w:p w:rsidR="00831A47" w:rsidRPr="00553174" w:rsidRDefault="00831A47" w:rsidP="00831A47">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typ"/>
          <w:rFonts w:asciiTheme="minorHAnsi" w:hAnsiTheme="minorHAnsi"/>
        </w:rPr>
        <w:t>TerminalExpression</w:t>
      </w:r>
      <w:r w:rsidRPr="00553174">
        <w:rPr>
          <w:rStyle w:val="pun"/>
          <w:rFonts w:asciiTheme="minorHAnsi" w:hAnsiTheme="minorHAnsi"/>
        </w:rPr>
        <w:t>(</w:t>
      </w:r>
      <w:r w:rsidRPr="00553174">
        <w:rPr>
          <w:rStyle w:val="typ"/>
          <w:rFonts w:asciiTheme="minorHAnsi" w:hAnsiTheme="minorHAnsi"/>
        </w:rPr>
        <w:t>String</w:t>
      </w:r>
      <w:r w:rsidRPr="00553174">
        <w:rPr>
          <w:rStyle w:val="pln"/>
          <w:rFonts w:asciiTheme="minorHAnsi" w:eastAsiaTheme="majorEastAsia" w:hAnsiTheme="minorHAnsi"/>
        </w:rPr>
        <w:t xml:space="preserve"> data</w:t>
      </w:r>
      <w:r w:rsidRPr="00553174">
        <w:rPr>
          <w:rStyle w:val="pun"/>
          <w:rFonts w:asciiTheme="minorHAnsi" w:hAnsiTheme="minorHAnsi"/>
        </w:rPr>
        <w:t>){</w:t>
      </w:r>
    </w:p>
    <w:p w:rsidR="00831A47" w:rsidRPr="00553174" w:rsidRDefault="00831A47" w:rsidP="00831A47">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kwd"/>
          <w:rFonts w:asciiTheme="minorHAnsi" w:hAnsiTheme="minorHAnsi"/>
        </w:rPr>
        <w:t>this</w:t>
      </w:r>
      <w:r w:rsidRPr="00553174">
        <w:rPr>
          <w:rStyle w:val="pun"/>
          <w:rFonts w:asciiTheme="minorHAnsi" w:hAnsiTheme="minorHAnsi"/>
        </w:rPr>
        <w:t>.</w:t>
      </w:r>
      <w:r w:rsidRPr="00553174">
        <w:rPr>
          <w:rStyle w:val="pln"/>
          <w:rFonts w:asciiTheme="minorHAnsi" w:eastAsiaTheme="majorEastAsia" w:hAnsiTheme="minorHAnsi"/>
        </w:rPr>
        <w:t xml:space="preserve">data </w:t>
      </w:r>
      <w:r w:rsidRPr="00553174">
        <w:rPr>
          <w:rStyle w:val="pun"/>
          <w:rFonts w:asciiTheme="minorHAnsi" w:hAnsiTheme="minorHAnsi"/>
        </w:rPr>
        <w:t>=</w:t>
      </w:r>
      <w:r w:rsidRPr="00553174">
        <w:rPr>
          <w:rStyle w:val="pln"/>
          <w:rFonts w:asciiTheme="minorHAnsi" w:eastAsiaTheme="majorEastAsia" w:hAnsiTheme="minorHAnsi"/>
        </w:rPr>
        <w:t xml:space="preserve"> data</w:t>
      </w:r>
      <w:r w:rsidRPr="00553174">
        <w:rPr>
          <w:rStyle w:val="pun"/>
          <w:rFonts w:asciiTheme="minorHAnsi" w:hAnsiTheme="minorHAnsi"/>
        </w:rPr>
        <w:t>;</w:t>
      </w:r>
      <w:r w:rsidRPr="00553174">
        <w:rPr>
          <w:rStyle w:val="pln"/>
          <w:rFonts w:asciiTheme="minorHAnsi" w:eastAsiaTheme="majorEastAsia" w:hAnsiTheme="minorHAnsi"/>
        </w:rPr>
        <w:t xml:space="preserve"> </w:t>
      </w:r>
    </w:p>
    <w:p w:rsidR="00831A47" w:rsidRPr="00553174" w:rsidRDefault="00831A47" w:rsidP="00831A47">
      <w:pPr>
        <w:pStyle w:val="HTMLPreformatted"/>
        <w:rPr>
          <w:rStyle w:val="pln"/>
          <w:rFonts w:asciiTheme="minorHAnsi" w:eastAsiaTheme="majorEastAsia" w:hAnsiTheme="minorHAnsi"/>
        </w:rPr>
      </w:pPr>
      <w:r w:rsidRPr="00553174">
        <w:rPr>
          <w:rStyle w:val="pln"/>
          <w:rFonts w:asciiTheme="minorHAnsi" w:eastAsiaTheme="majorEastAsia" w:hAnsiTheme="minorHAnsi"/>
        </w:rPr>
        <w:lastRenderedPageBreak/>
        <w:t xml:space="preserve">   </w:t>
      </w:r>
      <w:r w:rsidRPr="00553174">
        <w:rPr>
          <w:rStyle w:val="pun"/>
          <w:rFonts w:asciiTheme="minorHAnsi" w:hAnsiTheme="minorHAnsi"/>
        </w:rPr>
        <w:t>}</w:t>
      </w:r>
    </w:p>
    <w:p w:rsidR="00831A47" w:rsidRPr="00553174" w:rsidRDefault="00831A47" w:rsidP="00831A47">
      <w:pPr>
        <w:pStyle w:val="HTMLPreformatted"/>
        <w:rPr>
          <w:rStyle w:val="pln"/>
          <w:rFonts w:asciiTheme="minorHAnsi" w:eastAsiaTheme="majorEastAsia" w:hAnsiTheme="minorHAnsi"/>
        </w:rPr>
      </w:pPr>
    </w:p>
    <w:p w:rsidR="00831A47" w:rsidRPr="00553174" w:rsidRDefault="00831A47" w:rsidP="00831A47">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lit"/>
          <w:rFonts w:asciiTheme="minorHAnsi" w:hAnsiTheme="minorHAnsi"/>
        </w:rPr>
        <w:t>@Override</w:t>
      </w:r>
    </w:p>
    <w:p w:rsidR="00831A47" w:rsidRPr="00553174" w:rsidRDefault="00831A47" w:rsidP="00831A47">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boolean</w:t>
      </w:r>
      <w:r w:rsidRPr="00553174">
        <w:rPr>
          <w:rStyle w:val="pln"/>
          <w:rFonts w:asciiTheme="minorHAnsi" w:eastAsiaTheme="majorEastAsia" w:hAnsiTheme="minorHAnsi"/>
        </w:rPr>
        <w:t xml:space="preserve"> interpret</w:t>
      </w:r>
      <w:r w:rsidRPr="00553174">
        <w:rPr>
          <w:rStyle w:val="pun"/>
          <w:rFonts w:asciiTheme="minorHAnsi" w:hAnsiTheme="minorHAnsi"/>
        </w:rPr>
        <w:t>(</w:t>
      </w:r>
      <w:r w:rsidRPr="00553174">
        <w:rPr>
          <w:rStyle w:val="typ"/>
          <w:rFonts w:asciiTheme="minorHAnsi" w:hAnsiTheme="minorHAnsi"/>
        </w:rPr>
        <w:t>String</w:t>
      </w:r>
      <w:r w:rsidRPr="00553174">
        <w:rPr>
          <w:rStyle w:val="pln"/>
          <w:rFonts w:asciiTheme="minorHAnsi" w:eastAsiaTheme="majorEastAsia" w:hAnsiTheme="minorHAnsi"/>
        </w:rPr>
        <w:t xml:space="preserve"> context</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pun"/>
          <w:rFonts w:asciiTheme="minorHAnsi" w:hAnsiTheme="minorHAnsi"/>
        </w:rPr>
        <w:t>{</w:t>
      </w:r>
    </w:p>
    <w:p w:rsidR="00831A47" w:rsidRPr="00553174" w:rsidRDefault="00831A47" w:rsidP="00831A47">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
    <w:p w:rsidR="00831A47" w:rsidRPr="00553174" w:rsidRDefault="00831A47" w:rsidP="00831A47">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if</w:t>
      </w:r>
      <w:r w:rsidRPr="00553174">
        <w:rPr>
          <w:rStyle w:val="pun"/>
          <w:rFonts w:asciiTheme="minorHAnsi" w:hAnsiTheme="minorHAnsi"/>
        </w:rPr>
        <w:t>(</w:t>
      </w:r>
      <w:proofErr w:type="gramEnd"/>
      <w:r w:rsidRPr="00553174">
        <w:rPr>
          <w:rStyle w:val="pln"/>
          <w:rFonts w:asciiTheme="minorHAnsi" w:eastAsiaTheme="majorEastAsia" w:hAnsiTheme="minorHAnsi"/>
        </w:rPr>
        <w:t>context</w:t>
      </w:r>
      <w:r w:rsidRPr="00553174">
        <w:rPr>
          <w:rStyle w:val="pun"/>
          <w:rFonts w:asciiTheme="minorHAnsi" w:hAnsiTheme="minorHAnsi"/>
        </w:rPr>
        <w:t>.</w:t>
      </w:r>
      <w:r w:rsidRPr="00553174">
        <w:rPr>
          <w:rStyle w:val="pln"/>
          <w:rFonts w:asciiTheme="minorHAnsi" w:eastAsiaTheme="majorEastAsia" w:hAnsiTheme="minorHAnsi"/>
        </w:rPr>
        <w:t>contains</w:t>
      </w:r>
      <w:r w:rsidRPr="00553174">
        <w:rPr>
          <w:rStyle w:val="pun"/>
          <w:rFonts w:asciiTheme="minorHAnsi" w:hAnsiTheme="minorHAnsi"/>
        </w:rPr>
        <w:t>(</w:t>
      </w:r>
      <w:r w:rsidRPr="00553174">
        <w:rPr>
          <w:rStyle w:val="pln"/>
          <w:rFonts w:asciiTheme="minorHAnsi" w:eastAsiaTheme="majorEastAsia" w:hAnsiTheme="minorHAnsi"/>
        </w:rPr>
        <w:t>data</w:t>
      </w:r>
      <w:r w:rsidRPr="00553174">
        <w:rPr>
          <w:rStyle w:val="pun"/>
          <w:rFonts w:asciiTheme="minorHAnsi" w:hAnsiTheme="minorHAnsi"/>
        </w:rPr>
        <w:t>)){</w:t>
      </w:r>
    </w:p>
    <w:p w:rsidR="00831A47" w:rsidRPr="00553174" w:rsidRDefault="00831A47" w:rsidP="00831A47">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return</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true</w:t>
      </w:r>
      <w:r w:rsidRPr="00553174">
        <w:rPr>
          <w:rStyle w:val="pun"/>
          <w:rFonts w:asciiTheme="minorHAnsi" w:hAnsiTheme="minorHAnsi"/>
        </w:rPr>
        <w:t>;</w:t>
      </w:r>
    </w:p>
    <w:p w:rsidR="00831A47" w:rsidRPr="00553174" w:rsidRDefault="00831A47" w:rsidP="00831A47">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pun"/>
          <w:rFonts w:asciiTheme="minorHAnsi" w:hAnsiTheme="minorHAnsi"/>
        </w:rPr>
        <w:t>}</w:t>
      </w:r>
    </w:p>
    <w:p w:rsidR="00831A47" w:rsidRPr="00553174" w:rsidRDefault="00831A47" w:rsidP="00831A47">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return</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false</w:t>
      </w:r>
      <w:r w:rsidRPr="00553174">
        <w:rPr>
          <w:rStyle w:val="pun"/>
          <w:rFonts w:asciiTheme="minorHAnsi" w:hAnsiTheme="minorHAnsi"/>
        </w:rPr>
        <w:t>;</w:t>
      </w:r>
    </w:p>
    <w:p w:rsidR="00831A47" w:rsidRPr="00553174" w:rsidRDefault="00831A47" w:rsidP="00831A47">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pun"/>
          <w:rFonts w:asciiTheme="minorHAnsi" w:hAnsiTheme="minorHAnsi"/>
        </w:rPr>
        <w:t>}</w:t>
      </w:r>
    </w:p>
    <w:p w:rsidR="00831A47" w:rsidRPr="00553174" w:rsidRDefault="00831A47" w:rsidP="00831A47">
      <w:pPr>
        <w:pStyle w:val="HTMLPreformatted"/>
        <w:rPr>
          <w:rFonts w:asciiTheme="minorHAnsi" w:hAnsiTheme="minorHAnsi"/>
        </w:rPr>
      </w:pPr>
      <w:r w:rsidRPr="00553174">
        <w:rPr>
          <w:rStyle w:val="pun"/>
          <w:rFonts w:asciiTheme="minorHAnsi" w:hAnsiTheme="minorHAnsi"/>
        </w:rPr>
        <w:t>}</w:t>
      </w:r>
    </w:p>
    <w:p w:rsidR="00831A47" w:rsidRPr="00553174" w:rsidRDefault="00831A47" w:rsidP="00831A47">
      <w:pPr>
        <w:pStyle w:val="NormalWeb"/>
        <w:rPr>
          <w:rFonts w:asciiTheme="minorHAnsi" w:hAnsiTheme="minorHAnsi"/>
          <w:sz w:val="20"/>
          <w:szCs w:val="20"/>
        </w:rPr>
      </w:pPr>
      <w:r w:rsidRPr="00553174">
        <w:rPr>
          <w:rFonts w:asciiTheme="minorHAnsi" w:hAnsiTheme="minorHAnsi"/>
          <w:i/>
          <w:iCs/>
          <w:sz w:val="20"/>
          <w:szCs w:val="20"/>
        </w:rPr>
        <w:t>OrExpression.java</w:t>
      </w:r>
    </w:p>
    <w:p w:rsidR="00831A47" w:rsidRPr="00553174" w:rsidRDefault="00831A47" w:rsidP="00831A47">
      <w:pPr>
        <w:pStyle w:val="HTMLPreformatted"/>
        <w:rPr>
          <w:rStyle w:val="pln"/>
          <w:rFonts w:asciiTheme="minorHAnsi" w:eastAsiaTheme="majorEastAsia" w:hAnsiTheme="minorHAnsi"/>
        </w:rPr>
      </w:pP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class</w:t>
      </w:r>
      <w:r w:rsidRPr="00553174">
        <w:rPr>
          <w:rStyle w:val="pln"/>
          <w:rFonts w:asciiTheme="minorHAnsi" w:eastAsiaTheme="majorEastAsia" w:hAnsiTheme="minorHAnsi"/>
        </w:rPr>
        <w:t xml:space="preserve"> </w:t>
      </w:r>
      <w:r w:rsidRPr="00553174">
        <w:rPr>
          <w:rStyle w:val="typ"/>
          <w:rFonts w:asciiTheme="minorHAnsi" w:hAnsiTheme="minorHAnsi"/>
        </w:rPr>
        <w:t>OrExpression</w:t>
      </w:r>
      <w:r w:rsidRPr="00553174">
        <w:rPr>
          <w:rStyle w:val="pln"/>
          <w:rFonts w:asciiTheme="minorHAnsi" w:eastAsiaTheme="majorEastAsia" w:hAnsiTheme="minorHAnsi"/>
        </w:rPr>
        <w:t xml:space="preserve"> </w:t>
      </w:r>
      <w:r w:rsidRPr="00553174">
        <w:rPr>
          <w:rStyle w:val="kwd"/>
          <w:rFonts w:asciiTheme="minorHAnsi" w:hAnsiTheme="minorHAnsi"/>
        </w:rPr>
        <w:t>implements</w:t>
      </w:r>
      <w:r w:rsidRPr="00553174">
        <w:rPr>
          <w:rStyle w:val="pln"/>
          <w:rFonts w:asciiTheme="minorHAnsi" w:eastAsiaTheme="majorEastAsia" w:hAnsiTheme="minorHAnsi"/>
        </w:rPr>
        <w:t xml:space="preserve"> </w:t>
      </w:r>
      <w:r w:rsidRPr="00553174">
        <w:rPr>
          <w:rStyle w:val="typ"/>
          <w:rFonts w:asciiTheme="minorHAnsi" w:hAnsiTheme="minorHAnsi"/>
        </w:rPr>
        <w:t>Expression</w:t>
      </w:r>
      <w:r w:rsidRPr="00553174">
        <w:rPr>
          <w:rStyle w:val="pln"/>
          <w:rFonts w:asciiTheme="minorHAnsi" w:eastAsiaTheme="majorEastAsia" w:hAnsiTheme="minorHAnsi"/>
        </w:rPr>
        <w:t xml:space="preserve"> </w:t>
      </w:r>
      <w:r w:rsidRPr="00553174">
        <w:rPr>
          <w:rStyle w:val="pun"/>
          <w:rFonts w:asciiTheme="minorHAnsi" w:hAnsiTheme="minorHAnsi"/>
        </w:rPr>
        <w:t>{</w:t>
      </w:r>
    </w:p>
    <w:p w:rsidR="00831A47" w:rsidRPr="00553174" w:rsidRDefault="00831A47" w:rsidP="00831A47">
      <w:pPr>
        <w:pStyle w:val="HTMLPreformatted"/>
        <w:rPr>
          <w:rStyle w:val="pln"/>
          <w:rFonts w:asciiTheme="minorHAnsi" w:eastAsiaTheme="majorEastAsia" w:hAnsiTheme="minorHAnsi"/>
        </w:rPr>
      </w:pPr>
      <w:r w:rsidRPr="00553174">
        <w:rPr>
          <w:rStyle w:val="pln"/>
          <w:rFonts w:asciiTheme="minorHAnsi" w:eastAsiaTheme="majorEastAsia" w:hAnsiTheme="minorHAnsi"/>
        </w:rPr>
        <w:tab/>
        <w:t xml:space="preserve"> </w:t>
      </w:r>
    </w:p>
    <w:p w:rsidR="00831A47" w:rsidRPr="00553174" w:rsidRDefault="00831A47" w:rsidP="00831A47">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private</w:t>
      </w:r>
      <w:proofErr w:type="gramEnd"/>
      <w:r w:rsidRPr="00553174">
        <w:rPr>
          <w:rStyle w:val="pln"/>
          <w:rFonts w:asciiTheme="minorHAnsi" w:eastAsiaTheme="majorEastAsia" w:hAnsiTheme="minorHAnsi"/>
        </w:rPr>
        <w:t xml:space="preserve"> </w:t>
      </w:r>
      <w:r w:rsidRPr="00553174">
        <w:rPr>
          <w:rStyle w:val="typ"/>
          <w:rFonts w:asciiTheme="minorHAnsi" w:hAnsiTheme="minorHAnsi"/>
        </w:rPr>
        <w:t>Expression</w:t>
      </w:r>
      <w:r w:rsidRPr="00553174">
        <w:rPr>
          <w:rStyle w:val="pln"/>
          <w:rFonts w:asciiTheme="minorHAnsi" w:eastAsiaTheme="majorEastAsia" w:hAnsiTheme="minorHAnsi"/>
        </w:rPr>
        <w:t xml:space="preserve"> expr1 </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kwd"/>
          <w:rFonts w:asciiTheme="minorHAnsi" w:hAnsiTheme="minorHAnsi"/>
        </w:rPr>
        <w:t>null</w:t>
      </w:r>
      <w:r w:rsidRPr="00553174">
        <w:rPr>
          <w:rStyle w:val="pun"/>
          <w:rFonts w:asciiTheme="minorHAnsi" w:hAnsiTheme="minorHAnsi"/>
        </w:rPr>
        <w:t>;</w:t>
      </w:r>
    </w:p>
    <w:p w:rsidR="00831A47" w:rsidRPr="00553174" w:rsidRDefault="00831A47" w:rsidP="00831A47">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private</w:t>
      </w:r>
      <w:proofErr w:type="gramEnd"/>
      <w:r w:rsidRPr="00553174">
        <w:rPr>
          <w:rStyle w:val="pln"/>
          <w:rFonts w:asciiTheme="minorHAnsi" w:eastAsiaTheme="majorEastAsia" w:hAnsiTheme="minorHAnsi"/>
        </w:rPr>
        <w:t xml:space="preserve"> </w:t>
      </w:r>
      <w:r w:rsidRPr="00553174">
        <w:rPr>
          <w:rStyle w:val="typ"/>
          <w:rFonts w:asciiTheme="minorHAnsi" w:hAnsiTheme="minorHAnsi"/>
        </w:rPr>
        <w:t>Expression</w:t>
      </w:r>
      <w:r w:rsidRPr="00553174">
        <w:rPr>
          <w:rStyle w:val="pln"/>
          <w:rFonts w:asciiTheme="minorHAnsi" w:eastAsiaTheme="majorEastAsia" w:hAnsiTheme="minorHAnsi"/>
        </w:rPr>
        <w:t xml:space="preserve"> expr2 </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kwd"/>
          <w:rFonts w:asciiTheme="minorHAnsi" w:hAnsiTheme="minorHAnsi"/>
        </w:rPr>
        <w:t>null</w:t>
      </w:r>
      <w:r w:rsidRPr="00553174">
        <w:rPr>
          <w:rStyle w:val="pun"/>
          <w:rFonts w:asciiTheme="minorHAnsi" w:hAnsiTheme="minorHAnsi"/>
        </w:rPr>
        <w:t>;</w:t>
      </w:r>
    </w:p>
    <w:p w:rsidR="00831A47" w:rsidRPr="00553174" w:rsidRDefault="00831A47" w:rsidP="00831A47">
      <w:pPr>
        <w:pStyle w:val="HTMLPreformatted"/>
        <w:rPr>
          <w:rStyle w:val="pln"/>
          <w:rFonts w:asciiTheme="minorHAnsi" w:eastAsiaTheme="majorEastAsia" w:hAnsiTheme="minorHAnsi"/>
        </w:rPr>
      </w:pPr>
    </w:p>
    <w:p w:rsidR="00831A47" w:rsidRPr="00553174" w:rsidRDefault="00831A47" w:rsidP="00831A47">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typ"/>
          <w:rFonts w:asciiTheme="minorHAnsi" w:hAnsiTheme="minorHAnsi"/>
        </w:rPr>
        <w:t>OrExpression</w:t>
      </w:r>
      <w:r w:rsidRPr="00553174">
        <w:rPr>
          <w:rStyle w:val="pun"/>
          <w:rFonts w:asciiTheme="minorHAnsi" w:hAnsiTheme="minorHAnsi"/>
        </w:rPr>
        <w:t>(</w:t>
      </w:r>
      <w:r w:rsidRPr="00553174">
        <w:rPr>
          <w:rStyle w:val="typ"/>
          <w:rFonts w:asciiTheme="minorHAnsi" w:hAnsiTheme="minorHAnsi"/>
        </w:rPr>
        <w:t>Expression</w:t>
      </w:r>
      <w:r w:rsidRPr="00553174">
        <w:rPr>
          <w:rStyle w:val="pln"/>
          <w:rFonts w:asciiTheme="minorHAnsi" w:eastAsiaTheme="majorEastAsia" w:hAnsiTheme="minorHAnsi"/>
        </w:rPr>
        <w:t xml:space="preserve"> expr1</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typ"/>
          <w:rFonts w:asciiTheme="minorHAnsi" w:hAnsiTheme="minorHAnsi"/>
        </w:rPr>
        <w:t>Expression</w:t>
      </w:r>
      <w:r w:rsidRPr="00553174">
        <w:rPr>
          <w:rStyle w:val="pln"/>
          <w:rFonts w:asciiTheme="minorHAnsi" w:eastAsiaTheme="majorEastAsia" w:hAnsiTheme="minorHAnsi"/>
        </w:rPr>
        <w:t xml:space="preserve"> expr2</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pun"/>
          <w:rFonts w:asciiTheme="minorHAnsi" w:hAnsiTheme="minorHAnsi"/>
        </w:rPr>
        <w:t>{</w:t>
      </w:r>
      <w:r w:rsidRPr="00553174">
        <w:rPr>
          <w:rStyle w:val="pln"/>
          <w:rFonts w:asciiTheme="minorHAnsi" w:eastAsiaTheme="majorEastAsia" w:hAnsiTheme="minorHAnsi"/>
        </w:rPr>
        <w:t xml:space="preserve"> </w:t>
      </w:r>
    </w:p>
    <w:p w:rsidR="00831A47" w:rsidRPr="00553174" w:rsidRDefault="00831A47" w:rsidP="00831A47">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kwd"/>
          <w:rFonts w:asciiTheme="minorHAnsi" w:hAnsiTheme="minorHAnsi"/>
        </w:rPr>
        <w:t>this</w:t>
      </w:r>
      <w:r w:rsidRPr="00553174">
        <w:rPr>
          <w:rStyle w:val="pun"/>
          <w:rFonts w:asciiTheme="minorHAnsi" w:hAnsiTheme="minorHAnsi"/>
        </w:rPr>
        <w:t>.</w:t>
      </w:r>
      <w:r w:rsidRPr="00553174">
        <w:rPr>
          <w:rStyle w:val="pln"/>
          <w:rFonts w:asciiTheme="minorHAnsi" w:eastAsiaTheme="majorEastAsia" w:hAnsiTheme="minorHAnsi"/>
        </w:rPr>
        <w:t xml:space="preserve">expr1 </w:t>
      </w:r>
      <w:r w:rsidRPr="00553174">
        <w:rPr>
          <w:rStyle w:val="pun"/>
          <w:rFonts w:asciiTheme="minorHAnsi" w:hAnsiTheme="minorHAnsi"/>
        </w:rPr>
        <w:t>=</w:t>
      </w:r>
      <w:r w:rsidRPr="00553174">
        <w:rPr>
          <w:rStyle w:val="pln"/>
          <w:rFonts w:asciiTheme="minorHAnsi" w:eastAsiaTheme="majorEastAsia" w:hAnsiTheme="minorHAnsi"/>
        </w:rPr>
        <w:t xml:space="preserve"> expr1</w:t>
      </w:r>
      <w:r w:rsidRPr="00553174">
        <w:rPr>
          <w:rStyle w:val="pun"/>
          <w:rFonts w:asciiTheme="minorHAnsi" w:hAnsiTheme="minorHAnsi"/>
        </w:rPr>
        <w:t>;</w:t>
      </w:r>
    </w:p>
    <w:p w:rsidR="00831A47" w:rsidRPr="00553174" w:rsidRDefault="00831A47" w:rsidP="00831A47">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kwd"/>
          <w:rFonts w:asciiTheme="minorHAnsi" w:hAnsiTheme="minorHAnsi"/>
        </w:rPr>
        <w:t>this</w:t>
      </w:r>
      <w:r w:rsidRPr="00553174">
        <w:rPr>
          <w:rStyle w:val="pun"/>
          <w:rFonts w:asciiTheme="minorHAnsi" w:hAnsiTheme="minorHAnsi"/>
        </w:rPr>
        <w:t>.</w:t>
      </w:r>
      <w:r w:rsidRPr="00553174">
        <w:rPr>
          <w:rStyle w:val="pln"/>
          <w:rFonts w:asciiTheme="minorHAnsi" w:eastAsiaTheme="majorEastAsia" w:hAnsiTheme="minorHAnsi"/>
        </w:rPr>
        <w:t xml:space="preserve">expr2 </w:t>
      </w:r>
      <w:r w:rsidRPr="00553174">
        <w:rPr>
          <w:rStyle w:val="pun"/>
          <w:rFonts w:asciiTheme="minorHAnsi" w:hAnsiTheme="minorHAnsi"/>
        </w:rPr>
        <w:t>=</w:t>
      </w:r>
      <w:r w:rsidRPr="00553174">
        <w:rPr>
          <w:rStyle w:val="pln"/>
          <w:rFonts w:asciiTheme="minorHAnsi" w:eastAsiaTheme="majorEastAsia" w:hAnsiTheme="minorHAnsi"/>
        </w:rPr>
        <w:t xml:space="preserve"> expr2</w:t>
      </w:r>
      <w:r w:rsidRPr="00553174">
        <w:rPr>
          <w:rStyle w:val="pun"/>
          <w:rFonts w:asciiTheme="minorHAnsi" w:hAnsiTheme="minorHAnsi"/>
        </w:rPr>
        <w:t>;</w:t>
      </w:r>
    </w:p>
    <w:p w:rsidR="00831A47" w:rsidRPr="00553174" w:rsidRDefault="00831A47" w:rsidP="00831A47">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pun"/>
          <w:rFonts w:asciiTheme="minorHAnsi" w:hAnsiTheme="minorHAnsi"/>
        </w:rPr>
        <w:t>}</w:t>
      </w:r>
    </w:p>
    <w:p w:rsidR="00831A47" w:rsidRPr="00553174" w:rsidRDefault="00831A47" w:rsidP="00831A47">
      <w:pPr>
        <w:pStyle w:val="HTMLPreformatted"/>
        <w:rPr>
          <w:rStyle w:val="pln"/>
          <w:rFonts w:asciiTheme="minorHAnsi" w:eastAsiaTheme="majorEastAsia" w:hAnsiTheme="minorHAnsi"/>
        </w:rPr>
      </w:pPr>
    </w:p>
    <w:p w:rsidR="00831A47" w:rsidRPr="00553174" w:rsidRDefault="00831A47" w:rsidP="00831A47">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lit"/>
          <w:rFonts w:asciiTheme="minorHAnsi" w:hAnsiTheme="minorHAnsi"/>
        </w:rPr>
        <w:t>@Override</w:t>
      </w:r>
    </w:p>
    <w:p w:rsidR="00831A47" w:rsidRPr="00553174" w:rsidRDefault="00831A47" w:rsidP="00831A47">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boolean</w:t>
      </w:r>
      <w:r w:rsidRPr="00553174">
        <w:rPr>
          <w:rStyle w:val="pln"/>
          <w:rFonts w:asciiTheme="minorHAnsi" w:eastAsiaTheme="majorEastAsia" w:hAnsiTheme="minorHAnsi"/>
        </w:rPr>
        <w:t xml:space="preserve"> interpret</w:t>
      </w:r>
      <w:r w:rsidRPr="00553174">
        <w:rPr>
          <w:rStyle w:val="pun"/>
          <w:rFonts w:asciiTheme="minorHAnsi" w:hAnsiTheme="minorHAnsi"/>
        </w:rPr>
        <w:t>(</w:t>
      </w:r>
      <w:r w:rsidRPr="00553174">
        <w:rPr>
          <w:rStyle w:val="typ"/>
          <w:rFonts w:asciiTheme="minorHAnsi" w:hAnsiTheme="minorHAnsi"/>
        </w:rPr>
        <w:t>String</w:t>
      </w:r>
      <w:r w:rsidRPr="00553174">
        <w:rPr>
          <w:rStyle w:val="pln"/>
          <w:rFonts w:asciiTheme="minorHAnsi" w:eastAsiaTheme="majorEastAsia" w:hAnsiTheme="minorHAnsi"/>
        </w:rPr>
        <w:t xml:space="preserve"> context</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pun"/>
          <w:rFonts w:asciiTheme="minorHAnsi" w:hAnsiTheme="minorHAnsi"/>
        </w:rPr>
        <w:t>{</w:t>
      </w:r>
      <w:r w:rsidRPr="00553174">
        <w:rPr>
          <w:rStyle w:val="pln"/>
          <w:rFonts w:asciiTheme="minorHAnsi" w:eastAsiaTheme="majorEastAsia" w:hAnsiTheme="minorHAnsi"/>
        </w:rPr>
        <w:tab/>
      </w:r>
      <w:r w:rsidRPr="00553174">
        <w:rPr>
          <w:rStyle w:val="pln"/>
          <w:rFonts w:asciiTheme="minorHAnsi" w:eastAsiaTheme="majorEastAsia" w:hAnsiTheme="minorHAnsi"/>
        </w:rPr>
        <w:tab/>
      </w:r>
    </w:p>
    <w:p w:rsidR="00831A47" w:rsidRPr="00553174" w:rsidRDefault="00831A47" w:rsidP="00831A47">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return</w:t>
      </w:r>
      <w:proofErr w:type="gramEnd"/>
      <w:r w:rsidRPr="00553174">
        <w:rPr>
          <w:rStyle w:val="pln"/>
          <w:rFonts w:asciiTheme="minorHAnsi" w:eastAsiaTheme="majorEastAsia" w:hAnsiTheme="minorHAnsi"/>
        </w:rPr>
        <w:t xml:space="preserve"> expr1</w:t>
      </w:r>
      <w:r w:rsidRPr="00553174">
        <w:rPr>
          <w:rStyle w:val="pun"/>
          <w:rFonts w:asciiTheme="minorHAnsi" w:hAnsiTheme="minorHAnsi"/>
        </w:rPr>
        <w:t>.</w:t>
      </w:r>
      <w:r w:rsidRPr="00553174">
        <w:rPr>
          <w:rStyle w:val="pln"/>
          <w:rFonts w:asciiTheme="minorHAnsi" w:eastAsiaTheme="majorEastAsia" w:hAnsiTheme="minorHAnsi"/>
        </w:rPr>
        <w:t>interpret</w:t>
      </w:r>
      <w:r w:rsidRPr="00553174">
        <w:rPr>
          <w:rStyle w:val="pun"/>
          <w:rFonts w:asciiTheme="minorHAnsi" w:hAnsiTheme="minorHAnsi"/>
        </w:rPr>
        <w:t>(</w:t>
      </w:r>
      <w:r w:rsidRPr="00553174">
        <w:rPr>
          <w:rStyle w:val="pln"/>
          <w:rFonts w:asciiTheme="minorHAnsi" w:eastAsiaTheme="majorEastAsia" w:hAnsiTheme="minorHAnsi"/>
        </w:rPr>
        <w:t>context</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pun"/>
          <w:rFonts w:asciiTheme="minorHAnsi" w:hAnsiTheme="minorHAnsi"/>
        </w:rPr>
        <w:t>||</w:t>
      </w:r>
      <w:r w:rsidRPr="00553174">
        <w:rPr>
          <w:rStyle w:val="pln"/>
          <w:rFonts w:asciiTheme="minorHAnsi" w:eastAsiaTheme="majorEastAsia" w:hAnsiTheme="minorHAnsi"/>
        </w:rPr>
        <w:t xml:space="preserve"> expr2</w:t>
      </w:r>
      <w:r w:rsidRPr="00553174">
        <w:rPr>
          <w:rStyle w:val="pun"/>
          <w:rFonts w:asciiTheme="minorHAnsi" w:hAnsiTheme="minorHAnsi"/>
        </w:rPr>
        <w:t>.</w:t>
      </w:r>
      <w:r w:rsidRPr="00553174">
        <w:rPr>
          <w:rStyle w:val="pln"/>
          <w:rFonts w:asciiTheme="minorHAnsi" w:eastAsiaTheme="majorEastAsia" w:hAnsiTheme="minorHAnsi"/>
        </w:rPr>
        <w:t>interpret</w:t>
      </w:r>
      <w:r w:rsidRPr="00553174">
        <w:rPr>
          <w:rStyle w:val="pun"/>
          <w:rFonts w:asciiTheme="minorHAnsi" w:hAnsiTheme="minorHAnsi"/>
        </w:rPr>
        <w:t>(</w:t>
      </w:r>
      <w:r w:rsidRPr="00553174">
        <w:rPr>
          <w:rStyle w:val="pln"/>
          <w:rFonts w:asciiTheme="minorHAnsi" w:eastAsiaTheme="majorEastAsia" w:hAnsiTheme="minorHAnsi"/>
        </w:rPr>
        <w:t>context</w:t>
      </w:r>
      <w:r w:rsidRPr="00553174">
        <w:rPr>
          <w:rStyle w:val="pun"/>
          <w:rFonts w:asciiTheme="minorHAnsi" w:hAnsiTheme="minorHAnsi"/>
        </w:rPr>
        <w:t>);</w:t>
      </w:r>
    </w:p>
    <w:p w:rsidR="00831A47" w:rsidRPr="00553174" w:rsidRDefault="00831A47" w:rsidP="00831A47">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pun"/>
          <w:rFonts w:asciiTheme="minorHAnsi" w:hAnsiTheme="minorHAnsi"/>
        </w:rPr>
        <w:t>}</w:t>
      </w:r>
    </w:p>
    <w:p w:rsidR="00831A47" w:rsidRPr="00553174" w:rsidRDefault="00831A47" w:rsidP="00831A47">
      <w:pPr>
        <w:pStyle w:val="HTMLPreformatted"/>
        <w:rPr>
          <w:rFonts w:asciiTheme="minorHAnsi" w:hAnsiTheme="minorHAnsi"/>
        </w:rPr>
      </w:pPr>
      <w:r w:rsidRPr="00553174">
        <w:rPr>
          <w:rStyle w:val="pun"/>
          <w:rFonts w:asciiTheme="minorHAnsi" w:hAnsiTheme="minorHAnsi"/>
        </w:rPr>
        <w:t>}</w:t>
      </w:r>
    </w:p>
    <w:p w:rsidR="00831A47" w:rsidRPr="00553174" w:rsidRDefault="00831A47" w:rsidP="00831A47">
      <w:pPr>
        <w:pStyle w:val="NormalWeb"/>
        <w:rPr>
          <w:rFonts w:asciiTheme="minorHAnsi" w:hAnsiTheme="minorHAnsi"/>
          <w:sz w:val="20"/>
          <w:szCs w:val="20"/>
        </w:rPr>
      </w:pPr>
      <w:r w:rsidRPr="00553174">
        <w:rPr>
          <w:rFonts w:asciiTheme="minorHAnsi" w:hAnsiTheme="minorHAnsi"/>
          <w:i/>
          <w:iCs/>
          <w:sz w:val="20"/>
          <w:szCs w:val="20"/>
        </w:rPr>
        <w:t>AndExpression.java</w:t>
      </w:r>
    </w:p>
    <w:p w:rsidR="00831A47" w:rsidRPr="00553174" w:rsidRDefault="00831A47" w:rsidP="00831A47">
      <w:pPr>
        <w:pStyle w:val="HTMLPreformatted"/>
        <w:rPr>
          <w:rStyle w:val="pln"/>
          <w:rFonts w:asciiTheme="minorHAnsi" w:eastAsiaTheme="majorEastAsia" w:hAnsiTheme="minorHAnsi"/>
        </w:rPr>
      </w:pP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class</w:t>
      </w:r>
      <w:r w:rsidRPr="00553174">
        <w:rPr>
          <w:rStyle w:val="pln"/>
          <w:rFonts w:asciiTheme="minorHAnsi" w:eastAsiaTheme="majorEastAsia" w:hAnsiTheme="minorHAnsi"/>
        </w:rPr>
        <w:t xml:space="preserve"> </w:t>
      </w:r>
      <w:r w:rsidRPr="00553174">
        <w:rPr>
          <w:rStyle w:val="typ"/>
          <w:rFonts w:asciiTheme="minorHAnsi" w:hAnsiTheme="minorHAnsi"/>
        </w:rPr>
        <w:t>AndExpression</w:t>
      </w:r>
      <w:r w:rsidRPr="00553174">
        <w:rPr>
          <w:rStyle w:val="pln"/>
          <w:rFonts w:asciiTheme="minorHAnsi" w:eastAsiaTheme="majorEastAsia" w:hAnsiTheme="minorHAnsi"/>
        </w:rPr>
        <w:t xml:space="preserve"> </w:t>
      </w:r>
      <w:r w:rsidRPr="00553174">
        <w:rPr>
          <w:rStyle w:val="kwd"/>
          <w:rFonts w:asciiTheme="minorHAnsi" w:hAnsiTheme="minorHAnsi"/>
        </w:rPr>
        <w:t>implements</w:t>
      </w:r>
      <w:r w:rsidRPr="00553174">
        <w:rPr>
          <w:rStyle w:val="pln"/>
          <w:rFonts w:asciiTheme="minorHAnsi" w:eastAsiaTheme="majorEastAsia" w:hAnsiTheme="minorHAnsi"/>
        </w:rPr>
        <w:t xml:space="preserve"> </w:t>
      </w:r>
      <w:r w:rsidRPr="00553174">
        <w:rPr>
          <w:rStyle w:val="typ"/>
          <w:rFonts w:asciiTheme="minorHAnsi" w:hAnsiTheme="minorHAnsi"/>
        </w:rPr>
        <w:t>Expression</w:t>
      </w:r>
      <w:r w:rsidRPr="00553174">
        <w:rPr>
          <w:rStyle w:val="pln"/>
          <w:rFonts w:asciiTheme="minorHAnsi" w:eastAsiaTheme="majorEastAsia" w:hAnsiTheme="minorHAnsi"/>
        </w:rPr>
        <w:t xml:space="preserve"> </w:t>
      </w:r>
      <w:r w:rsidRPr="00553174">
        <w:rPr>
          <w:rStyle w:val="pun"/>
          <w:rFonts w:asciiTheme="minorHAnsi" w:hAnsiTheme="minorHAnsi"/>
        </w:rPr>
        <w:t>{</w:t>
      </w:r>
    </w:p>
    <w:p w:rsidR="00831A47" w:rsidRPr="00553174" w:rsidRDefault="00831A47" w:rsidP="00831A47">
      <w:pPr>
        <w:pStyle w:val="HTMLPreformatted"/>
        <w:rPr>
          <w:rStyle w:val="pln"/>
          <w:rFonts w:asciiTheme="minorHAnsi" w:eastAsiaTheme="majorEastAsia" w:hAnsiTheme="minorHAnsi"/>
        </w:rPr>
      </w:pPr>
      <w:r w:rsidRPr="00553174">
        <w:rPr>
          <w:rStyle w:val="pln"/>
          <w:rFonts w:asciiTheme="minorHAnsi" w:eastAsiaTheme="majorEastAsia" w:hAnsiTheme="minorHAnsi"/>
        </w:rPr>
        <w:tab/>
        <w:t xml:space="preserve"> </w:t>
      </w:r>
    </w:p>
    <w:p w:rsidR="00831A47" w:rsidRPr="00553174" w:rsidRDefault="00831A47" w:rsidP="00831A47">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private</w:t>
      </w:r>
      <w:proofErr w:type="gramEnd"/>
      <w:r w:rsidRPr="00553174">
        <w:rPr>
          <w:rStyle w:val="pln"/>
          <w:rFonts w:asciiTheme="minorHAnsi" w:eastAsiaTheme="majorEastAsia" w:hAnsiTheme="minorHAnsi"/>
        </w:rPr>
        <w:t xml:space="preserve"> </w:t>
      </w:r>
      <w:r w:rsidRPr="00553174">
        <w:rPr>
          <w:rStyle w:val="typ"/>
          <w:rFonts w:asciiTheme="minorHAnsi" w:hAnsiTheme="minorHAnsi"/>
        </w:rPr>
        <w:t>Expression</w:t>
      </w:r>
      <w:r w:rsidRPr="00553174">
        <w:rPr>
          <w:rStyle w:val="pln"/>
          <w:rFonts w:asciiTheme="minorHAnsi" w:eastAsiaTheme="majorEastAsia" w:hAnsiTheme="minorHAnsi"/>
        </w:rPr>
        <w:t xml:space="preserve"> expr1 </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kwd"/>
          <w:rFonts w:asciiTheme="minorHAnsi" w:hAnsiTheme="minorHAnsi"/>
        </w:rPr>
        <w:t>null</w:t>
      </w:r>
      <w:r w:rsidRPr="00553174">
        <w:rPr>
          <w:rStyle w:val="pun"/>
          <w:rFonts w:asciiTheme="minorHAnsi" w:hAnsiTheme="minorHAnsi"/>
        </w:rPr>
        <w:t>;</w:t>
      </w:r>
    </w:p>
    <w:p w:rsidR="00831A47" w:rsidRPr="00553174" w:rsidRDefault="00831A47" w:rsidP="00831A47">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private</w:t>
      </w:r>
      <w:proofErr w:type="gramEnd"/>
      <w:r w:rsidRPr="00553174">
        <w:rPr>
          <w:rStyle w:val="pln"/>
          <w:rFonts w:asciiTheme="minorHAnsi" w:eastAsiaTheme="majorEastAsia" w:hAnsiTheme="minorHAnsi"/>
        </w:rPr>
        <w:t xml:space="preserve"> </w:t>
      </w:r>
      <w:r w:rsidRPr="00553174">
        <w:rPr>
          <w:rStyle w:val="typ"/>
          <w:rFonts w:asciiTheme="minorHAnsi" w:hAnsiTheme="minorHAnsi"/>
        </w:rPr>
        <w:t>Expression</w:t>
      </w:r>
      <w:r w:rsidRPr="00553174">
        <w:rPr>
          <w:rStyle w:val="pln"/>
          <w:rFonts w:asciiTheme="minorHAnsi" w:eastAsiaTheme="majorEastAsia" w:hAnsiTheme="minorHAnsi"/>
        </w:rPr>
        <w:t xml:space="preserve"> expr2 </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kwd"/>
          <w:rFonts w:asciiTheme="minorHAnsi" w:hAnsiTheme="minorHAnsi"/>
        </w:rPr>
        <w:t>null</w:t>
      </w:r>
      <w:r w:rsidRPr="00553174">
        <w:rPr>
          <w:rStyle w:val="pun"/>
          <w:rFonts w:asciiTheme="minorHAnsi" w:hAnsiTheme="minorHAnsi"/>
        </w:rPr>
        <w:t>;</w:t>
      </w:r>
    </w:p>
    <w:p w:rsidR="00831A47" w:rsidRPr="00553174" w:rsidRDefault="00831A47" w:rsidP="00831A47">
      <w:pPr>
        <w:pStyle w:val="HTMLPreformatted"/>
        <w:rPr>
          <w:rStyle w:val="pln"/>
          <w:rFonts w:asciiTheme="minorHAnsi" w:eastAsiaTheme="majorEastAsia" w:hAnsiTheme="minorHAnsi"/>
        </w:rPr>
      </w:pPr>
    </w:p>
    <w:p w:rsidR="00831A47" w:rsidRPr="00553174" w:rsidRDefault="00831A47" w:rsidP="00831A47">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typ"/>
          <w:rFonts w:asciiTheme="minorHAnsi" w:hAnsiTheme="minorHAnsi"/>
        </w:rPr>
        <w:t>AndExpression</w:t>
      </w:r>
      <w:r w:rsidRPr="00553174">
        <w:rPr>
          <w:rStyle w:val="pun"/>
          <w:rFonts w:asciiTheme="minorHAnsi" w:hAnsiTheme="minorHAnsi"/>
        </w:rPr>
        <w:t>(</w:t>
      </w:r>
      <w:r w:rsidRPr="00553174">
        <w:rPr>
          <w:rStyle w:val="typ"/>
          <w:rFonts w:asciiTheme="minorHAnsi" w:hAnsiTheme="minorHAnsi"/>
        </w:rPr>
        <w:t>Expression</w:t>
      </w:r>
      <w:r w:rsidRPr="00553174">
        <w:rPr>
          <w:rStyle w:val="pln"/>
          <w:rFonts w:asciiTheme="minorHAnsi" w:eastAsiaTheme="majorEastAsia" w:hAnsiTheme="minorHAnsi"/>
        </w:rPr>
        <w:t xml:space="preserve"> expr1</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typ"/>
          <w:rFonts w:asciiTheme="minorHAnsi" w:hAnsiTheme="minorHAnsi"/>
        </w:rPr>
        <w:t>Expression</w:t>
      </w:r>
      <w:r w:rsidRPr="00553174">
        <w:rPr>
          <w:rStyle w:val="pln"/>
          <w:rFonts w:asciiTheme="minorHAnsi" w:eastAsiaTheme="majorEastAsia" w:hAnsiTheme="minorHAnsi"/>
        </w:rPr>
        <w:t xml:space="preserve"> expr2</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pun"/>
          <w:rFonts w:asciiTheme="minorHAnsi" w:hAnsiTheme="minorHAnsi"/>
        </w:rPr>
        <w:t>{</w:t>
      </w:r>
      <w:r w:rsidRPr="00553174">
        <w:rPr>
          <w:rStyle w:val="pln"/>
          <w:rFonts w:asciiTheme="minorHAnsi" w:eastAsiaTheme="majorEastAsia" w:hAnsiTheme="minorHAnsi"/>
        </w:rPr>
        <w:t xml:space="preserve"> </w:t>
      </w:r>
    </w:p>
    <w:p w:rsidR="00831A47" w:rsidRPr="00553174" w:rsidRDefault="00831A47" w:rsidP="00831A47">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kwd"/>
          <w:rFonts w:asciiTheme="minorHAnsi" w:hAnsiTheme="minorHAnsi"/>
        </w:rPr>
        <w:t>this</w:t>
      </w:r>
      <w:r w:rsidRPr="00553174">
        <w:rPr>
          <w:rStyle w:val="pun"/>
          <w:rFonts w:asciiTheme="minorHAnsi" w:hAnsiTheme="minorHAnsi"/>
        </w:rPr>
        <w:t>.</w:t>
      </w:r>
      <w:r w:rsidRPr="00553174">
        <w:rPr>
          <w:rStyle w:val="pln"/>
          <w:rFonts w:asciiTheme="minorHAnsi" w:eastAsiaTheme="majorEastAsia" w:hAnsiTheme="minorHAnsi"/>
        </w:rPr>
        <w:t xml:space="preserve">expr1 </w:t>
      </w:r>
      <w:r w:rsidRPr="00553174">
        <w:rPr>
          <w:rStyle w:val="pun"/>
          <w:rFonts w:asciiTheme="minorHAnsi" w:hAnsiTheme="minorHAnsi"/>
        </w:rPr>
        <w:t>=</w:t>
      </w:r>
      <w:r w:rsidRPr="00553174">
        <w:rPr>
          <w:rStyle w:val="pln"/>
          <w:rFonts w:asciiTheme="minorHAnsi" w:eastAsiaTheme="majorEastAsia" w:hAnsiTheme="minorHAnsi"/>
        </w:rPr>
        <w:t xml:space="preserve"> expr1</w:t>
      </w:r>
      <w:r w:rsidRPr="00553174">
        <w:rPr>
          <w:rStyle w:val="pun"/>
          <w:rFonts w:asciiTheme="minorHAnsi" w:hAnsiTheme="minorHAnsi"/>
        </w:rPr>
        <w:t>;</w:t>
      </w:r>
    </w:p>
    <w:p w:rsidR="00831A47" w:rsidRPr="00553174" w:rsidRDefault="00831A47" w:rsidP="00831A47">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kwd"/>
          <w:rFonts w:asciiTheme="minorHAnsi" w:hAnsiTheme="minorHAnsi"/>
        </w:rPr>
        <w:t>this</w:t>
      </w:r>
      <w:r w:rsidRPr="00553174">
        <w:rPr>
          <w:rStyle w:val="pun"/>
          <w:rFonts w:asciiTheme="minorHAnsi" w:hAnsiTheme="minorHAnsi"/>
        </w:rPr>
        <w:t>.</w:t>
      </w:r>
      <w:r w:rsidRPr="00553174">
        <w:rPr>
          <w:rStyle w:val="pln"/>
          <w:rFonts w:asciiTheme="minorHAnsi" w:eastAsiaTheme="majorEastAsia" w:hAnsiTheme="minorHAnsi"/>
        </w:rPr>
        <w:t xml:space="preserve">expr2 </w:t>
      </w:r>
      <w:r w:rsidRPr="00553174">
        <w:rPr>
          <w:rStyle w:val="pun"/>
          <w:rFonts w:asciiTheme="minorHAnsi" w:hAnsiTheme="minorHAnsi"/>
        </w:rPr>
        <w:t>=</w:t>
      </w:r>
      <w:r w:rsidRPr="00553174">
        <w:rPr>
          <w:rStyle w:val="pln"/>
          <w:rFonts w:asciiTheme="minorHAnsi" w:eastAsiaTheme="majorEastAsia" w:hAnsiTheme="minorHAnsi"/>
        </w:rPr>
        <w:t xml:space="preserve"> expr2</w:t>
      </w:r>
      <w:r w:rsidRPr="00553174">
        <w:rPr>
          <w:rStyle w:val="pun"/>
          <w:rFonts w:asciiTheme="minorHAnsi" w:hAnsiTheme="minorHAnsi"/>
        </w:rPr>
        <w:t>;</w:t>
      </w:r>
    </w:p>
    <w:p w:rsidR="00831A47" w:rsidRPr="00553174" w:rsidRDefault="00831A47" w:rsidP="00831A47">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pun"/>
          <w:rFonts w:asciiTheme="minorHAnsi" w:hAnsiTheme="minorHAnsi"/>
        </w:rPr>
        <w:t>}</w:t>
      </w:r>
    </w:p>
    <w:p w:rsidR="00831A47" w:rsidRPr="00553174" w:rsidRDefault="00831A47" w:rsidP="00831A47">
      <w:pPr>
        <w:pStyle w:val="HTMLPreformatted"/>
        <w:rPr>
          <w:rStyle w:val="pln"/>
          <w:rFonts w:asciiTheme="minorHAnsi" w:eastAsiaTheme="majorEastAsia" w:hAnsiTheme="minorHAnsi"/>
        </w:rPr>
      </w:pPr>
    </w:p>
    <w:p w:rsidR="00831A47" w:rsidRPr="00553174" w:rsidRDefault="00831A47" w:rsidP="00831A47">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lit"/>
          <w:rFonts w:asciiTheme="minorHAnsi" w:hAnsiTheme="minorHAnsi"/>
        </w:rPr>
        <w:t>@Override</w:t>
      </w:r>
    </w:p>
    <w:p w:rsidR="00831A47" w:rsidRPr="00553174" w:rsidRDefault="00831A47" w:rsidP="00831A47">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boolean</w:t>
      </w:r>
      <w:r w:rsidRPr="00553174">
        <w:rPr>
          <w:rStyle w:val="pln"/>
          <w:rFonts w:asciiTheme="minorHAnsi" w:eastAsiaTheme="majorEastAsia" w:hAnsiTheme="minorHAnsi"/>
        </w:rPr>
        <w:t xml:space="preserve"> interpret</w:t>
      </w:r>
      <w:r w:rsidRPr="00553174">
        <w:rPr>
          <w:rStyle w:val="pun"/>
          <w:rFonts w:asciiTheme="minorHAnsi" w:hAnsiTheme="minorHAnsi"/>
        </w:rPr>
        <w:t>(</w:t>
      </w:r>
      <w:r w:rsidRPr="00553174">
        <w:rPr>
          <w:rStyle w:val="typ"/>
          <w:rFonts w:asciiTheme="minorHAnsi" w:hAnsiTheme="minorHAnsi"/>
        </w:rPr>
        <w:t>String</w:t>
      </w:r>
      <w:r w:rsidRPr="00553174">
        <w:rPr>
          <w:rStyle w:val="pln"/>
          <w:rFonts w:asciiTheme="minorHAnsi" w:eastAsiaTheme="majorEastAsia" w:hAnsiTheme="minorHAnsi"/>
        </w:rPr>
        <w:t xml:space="preserve"> context</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pun"/>
          <w:rFonts w:asciiTheme="minorHAnsi" w:hAnsiTheme="minorHAnsi"/>
        </w:rPr>
        <w:t>{</w:t>
      </w:r>
      <w:r w:rsidRPr="00553174">
        <w:rPr>
          <w:rStyle w:val="pln"/>
          <w:rFonts w:asciiTheme="minorHAnsi" w:eastAsiaTheme="majorEastAsia" w:hAnsiTheme="minorHAnsi"/>
        </w:rPr>
        <w:tab/>
      </w:r>
      <w:r w:rsidRPr="00553174">
        <w:rPr>
          <w:rStyle w:val="pln"/>
          <w:rFonts w:asciiTheme="minorHAnsi" w:eastAsiaTheme="majorEastAsia" w:hAnsiTheme="minorHAnsi"/>
        </w:rPr>
        <w:tab/>
      </w:r>
    </w:p>
    <w:p w:rsidR="00831A47" w:rsidRPr="00553174" w:rsidRDefault="00831A47" w:rsidP="00831A47">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return</w:t>
      </w:r>
      <w:proofErr w:type="gramEnd"/>
      <w:r w:rsidRPr="00553174">
        <w:rPr>
          <w:rStyle w:val="pln"/>
          <w:rFonts w:asciiTheme="minorHAnsi" w:eastAsiaTheme="majorEastAsia" w:hAnsiTheme="minorHAnsi"/>
        </w:rPr>
        <w:t xml:space="preserve"> expr1</w:t>
      </w:r>
      <w:r w:rsidRPr="00553174">
        <w:rPr>
          <w:rStyle w:val="pun"/>
          <w:rFonts w:asciiTheme="minorHAnsi" w:hAnsiTheme="minorHAnsi"/>
        </w:rPr>
        <w:t>.</w:t>
      </w:r>
      <w:r w:rsidRPr="00553174">
        <w:rPr>
          <w:rStyle w:val="pln"/>
          <w:rFonts w:asciiTheme="minorHAnsi" w:eastAsiaTheme="majorEastAsia" w:hAnsiTheme="minorHAnsi"/>
        </w:rPr>
        <w:t>interpret</w:t>
      </w:r>
      <w:r w:rsidRPr="00553174">
        <w:rPr>
          <w:rStyle w:val="pun"/>
          <w:rFonts w:asciiTheme="minorHAnsi" w:hAnsiTheme="minorHAnsi"/>
        </w:rPr>
        <w:t>(</w:t>
      </w:r>
      <w:r w:rsidRPr="00553174">
        <w:rPr>
          <w:rStyle w:val="pln"/>
          <w:rFonts w:asciiTheme="minorHAnsi" w:eastAsiaTheme="majorEastAsia" w:hAnsiTheme="minorHAnsi"/>
        </w:rPr>
        <w:t>context</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pun"/>
          <w:rFonts w:asciiTheme="minorHAnsi" w:hAnsiTheme="minorHAnsi"/>
        </w:rPr>
        <w:t>&amp;&amp;</w:t>
      </w:r>
      <w:r w:rsidRPr="00553174">
        <w:rPr>
          <w:rStyle w:val="pln"/>
          <w:rFonts w:asciiTheme="minorHAnsi" w:eastAsiaTheme="majorEastAsia" w:hAnsiTheme="minorHAnsi"/>
        </w:rPr>
        <w:t xml:space="preserve"> expr2</w:t>
      </w:r>
      <w:r w:rsidRPr="00553174">
        <w:rPr>
          <w:rStyle w:val="pun"/>
          <w:rFonts w:asciiTheme="minorHAnsi" w:hAnsiTheme="minorHAnsi"/>
        </w:rPr>
        <w:t>.</w:t>
      </w:r>
      <w:r w:rsidRPr="00553174">
        <w:rPr>
          <w:rStyle w:val="pln"/>
          <w:rFonts w:asciiTheme="minorHAnsi" w:eastAsiaTheme="majorEastAsia" w:hAnsiTheme="minorHAnsi"/>
        </w:rPr>
        <w:t>interpret</w:t>
      </w:r>
      <w:r w:rsidRPr="00553174">
        <w:rPr>
          <w:rStyle w:val="pun"/>
          <w:rFonts w:asciiTheme="minorHAnsi" w:hAnsiTheme="minorHAnsi"/>
        </w:rPr>
        <w:t>(</w:t>
      </w:r>
      <w:r w:rsidRPr="00553174">
        <w:rPr>
          <w:rStyle w:val="pln"/>
          <w:rFonts w:asciiTheme="minorHAnsi" w:eastAsiaTheme="majorEastAsia" w:hAnsiTheme="minorHAnsi"/>
        </w:rPr>
        <w:t>context</w:t>
      </w:r>
      <w:r w:rsidRPr="00553174">
        <w:rPr>
          <w:rStyle w:val="pun"/>
          <w:rFonts w:asciiTheme="minorHAnsi" w:hAnsiTheme="minorHAnsi"/>
        </w:rPr>
        <w:t>);</w:t>
      </w:r>
    </w:p>
    <w:p w:rsidR="00831A47" w:rsidRPr="00553174" w:rsidRDefault="00831A47" w:rsidP="00831A47">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pun"/>
          <w:rFonts w:asciiTheme="minorHAnsi" w:hAnsiTheme="minorHAnsi"/>
        </w:rPr>
        <w:t>}</w:t>
      </w:r>
    </w:p>
    <w:p w:rsidR="00831A47" w:rsidRPr="00553174" w:rsidRDefault="00831A47" w:rsidP="00831A47">
      <w:pPr>
        <w:pStyle w:val="HTMLPreformatted"/>
        <w:rPr>
          <w:rFonts w:asciiTheme="minorHAnsi" w:hAnsiTheme="minorHAnsi"/>
        </w:rPr>
      </w:pPr>
      <w:r w:rsidRPr="00553174">
        <w:rPr>
          <w:rStyle w:val="pun"/>
          <w:rFonts w:asciiTheme="minorHAnsi" w:hAnsiTheme="minorHAnsi"/>
        </w:rPr>
        <w:t>}</w:t>
      </w:r>
    </w:p>
    <w:p w:rsidR="00831A47" w:rsidRPr="00553174" w:rsidRDefault="00831A47" w:rsidP="00831A47">
      <w:pPr>
        <w:pStyle w:val="Heading2"/>
        <w:rPr>
          <w:rFonts w:asciiTheme="minorHAnsi" w:hAnsiTheme="minorHAnsi"/>
          <w:sz w:val="20"/>
          <w:szCs w:val="20"/>
        </w:rPr>
      </w:pPr>
      <w:r w:rsidRPr="00553174">
        <w:rPr>
          <w:rFonts w:asciiTheme="minorHAnsi" w:hAnsiTheme="minorHAnsi"/>
          <w:sz w:val="20"/>
          <w:szCs w:val="20"/>
        </w:rPr>
        <w:t>Step 3</w:t>
      </w:r>
    </w:p>
    <w:p w:rsidR="00831A47" w:rsidRPr="00553174" w:rsidRDefault="00831A47" w:rsidP="00831A47">
      <w:pPr>
        <w:pStyle w:val="NormalWeb"/>
        <w:rPr>
          <w:rFonts w:asciiTheme="minorHAnsi" w:hAnsiTheme="minorHAnsi"/>
          <w:sz w:val="20"/>
          <w:szCs w:val="20"/>
        </w:rPr>
      </w:pPr>
      <w:r w:rsidRPr="00553174">
        <w:rPr>
          <w:rFonts w:asciiTheme="minorHAnsi" w:hAnsiTheme="minorHAnsi"/>
          <w:i/>
          <w:iCs/>
          <w:sz w:val="20"/>
          <w:szCs w:val="20"/>
        </w:rPr>
        <w:t>InterpreterPatternDemo</w:t>
      </w:r>
      <w:r w:rsidRPr="00553174">
        <w:rPr>
          <w:rFonts w:asciiTheme="minorHAnsi" w:hAnsiTheme="minorHAnsi"/>
          <w:sz w:val="20"/>
          <w:szCs w:val="20"/>
        </w:rPr>
        <w:t xml:space="preserve"> uses </w:t>
      </w:r>
      <w:r w:rsidRPr="00553174">
        <w:rPr>
          <w:rFonts w:asciiTheme="minorHAnsi" w:hAnsiTheme="minorHAnsi"/>
          <w:i/>
          <w:iCs/>
          <w:sz w:val="20"/>
          <w:szCs w:val="20"/>
        </w:rPr>
        <w:t>Expression</w:t>
      </w:r>
      <w:r w:rsidRPr="00553174">
        <w:rPr>
          <w:rFonts w:asciiTheme="minorHAnsi" w:hAnsiTheme="minorHAnsi"/>
          <w:sz w:val="20"/>
          <w:szCs w:val="20"/>
        </w:rPr>
        <w:t xml:space="preserve"> class to create rules and then parse them.</w:t>
      </w:r>
    </w:p>
    <w:p w:rsidR="00831A47" w:rsidRPr="00553174" w:rsidRDefault="00831A47" w:rsidP="00831A47">
      <w:pPr>
        <w:pStyle w:val="NormalWeb"/>
        <w:rPr>
          <w:rFonts w:asciiTheme="minorHAnsi" w:hAnsiTheme="minorHAnsi"/>
          <w:sz w:val="20"/>
          <w:szCs w:val="20"/>
        </w:rPr>
      </w:pPr>
      <w:r w:rsidRPr="00553174">
        <w:rPr>
          <w:rFonts w:asciiTheme="minorHAnsi" w:hAnsiTheme="minorHAnsi"/>
          <w:i/>
          <w:iCs/>
          <w:sz w:val="20"/>
          <w:szCs w:val="20"/>
        </w:rPr>
        <w:lastRenderedPageBreak/>
        <w:t>InterpreterPatternDemo.java</w:t>
      </w:r>
    </w:p>
    <w:p w:rsidR="00831A47" w:rsidRPr="00553174" w:rsidRDefault="00831A47" w:rsidP="00831A47">
      <w:pPr>
        <w:pStyle w:val="HTMLPreformatted"/>
        <w:rPr>
          <w:rStyle w:val="pln"/>
          <w:rFonts w:asciiTheme="minorHAnsi" w:eastAsiaTheme="majorEastAsia" w:hAnsiTheme="minorHAnsi"/>
        </w:rPr>
      </w:pP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class</w:t>
      </w:r>
      <w:r w:rsidRPr="00553174">
        <w:rPr>
          <w:rStyle w:val="pln"/>
          <w:rFonts w:asciiTheme="minorHAnsi" w:eastAsiaTheme="majorEastAsia" w:hAnsiTheme="minorHAnsi"/>
        </w:rPr>
        <w:t xml:space="preserve"> </w:t>
      </w:r>
      <w:r w:rsidRPr="00553174">
        <w:rPr>
          <w:rStyle w:val="typ"/>
          <w:rFonts w:asciiTheme="minorHAnsi" w:hAnsiTheme="minorHAnsi"/>
        </w:rPr>
        <w:t>InterpreterPatternDemo</w:t>
      </w:r>
      <w:r w:rsidRPr="00553174">
        <w:rPr>
          <w:rStyle w:val="pln"/>
          <w:rFonts w:asciiTheme="minorHAnsi" w:eastAsiaTheme="majorEastAsia" w:hAnsiTheme="minorHAnsi"/>
        </w:rPr>
        <w:t xml:space="preserve"> </w:t>
      </w:r>
      <w:r w:rsidRPr="00553174">
        <w:rPr>
          <w:rStyle w:val="pun"/>
          <w:rFonts w:asciiTheme="minorHAnsi" w:hAnsiTheme="minorHAnsi"/>
        </w:rPr>
        <w:t>{</w:t>
      </w:r>
    </w:p>
    <w:p w:rsidR="00831A47" w:rsidRPr="00553174" w:rsidRDefault="00831A47" w:rsidP="00831A47">
      <w:pPr>
        <w:pStyle w:val="HTMLPreformatted"/>
        <w:rPr>
          <w:rStyle w:val="pln"/>
          <w:rFonts w:asciiTheme="minorHAnsi" w:eastAsiaTheme="majorEastAsia" w:hAnsiTheme="minorHAnsi"/>
        </w:rPr>
      </w:pPr>
    </w:p>
    <w:p w:rsidR="00831A47" w:rsidRPr="00553174" w:rsidRDefault="00831A47" w:rsidP="00831A47">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com"/>
          <w:rFonts w:asciiTheme="minorHAnsi" w:hAnsiTheme="minorHAnsi"/>
        </w:rPr>
        <w:t>//Rule: Robert and John are male</w:t>
      </w:r>
    </w:p>
    <w:p w:rsidR="00831A47" w:rsidRPr="00553174" w:rsidRDefault="00831A47" w:rsidP="00831A47">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static</w:t>
      </w:r>
      <w:r w:rsidRPr="00553174">
        <w:rPr>
          <w:rStyle w:val="pln"/>
          <w:rFonts w:asciiTheme="minorHAnsi" w:eastAsiaTheme="majorEastAsia" w:hAnsiTheme="minorHAnsi"/>
        </w:rPr>
        <w:t xml:space="preserve"> </w:t>
      </w:r>
      <w:r w:rsidRPr="00553174">
        <w:rPr>
          <w:rStyle w:val="typ"/>
          <w:rFonts w:asciiTheme="minorHAnsi" w:hAnsiTheme="minorHAnsi"/>
        </w:rPr>
        <w:t>Expression</w:t>
      </w:r>
      <w:r w:rsidRPr="00553174">
        <w:rPr>
          <w:rStyle w:val="pln"/>
          <w:rFonts w:asciiTheme="minorHAnsi" w:eastAsiaTheme="majorEastAsia" w:hAnsiTheme="minorHAnsi"/>
        </w:rPr>
        <w:t xml:space="preserve"> getMaleExpression</w:t>
      </w:r>
      <w:r w:rsidRPr="00553174">
        <w:rPr>
          <w:rStyle w:val="pun"/>
          <w:rFonts w:asciiTheme="minorHAnsi" w:hAnsiTheme="minorHAnsi"/>
        </w:rPr>
        <w:t>(){</w:t>
      </w:r>
    </w:p>
    <w:p w:rsidR="00831A47" w:rsidRPr="00553174" w:rsidRDefault="00831A47" w:rsidP="00831A47">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typ"/>
          <w:rFonts w:asciiTheme="minorHAnsi" w:hAnsiTheme="minorHAnsi"/>
        </w:rPr>
        <w:t>Expression</w:t>
      </w:r>
      <w:r w:rsidRPr="00553174">
        <w:rPr>
          <w:rStyle w:val="pln"/>
          <w:rFonts w:asciiTheme="minorHAnsi" w:eastAsiaTheme="majorEastAsia" w:hAnsiTheme="minorHAnsi"/>
        </w:rPr>
        <w:t xml:space="preserve"> robert </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kwd"/>
          <w:rFonts w:asciiTheme="minorHAnsi" w:hAnsiTheme="minorHAnsi"/>
        </w:rPr>
        <w:t>new</w:t>
      </w:r>
      <w:r w:rsidRPr="00553174">
        <w:rPr>
          <w:rStyle w:val="pln"/>
          <w:rFonts w:asciiTheme="minorHAnsi" w:eastAsiaTheme="majorEastAsia" w:hAnsiTheme="minorHAnsi"/>
        </w:rPr>
        <w:t xml:space="preserve"> </w:t>
      </w:r>
      <w:proofErr w:type="gramStart"/>
      <w:r w:rsidRPr="00553174">
        <w:rPr>
          <w:rStyle w:val="typ"/>
          <w:rFonts w:asciiTheme="minorHAnsi" w:hAnsiTheme="minorHAnsi"/>
        </w:rPr>
        <w:t>TerminalExpression</w:t>
      </w:r>
      <w:r w:rsidRPr="00553174">
        <w:rPr>
          <w:rStyle w:val="pun"/>
          <w:rFonts w:asciiTheme="minorHAnsi" w:hAnsiTheme="minorHAnsi"/>
        </w:rPr>
        <w:t>(</w:t>
      </w:r>
      <w:proofErr w:type="gramEnd"/>
      <w:r w:rsidRPr="00553174">
        <w:rPr>
          <w:rStyle w:val="str"/>
          <w:rFonts w:asciiTheme="minorHAnsi" w:hAnsiTheme="minorHAnsi"/>
        </w:rPr>
        <w:t>"Robert"</w:t>
      </w:r>
      <w:r w:rsidRPr="00553174">
        <w:rPr>
          <w:rStyle w:val="pun"/>
          <w:rFonts w:asciiTheme="minorHAnsi" w:hAnsiTheme="minorHAnsi"/>
        </w:rPr>
        <w:t>);</w:t>
      </w:r>
    </w:p>
    <w:p w:rsidR="00831A47" w:rsidRPr="00553174" w:rsidRDefault="00831A47" w:rsidP="00831A47">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typ"/>
          <w:rFonts w:asciiTheme="minorHAnsi" w:hAnsiTheme="minorHAnsi"/>
        </w:rPr>
        <w:t>Expression</w:t>
      </w:r>
      <w:r w:rsidRPr="00553174">
        <w:rPr>
          <w:rStyle w:val="pln"/>
          <w:rFonts w:asciiTheme="minorHAnsi" w:eastAsiaTheme="majorEastAsia" w:hAnsiTheme="minorHAnsi"/>
        </w:rPr>
        <w:t xml:space="preserve"> john </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kwd"/>
          <w:rFonts w:asciiTheme="minorHAnsi" w:hAnsiTheme="minorHAnsi"/>
        </w:rPr>
        <w:t>new</w:t>
      </w:r>
      <w:r w:rsidRPr="00553174">
        <w:rPr>
          <w:rStyle w:val="pln"/>
          <w:rFonts w:asciiTheme="minorHAnsi" w:eastAsiaTheme="majorEastAsia" w:hAnsiTheme="minorHAnsi"/>
        </w:rPr>
        <w:t xml:space="preserve"> </w:t>
      </w:r>
      <w:proofErr w:type="gramStart"/>
      <w:r w:rsidRPr="00553174">
        <w:rPr>
          <w:rStyle w:val="typ"/>
          <w:rFonts w:asciiTheme="minorHAnsi" w:hAnsiTheme="minorHAnsi"/>
        </w:rPr>
        <w:t>TerminalExpression</w:t>
      </w:r>
      <w:r w:rsidRPr="00553174">
        <w:rPr>
          <w:rStyle w:val="pun"/>
          <w:rFonts w:asciiTheme="minorHAnsi" w:hAnsiTheme="minorHAnsi"/>
        </w:rPr>
        <w:t>(</w:t>
      </w:r>
      <w:proofErr w:type="gramEnd"/>
      <w:r w:rsidRPr="00553174">
        <w:rPr>
          <w:rStyle w:val="str"/>
          <w:rFonts w:asciiTheme="minorHAnsi" w:hAnsiTheme="minorHAnsi"/>
        </w:rPr>
        <w:t>"John"</w:t>
      </w:r>
      <w:r w:rsidRPr="00553174">
        <w:rPr>
          <w:rStyle w:val="pun"/>
          <w:rFonts w:asciiTheme="minorHAnsi" w:hAnsiTheme="minorHAnsi"/>
        </w:rPr>
        <w:t>);</w:t>
      </w:r>
    </w:p>
    <w:p w:rsidR="00831A47" w:rsidRPr="00553174" w:rsidRDefault="00831A47" w:rsidP="00831A47">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return</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new</w:t>
      </w:r>
      <w:r w:rsidRPr="00553174">
        <w:rPr>
          <w:rStyle w:val="pln"/>
          <w:rFonts w:asciiTheme="minorHAnsi" w:eastAsiaTheme="majorEastAsia" w:hAnsiTheme="minorHAnsi"/>
        </w:rPr>
        <w:t xml:space="preserve"> </w:t>
      </w:r>
      <w:r w:rsidRPr="00553174">
        <w:rPr>
          <w:rStyle w:val="typ"/>
          <w:rFonts w:asciiTheme="minorHAnsi" w:hAnsiTheme="minorHAnsi"/>
        </w:rPr>
        <w:t>OrExpression</w:t>
      </w:r>
      <w:r w:rsidRPr="00553174">
        <w:rPr>
          <w:rStyle w:val="pun"/>
          <w:rFonts w:asciiTheme="minorHAnsi" w:hAnsiTheme="minorHAnsi"/>
        </w:rPr>
        <w:t>(</w:t>
      </w:r>
      <w:r w:rsidRPr="00553174">
        <w:rPr>
          <w:rStyle w:val="pln"/>
          <w:rFonts w:asciiTheme="minorHAnsi" w:eastAsiaTheme="majorEastAsia" w:hAnsiTheme="minorHAnsi"/>
        </w:rPr>
        <w:t>robert</w:t>
      </w:r>
      <w:r w:rsidRPr="00553174">
        <w:rPr>
          <w:rStyle w:val="pun"/>
          <w:rFonts w:asciiTheme="minorHAnsi" w:hAnsiTheme="minorHAnsi"/>
        </w:rPr>
        <w:t>,</w:t>
      </w:r>
      <w:r w:rsidRPr="00553174">
        <w:rPr>
          <w:rStyle w:val="pln"/>
          <w:rFonts w:asciiTheme="minorHAnsi" w:eastAsiaTheme="majorEastAsia" w:hAnsiTheme="minorHAnsi"/>
        </w:rPr>
        <w:t xml:space="preserve"> john</w:t>
      </w:r>
      <w:r w:rsidRPr="00553174">
        <w:rPr>
          <w:rStyle w:val="pun"/>
          <w:rFonts w:asciiTheme="minorHAnsi" w:hAnsiTheme="minorHAnsi"/>
        </w:rPr>
        <w:t>);</w:t>
      </w:r>
      <w:r w:rsidRPr="00553174">
        <w:rPr>
          <w:rStyle w:val="pln"/>
          <w:rFonts w:asciiTheme="minorHAnsi" w:eastAsiaTheme="majorEastAsia" w:hAnsiTheme="minorHAnsi"/>
        </w:rPr>
        <w:tab/>
      </w:r>
      <w:r w:rsidRPr="00553174">
        <w:rPr>
          <w:rStyle w:val="pln"/>
          <w:rFonts w:asciiTheme="minorHAnsi" w:eastAsiaTheme="majorEastAsia" w:hAnsiTheme="minorHAnsi"/>
        </w:rPr>
        <w:tab/>
      </w:r>
    </w:p>
    <w:p w:rsidR="00831A47" w:rsidRPr="00553174" w:rsidRDefault="00831A47" w:rsidP="00831A47">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pun"/>
          <w:rFonts w:asciiTheme="minorHAnsi" w:hAnsiTheme="minorHAnsi"/>
        </w:rPr>
        <w:t>}</w:t>
      </w:r>
    </w:p>
    <w:p w:rsidR="00831A47" w:rsidRPr="00553174" w:rsidRDefault="00831A47" w:rsidP="00831A47">
      <w:pPr>
        <w:pStyle w:val="HTMLPreformatted"/>
        <w:rPr>
          <w:rStyle w:val="pln"/>
          <w:rFonts w:asciiTheme="minorHAnsi" w:eastAsiaTheme="majorEastAsia" w:hAnsiTheme="minorHAnsi"/>
        </w:rPr>
      </w:pPr>
    </w:p>
    <w:p w:rsidR="00831A47" w:rsidRPr="00553174" w:rsidRDefault="00831A47" w:rsidP="00831A47">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com"/>
          <w:rFonts w:asciiTheme="minorHAnsi" w:hAnsiTheme="minorHAnsi"/>
        </w:rPr>
        <w:t>//Rule: Julie is a married women</w:t>
      </w:r>
    </w:p>
    <w:p w:rsidR="00831A47" w:rsidRPr="00553174" w:rsidRDefault="00831A47" w:rsidP="00831A47">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static</w:t>
      </w:r>
      <w:r w:rsidRPr="00553174">
        <w:rPr>
          <w:rStyle w:val="pln"/>
          <w:rFonts w:asciiTheme="minorHAnsi" w:eastAsiaTheme="majorEastAsia" w:hAnsiTheme="minorHAnsi"/>
        </w:rPr>
        <w:t xml:space="preserve"> </w:t>
      </w:r>
      <w:r w:rsidRPr="00553174">
        <w:rPr>
          <w:rStyle w:val="typ"/>
          <w:rFonts w:asciiTheme="minorHAnsi" w:hAnsiTheme="minorHAnsi"/>
        </w:rPr>
        <w:t>Expression</w:t>
      </w:r>
      <w:r w:rsidRPr="00553174">
        <w:rPr>
          <w:rStyle w:val="pln"/>
          <w:rFonts w:asciiTheme="minorHAnsi" w:eastAsiaTheme="majorEastAsia" w:hAnsiTheme="minorHAnsi"/>
        </w:rPr>
        <w:t xml:space="preserve"> getMarriedWomanExpression</w:t>
      </w:r>
      <w:r w:rsidRPr="00553174">
        <w:rPr>
          <w:rStyle w:val="pun"/>
          <w:rFonts w:asciiTheme="minorHAnsi" w:hAnsiTheme="minorHAnsi"/>
        </w:rPr>
        <w:t>(){</w:t>
      </w:r>
    </w:p>
    <w:p w:rsidR="00831A47" w:rsidRPr="00553174" w:rsidRDefault="00831A47" w:rsidP="00831A47">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typ"/>
          <w:rFonts w:asciiTheme="minorHAnsi" w:hAnsiTheme="minorHAnsi"/>
        </w:rPr>
        <w:t>Expression</w:t>
      </w:r>
      <w:r w:rsidRPr="00553174">
        <w:rPr>
          <w:rStyle w:val="pln"/>
          <w:rFonts w:asciiTheme="minorHAnsi" w:eastAsiaTheme="majorEastAsia" w:hAnsiTheme="minorHAnsi"/>
        </w:rPr>
        <w:t xml:space="preserve"> julie </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kwd"/>
          <w:rFonts w:asciiTheme="minorHAnsi" w:hAnsiTheme="minorHAnsi"/>
        </w:rPr>
        <w:t>new</w:t>
      </w:r>
      <w:r w:rsidRPr="00553174">
        <w:rPr>
          <w:rStyle w:val="pln"/>
          <w:rFonts w:asciiTheme="minorHAnsi" w:eastAsiaTheme="majorEastAsia" w:hAnsiTheme="minorHAnsi"/>
        </w:rPr>
        <w:t xml:space="preserve"> </w:t>
      </w:r>
      <w:proofErr w:type="gramStart"/>
      <w:r w:rsidRPr="00553174">
        <w:rPr>
          <w:rStyle w:val="typ"/>
          <w:rFonts w:asciiTheme="minorHAnsi" w:hAnsiTheme="minorHAnsi"/>
        </w:rPr>
        <w:t>TerminalExpression</w:t>
      </w:r>
      <w:r w:rsidRPr="00553174">
        <w:rPr>
          <w:rStyle w:val="pun"/>
          <w:rFonts w:asciiTheme="minorHAnsi" w:hAnsiTheme="minorHAnsi"/>
        </w:rPr>
        <w:t>(</w:t>
      </w:r>
      <w:proofErr w:type="gramEnd"/>
      <w:r w:rsidRPr="00553174">
        <w:rPr>
          <w:rStyle w:val="str"/>
          <w:rFonts w:asciiTheme="minorHAnsi" w:hAnsiTheme="minorHAnsi"/>
        </w:rPr>
        <w:t>"Julie"</w:t>
      </w:r>
      <w:r w:rsidRPr="00553174">
        <w:rPr>
          <w:rStyle w:val="pun"/>
          <w:rFonts w:asciiTheme="minorHAnsi" w:hAnsiTheme="minorHAnsi"/>
        </w:rPr>
        <w:t>);</w:t>
      </w:r>
    </w:p>
    <w:p w:rsidR="00831A47" w:rsidRPr="00553174" w:rsidRDefault="00831A47" w:rsidP="00831A47">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typ"/>
          <w:rFonts w:asciiTheme="minorHAnsi" w:hAnsiTheme="minorHAnsi"/>
        </w:rPr>
        <w:t>Expression</w:t>
      </w:r>
      <w:r w:rsidRPr="00553174">
        <w:rPr>
          <w:rStyle w:val="pln"/>
          <w:rFonts w:asciiTheme="minorHAnsi" w:eastAsiaTheme="majorEastAsia" w:hAnsiTheme="minorHAnsi"/>
        </w:rPr>
        <w:t xml:space="preserve"> married </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kwd"/>
          <w:rFonts w:asciiTheme="minorHAnsi" w:hAnsiTheme="minorHAnsi"/>
        </w:rPr>
        <w:t>new</w:t>
      </w:r>
      <w:r w:rsidRPr="00553174">
        <w:rPr>
          <w:rStyle w:val="pln"/>
          <w:rFonts w:asciiTheme="minorHAnsi" w:eastAsiaTheme="majorEastAsia" w:hAnsiTheme="minorHAnsi"/>
        </w:rPr>
        <w:t xml:space="preserve"> </w:t>
      </w:r>
      <w:proofErr w:type="gramStart"/>
      <w:r w:rsidRPr="00553174">
        <w:rPr>
          <w:rStyle w:val="typ"/>
          <w:rFonts w:asciiTheme="minorHAnsi" w:hAnsiTheme="minorHAnsi"/>
        </w:rPr>
        <w:t>TerminalExpression</w:t>
      </w:r>
      <w:r w:rsidRPr="00553174">
        <w:rPr>
          <w:rStyle w:val="pun"/>
          <w:rFonts w:asciiTheme="minorHAnsi" w:hAnsiTheme="minorHAnsi"/>
        </w:rPr>
        <w:t>(</w:t>
      </w:r>
      <w:proofErr w:type="gramEnd"/>
      <w:r w:rsidRPr="00553174">
        <w:rPr>
          <w:rStyle w:val="str"/>
          <w:rFonts w:asciiTheme="minorHAnsi" w:hAnsiTheme="minorHAnsi"/>
        </w:rPr>
        <w:t>"Married"</w:t>
      </w:r>
      <w:r w:rsidRPr="00553174">
        <w:rPr>
          <w:rStyle w:val="pun"/>
          <w:rFonts w:asciiTheme="minorHAnsi" w:hAnsiTheme="minorHAnsi"/>
        </w:rPr>
        <w:t>);</w:t>
      </w:r>
    </w:p>
    <w:p w:rsidR="00831A47" w:rsidRPr="00553174" w:rsidRDefault="00831A47" w:rsidP="00831A47">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return</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new</w:t>
      </w:r>
      <w:r w:rsidRPr="00553174">
        <w:rPr>
          <w:rStyle w:val="pln"/>
          <w:rFonts w:asciiTheme="minorHAnsi" w:eastAsiaTheme="majorEastAsia" w:hAnsiTheme="minorHAnsi"/>
        </w:rPr>
        <w:t xml:space="preserve"> </w:t>
      </w:r>
      <w:r w:rsidRPr="00553174">
        <w:rPr>
          <w:rStyle w:val="typ"/>
          <w:rFonts w:asciiTheme="minorHAnsi" w:hAnsiTheme="minorHAnsi"/>
        </w:rPr>
        <w:t>AndExpression</w:t>
      </w:r>
      <w:r w:rsidRPr="00553174">
        <w:rPr>
          <w:rStyle w:val="pun"/>
          <w:rFonts w:asciiTheme="minorHAnsi" w:hAnsiTheme="minorHAnsi"/>
        </w:rPr>
        <w:t>(</w:t>
      </w:r>
      <w:r w:rsidRPr="00553174">
        <w:rPr>
          <w:rStyle w:val="pln"/>
          <w:rFonts w:asciiTheme="minorHAnsi" w:eastAsiaTheme="majorEastAsia" w:hAnsiTheme="minorHAnsi"/>
        </w:rPr>
        <w:t>julie</w:t>
      </w:r>
      <w:r w:rsidRPr="00553174">
        <w:rPr>
          <w:rStyle w:val="pun"/>
          <w:rFonts w:asciiTheme="minorHAnsi" w:hAnsiTheme="minorHAnsi"/>
        </w:rPr>
        <w:t>,</w:t>
      </w:r>
      <w:r w:rsidRPr="00553174">
        <w:rPr>
          <w:rStyle w:val="pln"/>
          <w:rFonts w:asciiTheme="minorHAnsi" w:eastAsiaTheme="majorEastAsia" w:hAnsiTheme="minorHAnsi"/>
        </w:rPr>
        <w:t xml:space="preserve"> married</w:t>
      </w:r>
      <w:r w:rsidRPr="00553174">
        <w:rPr>
          <w:rStyle w:val="pun"/>
          <w:rFonts w:asciiTheme="minorHAnsi" w:hAnsiTheme="minorHAnsi"/>
        </w:rPr>
        <w:t>);</w:t>
      </w:r>
      <w:r w:rsidRPr="00553174">
        <w:rPr>
          <w:rStyle w:val="pln"/>
          <w:rFonts w:asciiTheme="minorHAnsi" w:eastAsiaTheme="majorEastAsia" w:hAnsiTheme="minorHAnsi"/>
        </w:rPr>
        <w:tab/>
      </w:r>
      <w:r w:rsidRPr="00553174">
        <w:rPr>
          <w:rStyle w:val="pln"/>
          <w:rFonts w:asciiTheme="minorHAnsi" w:eastAsiaTheme="majorEastAsia" w:hAnsiTheme="minorHAnsi"/>
        </w:rPr>
        <w:tab/>
      </w:r>
    </w:p>
    <w:p w:rsidR="00831A47" w:rsidRPr="00553174" w:rsidRDefault="00831A47" w:rsidP="00831A47">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pun"/>
          <w:rFonts w:asciiTheme="minorHAnsi" w:hAnsiTheme="minorHAnsi"/>
        </w:rPr>
        <w:t>}</w:t>
      </w:r>
    </w:p>
    <w:p w:rsidR="00831A47" w:rsidRPr="00553174" w:rsidRDefault="00831A47" w:rsidP="00831A47">
      <w:pPr>
        <w:pStyle w:val="HTMLPreformatted"/>
        <w:rPr>
          <w:rStyle w:val="pln"/>
          <w:rFonts w:asciiTheme="minorHAnsi" w:eastAsiaTheme="majorEastAsia" w:hAnsiTheme="minorHAnsi"/>
        </w:rPr>
      </w:pPr>
    </w:p>
    <w:p w:rsidR="00831A47" w:rsidRPr="00553174" w:rsidRDefault="00831A47" w:rsidP="00831A47">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static</w:t>
      </w:r>
      <w:r w:rsidRPr="00553174">
        <w:rPr>
          <w:rStyle w:val="pln"/>
          <w:rFonts w:asciiTheme="minorHAnsi" w:eastAsiaTheme="majorEastAsia" w:hAnsiTheme="minorHAnsi"/>
        </w:rPr>
        <w:t xml:space="preserve"> </w:t>
      </w:r>
      <w:r w:rsidRPr="00553174">
        <w:rPr>
          <w:rStyle w:val="kwd"/>
          <w:rFonts w:asciiTheme="minorHAnsi" w:hAnsiTheme="minorHAnsi"/>
        </w:rPr>
        <w:t>void</w:t>
      </w:r>
      <w:r w:rsidRPr="00553174">
        <w:rPr>
          <w:rStyle w:val="pln"/>
          <w:rFonts w:asciiTheme="minorHAnsi" w:eastAsiaTheme="majorEastAsia" w:hAnsiTheme="minorHAnsi"/>
        </w:rPr>
        <w:t xml:space="preserve"> main</w:t>
      </w:r>
      <w:r w:rsidRPr="00553174">
        <w:rPr>
          <w:rStyle w:val="pun"/>
          <w:rFonts w:asciiTheme="minorHAnsi" w:hAnsiTheme="minorHAnsi"/>
        </w:rPr>
        <w:t>(</w:t>
      </w:r>
      <w:r w:rsidRPr="00553174">
        <w:rPr>
          <w:rStyle w:val="typ"/>
          <w:rFonts w:asciiTheme="minorHAnsi" w:hAnsiTheme="minorHAnsi"/>
        </w:rPr>
        <w:t>String</w:t>
      </w:r>
      <w:r w:rsidRPr="00553174">
        <w:rPr>
          <w:rStyle w:val="pun"/>
          <w:rFonts w:asciiTheme="minorHAnsi" w:hAnsiTheme="minorHAnsi"/>
        </w:rPr>
        <w:t>[]</w:t>
      </w:r>
      <w:r w:rsidRPr="00553174">
        <w:rPr>
          <w:rStyle w:val="pln"/>
          <w:rFonts w:asciiTheme="minorHAnsi" w:eastAsiaTheme="majorEastAsia" w:hAnsiTheme="minorHAnsi"/>
        </w:rPr>
        <w:t xml:space="preserve"> args</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pun"/>
          <w:rFonts w:asciiTheme="minorHAnsi" w:hAnsiTheme="minorHAnsi"/>
        </w:rPr>
        <w:t>{</w:t>
      </w:r>
    </w:p>
    <w:p w:rsidR="00831A47" w:rsidRPr="00553174" w:rsidRDefault="00831A47" w:rsidP="00831A47">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typ"/>
          <w:rFonts w:asciiTheme="minorHAnsi" w:hAnsiTheme="minorHAnsi"/>
        </w:rPr>
        <w:t>Expression</w:t>
      </w:r>
      <w:r w:rsidRPr="00553174">
        <w:rPr>
          <w:rStyle w:val="pln"/>
          <w:rFonts w:asciiTheme="minorHAnsi" w:eastAsiaTheme="majorEastAsia" w:hAnsiTheme="minorHAnsi"/>
        </w:rPr>
        <w:t xml:space="preserve"> isMale </w:t>
      </w:r>
      <w:r w:rsidRPr="00553174">
        <w:rPr>
          <w:rStyle w:val="pun"/>
          <w:rFonts w:asciiTheme="minorHAnsi" w:hAnsiTheme="minorHAnsi"/>
        </w:rPr>
        <w:t>=</w:t>
      </w:r>
      <w:r w:rsidRPr="00553174">
        <w:rPr>
          <w:rStyle w:val="pln"/>
          <w:rFonts w:asciiTheme="minorHAnsi" w:eastAsiaTheme="majorEastAsia" w:hAnsiTheme="minorHAnsi"/>
        </w:rPr>
        <w:t xml:space="preserve"> </w:t>
      </w:r>
      <w:proofErr w:type="gramStart"/>
      <w:r w:rsidRPr="00553174">
        <w:rPr>
          <w:rStyle w:val="pln"/>
          <w:rFonts w:asciiTheme="minorHAnsi" w:eastAsiaTheme="majorEastAsia" w:hAnsiTheme="minorHAnsi"/>
        </w:rPr>
        <w:t>getMaleExpression</w:t>
      </w:r>
      <w:r w:rsidRPr="00553174">
        <w:rPr>
          <w:rStyle w:val="pun"/>
          <w:rFonts w:asciiTheme="minorHAnsi" w:hAnsiTheme="minorHAnsi"/>
        </w:rPr>
        <w:t>(</w:t>
      </w:r>
      <w:proofErr w:type="gramEnd"/>
      <w:r w:rsidRPr="00553174">
        <w:rPr>
          <w:rStyle w:val="pun"/>
          <w:rFonts w:asciiTheme="minorHAnsi" w:hAnsiTheme="minorHAnsi"/>
        </w:rPr>
        <w:t>);</w:t>
      </w:r>
    </w:p>
    <w:p w:rsidR="00831A47" w:rsidRPr="00553174" w:rsidRDefault="00831A47" w:rsidP="00831A47">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typ"/>
          <w:rFonts w:asciiTheme="minorHAnsi" w:hAnsiTheme="minorHAnsi"/>
        </w:rPr>
        <w:t>Expression</w:t>
      </w:r>
      <w:r w:rsidRPr="00553174">
        <w:rPr>
          <w:rStyle w:val="pln"/>
          <w:rFonts w:asciiTheme="minorHAnsi" w:eastAsiaTheme="majorEastAsia" w:hAnsiTheme="minorHAnsi"/>
        </w:rPr>
        <w:t xml:space="preserve"> isMarriedWoman </w:t>
      </w:r>
      <w:r w:rsidRPr="00553174">
        <w:rPr>
          <w:rStyle w:val="pun"/>
          <w:rFonts w:asciiTheme="minorHAnsi" w:hAnsiTheme="minorHAnsi"/>
        </w:rPr>
        <w:t>=</w:t>
      </w:r>
      <w:r w:rsidRPr="00553174">
        <w:rPr>
          <w:rStyle w:val="pln"/>
          <w:rFonts w:asciiTheme="minorHAnsi" w:eastAsiaTheme="majorEastAsia" w:hAnsiTheme="minorHAnsi"/>
        </w:rPr>
        <w:t xml:space="preserve"> </w:t>
      </w:r>
      <w:proofErr w:type="gramStart"/>
      <w:r w:rsidRPr="00553174">
        <w:rPr>
          <w:rStyle w:val="pln"/>
          <w:rFonts w:asciiTheme="minorHAnsi" w:eastAsiaTheme="majorEastAsia" w:hAnsiTheme="minorHAnsi"/>
        </w:rPr>
        <w:t>getMarriedWomanExpression</w:t>
      </w:r>
      <w:r w:rsidRPr="00553174">
        <w:rPr>
          <w:rStyle w:val="pun"/>
          <w:rFonts w:asciiTheme="minorHAnsi" w:hAnsiTheme="minorHAnsi"/>
        </w:rPr>
        <w:t>(</w:t>
      </w:r>
      <w:proofErr w:type="gramEnd"/>
      <w:r w:rsidRPr="00553174">
        <w:rPr>
          <w:rStyle w:val="pun"/>
          <w:rFonts w:asciiTheme="minorHAnsi" w:hAnsiTheme="minorHAnsi"/>
        </w:rPr>
        <w:t>);</w:t>
      </w:r>
    </w:p>
    <w:p w:rsidR="00831A47" w:rsidRPr="00553174" w:rsidRDefault="00831A47" w:rsidP="00831A47">
      <w:pPr>
        <w:pStyle w:val="HTMLPreformatted"/>
        <w:rPr>
          <w:rStyle w:val="pln"/>
          <w:rFonts w:asciiTheme="minorHAnsi" w:eastAsiaTheme="majorEastAsia" w:hAnsiTheme="minorHAnsi"/>
        </w:rPr>
      </w:pPr>
    </w:p>
    <w:p w:rsidR="00831A47" w:rsidRPr="00553174" w:rsidRDefault="00831A47" w:rsidP="00831A47">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typ"/>
          <w:rFonts w:asciiTheme="minorHAnsi" w:hAnsiTheme="minorHAnsi"/>
        </w:rPr>
        <w:t>System</w:t>
      </w:r>
      <w:r w:rsidRPr="00553174">
        <w:rPr>
          <w:rStyle w:val="pun"/>
          <w:rFonts w:asciiTheme="minorHAnsi" w:hAnsiTheme="minorHAnsi"/>
        </w:rPr>
        <w:t>.</w:t>
      </w:r>
      <w:r w:rsidRPr="00553174">
        <w:rPr>
          <w:rStyle w:val="kwd"/>
          <w:rFonts w:asciiTheme="minorHAnsi" w:hAnsiTheme="minorHAnsi"/>
        </w:rPr>
        <w:t>out</w:t>
      </w:r>
      <w:r w:rsidRPr="00553174">
        <w:rPr>
          <w:rStyle w:val="pun"/>
          <w:rFonts w:asciiTheme="minorHAnsi" w:hAnsiTheme="minorHAnsi"/>
        </w:rPr>
        <w:t>.</w:t>
      </w:r>
      <w:r w:rsidRPr="00553174">
        <w:rPr>
          <w:rStyle w:val="pln"/>
          <w:rFonts w:asciiTheme="minorHAnsi" w:eastAsiaTheme="majorEastAsia" w:hAnsiTheme="minorHAnsi"/>
        </w:rPr>
        <w:t>println</w:t>
      </w:r>
      <w:r w:rsidRPr="00553174">
        <w:rPr>
          <w:rStyle w:val="pun"/>
          <w:rFonts w:asciiTheme="minorHAnsi" w:hAnsiTheme="minorHAnsi"/>
        </w:rPr>
        <w:t>(</w:t>
      </w:r>
      <w:proofErr w:type="gramEnd"/>
      <w:r w:rsidRPr="00553174">
        <w:rPr>
          <w:rStyle w:val="str"/>
          <w:rFonts w:asciiTheme="minorHAnsi" w:hAnsiTheme="minorHAnsi"/>
        </w:rPr>
        <w:t>"John is male? "</w:t>
      </w:r>
      <w:r w:rsidRPr="00553174">
        <w:rPr>
          <w:rStyle w:val="pln"/>
          <w:rFonts w:asciiTheme="minorHAnsi" w:eastAsiaTheme="majorEastAsia" w:hAnsiTheme="minorHAnsi"/>
        </w:rPr>
        <w:t xml:space="preserve"> </w:t>
      </w:r>
      <w:r w:rsidRPr="00553174">
        <w:rPr>
          <w:rStyle w:val="pun"/>
          <w:rFonts w:asciiTheme="minorHAnsi" w:hAnsiTheme="minorHAnsi"/>
        </w:rPr>
        <w:t>+</w:t>
      </w:r>
      <w:r w:rsidRPr="00553174">
        <w:rPr>
          <w:rStyle w:val="pln"/>
          <w:rFonts w:asciiTheme="minorHAnsi" w:eastAsiaTheme="majorEastAsia" w:hAnsiTheme="minorHAnsi"/>
        </w:rPr>
        <w:t xml:space="preserve"> </w:t>
      </w:r>
      <w:proofErr w:type="gramStart"/>
      <w:r w:rsidRPr="00553174">
        <w:rPr>
          <w:rStyle w:val="pln"/>
          <w:rFonts w:asciiTheme="minorHAnsi" w:eastAsiaTheme="majorEastAsia" w:hAnsiTheme="minorHAnsi"/>
        </w:rPr>
        <w:t>isMale</w:t>
      </w:r>
      <w:r w:rsidRPr="00553174">
        <w:rPr>
          <w:rStyle w:val="pun"/>
          <w:rFonts w:asciiTheme="minorHAnsi" w:hAnsiTheme="minorHAnsi"/>
        </w:rPr>
        <w:t>.</w:t>
      </w:r>
      <w:r w:rsidRPr="00553174">
        <w:rPr>
          <w:rStyle w:val="pln"/>
          <w:rFonts w:asciiTheme="minorHAnsi" w:eastAsiaTheme="majorEastAsia" w:hAnsiTheme="minorHAnsi"/>
        </w:rPr>
        <w:t>interpret</w:t>
      </w:r>
      <w:r w:rsidRPr="00553174">
        <w:rPr>
          <w:rStyle w:val="pun"/>
          <w:rFonts w:asciiTheme="minorHAnsi" w:hAnsiTheme="minorHAnsi"/>
        </w:rPr>
        <w:t>(</w:t>
      </w:r>
      <w:proofErr w:type="gramEnd"/>
      <w:r w:rsidRPr="00553174">
        <w:rPr>
          <w:rStyle w:val="str"/>
          <w:rFonts w:asciiTheme="minorHAnsi" w:hAnsiTheme="minorHAnsi"/>
        </w:rPr>
        <w:t>"John"</w:t>
      </w:r>
      <w:r w:rsidRPr="00553174">
        <w:rPr>
          <w:rStyle w:val="pun"/>
          <w:rFonts w:asciiTheme="minorHAnsi" w:hAnsiTheme="minorHAnsi"/>
        </w:rPr>
        <w:t>));</w:t>
      </w:r>
    </w:p>
    <w:p w:rsidR="00831A47" w:rsidRPr="00553174" w:rsidRDefault="00831A47" w:rsidP="00831A47">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typ"/>
          <w:rFonts w:asciiTheme="minorHAnsi" w:hAnsiTheme="minorHAnsi"/>
        </w:rPr>
        <w:t>System</w:t>
      </w:r>
      <w:r w:rsidRPr="00553174">
        <w:rPr>
          <w:rStyle w:val="pun"/>
          <w:rFonts w:asciiTheme="minorHAnsi" w:hAnsiTheme="minorHAnsi"/>
        </w:rPr>
        <w:t>.</w:t>
      </w:r>
      <w:r w:rsidRPr="00553174">
        <w:rPr>
          <w:rStyle w:val="kwd"/>
          <w:rFonts w:asciiTheme="minorHAnsi" w:hAnsiTheme="minorHAnsi"/>
        </w:rPr>
        <w:t>out</w:t>
      </w:r>
      <w:r w:rsidRPr="00553174">
        <w:rPr>
          <w:rStyle w:val="pun"/>
          <w:rFonts w:asciiTheme="minorHAnsi" w:hAnsiTheme="minorHAnsi"/>
        </w:rPr>
        <w:t>.</w:t>
      </w:r>
      <w:r w:rsidRPr="00553174">
        <w:rPr>
          <w:rStyle w:val="pln"/>
          <w:rFonts w:asciiTheme="minorHAnsi" w:eastAsiaTheme="majorEastAsia" w:hAnsiTheme="minorHAnsi"/>
        </w:rPr>
        <w:t>println</w:t>
      </w:r>
      <w:r w:rsidRPr="00553174">
        <w:rPr>
          <w:rStyle w:val="pun"/>
          <w:rFonts w:asciiTheme="minorHAnsi" w:hAnsiTheme="minorHAnsi"/>
        </w:rPr>
        <w:t>(</w:t>
      </w:r>
      <w:proofErr w:type="gramEnd"/>
      <w:r w:rsidRPr="00553174">
        <w:rPr>
          <w:rStyle w:val="str"/>
          <w:rFonts w:asciiTheme="minorHAnsi" w:hAnsiTheme="minorHAnsi"/>
        </w:rPr>
        <w:t>"Julie is a married women? "</w:t>
      </w:r>
      <w:r w:rsidRPr="00553174">
        <w:rPr>
          <w:rStyle w:val="pln"/>
          <w:rFonts w:asciiTheme="minorHAnsi" w:eastAsiaTheme="majorEastAsia" w:hAnsiTheme="minorHAnsi"/>
        </w:rPr>
        <w:t xml:space="preserve"> </w:t>
      </w:r>
      <w:r w:rsidRPr="00553174">
        <w:rPr>
          <w:rStyle w:val="pun"/>
          <w:rFonts w:asciiTheme="minorHAnsi" w:hAnsiTheme="minorHAnsi"/>
        </w:rPr>
        <w:t>+</w:t>
      </w:r>
      <w:r w:rsidRPr="00553174">
        <w:rPr>
          <w:rStyle w:val="pln"/>
          <w:rFonts w:asciiTheme="minorHAnsi" w:eastAsiaTheme="majorEastAsia" w:hAnsiTheme="minorHAnsi"/>
        </w:rPr>
        <w:t xml:space="preserve"> </w:t>
      </w:r>
      <w:proofErr w:type="gramStart"/>
      <w:r w:rsidRPr="00553174">
        <w:rPr>
          <w:rStyle w:val="pln"/>
          <w:rFonts w:asciiTheme="minorHAnsi" w:eastAsiaTheme="majorEastAsia" w:hAnsiTheme="minorHAnsi"/>
        </w:rPr>
        <w:t>isMarriedWoman</w:t>
      </w:r>
      <w:r w:rsidRPr="00553174">
        <w:rPr>
          <w:rStyle w:val="pun"/>
          <w:rFonts w:asciiTheme="minorHAnsi" w:hAnsiTheme="minorHAnsi"/>
        </w:rPr>
        <w:t>.</w:t>
      </w:r>
      <w:r w:rsidRPr="00553174">
        <w:rPr>
          <w:rStyle w:val="pln"/>
          <w:rFonts w:asciiTheme="minorHAnsi" w:eastAsiaTheme="majorEastAsia" w:hAnsiTheme="minorHAnsi"/>
        </w:rPr>
        <w:t>interpret</w:t>
      </w:r>
      <w:r w:rsidRPr="00553174">
        <w:rPr>
          <w:rStyle w:val="pun"/>
          <w:rFonts w:asciiTheme="minorHAnsi" w:hAnsiTheme="minorHAnsi"/>
        </w:rPr>
        <w:t>(</w:t>
      </w:r>
      <w:proofErr w:type="gramEnd"/>
      <w:r w:rsidRPr="00553174">
        <w:rPr>
          <w:rStyle w:val="str"/>
          <w:rFonts w:asciiTheme="minorHAnsi" w:hAnsiTheme="minorHAnsi"/>
        </w:rPr>
        <w:t>"Married Julie"</w:t>
      </w:r>
      <w:r w:rsidRPr="00553174">
        <w:rPr>
          <w:rStyle w:val="pun"/>
          <w:rFonts w:asciiTheme="minorHAnsi" w:hAnsiTheme="minorHAnsi"/>
        </w:rPr>
        <w:t>));</w:t>
      </w:r>
    </w:p>
    <w:p w:rsidR="00831A47" w:rsidRPr="00553174" w:rsidRDefault="00831A47" w:rsidP="00831A47">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pun"/>
          <w:rFonts w:asciiTheme="minorHAnsi" w:hAnsiTheme="minorHAnsi"/>
        </w:rPr>
        <w:t>}</w:t>
      </w:r>
    </w:p>
    <w:p w:rsidR="00831A47" w:rsidRPr="00553174" w:rsidRDefault="00831A47" w:rsidP="00831A47">
      <w:pPr>
        <w:pStyle w:val="HTMLPreformatted"/>
        <w:rPr>
          <w:rFonts w:asciiTheme="minorHAnsi" w:hAnsiTheme="minorHAnsi"/>
        </w:rPr>
      </w:pPr>
      <w:r w:rsidRPr="00553174">
        <w:rPr>
          <w:rStyle w:val="pun"/>
          <w:rFonts w:asciiTheme="minorHAnsi" w:hAnsiTheme="minorHAnsi"/>
        </w:rPr>
        <w:t>}</w:t>
      </w:r>
    </w:p>
    <w:p w:rsidR="00831A47" w:rsidRPr="00553174" w:rsidRDefault="00831A47" w:rsidP="00831A47">
      <w:pPr>
        <w:pStyle w:val="Heading2"/>
        <w:rPr>
          <w:rFonts w:asciiTheme="minorHAnsi" w:hAnsiTheme="minorHAnsi"/>
          <w:sz w:val="20"/>
          <w:szCs w:val="20"/>
        </w:rPr>
      </w:pPr>
      <w:r w:rsidRPr="00553174">
        <w:rPr>
          <w:rFonts w:asciiTheme="minorHAnsi" w:hAnsiTheme="minorHAnsi"/>
          <w:sz w:val="20"/>
          <w:szCs w:val="20"/>
        </w:rPr>
        <w:t>Step 4</w:t>
      </w:r>
    </w:p>
    <w:p w:rsidR="00831A47" w:rsidRPr="00553174" w:rsidRDefault="00831A47" w:rsidP="00831A47">
      <w:pPr>
        <w:pStyle w:val="NormalWeb"/>
        <w:rPr>
          <w:rFonts w:asciiTheme="minorHAnsi" w:hAnsiTheme="minorHAnsi"/>
          <w:sz w:val="20"/>
          <w:szCs w:val="20"/>
        </w:rPr>
      </w:pPr>
      <w:r w:rsidRPr="00553174">
        <w:rPr>
          <w:rFonts w:asciiTheme="minorHAnsi" w:hAnsiTheme="minorHAnsi"/>
          <w:sz w:val="20"/>
          <w:szCs w:val="20"/>
        </w:rPr>
        <w:t>Verify the output.</w:t>
      </w:r>
    </w:p>
    <w:p w:rsidR="00831A47" w:rsidRPr="00553174" w:rsidRDefault="00831A47" w:rsidP="00831A47">
      <w:pPr>
        <w:pStyle w:val="HTMLPreformatted"/>
        <w:rPr>
          <w:rFonts w:asciiTheme="minorHAnsi" w:hAnsiTheme="minorHAnsi"/>
        </w:rPr>
      </w:pPr>
      <w:r w:rsidRPr="00553174">
        <w:rPr>
          <w:rFonts w:asciiTheme="minorHAnsi" w:hAnsiTheme="minorHAnsi"/>
        </w:rPr>
        <w:t xml:space="preserve">John is male? </w:t>
      </w:r>
      <w:proofErr w:type="gramStart"/>
      <w:r w:rsidRPr="00553174">
        <w:rPr>
          <w:rFonts w:asciiTheme="minorHAnsi" w:hAnsiTheme="minorHAnsi"/>
        </w:rPr>
        <w:t>true</w:t>
      </w:r>
      <w:proofErr w:type="gramEnd"/>
    </w:p>
    <w:p w:rsidR="00831A47" w:rsidRPr="00553174" w:rsidRDefault="00831A47" w:rsidP="00831A47">
      <w:pPr>
        <w:pStyle w:val="HTMLPreformatted"/>
        <w:rPr>
          <w:rFonts w:asciiTheme="minorHAnsi" w:hAnsiTheme="minorHAnsi"/>
        </w:rPr>
      </w:pPr>
      <w:r w:rsidRPr="00553174">
        <w:rPr>
          <w:rFonts w:asciiTheme="minorHAnsi" w:hAnsiTheme="minorHAnsi"/>
        </w:rPr>
        <w:t xml:space="preserve">Julie is a married women? </w:t>
      </w:r>
      <w:proofErr w:type="gramStart"/>
      <w:r w:rsidRPr="00553174">
        <w:rPr>
          <w:rFonts w:asciiTheme="minorHAnsi" w:hAnsiTheme="minorHAnsi"/>
        </w:rPr>
        <w:t>true</w:t>
      </w:r>
      <w:proofErr w:type="gramEnd"/>
    </w:p>
    <w:p w:rsidR="00831A47" w:rsidRPr="00553174" w:rsidRDefault="00831A47" w:rsidP="00695A63">
      <w:pPr>
        <w:shd w:val="clear" w:color="auto" w:fill="F9FBF9"/>
        <w:spacing w:after="0" w:line="345" w:lineRule="atLeast"/>
        <w:jc w:val="both"/>
        <w:rPr>
          <w:b/>
          <w:color w:val="000000"/>
          <w:sz w:val="20"/>
          <w:szCs w:val="20"/>
        </w:rPr>
      </w:pPr>
    </w:p>
    <w:p w:rsidR="00EB4FFE" w:rsidRPr="00553174" w:rsidRDefault="00EB4FFE" w:rsidP="00695A63">
      <w:pPr>
        <w:shd w:val="clear" w:color="auto" w:fill="F9FBF9"/>
        <w:spacing w:after="0" w:line="345" w:lineRule="atLeast"/>
        <w:jc w:val="both"/>
        <w:rPr>
          <w:b/>
          <w:color w:val="000000"/>
          <w:sz w:val="20"/>
          <w:szCs w:val="20"/>
        </w:rPr>
      </w:pPr>
    </w:p>
    <w:p w:rsidR="00EB4FFE" w:rsidRPr="00553174" w:rsidRDefault="00EB4FFE" w:rsidP="00695A63">
      <w:pPr>
        <w:shd w:val="clear" w:color="auto" w:fill="F9FBF9"/>
        <w:spacing w:after="0" w:line="345" w:lineRule="atLeast"/>
        <w:jc w:val="both"/>
        <w:rPr>
          <w:b/>
          <w:color w:val="000000"/>
          <w:sz w:val="20"/>
          <w:szCs w:val="20"/>
        </w:rPr>
      </w:pPr>
      <w:r w:rsidRPr="00553174">
        <w:rPr>
          <w:b/>
          <w:color w:val="000000"/>
          <w:sz w:val="20"/>
          <w:szCs w:val="20"/>
        </w:rPr>
        <w:t xml:space="preserve">MVC design pattern </w:t>
      </w:r>
      <w:r w:rsidRPr="00553174">
        <w:rPr>
          <w:b/>
          <w:color w:val="000000"/>
          <w:sz w:val="20"/>
          <w:szCs w:val="20"/>
        </w:rPr>
        <w:sym w:font="Wingdings" w:char="F0E0"/>
      </w:r>
    </w:p>
    <w:p w:rsidR="00EB4FFE" w:rsidRPr="00553174" w:rsidRDefault="00EB4FFE" w:rsidP="00EB4FFE">
      <w:pPr>
        <w:pStyle w:val="NormalWeb"/>
        <w:rPr>
          <w:rFonts w:asciiTheme="minorHAnsi" w:hAnsiTheme="minorHAnsi"/>
          <w:sz w:val="20"/>
          <w:szCs w:val="20"/>
        </w:rPr>
      </w:pPr>
      <w:r w:rsidRPr="00553174">
        <w:rPr>
          <w:rFonts w:asciiTheme="minorHAnsi" w:hAnsiTheme="minorHAnsi"/>
          <w:sz w:val="20"/>
          <w:szCs w:val="20"/>
        </w:rPr>
        <w:t>MVC Pattern stands for Model-View-Controller Pattern. This pattern is used to separate application's concerns.</w:t>
      </w:r>
    </w:p>
    <w:p w:rsidR="00EB4FFE" w:rsidRPr="00553174" w:rsidRDefault="00EB4FFE" w:rsidP="00EB4FFE">
      <w:pPr>
        <w:pStyle w:val="NormalWeb"/>
        <w:numPr>
          <w:ilvl w:val="0"/>
          <w:numId w:val="308"/>
        </w:numPr>
        <w:rPr>
          <w:rFonts w:asciiTheme="minorHAnsi" w:hAnsiTheme="minorHAnsi"/>
          <w:sz w:val="20"/>
          <w:szCs w:val="20"/>
        </w:rPr>
      </w:pPr>
      <w:r w:rsidRPr="00553174">
        <w:rPr>
          <w:rFonts w:asciiTheme="minorHAnsi" w:hAnsiTheme="minorHAnsi"/>
          <w:b/>
          <w:bCs/>
          <w:sz w:val="20"/>
          <w:szCs w:val="20"/>
        </w:rPr>
        <w:t>Model</w:t>
      </w:r>
      <w:r w:rsidRPr="00553174">
        <w:rPr>
          <w:rFonts w:asciiTheme="minorHAnsi" w:hAnsiTheme="minorHAnsi"/>
          <w:sz w:val="20"/>
          <w:szCs w:val="20"/>
        </w:rPr>
        <w:t xml:space="preserve"> - Model represents an object or JAVA POJO carrying data. It can also have logic to update controller if its data changes.</w:t>
      </w:r>
    </w:p>
    <w:p w:rsidR="00EB4FFE" w:rsidRPr="00553174" w:rsidRDefault="00EB4FFE" w:rsidP="00EB4FFE">
      <w:pPr>
        <w:pStyle w:val="NormalWeb"/>
        <w:numPr>
          <w:ilvl w:val="0"/>
          <w:numId w:val="308"/>
        </w:numPr>
        <w:rPr>
          <w:rFonts w:asciiTheme="minorHAnsi" w:hAnsiTheme="minorHAnsi"/>
          <w:sz w:val="20"/>
          <w:szCs w:val="20"/>
        </w:rPr>
      </w:pPr>
      <w:r w:rsidRPr="00553174">
        <w:rPr>
          <w:rFonts w:asciiTheme="minorHAnsi" w:hAnsiTheme="minorHAnsi"/>
          <w:b/>
          <w:bCs/>
          <w:sz w:val="20"/>
          <w:szCs w:val="20"/>
        </w:rPr>
        <w:t>View</w:t>
      </w:r>
      <w:r w:rsidRPr="00553174">
        <w:rPr>
          <w:rFonts w:asciiTheme="minorHAnsi" w:hAnsiTheme="minorHAnsi"/>
          <w:sz w:val="20"/>
          <w:szCs w:val="20"/>
        </w:rPr>
        <w:t xml:space="preserve"> - View represents the visualization of the data that model contains.</w:t>
      </w:r>
    </w:p>
    <w:p w:rsidR="00EB4FFE" w:rsidRPr="00553174" w:rsidRDefault="00EB4FFE" w:rsidP="00EB4FFE">
      <w:pPr>
        <w:pStyle w:val="NormalWeb"/>
        <w:numPr>
          <w:ilvl w:val="0"/>
          <w:numId w:val="308"/>
        </w:numPr>
        <w:rPr>
          <w:rFonts w:asciiTheme="minorHAnsi" w:hAnsiTheme="minorHAnsi"/>
          <w:sz w:val="20"/>
          <w:szCs w:val="20"/>
        </w:rPr>
      </w:pPr>
      <w:r w:rsidRPr="00553174">
        <w:rPr>
          <w:rFonts w:asciiTheme="minorHAnsi" w:hAnsiTheme="minorHAnsi"/>
          <w:b/>
          <w:bCs/>
          <w:sz w:val="20"/>
          <w:szCs w:val="20"/>
        </w:rPr>
        <w:t>Controller</w:t>
      </w:r>
      <w:r w:rsidRPr="00553174">
        <w:rPr>
          <w:rFonts w:asciiTheme="minorHAnsi" w:hAnsiTheme="minorHAnsi"/>
          <w:sz w:val="20"/>
          <w:szCs w:val="20"/>
        </w:rPr>
        <w:t xml:space="preserve"> - Controller acts on both model and view. It controls the data flow into model object and updates the view whenever data changes. It keeps view and model separate.</w:t>
      </w:r>
    </w:p>
    <w:p w:rsidR="00EB4FFE" w:rsidRPr="00553174" w:rsidRDefault="00EB4FFE" w:rsidP="00EB4FFE">
      <w:pPr>
        <w:pStyle w:val="Heading2"/>
        <w:rPr>
          <w:rFonts w:asciiTheme="minorHAnsi" w:hAnsiTheme="minorHAnsi"/>
          <w:sz w:val="20"/>
          <w:szCs w:val="20"/>
        </w:rPr>
      </w:pPr>
      <w:r w:rsidRPr="00553174">
        <w:rPr>
          <w:rFonts w:asciiTheme="minorHAnsi" w:hAnsiTheme="minorHAnsi"/>
          <w:sz w:val="20"/>
          <w:szCs w:val="20"/>
        </w:rPr>
        <w:t>Implementation</w:t>
      </w:r>
    </w:p>
    <w:p w:rsidR="00EB4FFE" w:rsidRPr="00553174" w:rsidRDefault="00EB4FFE" w:rsidP="00EB4FFE">
      <w:pPr>
        <w:pStyle w:val="NormalWeb"/>
        <w:rPr>
          <w:rFonts w:asciiTheme="minorHAnsi" w:hAnsiTheme="minorHAnsi"/>
          <w:sz w:val="20"/>
          <w:szCs w:val="20"/>
        </w:rPr>
      </w:pPr>
      <w:r w:rsidRPr="00553174">
        <w:rPr>
          <w:rFonts w:asciiTheme="minorHAnsi" w:hAnsiTheme="minorHAnsi"/>
          <w:sz w:val="20"/>
          <w:szCs w:val="20"/>
        </w:rPr>
        <w:t xml:space="preserve">We are going to create a </w:t>
      </w:r>
      <w:r w:rsidRPr="00553174">
        <w:rPr>
          <w:rFonts w:asciiTheme="minorHAnsi" w:hAnsiTheme="minorHAnsi"/>
          <w:i/>
          <w:iCs/>
          <w:sz w:val="20"/>
          <w:szCs w:val="20"/>
        </w:rPr>
        <w:t>Student</w:t>
      </w:r>
      <w:r w:rsidRPr="00553174">
        <w:rPr>
          <w:rFonts w:asciiTheme="minorHAnsi" w:hAnsiTheme="minorHAnsi"/>
          <w:sz w:val="20"/>
          <w:szCs w:val="20"/>
        </w:rPr>
        <w:t xml:space="preserve"> object acting as a model.</w:t>
      </w:r>
      <w:r w:rsidRPr="00553174">
        <w:rPr>
          <w:rFonts w:asciiTheme="minorHAnsi" w:hAnsiTheme="minorHAnsi"/>
          <w:i/>
          <w:iCs/>
          <w:sz w:val="20"/>
          <w:szCs w:val="20"/>
        </w:rPr>
        <w:t>StudentView</w:t>
      </w:r>
      <w:r w:rsidRPr="00553174">
        <w:rPr>
          <w:rFonts w:asciiTheme="minorHAnsi" w:hAnsiTheme="minorHAnsi"/>
          <w:sz w:val="20"/>
          <w:szCs w:val="20"/>
        </w:rPr>
        <w:t xml:space="preserve"> will be a view class which can print student details on console and </w:t>
      </w:r>
      <w:r w:rsidRPr="00553174">
        <w:rPr>
          <w:rFonts w:asciiTheme="minorHAnsi" w:hAnsiTheme="minorHAnsi"/>
          <w:i/>
          <w:iCs/>
          <w:sz w:val="20"/>
          <w:szCs w:val="20"/>
        </w:rPr>
        <w:t>StudentController</w:t>
      </w:r>
      <w:r w:rsidRPr="00553174">
        <w:rPr>
          <w:rFonts w:asciiTheme="minorHAnsi" w:hAnsiTheme="minorHAnsi"/>
          <w:sz w:val="20"/>
          <w:szCs w:val="20"/>
        </w:rPr>
        <w:t xml:space="preserve"> is the controller class responsible to store data in </w:t>
      </w:r>
      <w:r w:rsidRPr="00553174">
        <w:rPr>
          <w:rFonts w:asciiTheme="minorHAnsi" w:hAnsiTheme="minorHAnsi"/>
          <w:i/>
          <w:iCs/>
          <w:sz w:val="20"/>
          <w:szCs w:val="20"/>
        </w:rPr>
        <w:t>Student</w:t>
      </w:r>
      <w:r w:rsidRPr="00553174">
        <w:rPr>
          <w:rFonts w:asciiTheme="minorHAnsi" w:hAnsiTheme="minorHAnsi"/>
          <w:sz w:val="20"/>
          <w:szCs w:val="20"/>
        </w:rPr>
        <w:t xml:space="preserve"> object and update view </w:t>
      </w:r>
      <w:r w:rsidRPr="00553174">
        <w:rPr>
          <w:rFonts w:asciiTheme="minorHAnsi" w:hAnsiTheme="minorHAnsi"/>
          <w:i/>
          <w:iCs/>
          <w:sz w:val="20"/>
          <w:szCs w:val="20"/>
        </w:rPr>
        <w:t>StudentView</w:t>
      </w:r>
      <w:r w:rsidRPr="00553174">
        <w:rPr>
          <w:rFonts w:asciiTheme="minorHAnsi" w:hAnsiTheme="minorHAnsi"/>
          <w:sz w:val="20"/>
          <w:szCs w:val="20"/>
        </w:rPr>
        <w:t xml:space="preserve"> accordingly.</w:t>
      </w:r>
    </w:p>
    <w:p w:rsidR="00EB4FFE" w:rsidRPr="00553174" w:rsidRDefault="00EB4FFE" w:rsidP="00EB4FFE">
      <w:pPr>
        <w:pStyle w:val="NormalWeb"/>
        <w:rPr>
          <w:rFonts w:asciiTheme="minorHAnsi" w:hAnsiTheme="minorHAnsi"/>
          <w:sz w:val="20"/>
          <w:szCs w:val="20"/>
        </w:rPr>
      </w:pPr>
      <w:r w:rsidRPr="00553174">
        <w:rPr>
          <w:rFonts w:asciiTheme="minorHAnsi" w:hAnsiTheme="minorHAnsi"/>
          <w:i/>
          <w:iCs/>
          <w:sz w:val="20"/>
          <w:szCs w:val="20"/>
        </w:rPr>
        <w:lastRenderedPageBreak/>
        <w:t>MVCPatternDemo</w:t>
      </w:r>
      <w:r w:rsidRPr="00553174">
        <w:rPr>
          <w:rFonts w:asciiTheme="minorHAnsi" w:hAnsiTheme="minorHAnsi"/>
          <w:sz w:val="20"/>
          <w:szCs w:val="20"/>
        </w:rPr>
        <w:t xml:space="preserve">, our demo class, will use </w:t>
      </w:r>
      <w:r w:rsidRPr="00553174">
        <w:rPr>
          <w:rFonts w:asciiTheme="minorHAnsi" w:hAnsiTheme="minorHAnsi"/>
          <w:i/>
          <w:iCs/>
          <w:sz w:val="20"/>
          <w:szCs w:val="20"/>
        </w:rPr>
        <w:t>StudentController</w:t>
      </w:r>
      <w:r w:rsidRPr="00553174">
        <w:rPr>
          <w:rFonts w:asciiTheme="minorHAnsi" w:hAnsiTheme="minorHAnsi"/>
          <w:sz w:val="20"/>
          <w:szCs w:val="20"/>
        </w:rPr>
        <w:t xml:space="preserve"> to demonstrate use of MVC pattern.</w:t>
      </w:r>
    </w:p>
    <w:p w:rsidR="00EB4FFE" w:rsidRPr="00553174" w:rsidRDefault="00EB4FFE" w:rsidP="00EB4FFE">
      <w:pPr>
        <w:rPr>
          <w:sz w:val="20"/>
          <w:szCs w:val="20"/>
        </w:rPr>
      </w:pPr>
      <w:r w:rsidRPr="00553174">
        <w:rPr>
          <w:noProof/>
          <w:sz w:val="20"/>
          <w:szCs w:val="20"/>
        </w:rPr>
        <w:drawing>
          <wp:inline distT="0" distB="0" distL="0" distR="0">
            <wp:extent cx="5303520" cy="3749040"/>
            <wp:effectExtent l="0" t="0" r="0" b="3810"/>
            <wp:docPr id="58" name="Picture 58" descr="MVC Pattern 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MVC Pattern UML Diagram"/>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303520" cy="3749040"/>
                    </a:xfrm>
                    <a:prstGeom prst="rect">
                      <a:avLst/>
                    </a:prstGeom>
                    <a:noFill/>
                    <a:ln>
                      <a:noFill/>
                    </a:ln>
                  </pic:spPr>
                </pic:pic>
              </a:graphicData>
            </a:graphic>
          </wp:inline>
        </w:drawing>
      </w:r>
    </w:p>
    <w:p w:rsidR="00EB4FFE" w:rsidRPr="00553174" w:rsidRDefault="00EB4FFE" w:rsidP="00EB4FFE">
      <w:pPr>
        <w:pStyle w:val="Heading2"/>
        <w:rPr>
          <w:rFonts w:asciiTheme="minorHAnsi" w:hAnsiTheme="minorHAnsi"/>
          <w:sz w:val="20"/>
          <w:szCs w:val="20"/>
        </w:rPr>
      </w:pPr>
      <w:r w:rsidRPr="00553174">
        <w:rPr>
          <w:rFonts w:asciiTheme="minorHAnsi" w:hAnsiTheme="minorHAnsi"/>
          <w:sz w:val="20"/>
          <w:szCs w:val="20"/>
        </w:rPr>
        <w:t>Step 1</w:t>
      </w:r>
    </w:p>
    <w:p w:rsidR="00EB4FFE" w:rsidRPr="00553174" w:rsidRDefault="00EB4FFE" w:rsidP="00EB4FFE">
      <w:pPr>
        <w:pStyle w:val="NormalWeb"/>
        <w:rPr>
          <w:rFonts w:asciiTheme="minorHAnsi" w:hAnsiTheme="minorHAnsi"/>
          <w:sz w:val="20"/>
          <w:szCs w:val="20"/>
        </w:rPr>
      </w:pPr>
      <w:r w:rsidRPr="00553174">
        <w:rPr>
          <w:rFonts w:asciiTheme="minorHAnsi" w:hAnsiTheme="minorHAnsi"/>
          <w:sz w:val="20"/>
          <w:szCs w:val="20"/>
        </w:rPr>
        <w:t>Create Model.</w:t>
      </w:r>
    </w:p>
    <w:p w:rsidR="00EB4FFE" w:rsidRPr="00553174" w:rsidRDefault="00EB4FFE" w:rsidP="00EB4FFE">
      <w:pPr>
        <w:pStyle w:val="NormalWeb"/>
        <w:rPr>
          <w:rFonts w:asciiTheme="minorHAnsi" w:hAnsiTheme="minorHAnsi"/>
          <w:sz w:val="20"/>
          <w:szCs w:val="20"/>
        </w:rPr>
      </w:pPr>
      <w:r w:rsidRPr="00553174">
        <w:rPr>
          <w:rFonts w:asciiTheme="minorHAnsi" w:hAnsiTheme="minorHAnsi"/>
          <w:i/>
          <w:iCs/>
          <w:sz w:val="20"/>
          <w:szCs w:val="20"/>
        </w:rPr>
        <w:t>Student.java</w:t>
      </w:r>
    </w:p>
    <w:p w:rsidR="00EB4FFE" w:rsidRPr="00553174" w:rsidRDefault="00EB4FFE" w:rsidP="00EB4FFE">
      <w:pPr>
        <w:pStyle w:val="HTMLPreformatted"/>
        <w:rPr>
          <w:rStyle w:val="pln"/>
          <w:rFonts w:asciiTheme="minorHAnsi" w:eastAsiaTheme="majorEastAsia" w:hAnsiTheme="minorHAnsi"/>
        </w:rPr>
      </w:pP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class</w:t>
      </w:r>
      <w:r w:rsidRPr="00553174">
        <w:rPr>
          <w:rStyle w:val="pln"/>
          <w:rFonts w:asciiTheme="minorHAnsi" w:eastAsiaTheme="majorEastAsia" w:hAnsiTheme="minorHAnsi"/>
        </w:rPr>
        <w:t xml:space="preserve"> </w:t>
      </w:r>
      <w:r w:rsidRPr="00553174">
        <w:rPr>
          <w:rStyle w:val="typ"/>
          <w:rFonts w:asciiTheme="minorHAnsi" w:hAnsiTheme="minorHAnsi"/>
        </w:rPr>
        <w:t>Student</w:t>
      </w:r>
      <w:r w:rsidRPr="00553174">
        <w:rPr>
          <w:rStyle w:val="pln"/>
          <w:rFonts w:asciiTheme="minorHAnsi" w:eastAsiaTheme="majorEastAsia" w:hAnsiTheme="minorHAnsi"/>
        </w:rPr>
        <w:t xml:space="preserve"> </w:t>
      </w:r>
      <w:r w:rsidRPr="00553174">
        <w:rPr>
          <w:rStyle w:val="pun"/>
          <w:rFonts w:asciiTheme="minorHAnsi" w:hAnsiTheme="minorHAnsi"/>
        </w:rPr>
        <w:t>{</w:t>
      </w:r>
    </w:p>
    <w:p w:rsidR="00EB4FFE" w:rsidRPr="00553174" w:rsidRDefault="00EB4FFE" w:rsidP="00EB4FFE">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private</w:t>
      </w:r>
      <w:proofErr w:type="gramEnd"/>
      <w:r w:rsidRPr="00553174">
        <w:rPr>
          <w:rStyle w:val="pln"/>
          <w:rFonts w:asciiTheme="minorHAnsi" w:eastAsiaTheme="majorEastAsia" w:hAnsiTheme="minorHAnsi"/>
        </w:rPr>
        <w:t xml:space="preserve"> </w:t>
      </w:r>
      <w:r w:rsidRPr="00553174">
        <w:rPr>
          <w:rStyle w:val="typ"/>
          <w:rFonts w:asciiTheme="minorHAnsi" w:hAnsiTheme="minorHAnsi"/>
        </w:rPr>
        <w:t>String</w:t>
      </w:r>
      <w:r w:rsidRPr="00553174">
        <w:rPr>
          <w:rStyle w:val="pln"/>
          <w:rFonts w:asciiTheme="minorHAnsi" w:eastAsiaTheme="majorEastAsia" w:hAnsiTheme="minorHAnsi"/>
        </w:rPr>
        <w:t xml:space="preserve"> rollNo</w:t>
      </w:r>
      <w:r w:rsidRPr="00553174">
        <w:rPr>
          <w:rStyle w:val="pun"/>
          <w:rFonts w:asciiTheme="minorHAnsi" w:hAnsiTheme="minorHAnsi"/>
        </w:rPr>
        <w:t>;</w:t>
      </w:r>
    </w:p>
    <w:p w:rsidR="00EB4FFE" w:rsidRPr="00553174" w:rsidRDefault="00EB4FFE" w:rsidP="00EB4FFE">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private</w:t>
      </w:r>
      <w:proofErr w:type="gramEnd"/>
      <w:r w:rsidRPr="00553174">
        <w:rPr>
          <w:rStyle w:val="pln"/>
          <w:rFonts w:asciiTheme="minorHAnsi" w:eastAsiaTheme="majorEastAsia" w:hAnsiTheme="minorHAnsi"/>
        </w:rPr>
        <w:t xml:space="preserve"> </w:t>
      </w:r>
      <w:r w:rsidRPr="00553174">
        <w:rPr>
          <w:rStyle w:val="typ"/>
          <w:rFonts w:asciiTheme="minorHAnsi" w:hAnsiTheme="minorHAnsi"/>
        </w:rPr>
        <w:t>String</w:t>
      </w:r>
      <w:r w:rsidRPr="00553174">
        <w:rPr>
          <w:rStyle w:val="pln"/>
          <w:rFonts w:asciiTheme="minorHAnsi" w:eastAsiaTheme="majorEastAsia" w:hAnsiTheme="minorHAnsi"/>
        </w:rPr>
        <w:t xml:space="preserve"> name</w:t>
      </w:r>
      <w:r w:rsidRPr="00553174">
        <w:rPr>
          <w:rStyle w:val="pun"/>
          <w:rFonts w:asciiTheme="minorHAnsi" w:hAnsiTheme="minorHAnsi"/>
        </w:rPr>
        <w:t>;</w:t>
      </w:r>
    </w:p>
    <w:p w:rsidR="00EB4FFE" w:rsidRPr="00553174" w:rsidRDefault="00EB4FFE" w:rsidP="00EB4FFE">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
    <w:p w:rsidR="00EB4FFE" w:rsidRPr="00553174" w:rsidRDefault="00EB4FFE" w:rsidP="00EB4FFE">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typ"/>
          <w:rFonts w:asciiTheme="minorHAnsi" w:hAnsiTheme="minorHAnsi"/>
        </w:rPr>
        <w:t>String</w:t>
      </w:r>
      <w:r w:rsidRPr="00553174">
        <w:rPr>
          <w:rStyle w:val="pln"/>
          <w:rFonts w:asciiTheme="minorHAnsi" w:eastAsiaTheme="majorEastAsia" w:hAnsiTheme="minorHAnsi"/>
        </w:rPr>
        <w:t xml:space="preserve"> getRollNo</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pun"/>
          <w:rFonts w:asciiTheme="minorHAnsi" w:hAnsiTheme="minorHAnsi"/>
        </w:rPr>
        <w:t>{</w:t>
      </w:r>
    </w:p>
    <w:p w:rsidR="00EB4FFE" w:rsidRPr="00553174" w:rsidRDefault="00EB4FFE" w:rsidP="00EB4FFE">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return</w:t>
      </w:r>
      <w:proofErr w:type="gramEnd"/>
      <w:r w:rsidRPr="00553174">
        <w:rPr>
          <w:rStyle w:val="pln"/>
          <w:rFonts w:asciiTheme="minorHAnsi" w:eastAsiaTheme="majorEastAsia" w:hAnsiTheme="minorHAnsi"/>
        </w:rPr>
        <w:t xml:space="preserve"> rollNo</w:t>
      </w:r>
      <w:r w:rsidRPr="00553174">
        <w:rPr>
          <w:rStyle w:val="pun"/>
          <w:rFonts w:asciiTheme="minorHAnsi" w:hAnsiTheme="minorHAnsi"/>
        </w:rPr>
        <w:t>;</w:t>
      </w:r>
    </w:p>
    <w:p w:rsidR="00EB4FFE" w:rsidRPr="00553174" w:rsidRDefault="00EB4FFE" w:rsidP="00EB4FFE">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pun"/>
          <w:rFonts w:asciiTheme="minorHAnsi" w:hAnsiTheme="minorHAnsi"/>
        </w:rPr>
        <w:t>}</w:t>
      </w:r>
    </w:p>
    <w:p w:rsidR="00EB4FFE" w:rsidRPr="00553174" w:rsidRDefault="00EB4FFE" w:rsidP="00EB4FFE">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
    <w:p w:rsidR="00EB4FFE" w:rsidRPr="00553174" w:rsidRDefault="00EB4FFE" w:rsidP="00EB4FFE">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void</w:t>
      </w:r>
      <w:r w:rsidRPr="00553174">
        <w:rPr>
          <w:rStyle w:val="pln"/>
          <w:rFonts w:asciiTheme="minorHAnsi" w:eastAsiaTheme="majorEastAsia" w:hAnsiTheme="minorHAnsi"/>
        </w:rPr>
        <w:t xml:space="preserve"> setRollNo</w:t>
      </w:r>
      <w:r w:rsidRPr="00553174">
        <w:rPr>
          <w:rStyle w:val="pun"/>
          <w:rFonts w:asciiTheme="minorHAnsi" w:hAnsiTheme="minorHAnsi"/>
        </w:rPr>
        <w:t>(</w:t>
      </w:r>
      <w:r w:rsidRPr="00553174">
        <w:rPr>
          <w:rStyle w:val="typ"/>
          <w:rFonts w:asciiTheme="minorHAnsi" w:hAnsiTheme="minorHAnsi"/>
        </w:rPr>
        <w:t>String</w:t>
      </w:r>
      <w:r w:rsidRPr="00553174">
        <w:rPr>
          <w:rStyle w:val="pln"/>
          <w:rFonts w:asciiTheme="minorHAnsi" w:eastAsiaTheme="majorEastAsia" w:hAnsiTheme="minorHAnsi"/>
        </w:rPr>
        <w:t xml:space="preserve"> rollNo</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pun"/>
          <w:rFonts w:asciiTheme="minorHAnsi" w:hAnsiTheme="minorHAnsi"/>
        </w:rPr>
        <w:t>{</w:t>
      </w:r>
    </w:p>
    <w:p w:rsidR="00EB4FFE" w:rsidRPr="00553174" w:rsidRDefault="00EB4FFE" w:rsidP="00EB4FFE">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kwd"/>
          <w:rFonts w:asciiTheme="minorHAnsi" w:hAnsiTheme="minorHAnsi"/>
        </w:rPr>
        <w:t>this</w:t>
      </w:r>
      <w:r w:rsidRPr="00553174">
        <w:rPr>
          <w:rStyle w:val="pun"/>
          <w:rFonts w:asciiTheme="minorHAnsi" w:hAnsiTheme="minorHAnsi"/>
        </w:rPr>
        <w:t>.</w:t>
      </w:r>
      <w:r w:rsidRPr="00553174">
        <w:rPr>
          <w:rStyle w:val="pln"/>
          <w:rFonts w:asciiTheme="minorHAnsi" w:eastAsiaTheme="majorEastAsia" w:hAnsiTheme="minorHAnsi"/>
        </w:rPr>
        <w:t xml:space="preserve">rollNo </w:t>
      </w:r>
      <w:r w:rsidRPr="00553174">
        <w:rPr>
          <w:rStyle w:val="pun"/>
          <w:rFonts w:asciiTheme="minorHAnsi" w:hAnsiTheme="minorHAnsi"/>
        </w:rPr>
        <w:t>=</w:t>
      </w:r>
      <w:r w:rsidRPr="00553174">
        <w:rPr>
          <w:rStyle w:val="pln"/>
          <w:rFonts w:asciiTheme="minorHAnsi" w:eastAsiaTheme="majorEastAsia" w:hAnsiTheme="minorHAnsi"/>
        </w:rPr>
        <w:t xml:space="preserve"> rollNo</w:t>
      </w:r>
      <w:r w:rsidRPr="00553174">
        <w:rPr>
          <w:rStyle w:val="pun"/>
          <w:rFonts w:asciiTheme="minorHAnsi" w:hAnsiTheme="minorHAnsi"/>
        </w:rPr>
        <w:t>;</w:t>
      </w:r>
    </w:p>
    <w:p w:rsidR="00EB4FFE" w:rsidRPr="00553174" w:rsidRDefault="00EB4FFE" w:rsidP="00EB4FFE">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pun"/>
          <w:rFonts w:asciiTheme="minorHAnsi" w:hAnsiTheme="minorHAnsi"/>
        </w:rPr>
        <w:t>}</w:t>
      </w:r>
    </w:p>
    <w:p w:rsidR="00EB4FFE" w:rsidRPr="00553174" w:rsidRDefault="00EB4FFE" w:rsidP="00EB4FFE">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
    <w:p w:rsidR="00EB4FFE" w:rsidRPr="00553174" w:rsidRDefault="00EB4FFE" w:rsidP="00EB4FFE">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typ"/>
          <w:rFonts w:asciiTheme="minorHAnsi" w:hAnsiTheme="minorHAnsi"/>
        </w:rPr>
        <w:t>String</w:t>
      </w:r>
      <w:r w:rsidRPr="00553174">
        <w:rPr>
          <w:rStyle w:val="pln"/>
          <w:rFonts w:asciiTheme="minorHAnsi" w:eastAsiaTheme="majorEastAsia" w:hAnsiTheme="minorHAnsi"/>
        </w:rPr>
        <w:t xml:space="preserve"> getName</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pun"/>
          <w:rFonts w:asciiTheme="minorHAnsi" w:hAnsiTheme="minorHAnsi"/>
        </w:rPr>
        <w:t>{</w:t>
      </w:r>
    </w:p>
    <w:p w:rsidR="00EB4FFE" w:rsidRPr="00553174" w:rsidRDefault="00EB4FFE" w:rsidP="00EB4FFE">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return</w:t>
      </w:r>
      <w:proofErr w:type="gramEnd"/>
      <w:r w:rsidRPr="00553174">
        <w:rPr>
          <w:rStyle w:val="pln"/>
          <w:rFonts w:asciiTheme="minorHAnsi" w:eastAsiaTheme="majorEastAsia" w:hAnsiTheme="minorHAnsi"/>
        </w:rPr>
        <w:t xml:space="preserve"> name</w:t>
      </w:r>
      <w:r w:rsidRPr="00553174">
        <w:rPr>
          <w:rStyle w:val="pun"/>
          <w:rFonts w:asciiTheme="minorHAnsi" w:hAnsiTheme="minorHAnsi"/>
        </w:rPr>
        <w:t>;</w:t>
      </w:r>
    </w:p>
    <w:p w:rsidR="00EB4FFE" w:rsidRPr="00553174" w:rsidRDefault="00EB4FFE" w:rsidP="00EB4FFE">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pun"/>
          <w:rFonts w:asciiTheme="minorHAnsi" w:hAnsiTheme="minorHAnsi"/>
        </w:rPr>
        <w:t>}</w:t>
      </w:r>
    </w:p>
    <w:p w:rsidR="00EB4FFE" w:rsidRPr="00553174" w:rsidRDefault="00EB4FFE" w:rsidP="00EB4FFE">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
    <w:p w:rsidR="00EB4FFE" w:rsidRPr="00553174" w:rsidRDefault="00EB4FFE" w:rsidP="00EB4FFE">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void</w:t>
      </w:r>
      <w:r w:rsidRPr="00553174">
        <w:rPr>
          <w:rStyle w:val="pln"/>
          <w:rFonts w:asciiTheme="minorHAnsi" w:eastAsiaTheme="majorEastAsia" w:hAnsiTheme="minorHAnsi"/>
        </w:rPr>
        <w:t xml:space="preserve"> setName</w:t>
      </w:r>
      <w:r w:rsidRPr="00553174">
        <w:rPr>
          <w:rStyle w:val="pun"/>
          <w:rFonts w:asciiTheme="minorHAnsi" w:hAnsiTheme="minorHAnsi"/>
        </w:rPr>
        <w:t>(</w:t>
      </w:r>
      <w:r w:rsidRPr="00553174">
        <w:rPr>
          <w:rStyle w:val="typ"/>
          <w:rFonts w:asciiTheme="minorHAnsi" w:hAnsiTheme="minorHAnsi"/>
        </w:rPr>
        <w:t>String</w:t>
      </w:r>
      <w:r w:rsidRPr="00553174">
        <w:rPr>
          <w:rStyle w:val="pln"/>
          <w:rFonts w:asciiTheme="minorHAnsi" w:eastAsiaTheme="majorEastAsia" w:hAnsiTheme="minorHAnsi"/>
        </w:rPr>
        <w:t xml:space="preserve"> name</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pun"/>
          <w:rFonts w:asciiTheme="minorHAnsi" w:hAnsiTheme="minorHAnsi"/>
        </w:rPr>
        <w:t>{</w:t>
      </w:r>
    </w:p>
    <w:p w:rsidR="00EB4FFE" w:rsidRPr="00553174" w:rsidRDefault="00EB4FFE" w:rsidP="00EB4FFE">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kwd"/>
          <w:rFonts w:asciiTheme="minorHAnsi" w:hAnsiTheme="minorHAnsi"/>
        </w:rPr>
        <w:t>this</w:t>
      </w:r>
      <w:r w:rsidRPr="00553174">
        <w:rPr>
          <w:rStyle w:val="pun"/>
          <w:rFonts w:asciiTheme="minorHAnsi" w:hAnsiTheme="minorHAnsi"/>
        </w:rPr>
        <w:t>.</w:t>
      </w:r>
      <w:r w:rsidRPr="00553174">
        <w:rPr>
          <w:rStyle w:val="pln"/>
          <w:rFonts w:asciiTheme="minorHAnsi" w:eastAsiaTheme="majorEastAsia" w:hAnsiTheme="minorHAnsi"/>
        </w:rPr>
        <w:t xml:space="preserve">name </w:t>
      </w:r>
      <w:r w:rsidRPr="00553174">
        <w:rPr>
          <w:rStyle w:val="pun"/>
          <w:rFonts w:asciiTheme="minorHAnsi" w:hAnsiTheme="minorHAnsi"/>
        </w:rPr>
        <w:t>=</w:t>
      </w:r>
      <w:r w:rsidRPr="00553174">
        <w:rPr>
          <w:rStyle w:val="pln"/>
          <w:rFonts w:asciiTheme="minorHAnsi" w:eastAsiaTheme="majorEastAsia" w:hAnsiTheme="minorHAnsi"/>
        </w:rPr>
        <w:t xml:space="preserve"> name</w:t>
      </w:r>
      <w:r w:rsidRPr="00553174">
        <w:rPr>
          <w:rStyle w:val="pun"/>
          <w:rFonts w:asciiTheme="minorHAnsi" w:hAnsiTheme="minorHAnsi"/>
        </w:rPr>
        <w:t>;</w:t>
      </w:r>
    </w:p>
    <w:p w:rsidR="00EB4FFE" w:rsidRPr="00553174" w:rsidRDefault="00EB4FFE" w:rsidP="00EB4FFE">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pun"/>
          <w:rFonts w:asciiTheme="minorHAnsi" w:hAnsiTheme="minorHAnsi"/>
        </w:rPr>
        <w:t>}</w:t>
      </w:r>
    </w:p>
    <w:p w:rsidR="00EB4FFE" w:rsidRPr="00553174" w:rsidRDefault="00EB4FFE" w:rsidP="00EB4FFE">
      <w:pPr>
        <w:pStyle w:val="HTMLPreformatted"/>
        <w:rPr>
          <w:rFonts w:asciiTheme="minorHAnsi" w:hAnsiTheme="minorHAnsi"/>
        </w:rPr>
      </w:pPr>
      <w:r w:rsidRPr="00553174">
        <w:rPr>
          <w:rStyle w:val="pun"/>
          <w:rFonts w:asciiTheme="minorHAnsi" w:hAnsiTheme="minorHAnsi"/>
        </w:rPr>
        <w:lastRenderedPageBreak/>
        <w:t>}</w:t>
      </w:r>
    </w:p>
    <w:p w:rsidR="00EB4FFE" w:rsidRPr="00553174" w:rsidRDefault="00EB4FFE" w:rsidP="00EB4FFE">
      <w:pPr>
        <w:pStyle w:val="Heading2"/>
        <w:rPr>
          <w:rFonts w:asciiTheme="minorHAnsi" w:hAnsiTheme="minorHAnsi"/>
          <w:sz w:val="20"/>
          <w:szCs w:val="20"/>
        </w:rPr>
      </w:pPr>
      <w:r w:rsidRPr="00553174">
        <w:rPr>
          <w:rFonts w:asciiTheme="minorHAnsi" w:hAnsiTheme="minorHAnsi"/>
          <w:sz w:val="20"/>
          <w:szCs w:val="20"/>
        </w:rPr>
        <w:t>Step 2</w:t>
      </w:r>
    </w:p>
    <w:p w:rsidR="00EB4FFE" w:rsidRPr="00553174" w:rsidRDefault="00EB4FFE" w:rsidP="00EB4FFE">
      <w:pPr>
        <w:pStyle w:val="NormalWeb"/>
        <w:rPr>
          <w:rFonts w:asciiTheme="minorHAnsi" w:hAnsiTheme="minorHAnsi"/>
          <w:sz w:val="20"/>
          <w:szCs w:val="20"/>
        </w:rPr>
      </w:pPr>
      <w:r w:rsidRPr="00553174">
        <w:rPr>
          <w:rFonts w:asciiTheme="minorHAnsi" w:hAnsiTheme="minorHAnsi"/>
          <w:sz w:val="20"/>
          <w:szCs w:val="20"/>
        </w:rPr>
        <w:t>Create View.</w:t>
      </w:r>
    </w:p>
    <w:p w:rsidR="00EB4FFE" w:rsidRPr="00553174" w:rsidRDefault="00EB4FFE" w:rsidP="00EB4FFE">
      <w:pPr>
        <w:pStyle w:val="NormalWeb"/>
        <w:rPr>
          <w:rFonts w:asciiTheme="minorHAnsi" w:hAnsiTheme="minorHAnsi"/>
          <w:sz w:val="20"/>
          <w:szCs w:val="20"/>
        </w:rPr>
      </w:pPr>
      <w:r w:rsidRPr="00553174">
        <w:rPr>
          <w:rFonts w:asciiTheme="minorHAnsi" w:hAnsiTheme="minorHAnsi"/>
          <w:i/>
          <w:iCs/>
          <w:sz w:val="20"/>
          <w:szCs w:val="20"/>
        </w:rPr>
        <w:t>StudentView.java</w:t>
      </w:r>
    </w:p>
    <w:p w:rsidR="00EB4FFE" w:rsidRPr="00553174" w:rsidRDefault="00EB4FFE" w:rsidP="00EB4FFE">
      <w:pPr>
        <w:pStyle w:val="HTMLPreformatted"/>
        <w:rPr>
          <w:rStyle w:val="pln"/>
          <w:rFonts w:asciiTheme="minorHAnsi" w:eastAsiaTheme="majorEastAsia" w:hAnsiTheme="minorHAnsi"/>
        </w:rPr>
      </w:pP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class</w:t>
      </w:r>
      <w:r w:rsidRPr="00553174">
        <w:rPr>
          <w:rStyle w:val="pln"/>
          <w:rFonts w:asciiTheme="minorHAnsi" w:eastAsiaTheme="majorEastAsia" w:hAnsiTheme="minorHAnsi"/>
        </w:rPr>
        <w:t xml:space="preserve"> </w:t>
      </w:r>
      <w:r w:rsidRPr="00553174">
        <w:rPr>
          <w:rStyle w:val="typ"/>
          <w:rFonts w:asciiTheme="minorHAnsi" w:hAnsiTheme="minorHAnsi"/>
        </w:rPr>
        <w:t>StudentView</w:t>
      </w:r>
      <w:r w:rsidRPr="00553174">
        <w:rPr>
          <w:rStyle w:val="pln"/>
          <w:rFonts w:asciiTheme="minorHAnsi" w:eastAsiaTheme="majorEastAsia" w:hAnsiTheme="minorHAnsi"/>
        </w:rPr>
        <w:t xml:space="preserve"> </w:t>
      </w:r>
      <w:r w:rsidRPr="00553174">
        <w:rPr>
          <w:rStyle w:val="pun"/>
          <w:rFonts w:asciiTheme="minorHAnsi" w:hAnsiTheme="minorHAnsi"/>
        </w:rPr>
        <w:t>{</w:t>
      </w:r>
    </w:p>
    <w:p w:rsidR="00EB4FFE" w:rsidRPr="00553174" w:rsidRDefault="00EB4FFE" w:rsidP="00EB4FFE">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void</w:t>
      </w:r>
      <w:r w:rsidRPr="00553174">
        <w:rPr>
          <w:rStyle w:val="pln"/>
          <w:rFonts w:asciiTheme="minorHAnsi" w:eastAsiaTheme="majorEastAsia" w:hAnsiTheme="minorHAnsi"/>
        </w:rPr>
        <w:t xml:space="preserve"> printStudentDetails</w:t>
      </w:r>
      <w:r w:rsidRPr="00553174">
        <w:rPr>
          <w:rStyle w:val="pun"/>
          <w:rFonts w:asciiTheme="minorHAnsi" w:hAnsiTheme="minorHAnsi"/>
        </w:rPr>
        <w:t>(</w:t>
      </w:r>
      <w:r w:rsidRPr="00553174">
        <w:rPr>
          <w:rStyle w:val="typ"/>
          <w:rFonts w:asciiTheme="minorHAnsi" w:hAnsiTheme="minorHAnsi"/>
        </w:rPr>
        <w:t>String</w:t>
      </w:r>
      <w:r w:rsidRPr="00553174">
        <w:rPr>
          <w:rStyle w:val="pln"/>
          <w:rFonts w:asciiTheme="minorHAnsi" w:eastAsiaTheme="majorEastAsia" w:hAnsiTheme="minorHAnsi"/>
        </w:rPr>
        <w:t xml:space="preserve"> studentName</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typ"/>
          <w:rFonts w:asciiTheme="minorHAnsi" w:hAnsiTheme="minorHAnsi"/>
        </w:rPr>
        <w:t>String</w:t>
      </w:r>
      <w:r w:rsidRPr="00553174">
        <w:rPr>
          <w:rStyle w:val="pln"/>
          <w:rFonts w:asciiTheme="minorHAnsi" w:eastAsiaTheme="majorEastAsia" w:hAnsiTheme="minorHAnsi"/>
        </w:rPr>
        <w:t xml:space="preserve"> studentRollNo</w:t>
      </w:r>
      <w:r w:rsidRPr="00553174">
        <w:rPr>
          <w:rStyle w:val="pun"/>
          <w:rFonts w:asciiTheme="minorHAnsi" w:hAnsiTheme="minorHAnsi"/>
        </w:rPr>
        <w:t>){</w:t>
      </w:r>
    </w:p>
    <w:p w:rsidR="00EB4FFE" w:rsidRPr="00553174" w:rsidRDefault="00EB4FFE" w:rsidP="00EB4FFE">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typ"/>
          <w:rFonts w:asciiTheme="minorHAnsi" w:hAnsiTheme="minorHAnsi"/>
        </w:rPr>
        <w:t>System</w:t>
      </w:r>
      <w:r w:rsidRPr="00553174">
        <w:rPr>
          <w:rStyle w:val="pun"/>
          <w:rFonts w:asciiTheme="minorHAnsi" w:hAnsiTheme="minorHAnsi"/>
        </w:rPr>
        <w:t>.</w:t>
      </w:r>
      <w:r w:rsidRPr="00553174">
        <w:rPr>
          <w:rStyle w:val="kwd"/>
          <w:rFonts w:asciiTheme="minorHAnsi" w:hAnsiTheme="minorHAnsi"/>
        </w:rPr>
        <w:t>out</w:t>
      </w:r>
      <w:r w:rsidRPr="00553174">
        <w:rPr>
          <w:rStyle w:val="pun"/>
          <w:rFonts w:asciiTheme="minorHAnsi" w:hAnsiTheme="minorHAnsi"/>
        </w:rPr>
        <w:t>.</w:t>
      </w:r>
      <w:r w:rsidRPr="00553174">
        <w:rPr>
          <w:rStyle w:val="pln"/>
          <w:rFonts w:asciiTheme="minorHAnsi" w:eastAsiaTheme="majorEastAsia" w:hAnsiTheme="minorHAnsi"/>
        </w:rPr>
        <w:t>println</w:t>
      </w:r>
      <w:r w:rsidRPr="00553174">
        <w:rPr>
          <w:rStyle w:val="pun"/>
          <w:rFonts w:asciiTheme="minorHAnsi" w:hAnsiTheme="minorHAnsi"/>
        </w:rPr>
        <w:t>(</w:t>
      </w:r>
      <w:proofErr w:type="gramEnd"/>
      <w:r w:rsidRPr="00553174">
        <w:rPr>
          <w:rStyle w:val="str"/>
          <w:rFonts w:asciiTheme="minorHAnsi" w:hAnsiTheme="minorHAnsi"/>
        </w:rPr>
        <w:t>"Student: "</w:t>
      </w:r>
      <w:r w:rsidRPr="00553174">
        <w:rPr>
          <w:rStyle w:val="pun"/>
          <w:rFonts w:asciiTheme="minorHAnsi" w:hAnsiTheme="minorHAnsi"/>
        </w:rPr>
        <w:t>);</w:t>
      </w:r>
    </w:p>
    <w:p w:rsidR="00EB4FFE" w:rsidRPr="00553174" w:rsidRDefault="00EB4FFE" w:rsidP="00EB4FFE">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typ"/>
          <w:rFonts w:asciiTheme="minorHAnsi" w:hAnsiTheme="minorHAnsi"/>
        </w:rPr>
        <w:t>System</w:t>
      </w:r>
      <w:r w:rsidRPr="00553174">
        <w:rPr>
          <w:rStyle w:val="pun"/>
          <w:rFonts w:asciiTheme="minorHAnsi" w:hAnsiTheme="minorHAnsi"/>
        </w:rPr>
        <w:t>.</w:t>
      </w:r>
      <w:r w:rsidRPr="00553174">
        <w:rPr>
          <w:rStyle w:val="kwd"/>
          <w:rFonts w:asciiTheme="minorHAnsi" w:hAnsiTheme="minorHAnsi"/>
        </w:rPr>
        <w:t>out</w:t>
      </w:r>
      <w:r w:rsidRPr="00553174">
        <w:rPr>
          <w:rStyle w:val="pun"/>
          <w:rFonts w:asciiTheme="minorHAnsi" w:hAnsiTheme="minorHAnsi"/>
        </w:rPr>
        <w:t>.</w:t>
      </w:r>
      <w:r w:rsidRPr="00553174">
        <w:rPr>
          <w:rStyle w:val="pln"/>
          <w:rFonts w:asciiTheme="minorHAnsi" w:eastAsiaTheme="majorEastAsia" w:hAnsiTheme="minorHAnsi"/>
        </w:rPr>
        <w:t>println</w:t>
      </w:r>
      <w:r w:rsidRPr="00553174">
        <w:rPr>
          <w:rStyle w:val="pun"/>
          <w:rFonts w:asciiTheme="minorHAnsi" w:hAnsiTheme="minorHAnsi"/>
        </w:rPr>
        <w:t>(</w:t>
      </w:r>
      <w:proofErr w:type="gramEnd"/>
      <w:r w:rsidRPr="00553174">
        <w:rPr>
          <w:rStyle w:val="str"/>
          <w:rFonts w:asciiTheme="minorHAnsi" w:hAnsiTheme="minorHAnsi"/>
        </w:rPr>
        <w:t>"Name: "</w:t>
      </w:r>
      <w:r w:rsidRPr="00553174">
        <w:rPr>
          <w:rStyle w:val="pln"/>
          <w:rFonts w:asciiTheme="minorHAnsi" w:eastAsiaTheme="majorEastAsia" w:hAnsiTheme="minorHAnsi"/>
        </w:rPr>
        <w:t xml:space="preserve"> </w:t>
      </w:r>
      <w:r w:rsidRPr="00553174">
        <w:rPr>
          <w:rStyle w:val="pun"/>
          <w:rFonts w:asciiTheme="minorHAnsi" w:hAnsiTheme="minorHAnsi"/>
        </w:rPr>
        <w:t>+</w:t>
      </w:r>
      <w:r w:rsidRPr="00553174">
        <w:rPr>
          <w:rStyle w:val="pln"/>
          <w:rFonts w:asciiTheme="minorHAnsi" w:eastAsiaTheme="majorEastAsia" w:hAnsiTheme="minorHAnsi"/>
        </w:rPr>
        <w:t xml:space="preserve"> studentName</w:t>
      </w:r>
      <w:r w:rsidRPr="00553174">
        <w:rPr>
          <w:rStyle w:val="pun"/>
          <w:rFonts w:asciiTheme="minorHAnsi" w:hAnsiTheme="minorHAnsi"/>
        </w:rPr>
        <w:t>);</w:t>
      </w:r>
    </w:p>
    <w:p w:rsidR="00EB4FFE" w:rsidRPr="00553174" w:rsidRDefault="00EB4FFE" w:rsidP="00EB4FFE">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typ"/>
          <w:rFonts w:asciiTheme="minorHAnsi" w:hAnsiTheme="minorHAnsi"/>
        </w:rPr>
        <w:t>System</w:t>
      </w:r>
      <w:r w:rsidRPr="00553174">
        <w:rPr>
          <w:rStyle w:val="pun"/>
          <w:rFonts w:asciiTheme="minorHAnsi" w:hAnsiTheme="minorHAnsi"/>
        </w:rPr>
        <w:t>.</w:t>
      </w:r>
      <w:r w:rsidRPr="00553174">
        <w:rPr>
          <w:rStyle w:val="kwd"/>
          <w:rFonts w:asciiTheme="minorHAnsi" w:hAnsiTheme="minorHAnsi"/>
        </w:rPr>
        <w:t>out</w:t>
      </w:r>
      <w:r w:rsidRPr="00553174">
        <w:rPr>
          <w:rStyle w:val="pun"/>
          <w:rFonts w:asciiTheme="minorHAnsi" w:hAnsiTheme="minorHAnsi"/>
        </w:rPr>
        <w:t>.</w:t>
      </w:r>
      <w:r w:rsidRPr="00553174">
        <w:rPr>
          <w:rStyle w:val="pln"/>
          <w:rFonts w:asciiTheme="minorHAnsi" w:eastAsiaTheme="majorEastAsia" w:hAnsiTheme="minorHAnsi"/>
        </w:rPr>
        <w:t>println</w:t>
      </w:r>
      <w:r w:rsidRPr="00553174">
        <w:rPr>
          <w:rStyle w:val="pun"/>
          <w:rFonts w:asciiTheme="minorHAnsi" w:hAnsiTheme="minorHAnsi"/>
        </w:rPr>
        <w:t>(</w:t>
      </w:r>
      <w:proofErr w:type="gramEnd"/>
      <w:r w:rsidRPr="00553174">
        <w:rPr>
          <w:rStyle w:val="str"/>
          <w:rFonts w:asciiTheme="minorHAnsi" w:hAnsiTheme="minorHAnsi"/>
        </w:rPr>
        <w:t>"Roll No: "</w:t>
      </w:r>
      <w:r w:rsidRPr="00553174">
        <w:rPr>
          <w:rStyle w:val="pln"/>
          <w:rFonts w:asciiTheme="minorHAnsi" w:eastAsiaTheme="majorEastAsia" w:hAnsiTheme="minorHAnsi"/>
        </w:rPr>
        <w:t xml:space="preserve"> </w:t>
      </w:r>
      <w:r w:rsidRPr="00553174">
        <w:rPr>
          <w:rStyle w:val="pun"/>
          <w:rFonts w:asciiTheme="minorHAnsi" w:hAnsiTheme="minorHAnsi"/>
        </w:rPr>
        <w:t>+</w:t>
      </w:r>
      <w:r w:rsidRPr="00553174">
        <w:rPr>
          <w:rStyle w:val="pln"/>
          <w:rFonts w:asciiTheme="minorHAnsi" w:eastAsiaTheme="majorEastAsia" w:hAnsiTheme="minorHAnsi"/>
        </w:rPr>
        <w:t xml:space="preserve"> studentRollNo</w:t>
      </w:r>
      <w:r w:rsidRPr="00553174">
        <w:rPr>
          <w:rStyle w:val="pun"/>
          <w:rFonts w:asciiTheme="minorHAnsi" w:hAnsiTheme="minorHAnsi"/>
        </w:rPr>
        <w:t>);</w:t>
      </w:r>
    </w:p>
    <w:p w:rsidR="00EB4FFE" w:rsidRPr="00553174" w:rsidRDefault="00EB4FFE" w:rsidP="00EB4FFE">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pun"/>
          <w:rFonts w:asciiTheme="minorHAnsi" w:hAnsiTheme="minorHAnsi"/>
        </w:rPr>
        <w:t>}</w:t>
      </w:r>
    </w:p>
    <w:p w:rsidR="00EB4FFE" w:rsidRPr="00553174" w:rsidRDefault="00EB4FFE" w:rsidP="00EB4FFE">
      <w:pPr>
        <w:pStyle w:val="HTMLPreformatted"/>
        <w:rPr>
          <w:rFonts w:asciiTheme="minorHAnsi" w:hAnsiTheme="minorHAnsi"/>
        </w:rPr>
      </w:pPr>
      <w:r w:rsidRPr="00553174">
        <w:rPr>
          <w:rStyle w:val="pun"/>
          <w:rFonts w:asciiTheme="minorHAnsi" w:hAnsiTheme="minorHAnsi"/>
        </w:rPr>
        <w:t>}</w:t>
      </w:r>
    </w:p>
    <w:p w:rsidR="00EB4FFE" w:rsidRPr="00553174" w:rsidRDefault="00EB4FFE" w:rsidP="00EB4FFE">
      <w:pPr>
        <w:pStyle w:val="Heading2"/>
        <w:rPr>
          <w:rFonts w:asciiTheme="minorHAnsi" w:hAnsiTheme="minorHAnsi"/>
          <w:sz w:val="20"/>
          <w:szCs w:val="20"/>
        </w:rPr>
      </w:pPr>
      <w:r w:rsidRPr="00553174">
        <w:rPr>
          <w:rFonts w:asciiTheme="minorHAnsi" w:hAnsiTheme="minorHAnsi"/>
          <w:sz w:val="20"/>
          <w:szCs w:val="20"/>
        </w:rPr>
        <w:t>Step 3</w:t>
      </w:r>
    </w:p>
    <w:p w:rsidR="00EB4FFE" w:rsidRPr="00553174" w:rsidRDefault="00EB4FFE" w:rsidP="00EB4FFE">
      <w:pPr>
        <w:pStyle w:val="NormalWeb"/>
        <w:rPr>
          <w:rFonts w:asciiTheme="minorHAnsi" w:hAnsiTheme="minorHAnsi"/>
          <w:sz w:val="20"/>
          <w:szCs w:val="20"/>
        </w:rPr>
      </w:pPr>
      <w:r w:rsidRPr="00553174">
        <w:rPr>
          <w:rFonts w:asciiTheme="minorHAnsi" w:hAnsiTheme="minorHAnsi"/>
          <w:sz w:val="20"/>
          <w:szCs w:val="20"/>
        </w:rPr>
        <w:t>Create Controller.</w:t>
      </w:r>
    </w:p>
    <w:p w:rsidR="00EB4FFE" w:rsidRPr="00553174" w:rsidRDefault="00EB4FFE" w:rsidP="00EB4FFE">
      <w:pPr>
        <w:pStyle w:val="NormalWeb"/>
        <w:rPr>
          <w:rFonts w:asciiTheme="minorHAnsi" w:hAnsiTheme="minorHAnsi"/>
          <w:sz w:val="20"/>
          <w:szCs w:val="20"/>
        </w:rPr>
      </w:pPr>
      <w:r w:rsidRPr="00553174">
        <w:rPr>
          <w:rFonts w:asciiTheme="minorHAnsi" w:hAnsiTheme="minorHAnsi"/>
          <w:i/>
          <w:iCs/>
          <w:sz w:val="20"/>
          <w:szCs w:val="20"/>
        </w:rPr>
        <w:t>StudentController.java</w:t>
      </w:r>
    </w:p>
    <w:p w:rsidR="00EB4FFE" w:rsidRPr="00553174" w:rsidRDefault="00EB4FFE" w:rsidP="00EB4FFE">
      <w:pPr>
        <w:pStyle w:val="HTMLPreformatted"/>
        <w:rPr>
          <w:rStyle w:val="pln"/>
          <w:rFonts w:asciiTheme="minorHAnsi" w:eastAsiaTheme="majorEastAsia" w:hAnsiTheme="minorHAnsi"/>
        </w:rPr>
      </w:pP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class</w:t>
      </w:r>
      <w:r w:rsidRPr="00553174">
        <w:rPr>
          <w:rStyle w:val="pln"/>
          <w:rFonts w:asciiTheme="minorHAnsi" w:eastAsiaTheme="majorEastAsia" w:hAnsiTheme="minorHAnsi"/>
        </w:rPr>
        <w:t xml:space="preserve"> </w:t>
      </w:r>
      <w:r w:rsidRPr="00553174">
        <w:rPr>
          <w:rStyle w:val="typ"/>
          <w:rFonts w:asciiTheme="minorHAnsi" w:hAnsiTheme="minorHAnsi"/>
        </w:rPr>
        <w:t>StudentController</w:t>
      </w:r>
      <w:r w:rsidRPr="00553174">
        <w:rPr>
          <w:rStyle w:val="pln"/>
          <w:rFonts w:asciiTheme="minorHAnsi" w:eastAsiaTheme="majorEastAsia" w:hAnsiTheme="minorHAnsi"/>
        </w:rPr>
        <w:t xml:space="preserve"> </w:t>
      </w:r>
      <w:r w:rsidRPr="00553174">
        <w:rPr>
          <w:rStyle w:val="pun"/>
          <w:rFonts w:asciiTheme="minorHAnsi" w:hAnsiTheme="minorHAnsi"/>
        </w:rPr>
        <w:t>{</w:t>
      </w:r>
    </w:p>
    <w:p w:rsidR="00EB4FFE" w:rsidRPr="00553174" w:rsidRDefault="00EB4FFE" w:rsidP="00EB4FFE">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private</w:t>
      </w:r>
      <w:proofErr w:type="gramEnd"/>
      <w:r w:rsidRPr="00553174">
        <w:rPr>
          <w:rStyle w:val="pln"/>
          <w:rFonts w:asciiTheme="minorHAnsi" w:eastAsiaTheme="majorEastAsia" w:hAnsiTheme="minorHAnsi"/>
        </w:rPr>
        <w:t xml:space="preserve"> </w:t>
      </w:r>
      <w:r w:rsidRPr="00553174">
        <w:rPr>
          <w:rStyle w:val="typ"/>
          <w:rFonts w:asciiTheme="minorHAnsi" w:hAnsiTheme="minorHAnsi"/>
        </w:rPr>
        <w:t>Student</w:t>
      </w:r>
      <w:r w:rsidRPr="00553174">
        <w:rPr>
          <w:rStyle w:val="pln"/>
          <w:rFonts w:asciiTheme="minorHAnsi" w:eastAsiaTheme="majorEastAsia" w:hAnsiTheme="minorHAnsi"/>
        </w:rPr>
        <w:t xml:space="preserve"> model</w:t>
      </w:r>
      <w:r w:rsidRPr="00553174">
        <w:rPr>
          <w:rStyle w:val="pun"/>
          <w:rFonts w:asciiTheme="minorHAnsi" w:hAnsiTheme="minorHAnsi"/>
        </w:rPr>
        <w:t>;</w:t>
      </w:r>
    </w:p>
    <w:p w:rsidR="00EB4FFE" w:rsidRPr="00553174" w:rsidRDefault="00EB4FFE" w:rsidP="00EB4FFE">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private</w:t>
      </w:r>
      <w:proofErr w:type="gramEnd"/>
      <w:r w:rsidRPr="00553174">
        <w:rPr>
          <w:rStyle w:val="pln"/>
          <w:rFonts w:asciiTheme="minorHAnsi" w:eastAsiaTheme="majorEastAsia" w:hAnsiTheme="minorHAnsi"/>
        </w:rPr>
        <w:t xml:space="preserve"> </w:t>
      </w:r>
      <w:r w:rsidRPr="00553174">
        <w:rPr>
          <w:rStyle w:val="typ"/>
          <w:rFonts w:asciiTheme="minorHAnsi" w:hAnsiTheme="minorHAnsi"/>
        </w:rPr>
        <w:t>StudentView</w:t>
      </w:r>
      <w:r w:rsidRPr="00553174">
        <w:rPr>
          <w:rStyle w:val="pln"/>
          <w:rFonts w:asciiTheme="minorHAnsi" w:eastAsiaTheme="majorEastAsia" w:hAnsiTheme="minorHAnsi"/>
        </w:rPr>
        <w:t xml:space="preserve"> view</w:t>
      </w:r>
      <w:r w:rsidRPr="00553174">
        <w:rPr>
          <w:rStyle w:val="pun"/>
          <w:rFonts w:asciiTheme="minorHAnsi" w:hAnsiTheme="minorHAnsi"/>
        </w:rPr>
        <w:t>;</w:t>
      </w:r>
    </w:p>
    <w:p w:rsidR="00EB4FFE" w:rsidRPr="00553174" w:rsidRDefault="00EB4FFE" w:rsidP="00EB4FFE">
      <w:pPr>
        <w:pStyle w:val="HTMLPreformatted"/>
        <w:rPr>
          <w:rStyle w:val="pln"/>
          <w:rFonts w:asciiTheme="minorHAnsi" w:eastAsiaTheme="majorEastAsia" w:hAnsiTheme="minorHAnsi"/>
        </w:rPr>
      </w:pPr>
    </w:p>
    <w:p w:rsidR="00EB4FFE" w:rsidRPr="00553174" w:rsidRDefault="00EB4FFE" w:rsidP="00EB4FFE">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typ"/>
          <w:rFonts w:asciiTheme="minorHAnsi" w:hAnsiTheme="minorHAnsi"/>
        </w:rPr>
        <w:t>StudentController</w:t>
      </w:r>
      <w:r w:rsidRPr="00553174">
        <w:rPr>
          <w:rStyle w:val="pun"/>
          <w:rFonts w:asciiTheme="minorHAnsi" w:hAnsiTheme="minorHAnsi"/>
        </w:rPr>
        <w:t>(</w:t>
      </w:r>
      <w:r w:rsidRPr="00553174">
        <w:rPr>
          <w:rStyle w:val="typ"/>
          <w:rFonts w:asciiTheme="minorHAnsi" w:hAnsiTheme="minorHAnsi"/>
        </w:rPr>
        <w:t>Student</w:t>
      </w:r>
      <w:r w:rsidRPr="00553174">
        <w:rPr>
          <w:rStyle w:val="pln"/>
          <w:rFonts w:asciiTheme="minorHAnsi" w:eastAsiaTheme="majorEastAsia" w:hAnsiTheme="minorHAnsi"/>
        </w:rPr>
        <w:t xml:space="preserve"> model</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typ"/>
          <w:rFonts w:asciiTheme="minorHAnsi" w:hAnsiTheme="minorHAnsi"/>
        </w:rPr>
        <w:t>StudentView</w:t>
      </w:r>
      <w:r w:rsidRPr="00553174">
        <w:rPr>
          <w:rStyle w:val="pln"/>
          <w:rFonts w:asciiTheme="minorHAnsi" w:eastAsiaTheme="majorEastAsia" w:hAnsiTheme="minorHAnsi"/>
        </w:rPr>
        <w:t xml:space="preserve"> view</w:t>
      </w:r>
      <w:r w:rsidRPr="00553174">
        <w:rPr>
          <w:rStyle w:val="pun"/>
          <w:rFonts w:asciiTheme="minorHAnsi" w:hAnsiTheme="minorHAnsi"/>
        </w:rPr>
        <w:t>){</w:t>
      </w:r>
    </w:p>
    <w:p w:rsidR="00EB4FFE" w:rsidRPr="00553174" w:rsidRDefault="00EB4FFE" w:rsidP="00EB4FFE">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kwd"/>
          <w:rFonts w:asciiTheme="minorHAnsi" w:hAnsiTheme="minorHAnsi"/>
        </w:rPr>
        <w:t>this</w:t>
      </w:r>
      <w:r w:rsidRPr="00553174">
        <w:rPr>
          <w:rStyle w:val="pun"/>
          <w:rFonts w:asciiTheme="minorHAnsi" w:hAnsiTheme="minorHAnsi"/>
        </w:rPr>
        <w:t>.</w:t>
      </w:r>
      <w:r w:rsidRPr="00553174">
        <w:rPr>
          <w:rStyle w:val="pln"/>
          <w:rFonts w:asciiTheme="minorHAnsi" w:eastAsiaTheme="majorEastAsia" w:hAnsiTheme="minorHAnsi"/>
        </w:rPr>
        <w:t xml:space="preserve">model </w:t>
      </w:r>
      <w:r w:rsidRPr="00553174">
        <w:rPr>
          <w:rStyle w:val="pun"/>
          <w:rFonts w:asciiTheme="minorHAnsi" w:hAnsiTheme="minorHAnsi"/>
        </w:rPr>
        <w:t>=</w:t>
      </w:r>
      <w:r w:rsidRPr="00553174">
        <w:rPr>
          <w:rStyle w:val="pln"/>
          <w:rFonts w:asciiTheme="minorHAnsi" w:eastAsiaTheme="majorEastAsia" w:hAnsiTheme="minorHAnsi"/>
        </w:rPr>
        <w:t xml:space="preserve"> model</w:t>
      </w:r>
      <w:r w:rsidRPr="00553174">
        <w:rPr>
          <w:rStyle w:val="pun"/>
          <w:rFonts w:asciiTheme="minorHAnsi" w:hAnsiTheme="minorHAnsi"/>
        </w:rPr>
        <w:t>;</w:t>
      </w:r>
    </w:p>
    <w:p w:rsidR="00EB4FFE" w:rsidRPr="00553174" w:rsidRDefault="00EB4FFE" w:rsidP="00EB4FFE">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kwd"/>
          <w:rFonts w:asciiTheme="minorHAnsi" w:hAnsiTheme="minorHAnsi"/>
        </w:rPr>
        <w:t>this</w:t>
      </w:r>
      <w:r w:rsidRPr="00553174">
        <w:rPr>
          <w:rStyle w:val="pun"/>
          <w:rFonts w:asciiTheme="minorHAnsi" w:hAnsiTheme="minorHAnsi"/>
        </w:rPr>
        <w:t>.</w:t>
      </w:r>
      <w:r w:rsidRPr="00553174">
        <w:rPr>
          <w:rStyle w:val="pln"/>
          <w:rFonts w:asciiTheme="minorHAnsi" w:eastAsiaTheme="majorEastAsia" w:hAnsiTheme="minorHAnsi"/>
        </w:rPr>
        <w:t xml:space="preserve">view </w:t>
      </w:r>
      <w:r w:rsidRPr="00553174">
        <w:rPr>
          <w:rStyle w:val="pun"/>
          <w:rFonts w:asciiTheme="minorHAnsi" w:hAnsiTheme="minorHAnsi"/>
        </w:rPr>
        <w:t>=</w:t>
      </w:r>
      <w:r w:rsidRPr="00553174">
        <w:rPr>
          <w:rStyle w:val="pln"/>
          <w:rFonts w:asciiTheme="minorHAnsi" w:eastAsiaTheme="majorEastAsia" w:hAnsiTheme="minorHAnsi"/>
        </w:rPr>
        <w:t xml:space="preserve"> view</w:t>
      </w:r>
      <w:r w:rsidRPr="00553174">
        <w:rPr>
          <w:rStyle w:val="pun"/>
          <w:rFonts w:asciiTheme="minorHAnsi" w:hAnsiTheme="minorHAnsi"/>
        </w:rPr>
        <w:t>;</w:t>
      </w:r>
    </w:p>
    <w:p w:rsidR="00EB4FFE" w:rsidRPr="00553174" w:rsidRDefault="00EB4FFE" w:rsidP="00EB4FFE">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pun"/>
          <w:rFonts w:asciiTheme="minorHAnsi" w:hAnsiTheme="minorHAnsi"/>
        </w:rPr>
        <w:t>}</w:t>
      </w:r>
    </w:p>
    <w:p w:rsidR="00EB4FFE" w:rsidRPr="00553174" w:rsidRDefault="00EB4FFE" w:rsidP="00EB4FFE">
      <w:pPr>
        <w:pStyle w:val="HTMLPreformatted"/>
        <w:rPr>
          <w:rStyle w:val="pln"/>
          <w:rFonts w:asciiTheme="minorHAnsi" w:eastAsiaTheme="majorEastAsia" w:hAnsiTheme="minorHAnsi"/>
        </w:rPr>
      </w:pPr>
    </w:p>
    <w:p w:rsidR="00EB4FFE" w:rsidRPr="00553174" w:rsidRDefault="00EB4FFE" w:rsidP="00EB4FFE">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void</w:t>
      </w:r>
      <w:r w:rsidRPr="00553174">
        <w:rPr>
          <w:rStyle w:val="pln"/>
          <w:rFonts w:asciiTheme="minorHAnsi" w:eastAsiaTheme="majorEastAsia" w:hAnsiTheme="minorHAnsi"/>
        </w:rPr>
        <w:t xml:space="preserve"> setStudentName</w:t>
      </w:r>
      <w:r w:rsidRPr="00553174">
        <w:rPr>
          <w:rStyle w:val="pun"/>
          <w:rFonts w:asciiTheme="minorHAnsi" w:hAnsiTheme="minorHAnsi"/>
        </w:rPr>
        <w:t>(</w:t>
      </w:r>
      <w:r w:rsidRPr="00553174">
        <w:rPr>
          <w:rStyle w:val="typ"/>
          <w:rFonts w:asciiTheme="minorHAnsi" w:hAnsiTheme="minorHAnsi"/>
        </w:rPr>
        <w:t>String</w:t>
      </w:r>
      <w:r w:rsidRPr="00553174">
        <w:rPr>
          <w:rStyle w:val="pln"/>
          <w:rFonts w:asciiTheme="minorHAnsi" w:eastAsiaTheme="majorEastAsia" w:hAnsiTheme="minorHAnsi"/>
        </w:rPr>
        <w:t xml:space="preserve"> name</w:t>
      </w:r>
      <w:r w:rsidRPr="00553174">
        <w:rPr>
          <w:rStyle w:val="pun"/>
          <w:rFonts w:asciiTheme="minorHAnsi" w:hAnsiTheme="minorHAnsi"/>
        </w:rPr>
        <w:t>){</w:t>
      </w:r>
    </w:p>
    <w:p w:rsidR="00EB4FFE" w:rsidRPr="00553174" w:rsidRDefault="00EB4FFE" w:rsidP="00EB4FFE">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pln"/>
          <w:rFonts w:asciiTheme="minorHAnsi" w:eastAsiaTheme="majorEastAsia" w:hAnsiTheme="minorHAnsi"/>
        </w:rPr>
        <w:t>model</w:t>
      </w:r>
      <w:r w:rsidRPr="00553174">
        <w:rPr>
          <w:rStyle w:val="pun"/>
          <w:rFonts w:asciiTheme="minorHAnsi" w:hAnsiTheme="minorHAnsi"/>
        </w:rPr>
        <w:t>.</w:t>
      </w:r>
      <w:r w:rsidRPr="00553174">
        <w:rPr>
          <w:rStyle w:val="pln"/>
          <w:rFonts w:asciiTheme="minorHAnsi" w:eastAsiaTheme="majorEastAsia" w:hAnsiTheme="minorHAnsi"/>
        </w:rPr>
        <w:t>setName</w:t>
      </w:r>
      <w:r w:rsidRPr="00553174">
        <w:rPr>
          <w:rStyle w:val="pun"/>
          <w:rFonts w:asciiTheme="minorHAnsi" w:hAnsiTheme="minorHAnsi"/>
        </w:rPr>
        <w:t>(</w:t>
      </w:r>
      <w:proofErr w:type="gramEnd"/>
      <w:r w:rsidRPr="00553174">
        <w:rPr>
          <w:rStyle w:val="pln"/>
          <w:rFonts w:asciiTheme="minorHAnsi" w:eastAsiaTheme="majorEastAsia" w:hAnsiTheme="minorHAnsi"/>
        </w:rPr>
        <w:t>name</w:t>
      </w:r>
      <w:r w:rsidRPr="00553174">
        <w:rPr>
          <w:rStyle w:val="pun"/>
          <w:rFonts w:asciiTheme="minorHAnsi" w:hAnsiTheme="minorHAnsi"/>
        </w:rPr>
        <w:t>);</w:t>
      </w:r>
      <w:r w:rsidRPr="00553174">
        <w:rPr>
          <w:rStyle w:val="pln"/>
          <w:rFonts w:asciiTheme="minorHAnsi" w:eastAsiaTheme="majorEastAsia" w:hAnsiTheme="minorHAnsi"/>
        </w:rPr>
        <w:tab/>
      </w:r>
      <w:r w:rsidRPr="00553174">
        <w:rPr>
          <w:rStyle w:val="pln"/>
          <w:rFonts w:asciiTheme="minorHAnsi" w:eastAsiaTheme="majorEastAsia" w:hAnsiTheme="minorHAnsi"/>
        </w:rPr>
        <w:tab/>
      </w:r>
    </w:p>
    <w:p w:rsidR="00EB4FFE" w:rsidRPr="00553174" w:rsidRDefault="00EB4FFE" w:rsidP="00EB4FFE">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pun"/>
          <w:rFonts w:asciiTheme="minorHAnsi" w:hAnsiTheme="minorHAnsi"/>
        </w:rPr>
        <w:t>}</w:t>
      </w:r>
    </w:p>
    <w:p w:rsidR="00EB4FFE" w:rsidRPr="00553174" w:rsidRDefault="00EB4FFE" w:rsidP="00EB4FFE">
      <w:pPr>
        <w:pStyle w:val="HTMLPreformatted"/>
        <w:rPr>
          <w:rStyle w:val="pln"/>
          <w:rFonts w:asciiTheme="minorHAnsi" w:eastAsiaTheme="majorEastAsia" w:hAnsiTheme="minorHAnsi"/>
        </w:rPr>
      </w:pPr>
    </w:p>
    <w:p w:rsidR="00EB4FFE" w:rsidRPr="00553174" w:rsidRDefault="00EB4FFE" w:rsidP="00EB4FFE">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typ"/>
          <w:rFonts w:asciiTheme="minorHAnsi" w:hAnsiTheme="minorHAnsi"/>
        </w:rPr>
        <w:t>String</w:t>
      </w:r>
      <w:r w:rsidRPr="00553174">
        <w:rPr>
          <w:rStyle w:val="pln"/>
          <w:rFonts w:asciiTheme="minorHAnsi" w:eastAsiaTheme="majorEastAsia" w:hAnsiTheme="minorHAnsi"/>
        </w:rPr>
        <w:t xml:space="preserve"> getStudentName</w:t>
      </w:r>
      <w:r w:rsidRPr="00553174">
        <w:rPr>
          <w:rStyle w:val="pun"/>
          <w:rFonts w:asciiTheme="minorHAnsi" w:hAnsiTheme="minorHAnsi"/>
        </w:rPr>
        <w:t>(){</w:t>
      </w:r>
    </w:p>
    <w:p w:rsidR="00EB4FFE" w:rsidRPr="00553174" w:rsidRDefault="00EB4FFE" w:rsidP="00EB4FFE">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return</w:t>
      </w:r>
      <w:proofErr w:type="gramEnd"/>
      <w:r w:rsidRPr="00553174">
        <w:rPr>
          <w:rStyle w:val="pln"/>
          <w:rFonts w:asciiTheme="minorHAnsi" w:eastAsiaTheme="majorEastAsia" w:hAnsiTheme="minorHAnsi"/>
        </w:rPr>
        <w:t xml:space="preserve"> model</w:t>
      </w:r>
      <w:r w:rsidRPr="00553174">
        <w:rPr>
          <w:rStyle w:val="pun"/>
          <w:rFonts w:asciiTheme="minorHAnsi" w:hAnsiTheme="minorHAnsi"/>
        </w:rPr>
        <w:t>.</w:t>
      </w:r>
      <w:r w:rsidRPr="00553174">
        <w:rPr>
          <w:rStyle w:val="pln"/>
          <w:rFonts w:asciiTheme="minorHAnsi" w:eastAsiaTheme="majorEastAsia" w:hAnsiTheme="minorHAnsi"/>
        </w:rPr>
        <w:t>getName</w:t>
      </w:r>
      <w:r w:rsidRPr="00553174">
        <w:rPr>
          <w:rStyle w:val="pun"/>
          <w:rFonts w:asciiTheme="minorHAnsi" w:hAnsiTheme="minorHAnsi"/>
        </w:rPr>
        <w:t>();</w:t>
      </w:r>
      <w:r w:rsidRPr="00553174">
        <w:rPr>
          <w:rStyle w:val="pln"/>
          <w:rFonts w:asciiTheme="minorHAnsi" w:eastAsiaTheme="majorEastAsia" w:hAnsiTheme="minorHAnsi"/>
        </w:rPr>
        <w:tab/>
      </w:r>
      <w:r w:rsidRPr="00553174">
        <w:rPr>
          <w:rStyle w:val="pln"/>
          <w:rFonts w:asciiTheme="minorHAnsi" w:eastAsiaTheme="majorEastAsia" w:hAnsiTheme="minorHAnsi"/>
        </w:rPr>
        <w:tab/>
      </w:r>
    </w:p>
    <w:p w:rsidR="00EB4FFE" w:rsidRPr="00553174" w:rsidRDefault="00EB4FFE" w:rsidP="00EB4FFE">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pun"/>
          <w:rFonts w:asciiTheme="minorHAnsi" w:hAnsiTheme="minorHAnsi"/>
        </w:rPr>
        <w:t>}</w:t>
      </w:r>
    </w:p>
    <w:p w:rsidR="00EB4FFE" w:rsidRPr="00553174" w:rsidRDefault="00EB4FFE" w:rsidP="00EB4FFE">
      <w:pPr>
        <w:pStyle w:val="HTMLPreformatted"/>
        <w:rPr>
          <w:rStyle w:val="pln"/>
          <w:rFonts w:asciiTheme="minorHAnsi" w:eastAsiaTheme="majorEastAsia" w:hAnsiTheme="minorHAnsi"/>
        </w:rPr>
      </w:pPr>
    </w:p>
    <w:p w:rsidR="00EB4FFE" w:rsidRPr="00553174" w:rsidRDefault="00EB4FFE" w:rsidP="00EB4FFE">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void</w:t>
      </w:r>
      <w:r w:rsidRPr="00553174">
        <w:rPr>
          <w:rStyle w:val="pln"/>
          <w:rFonts w:asciiTheme="minorHAnsi" w:eastAsiaTheme="majorEastAsia" w:hAnsiTheme="minorHAnsi"/>
        </w:rPr>
        <w:t xml:space="preserve"> setStudentRollNo</w:t>
      </w:r>
      <w:r w:rsidRPr="00553174">
        <w:rPr>
          <w:rStyle w:val="pun"/>
          <w:rFonts w:asciiTheme="minorHAnsi" w:hAnsiTheme="minorHAnsi"/>
        </w:rPr>
        <w:t>(</w:t>
      </w:r>
      <w:r w:rsidRPr="00553174">
        <w:rPr>
          <w:rStyle w:val="typ"/>
          <w:rFonts w:asciiTheme="minorHAnsi" w:hAnsiTheme="minorHAnsi"/>
        </w:rPr>
        <w:t>String</w:t>
      </w:r>
      <w:r w:rsidRPr="00553174">
        <w:rPr>
          <w:rStyle w:val="pln"/>
          <w:rFonts w:asciiTheme="minorHAnsi" w:eastAsiaTheme="majorEastAsia" w:hAnsiTheme="minorHAnsi"/>
        </w:rPr>
        <w:t xml:space="preserve"> rollNo</w:t>
      </w:r>
      <w:r w:rsidRPr="00553174">
        <w:rPr>
          <w:rStyle w:val="pun"/>
          <w:rFonts w:asciiTheme="minorHAnsi" w:hAnsiTheme="minorHAnsi"/>
        </w:rPr>
        <w:t>){</w:t>
      </w:r>
    </w:p>
    <w:p w:rsidR="00EB4FFE" w:rsidRPr="00553174" w:rsidRDefault="00EB4FFE" w:rsidP="00EB4FFE">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pln"/>
          <w:rFonts w:asciiTheme="minorHAnsi" w:eastAsiaTheme="majorEastAsia" w:hAnsiTheme="minorHAnsi"/>
        </w:rPr>
        <w:t>model</w:t>
      </w:r>
      <w:r w:rsidRPr="00553174">
        <w:rPr>
          <w:rStyle w:val="pun"/>
          <w:rFonts w:asciiTheme="minorHAnsi" w:hAnsiTheme="minorHAnsi"/>
        </w:rPr>
        <w:t>.</w:t>
      </w:r>
      <w:r w:rsidRPr="00553174">
        <w:rPr>
          <w:rStyle w:val="pln"/>
          <w:rFonts w:asciiTheme="minorHAnsi" w:eastAsiaTheme="majorEastAsia" w:hAnsiTheme="minorHAnsi"/>
        </w:rPr>
        <w:t>setRollNo</w:t>
      </w:r>
      <w:r w:rsidRPr="00553174">
        <w:rPr>
          <w:rStyle w:val="pun"/>
          <w:rFonts w:asciiTheme="minorHAnsi" w:hAnsiTheme="minorHAnsi"/>
        </w:rPr>
        <w:t>(</w:t>
      </w:r>
      <w:proofErr w:type="gramEnd"/>
      <w:r w:rsidRPr="00553174">
        <w:rPr>
          <w:rStyle w:val="pln"/>
          <w:rFonts w:asciiTheme="minorHAnsi" w:eastAsiaTheme="majorEastAsia" w:hAnsiTheme="minorHAnsi"/>
        </w:rPr>
        <w:t>rollNo</w:t>
      </w:r>
      <w:r w:rsidRPr="00553174">
        <w:rPr>
          <w:rStyle w:val="pun"/>
          <w:rFonts w:asciiTheme="minorHAnsi" w:hAnsiTheme="minorHAnsi"/>
        </w:rPr>
        <w:t>);</w:t>
      </w:r>
      <w:r w:rsidRPr="00553174">
        <w:rPr>
          <w:rStyle w:val="pln"/>
          <w:rFonts w:asciiTheme="minorHAnsi" w:eastAsiaTheme="majorEastAsia" w:hAnsiTheme="minorHAnsi"/>
        </w:rPr>
        <w:tab/>
      </w:r>
      <w:r w:rsidRPr="00553174">
        <w:rPr>
          <w:rStyle w:val="pln"/>
          <w:rFonts w:asciiTheme="minorHAnsi" w:eastAsiaTheme="majorEastAsia" w:hAnsiTheme="minorHAnsi"/>
        </w:rPr>
        <w:tab/>
      </w:r>
    </w:p>
    <w:p w:rsidR="00EB4FFE" w:rsidRPr="00553174" w:rsidRDefault="00EB4FFE" w:rsidP="00EB4FFE">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pun"/>
          <w:rFonts w:asciiTheme="minorHAnsi" w:hAnsiTheme="minorHAnsi"/>
        </w:rPr>
        <w:t>}</w:t>
      </w:r>
    </w:p>
    <w:p w:rsidR="00EB4FFE" w:rsidRPr="00553174" w:rsidRDefault="00EB4FFE" w:rsidP="00EB4FFE">
      <w:pPr>
        <w:pStyle w:val="HTMLPreformatted"/>
        <w:rPr>
          <w:rStyle w:val="pln"/>
          <w:rFonts w:asciiTheme="minorHAnsi" w:eastAsiaTheme="majorEastAsia" w:hAnsiTheme="minorHAnsi"/>
        </w:rPr>
      </w:pPr>
    </w:p>
    <w:p w:rsidR="00EB4FFE" w:rsidRPr="00553174" w:rsidRDefault="00EB4FFE" w:rsidP="00EB4FFE">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typ"/>
          <w:rFonts w:asciiTheme="minorHAnsi" w:hAnsiTheme="minorHAnsi"/>
        </w:rPr>
        <w:t>String</w:t>
      </w:r>
      <w:r w:rsidRPr="00553174">
        <w:rPr>
          <w:rStyle w:val="pln"/>
          <w:rFonts w:asciiTheme="minorHAnsi" w:eastAsiaTheme="majorEastAsia" w:hAnsiTheme="minorHAnsi"/>
        </w:rPr>
        <w:t xml:space="preserve"> getStudentRollNo</w:t>
      </w:r>
      <w:r w:rsidRPr="00553174">
        <w:rPr>
          <w:rStyle w:val="pun"/>
          <w:rFonts w:asciiTheme="minorHAnsi" w:hAnsiTheme="minorHAnsi"/>
        </w:rPr>
        <w:t>(){</w:t>
      </w:r>
    </w:p>
    <w:p w:rsidR="00EB4FFE" w:rsidRPr="00553174" w:rsidRDefault="00EB4FFE" w:rsidP="00EB4FFE">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return</w:t>
      </w:r>
      <w:proofErr w:type="gramEnd"/>
      <w:r w:rsidRPr="00553174">
        <w:rPr>
          <w:rStyle w:val="pln"/>
          <w:rFonts w:asciiTheme="minorHAnsi" w:eastAsiaTheme="majorEastAsia" w:hAnsiTheme="minorHAnsi"/>
        </w:rPr>
        <w:t xml:space="preserve"> model</w:t>
      </w:r>
      <w:r w:rsidRPr="00553174">
        <w:rPr>
          <w:rStyle w:val="pun"/>
          <w:rFonts w:asciiTheme="minorHAnsi" w:hAnsiTheme="minorHAnsi"/>
        </w:rPr>
        <w:t>.</w:t>
      </w:r>
      <w:r w:rsidRPr="00553174">
        <w:rPr>
          <w:rStyle w:val="pln"/>
          <w:rFonts w:asciiTheme="minorHAnsi" w:eastAsiaTheme="majorEastAsia" w:hAnsiTheme="minorHAnsi"/>
        </w:rPr>
        <w:t>getRollNo</w:t>
      </w:r>
      <w:r w:rsidRPr="00553174">
        <w:rPr>
          <w:rStyle w:val="pun"/>
          <w:rFonts w:asciiTheme="minorHAnsi" w:hAnsiTheme="minorHAnsi"/>
        </w:rPr>
        <w:t>();</w:t>
      </w:r>
      <w:r w:rsidRPr="00553174">
        <w:rPr>
          <w:rStyle w:val="pln"/>
          <w:rFonts w:asciiTheme="minorHAnsi" w:eastAsiaTheme="majorEastAsia" w:hAnsiTheme="minorHAnsi"/>
        </w:rPr>
        <w:tab/>
      </w:r>
      <w:r w:rsidRPr="00553174">
        <w:rPr>
          <w:rStyle w:val="pln"/>
          <w:rFonts w:asciiTheme="minorHAnsi" w:eastAsiaTheme="majorEastAsia" w:hAnsiTheme="minorHAnsi"/>
        </w:rPr>
        <w:tab/>
      </w:r>
    </w:p>
    <w:p w:rsidR="00EB4FFE" w:rsidRPr="00553174" w:rsidRDefault="00EB4FFE" w:rsidP="00EB4FFE">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pun"/>
          <w:rFonts w:asciiTheme="minorHAnsi" w:hAnsiTheme="minorHAnsi"/>
        </w:rPr>
        <w:t>}</w:t>
      </w:r>
    </w:p>
    <w:p w:rsidR="00EB4FFE" w:rsidRPr="00553174" w:rsidRDefault="00EB4FFE" w:rsidP="00EB4FFE">
      <w:pPr>
        <w:pStyle w:val="HTMLPreformatted"/>
        <w:rPr>
          <w:rStyle w:val="pln"/>
          <w:rFonts w:asciiTheme="minorHAnsi" w:eastAsiaTheme="majorEastAsia" w:hAnsiTheme="minorHAnsi"/>
        </w:rPr>
      </w:pPr>
    </w:p>
    <w:p w:rsidR="00EB4FFE" w:rsidRPr="00553174" w:rsidRDefault="00EB4FFE" w:rsidP="00EB4FFE">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void</w:t>
      </w:r>
      <w:r w:rsidRPr="00553174">
        <w:rPr>
          <w:rStyle w:val="pln"/>
          <w:rFonts w:asciiTheme="minorHAnsi" w:eastAsiaTheme="majorEastAsia" w:hAnsiTheme="minorHAnsi"/>
        </w:rPr>
        <w:t xml:space="preserve"> updateView</w:t>
      </w:r>
      <w:r w:rsidRPr="00553174">
        <w:rPr>
          <w:rStyle w:val="pun"/>
          <w:rFonts w:asciiTheme="minorHAnsi" w:hAnsiTheme="minorHAnsi"/>
        </w:rPr>
        <w:t>(){</w:t>
      </w:r>
      <w:r w:rsidRPr="00553174">
        <w:rPr>
          <w:rStyle w:val="pln"/>
          <w:rFonts w:asciiTheme="minorHAnsi" w:eastAsiaTheme="majorEastAsia" w:hAnsiTheme="minorHAnsi"/>
        </w:rPr>
        <w:tab/>
      </w:r>
      <w:r w:rsidRPr="00553174">
        <w:rPr>
          <w:rStyle w:val="pln"/>
          <w:rFonts w:asciiTheme="minorHAnsi" w:eastAsiaTheme="majorEastAsia" w:hAnsiTheme="minorHAnsi"/>
        </w:rPr>
        <w:tab/>
      </w:r>
      <w:r w:rsidRPr="00553174">
        <w:rPr>
          <w:rStyle w:val="pln"/>
          <w:rFonts w:asciiTheme="minorHAnsi" w:eastAsiaTheme="majorEastAsia" w:hAnsiTheme="minorHAnsi"/>
        </w:rPr>
        <w:tab/>
      </w:r>
      <w:r w:rsidRPr="00553174">
        <w:rPr>
          <w:rStyle w:val="pln"/>
          <w:rFonts w:asciiTheme="minorHAnsi" w:eastAsiaTheme="majorEastAsia" w:hAnsiTheme="minorHAnsi"/>
        </w:rPr>
        <w:tab/>
      </w:r>
    </w:p>
    <w:p w:rsidR="00EB4FFE" w:rsidRPr="00553174" w:rsidRDefault="00EB4FFE" w:rsidP="00EB4FFE">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pln"/>
          <w:rFonts w:asciiTheme="minorHAnsi" w:eastAsiaTheme="majorEastAsia" w:hAnsiTheme="minorHAnsi"/>
        </w:rPr>
        <w:t>view</w:t>
      </w:r>
      <w:r w:rsidRPr="00553174">
        <w:rPr>
          <w:rStyle w:val="pun"/>
          <w:rFonts w:asciiTheme="minorHAnsi" w:hAnsiTheme="minorHAnsi"/>
        </w:rPr>
        <w:t>.</w:t>
      </w:r>
      <w:r w:rsidRPr="00553174">
        <w:rPr>
          <w:rStyle w:val="pln"/>
          <w:rFonts w:asciiTheme="minorHAnsi" w:eastAsiaTheme="majorEastAsia" w:hAnsiTheme="minorHAnsi"/>
        </w:rPr>
        <w:t>printStudentDetails</w:t>
      </w:r>
      <w:r w:rsidRPr="00553174">
        <w:rPr>
          <w:rStyle w:val="pun"/>
          <w:rFonts w:asciiTheme="minorHAnsi" w:hAnsiTheme="minorHAnsi"/>
        </w:rPr>
        <w:t>(</w:t>
      </w:r>
      <w:proofErr w:type="gramEnd"/>
      <w:r w:rsidRPr="00553174">
        <w:rPr>
          <w:rStyle w:val="pln"/>
          <w:rFonts w:asciiTheme="minorHAnsi" w:eastAsiaTheme="majorEastAsia" w:hAnsiTheme="minorHAnsi"/>
        </w:rPr>
        <w:t>model</w:t>
      </w:r>
      <w:r w:rsidRPr="00553174">
        <w:rPr>
          <w:rStyle w:val="pun"/>
          <w:rFonts w:asciiTheme="minorHAnsi" w:hAnsiTheme="minorHAnsi"/>
        </w:rPr>
        <w:t>.</w:t>
      </w:r>
      <w:r w:rsidRPr="00553174">
        <w:rPr>
          <w:rStyle w:val="pln"/>
          <w:rFonts w:asciiTheme="minorHAnsi" w:eastAsiaTheme="majorEastAsia" w:hAnsiTheme="minorHAnsi"/>
        </w:rPr>
        <w:t>getName</w:t>
      </w:r>
      <w:r w:rsidRPr="00553174">
        <w:rPr>
          <w:rStyle w:val="pun"/>
          <w:rFonts w:asciiTheme="minorHAnsi" w:hAnsiTheme="minorHAnsi"/>
        </w:rPr>
        <w:t>(),</w:t>
      </w:r>
      <w:r w:rsidRPr="00553174">
        <w:rPr>
          <w:rStyle w:val="pln"/>
          <w:rFonts w:asciiTheme="minorHAnsi" w:eastAsiaTheme="majorEastAsia" w:hAnsiTheme="minorHAnsi"/>
        </w:rPr>
        <w:t xml:space="preserve"> model</w:t>
      </w:r>
      <w:r w:rsidRPr="00553174">
        <w:rPr>
          <w:rStyle w:val="pun"/>
          <w:rFonts w:asciiTheme="minorHAnsi" w:hAnsiTheme="minorHAnsi"/>
        </w:rPr>
        <w:t>.</w:t>
      </w:r>
      <w:r w:rsidRPr="00553174">
        <w:rPr>
          <w:rStyle w:val="pln"/>
          <w:rFonts w:asciiTheme="minorHAnsi" w:eastAsiaTheme="majorEastAsia" w:hAnsiTheme="minorHAnsi"/>
        </w:rPr>
        <w:t>getRollNo</w:t>
      </w:r>
      <w:r w:rsidRPr="00553174">
        <w:rPr>
          <w:rStyle w:val="pun"/>
          <w:rFonts w:asciiTheme="minorHAnsi" w:hAnsiTheme="minorHAnsi"/>
        </w:rPr>
        <w:t>());</w:t>
      </w:r>
    </w:p>
    <w:p w:rsidR="00EB4FFE" w:rsidRPr="00553174" w:rsidRDefault="00EB4FFE" w:rsidP="00EB4FFE">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pun"/>
          <w:rFonts w:asciiTheme="minorHAnsi" w:hAnsiTheme="minorHAnsi"/>
        </w:rPr>
        <w:t>}</w:t>
      </w:r>
      <w:r w:rsidRPr="00553174">
        <w:rPr>
          <w:rStyle w:val="pln"/>
          <w:rFonts w:asciiTheme="minorHAnsi" w:eastAsiaTheme="majorEastAsia" w:hAnsiTheme="minorHAnsi"/>
        </w:rPr>
        <w:tab/>
      </w:r>
    </w:p>
    <w:p w:rsidR="00EB4FFE" w:rsidRPr="00553174" w:rsidRDefault="00EB4FFE" w:rsidP="00EB4FFE">
      <w:pPr>
        <w:pStyle w:val="HTMLPreformatted"/>
        <w:rPr>
          <w:rFonts w:asciiTheme="minorHAnsi" w:hAnsiTheme="minorHAnsi"/>
        </w:rPr>
      </w:pPr>
      <w:r w:rsidRPr="00553174">
        <w:rPr>
          <w:rStyle w:val="pun"/>
          <w:rFonts w:asciiTheme="minorHAnsi" w:hAnsiTheme="minorHAnsi"/>
        </w:rPr>
        <w:t>}</w:t>
      </w:r>
    </w:p>
    <w:p w:rsidR="00EB4FFE" w:rsidRPr="00553174" w:rsidRDefault="00EB4FFE" w:rsidP="00EB4FFE">
      <w:pPr>
        <w:pStyle w:val="Heading2"/>
        <w:rPr>
          <w:rFonts w:asciiTheme="minorHAnsi" w:hAnsiTheme="minorHAnsi"/>
          <w:sz w:val="20"/>
          <w:szCs w:val="20"/>
        </w:rPr>
      </w:pPr>
      <w:r w:rsidRPr="00553174">
        <w:rPr>
          <w:rFonts w:asciiTheme="minorHAnsi" w:hAnsiTheme="minorHAnsi"/>
          <w:sz w:val="20"/>
          <w:szCs w:val="20"/>
        </w:rPr>
        <w:lastRenderedPageBreak/>
        <w:t>Step 4</w:t>
      </w:r>
    </w:p>
    <w:p w:rsidR="00EB4FFE" w:rsidRPr="00553174" w:rsidRDefault="00EB4FFE" w:rsidP="00EB4FFE">
      <w:pPr>
        <w:pStyle w:val="NormalWeb"/>
        <w:rPr>
          <w:rFonts w:asciiTheme="minorHAnsi" w:hAnsiTheme="minorHAnsi"/>
          <w:sz w:val="20"/>
          <w:szCs w:val="20"/>
        </w:rPr>
      </w:pPr>
      <w:r w:rsidRPr="00553174">
        <w:rPr>
          <w:rFonts w:asciiTheme="minorHAnsi" w:hAnsiTheme="minorHAnsi"/>
          <w:sz w:val="20"/>
          <w:szCs w:val="20"/>
        </w:rPr>
        <w:t xml:space="preserve">Use the </w:t>
      </w:r>
      <w:r w:rsidRPr="00553174">
        <w:rPr>
          <w:rFonts w:asciiTheme="minorHAnsi" w:hAnsiTheme="minorHAnsi"/>
          <w:i/>
          <w:iCs/>
          <w:sz w:val="20"/>
          <w:szCs w:val="20"/>
        </w:rPr>
        <w:t>StudentController</w:t>
      </w:r>
      <w:r w:rsidRPr="00553174">
        <w:rPr>
          <w:rFonts w:asciiTheme="minorHAnsi" w:hAnsiTheme="minorHAnsi"/>
          <w:sz w:val="20"/>
          <w:szCs w:val="20"/>
        </w:rPr>
        <w:t xml:space="preserve"> methods to demonstrate MVC design pattern usage.</w:t>
      </w:r>
    </w:p>
    <w:p w:rsidR="00EB4FFE" w:rsidRPr="00553174" w:rsidRDefault="00EB4FFE" w:rsidP="00EB4FFE">
      <w:pPr>
        <w:pStyle w:val="NormalWeb"/>
        <w:rPr>
          <w:rFonts w:asciiTheme="minorHAnsi" w:hAnsiTheme="minorHAnsi"/>
          <w:sz w:val="20"/>
          <w:szCs w:val="20"/>
        </w:rPr>
      </w:pPr>
      <w:r w:rsidRPr="00553174">
        <w:rPr>
          <w:rFonts w:asciiTheme="minorHAnsi" w:hAnsiTheme="minorHAnsi"/>
          <w:i/>
          <w:iCs/>
          <w:sz w:val="20"/>
          <w:szCs w:val="20"/>
        </w:rPr>
        <w:t>MVCPatternDemo.java</w:t>
      </w:r>
    </w:p>
    <w:p w:rsidR="00EB4FFE" w:rsidRPr="00553174" w:rsidRDefault="00EB4FFE" w:rsidP="00EB4FFE">
      <w:pPr>
        <w:pStyle w:val="HTMLPreformatted"/>
        <w:rPr>
          <w:rStyle w:val="pln"/>
          <w:rFonts w:asciiTheme="minorHAnsi" w:eastAsiaTheme="majorEastAsia" w:hAnsiTheme="minorHAnsi"/>
        </w:rPr>
      </w:pP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class</w:t>
      </w:r>
      <w:r w:rsidRPr="00553174">
        <w:rPr>
          <w:rStyle w:val="pln"/>
          <w:rFonts w:asciiTheme="minorHAnsi" w:eastAsiaTheme="majorEastAsia" w:hAnsiTheme="minorHAnsi"/>
        </w:rPr>
        <w:t xml:space="preserve"> </w:t>
      </w:r>
      <w:r w:rsidRPr="00553174">
        <w:rPr>
          <w:rStyle w:val="typ"/>
          <w:rFonts w:asciiTheme="minorHAnsi" w:hAnsiTheme="minorHAnsi"/>
        </w:rPr>
        <w:t>MVCPatternDemo</w:t>
      </w:r>
      <w:r w:rsidRPr="00553174">
        <w:rPr>
          <w:rStyle w:val="pln"/>
          <w:rFonts w:asciiTheme="minorHAnsi" w:eastAsiaTheme="majorEastAsia" w:hAnsiTheme="minorHAnsi"/>
        </w:rPr>
        <w:t xml:space="preserve"> </w:t>
      </w:r>
      <w:r w:rsidRPr="00553174">
        <w:rPr>
          <w:rStyle w:val="pun"/>
          <w:rFonts w:asciiTheme="minorHAnsi" w:hAnsiTheme="minorHAnsi"/>
        </w:rPr>
        <w:t>{</w:t>
      </w:r>
    </w:p>
    <w:p w:rsidR="00EB4FFE" w:rsidRPr="00553174" w:rsidRDefault="00EB4FFE" w:rsidP="00EB4FFE">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static</w:t>
      </w:r>
      <w:r w:rsidRPr="00553174">
        <w:rPr>
          <w:rStyle w:val="pln"/>
          <w:rFonts w:asciiTheme="minorHAnsi" w:eastAsiaTheme="majorEastAsia" w:hAnsiTheme="minorHAnsi"/>
        </w:rPr>
        <w:t xml:space="preserve"> </w:t>
      </w:r>
      <w:r w:rsidRPr="00553174">
        <w:rPr>
          <w:rStyle w:val="kwd"/>
          <w:rFonts w:asciiTheme="minorHAnsi" w:hAnsiTheme="minorHAnsi"/>
        </w:rPr>
        <w:t>void</w:t>
      </w:r>
      <w:r w:rsidRPr="00553174">
        <w:rPr>
          <w:rStyle w:val="pln"/>
          <w:rFonts w:asciiTheme="minorHAnsi" w:eastAsiaTheme="majorEastAsia" w:hAnsiTheme="minorHAnsi"/>
        </w:rPr>
        <w:t xml:space="preserve"> main</w:t>
      </w:r>
      <w:r w:rsidRPr="00553174">
        <w:rPr>
          <w:rStyle w:val="pun"/>
          <w:rFonts w:asciiTheme="minorHAnsi" w:hAnsiTheme="minorHAnsi"/>
        </w:rPr>
        <w:t>(</w:t>
      </w:r>
      <w:r w:rsidRPr="00553174">
        <w:rPr>
          <w:rStyle w:val="typ"/>
          <w:rFonts w:asciiTheme="minorHAnsi" w:hAnsiTheme="minorHAnsi"/>
        </w:rPr>
        <w:t>String</w:t>
      </w:r>
      <w:r w:rsidRPr="00553174">
        <w:rPr>
          <w:rStyle w:val="pun"/>
          <w:rFonts w:asciiTheme="minorHAnsi" w:hAnsiTheme="minorHAnsi"/>
        </w:rPr>
        <w:t>[]</w:t>
      </w:r>
      <w:r w:rsidRPr="00553174">
        <w:rPr>
          <w:rStyle w:val="pln"/>
          <w:rFonts w:asciiTheme="minorHAnsi" w:eastAsiaTheme="majorEastAsia" w:hAnsiTheme="minorHAnsi"/>
        </w:rPr>
        <w:t xml:space="preserve"> args</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pun"/>
          <w:rFonts w:asciiTheme="minorHAnsi" w:hAnsiTheme="minorHAnsi"/>
        </w:rPr>
        <w:t>{</w:t>
      </w:r>
    </w:p>
    <w:p w:rsidR="00EB4FFE" w:rsidRPr="00553174" w:rsidRDefault="00EB4FFE" w:rsidP="00EB4FFE">
      <w:pPr>
        <w:pStyle w:val="HTMLPreformatted"/>
        <w:rPr>
          <w:rStyle w:val="pln"/>
          <w:rFonts w:asciiTheme="minorHAnsi" w:eastAsiaTheme="majorEastAsia" w:hAnsiTheme="minorHAnsi"/>
        </w:rPr>
      </w:pPr>
    </w:p>
    <w:p w:rsidR="00EB4FFE" w:rsidRPr="00553174" w:rsidRDefault="00EB4FFE" w:rsidP="00EB4FFE">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com"/>
          <w:rFonts w:asciiTheme="minorHAnsi" w:hAnsiTheme="minorHAnsi"/>
        </w:rPr>
        <w:t>//fetch student record based on his roll no from the database</w:t>
      </w:r>
    </w:p>
    <w:p w:rsidR="00EB4FFE" w:rsidRPr="00553174" w:rsidRDefault="00EB4FFE" w:rsidP="00EB4FFE">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typ"/>
          <w:rFonts w:asciiTheme="minorHAnsi" w:hAnsiTheme="minorHAnsi"/>
        </w:rPr>
        <w:t>Student</w:t>
      </w:r>
      <w:r w:rsidRPr="00553174">
        <w:rPr>
          <w:rStyle w:val="pln"/>
          <w:rFonts w:asciiTheme="minorHAnsi" w:eastAsiaTheme="majorEastAsia" w:hAnsiTheme="minorHAnsi"/>
        </w:rPr>
        <w:t xml:space="preserve"> </w:t>
      </w:r>
      <w:proofErr w:type="gramStart"/>
      <w:r w:rsidRPr="00553174">
        <w:rPr>
          <w:rStyle w:val="pln"/>
          <w:rFonts w:asciiTheme="minorHAnsi" w:eastAsiaTheme="majorEastAsia" w:hAnsiTheme="minorHAnsi"/>
        </w:rPr>
        <w:t xml:space="preserve">model  </w:t>
      </w:r>
      <w:r w:rsidRPr="00553174">
        <w:rPr>
          <w:rStyle w:val="pun"/>
          <w:rFonts w:asciiTheme="minorHAnsi" w:hAnsiTheme="minorHAnsi"/>
        </w:rPr>
        <w:t>=</w:t>
      </w:r>
      <w:proofErr w:type="gramEnd"/>
      <w:r w:rsidRPr="00553174">
        <w:rPr>
          <w:rStyle w:val="pln"/>
          <w:rFonts w:asciiTheme="minorHAnsi" w:eastAsiaTheme="majorEastAsia" w:hAnsiTheme="minorHAnsi"/>
        </w:rPr>
        <w:t xml:space="preserve"> retriveStudentFromDatabase</w:t>
      </w:r>
      <w:r w:rsidRPr="00553174">
        <w:rPr>
          <w:rStyle w:val="pun"/>
          <w:rFonts w:asciiTheme="minorHAnsi" w:hAnsiTheme="minorHAnsi"/>
        </w:rPr>
        <w:t>();</w:t>
      </w:r>
    </w:p>
    <w:p w:rsidR="00EB4FFE" w:rsidRPr="00553174" w:rsidRDefault="00EB4FFE" w:rsidP="00EB4FFE">
      <w:pPr>
        <w:pStyle w:val="HTMLPreformatted"/>
        <w:rPr>
          <w:rStyle w:val="pln"/>
          <w:rFonts w:asciiTheme="minorHAnsi" w:eastAsiaTheme="majorEastAsia" w:hAnsiTheme="minorHAnsi"/>
        </w:rPr>
      </w:pPr>
    </w:p>
    <w:p w:rsidR="00EB4FFE" w:rsidRPr="00553174" w:rsidRDefault="00EB4FFE" w:rsidP="00EB4FFE">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com"/>
          <w:rFonts w:asciiTheme="minorHAnsi" w:hAnsiTheme="minorHAnsi"/>
        </w:rPr>
        <w:t xml:space="preserve">//Create a </w:t>
      </w:r>
      <w:proofErr w:type="gramStart"/>
      <w:r w:rsidRPr="00553174">
        <w:rPr>
          <w:rStyle w:val="com"/>
          <w:rFonts w:asciiTheme="minorHAnsi" w:hAnsiTheme="minorHAnsi"/>
        </w:rPr>
        <w:t>view :</w:t>
      </w:r>
      <w:proofErr w:type="gramEnd"/>
      <w:r w:rsidRPr="00553174">
        <w:rPr>
          <w:rStyle w:val="com"/>
          <w:rFonts w:asciiTheme="minorHAnsi" w:hAnsiTheme="minorHAnsi"/>
        </w:rPr>
        <w:t xml:space="preserve"> to write student details on console</w:t>
      </w:r>
    </w:p>
    <w:p w:rsidR="00EB4FFE" w:rsidRPr="00553174" w:rsidRDefault="00EB4FFE" w:rsidP="00EB4FFE">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typ"/>
          <w:rFonts w:asciiTheme="minorHAnsi" w:hAnsiTheme="minorHAnsi"/>
        </w:rPr>
        <w:t>StudentView</w:t>
      </w:r>
      <w:r w:rsidRPr="00553174">
        <w:rPr>
          <w:rStyle w:val="pln"/>
          <w:rFonts w:asciiTheme="minorHAnsi" w:eastAsiaTheme="majorEastAsia" w:hAnsiTheme="minorHAnsi"/>
        </w:rPr>
        <w:t xml:space="preserve"> view </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kwd"/>
          <w:rFonts w:asciiTheme="minorHAnsi" w:hAnsiTheme="minorHAnsi"/>
        </w:rPr>
        <w:t>new</w:t>
      </w:r>
      <w:r w:rsidRPr="00553174">
        <w:rPr>
          <w:rStyle w:val="pln"/>
          <w:rFonts w:asciiTheme="minorHAnsi" w:eastAsiaTheme="majorEastAsia" w:hAnsiTheme="minorHAnsi"/>
        </w:rPr>
        <w:t xml:space="preserve"> </w:t>
      </w:r>
      <w:proofErr w:type="gramStart"/>
      <w:r w:rsidRPr="00553174">
        <w:rPr>
          <w:rStyle w:val="typ"/>
          <w:rFonts w:asciiTheme="minorHAnsi" w:hAnsiTheme="minorHAnsi"/>
        </w:rPr>
        <w:t>StudentView</w:t>
      </w:r>
      <w:r w:rsidRPr="00553174">
        <w:rPr>
          <w:rStyle w:val="pun"/>
          <w:rFonts w:asciiTheme="minorHAnsi" w:hAnsiTheme="minorHAnsi"/>
        </w:rPr>
        <w:t>(</w:t>
      </w:r>
      <w:proofErr w:type="gramEnd"/>
      <w:r w:rsidRPr="00553174">
        <w:rPr>
          <w:rStyle w:val="pun"/>
          <w:rFonts w:asciiTheme="minorHAnsi" w:hAnsiTheme="minorHAnsi"/>
        </w:rPr>
        <w:t>);</w:t>
      </w:r>
    </w:p>
    <w:p w:rsidR="00EB4FFE" w:rsidRPr="00553174" w:rsidRDefault="00EB4FFE" w:rsidP="00EB4FFE">
      <w:pPr>
        <w:pStyle w:val="HTMLPreformatted"/>
        <w:rPr>
          <w:rStyle w:val="pln"/>
          <w:rFonts w:asciiTheme="minorHAnsi" w:eastAsiaTheme="majorEastAsia" w:hAnsiTheme="minorHAnsi"/>
        </w:rPr>
      </w:pPr>
    </w:p>
    <w:p w:rsidR="00EB4FFE" w:rsidRPr="00553174" w:rsidRDefault="00EB4FFE" w:rsidP="00EB4FFE">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typ"/>
          <w:rFonts w:asciiTheme="minorHAnsi" w:hAnsiTheme="minorHAnsi"/>
        </w:rPr>
        <w:t>StudentController</w:t>
      </w:r>
      <w:r w:rsidRPr="00553174">
        <w:rPr>
          <w:rStyle w:val="pln"/>
          <w:rFonts w:asciiTheme="minorHAnsi" w:eastAsiaTheme="majorEastAsia" w:hAnsiTheme="minorHAnsi"/>
        </w:rPr>
        <w:t xml:space="preserve"> controller </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kwd"/>
          <w:rFonts w:asciiTheme="minorHAnsi" w:hAnsiTheme="minorHAnsi"/>
        </w:rPr>
        <w:t>new</w:t>
      </w:r>
      <w:r w:rsidRPr="00553174">
        <w:rPr>
          <w:rStyle w:val="pln"/>
          <w:rFonts w:asciiTheme="minorHAnsi" w:eastAsiaTheme="majorEastAsia" w:hAnsiTheme="minorHAnsi"/>
        </w:rPr>
        <w:t xml:space="preserve"> </w:t>
      </w:r>
      <w:proofErr w:type="gramStart"/>
      <w:r w:rsidRPr="00553174">
        <w:rPr>
          <w:rStyle w:val="typ"/>
          <w:rFonts w:asciiTheme="minorHAnsi" w:hAnsiTheme="minorHAnsi"/>
        </w:rPr>
        <w:t>StudentController</w:t>
      </w:r>
      <w:r w:rsidRPr="00553174">
        <w:rPr>
          <w:rStyle w:val="pun"/>
          <w:rFonts w:asciiTheme="minorHAnsi" w:hAnsiTheme="minorHAnsi"/>
        </w:rPr>
        <w:t>(</w:t>
      </w:r>
      <w:proofErr w:type="gramEnd"/>
      <w:r w:rsidRPr="00553174">
        <w:rPr>
          <w:rStyle w:val="pln"/>
          <w:rFonts w:asciiTheme="minorHAnsi" w:eastAsiaTheme="majorEastAsia" w:hAnsiTheme="minorHAnsi"/>
        </w:rPr>
        <w:t>model</w:t>
      </w:r>
      <w:r w:rsidRPr="00553174">
        <w:rPr>
          <w:rStyle w:val="pun"/>
          <w:rFonts w:asciiTheme="minorHAnsi" w:hAnsiTheme="minorHAnsi"/>
        </w:rPr>
        <w:t>,</w:t>
      </w:r>
      <w:r w:rsidRPr="00553174">
        <w:rPr>
          <w:rStyle w:val="pln"/>
          <w:rFonts w:asciiTheme="minorHAnsi" w:eastAsiaTheme="majorEastAsia" w:hAnsiTheme="minorHAnsi"/>
        </w:rPr>
        <w:t xml:space="preserve"> view</w:t>
      </w:r>
      <w:r w:rsidRPr="00553174">
        <w:rPr>
          <w:rStyle w:val="pun"/>
          <w:rFonts w:asciiTheme="minorHAnsi" w:hAnsiTheme="minorHAnsi"/>
        </w:rPr>
        <w:t>);</w:t>
      </w:r>
    </w:p>
    <w:p w:rsidR="00EB4FFE" w:rsidRPr="00553174" w:rsidRDefault="00EB4FFE" w:rsidP="00EB4FFE">
      <w:pPr>
        <w:pStyle w:val="HTMLPreformatted"/>
        <w:rPr>
          <w:rStyle w:val="pln"/>
          <w:rFonts w:asciiTheme="minorHAnsi" w:eastAsiaTheme="majorEastAsia" w:hAnsiTheme="minorHAnsi"/>
        </w:rPr>
      </w:pPr>
    </w:p>
    <w:p w:rsidR="00EB4FFE" w:rsidRPr="00553174" w:rsidRDefault="00EB4FFE" w:rsidP="00EB4FFE">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pln"/>
          <w:rFonts w:asciiTheme="minorHAnsi" w:eastAsiaTheme="majorEastAsia" w:hAnsiTheme="minorHAnsi"/>
        </w:rPr>
        <w:t>controller</w:t>
      </w:r>
      <w:r w:rsidRPr="00553174">
        <w:rPr>
          <w:rStyle w:val="pun"/>
          <w:rFonts w:asciiTheme="minorHAnsi" w:hAnsiTheme="minorHAnsi"/>
        </w:rPr>
        <w:t>.</w:t>
      </w:r>
      <w:r w:rsidRPr="00553174">
        <w:rPr>
          <w:rStyle w:val="pln"/>
          <w:rFonts w:asciiTheme="minorHAnsi" w:eastAsiaTheme="majorEastAsia" w:hAnsiTheme="minorHAnsi"/>
        </w:rPr>
        <w:t>updateView</w:t>
      </w:r>
      <w:r w:rsidRPr="00553174">
        <w:rPr>
          <w:rStyle w:val="pun"/>
          <w:rFonts w:asciiTheme="minorHAnsi" w:hAnsiTheme="minorHAnsi"/>
        </w:rPr>
        <w:t>(</w:t>
      </w:r>
      <w:proofErr w:type="gramEnd"/>
      <w:r w:rsidRPr="00553174">
        <w:rPr>
          <w:rStyle w:val="pun"/>
          <w:rFonts w:asciiTheme="minorHAnsi" w:hAnsiTheme="minorHAnsi"/>
        </w:rPr>
        <w:t>);</w:t>
      </w:r>
    </w:p>
    <w:p w:rsidR="00EB4FFE" w:rsidRPr="00553174" w:rsidRDefault="00EB4FFE" w:rsidP="00EB4FFE">
      <w:pPr>
        <w:pStyle w:val="HTMLPreformatted"/>
        <w:rPr>
          <w:rStyle w:val="pln"/>
          <w:rFonts w:asciiTheme="minorHAnsi" w:eastAsiaTheme="majorEastAsia" w:hAnsiTheme="minorHAnsi"/>
        </w:rPr>
      </w:pPr>
    </w:p>
    <w:p w:rsidR="00EB4FFE" w:rsidRPr="00553174" w:rsidRDefault="00EB4FFE" w:rsidP="00EB4FFE">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com"/>
          <w:rFonts w:asciiTheme="minorHAnsi" w:hAnsiTheme="minorHAnsi"/>
        </w:rPr>
        <w:t>//update model data</w:t>
      </w:r>
    </w:p>
    <w:p w:rsidR="00EB4FFE" w:rsidRPr="00553174" w:rsidRDefault="00EB4FFE" w:rsidP="00EB4FFE">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pln"/>
          <w:rFonts w:asciiTheme="minorHAnsi" w:eastAsiaTheme="majorEastAsia" w:hAnsiTheme="minorHAnsi"/>
        </w:rPr>
        <w:t>controller</w:t>
      </w:r>
      <w:r w:rsidRPr="00553174">
        <w:rPr>
          <w:rStyle w:val="pun"/>
          <w:rFonts w:asciiTheme="minorHAnsi" w:hAnsiTheme="minorHAnsi"/>
        </w:rPr>
        <w:t>.</w:t>
      </w:r>
      <w:r w:rsidRPr="00553174">
        <w:rPr>
          <w:rStyle w:val="pln"/>
          <w:rFonts w:asciiTheme="minorHAnsi" w:eastAsiaTheme="majorEastAsia" w:hAnsiTheme="minorHAnsi"/>
        </w:rPr>
        <w:t>setStudentName</w:t>
      </w:r>
      <w:r w:rsidRPr="00553174">
        <w:rPr>
          <w:rStyle w:val="pun"/>
          <w:rFonts w:asciiTheme="minorHAnsi" w:hAnsiTheme="minorHAnsi"/>
        </w:rPr>
        <w:t>(</w:t>
      </w:r>
      <w:proofErr w:type="gramEnd"/>
      <w:r w:rsidRPr="00553174">
        <w:rPr>
          <w:rStyle w:val="str"/>
          <w:rFonts w:asciiTheme="minorHAnsi" w:hAnsiTheme="minorHAnsi"/>
        </w:rPr>
        <w:t>"John"</w:t>
      </w:r>
      <w:r w:rsidRPr="00553174">
        <w:rPr>
          <w:rStyle w:val="pun"/>
          <w:rFonts w:asciiTheme="minorHAnsi" w:hAnsiTheme="minorHAnsi"/>
        </w:rPr>
        <w:t>);</w:t>
      </w:r>
    </w:p>
    <w:p w:rsidR="00EB4FFE" w:rsidRPr="00553174" w:rsidRDefault="00EB4FFE" w:rsidP="00EB4FFE">
      <w:pPr>
        <w:pStyle w:val="HTMLPreformatted"/>
        <w:rPr>
          <w:rStyle w:val="pln"/>
          <w:rFonts w:asciiTheme="minorHAnsi" w:eastAsiaTheme="majorEastAsia" w:hAnsiTheme="minorHAnsi"/>
        </w:rPr>
      </w:pPr>
    </w:p>
    <w:p w:rsidR="00EB4FFE" w:rsidRPr="00553174" w:rsidRDefault="00EB4FFE" w:rsidP="00EB4FFE">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pln"/>
          <w:rFonts w:asciiTheme="minorHAnsi" w:eastAsiaTheme="majorEastAsia" w:hAnsiTheme="minorHAnsi"/>
        </w:rPr>
        <w:t>controller</w:t>
      </w:r>
      <w:r w:rsidRPr="00553174">
        <w:rPr>
          <w:rStyle w:val="pun"/>
          <w:rFonts w:asciiTheme="minorHAnsi" w:hAnsiTheme="minorHAnsi"/>
        </w:rPr>
        <w:t>.</w:t>
      </w:r>
      <w:r w:rsidRPr="00553174">
        <w:rPr>
          <w:rStyle w:val="pln"/>
          <w:rFonts w:asciiTheme="minorHAnsi" w:eastAsiaTheme="majorEastAsia" w:hAnsiTheme="minorHAnsi"/>
        </w:rPr>
        <w:t>updateView</w:t>
      </w:r>
      <w:r w:rsidRPr="00553174">
        <w:rPr>
          <w:rStyle w:val="pun"/>
          <w:rFonts w:asciiTheme="minorHAnsi" w:hAnsiTheme="minorHAnsi"/>
        </w:rPr>
        <w:t>(</w:t>
      </w:r>
      <w:proofErr w:type="gramEnd"/>
      <w:r w:rsidRPr="00553174">
        <w:rPr>
          <w:rStyle w:val="pun"/>
          <w:rFonts w:asciiTheme="minorHAnsi" w:hAnsiTheme="minorHAnsi"/>
        </w:rPr>
        <w:t>);</w:t>
      </w:r>
    </w:p>
    <w:p w:rsidR="00EB4FFE" w:rsidRPr="00553174" w:rsidRDefault="00EB4FFE" w:rsidP="00EB4FFE">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pun"/>
          <w:rFonts w:asciiTheme="minorHAnsi" w:hAnsiTheme="minorHAnsi"/>
        </w:rPr>
        <w:t>}</w:t>
      </w:r>
    </w:p>
    <w:p w:rsidR="00EB4FFE" w:rsidRPr="00553174" w:rsidRDefault="00EB4FFE" w:rsidP="00EB4FFE">
      <w:pPr>
        <w:pStyle w:val="HTMLPreformatted"/>
        <w:rPr>
          <w:rStyle w:val="pln"/>
          <w:rFonts w:asciiTheme="minorHAnsi" w:eastAsiaTheme="majorEastAsia" w:hAnsiTheme="minorHAnsi"/>
        </w:rPr>
      </w:pPr>
    </w:p>
    <w:p w:rsidR="00EB4FFE" w:rsidRPr="00553174" w:rsidRDefault="00EB4FFE" w:rsidP="00EB4FFE">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private</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static</w:t>
      </w:r>
      <w:r w:rsidRPr="00553174">
        <w:rPr>
          <w:rStyle w:val="pln"/>
          <w:rFonts w:asciiTheme="minorHAnsi" w:eastAsiaTheme="majorEastAsia" w:hAnsiTheme="minorHAnsi"/>
        </w:rPr>
        <w:t xml:space="preserve"> </w:t>
      </w:r>
      <w:r w:rsidRPr="00553174">
        <w:rPr>
          <w:rStyle w:val="typ"/>
          <w:rFonts w:asciiTheme="minorHAnsi" w:hAnsiTheme="minorHAnsi"/>
        </w:rPr>
        <w:t>Student</w:t>
      </w:r>
      <w:r w:rsidRPr="00553174">
        <w:rPr>
          <w:rStyle w:val="pln"/>
          <w:rFonts w:asciiTheme="minorHAnsi" w:eastAsiaTheme="majorEastAsia" w:hAnsiTheme="minorHAnsi"/>
        </w:rPr>
        <w:t xml:space="preserve"> retriveStudentFromDatabase</w:t>
      </w:r>
      <w:r w:rsidRPr="00553174">
        <w:rPr>
          <w:rStyle w:val="pun"/>
          <w:rFonts w:asciiTheme="minorHAnsi" w:hAnsiTheme="minorHAnsi"/>
        </w:rPr>
        <w:t>(){</w:t>
      </w:r>
    </w:p>
    <w:p w:rsidR="00EB4FFE" w:rsidRPr="00553174" w:rsidRDefault="00EB4FFE" w:rsidP="00EB4FFE">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typ"/>
          <w:rFonts w:asciiTheme="minorHAnsi" w:hAnsiTheme="minorHAnsi"/>
        </w:rPr>
        <w:t>Student</w:t>
      </w:r>
      <w:r w:rsidRPr="00553174">
        <w:rPr>
          <w:rStyle w:val="pln"/>
          <w:rFonts w:asciiTheme="minorHAnsi" w:eastAsiaTheme="majorEastAsia" w:hAnsiTheme="minorHAnsi"/>
        </w:rPr>
        <w:t xml:space="preserve"> student </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kwd"/>
          <w:rFonts w:asciiTheme="minorHAnsi" w:hAnsiTheme="minorHAnsi"/>
        </w:rPr>
        <w:t>new</w:t>
      </w:r>
      <w:r w:rsidRPr="00553174">
        <w:rPr>
          <w:rStyle w:val="pln"/>
          <w:rFonts w:asciiTheme="minorHAnsi" w:eastAsiaTheme="majorEastAsia" w:hAnsiTheme="minorHAnsi"/>
        </w:rPr>
        <w:t xml:space="preserve"> </w:t>
      </w:r>
      <w:proofErr w:type="gramStart"/>
      <w:r w:rsidRPr="00553174">
        <w:rPr>
          <w:rStyle w:val="typ"/>
          <w:rFonts w:asciiTheme="minorHAnsi" w:hAnsiTheme="minorHAnsi"/>
        </w:rPr>
        <w:t>Student</w:t>
      </w:r>
      <w:r w:rsidRPr="00553174">
        <w:rPr>
          <w:rStyle w:val="pun"/>
          <w:rFonts w:asciiTheme="minorHAnsi" w:hAnsiTheme="minorHAnsi"/>
        </w:rPr>
        <w:t>(</w:t>
      </w:r>
      <w:proofErr w:type="gramEnd"/>
      <w:r w:rsidRPr="00553174">
        <w:rPr>
          <w:rStyle w:val="pun"/>
          <w:rFonts w:asciiTheme="minorHAnsi" w:hAnsiTheme="minorHAnsi"/>
        </w:rPr>
        <w:t>);</w:t>
      </w:r>
    </w:p>
    <w:p w:rsidR="00EB4FFE" w:rsidRPr="00553174" w:rsidRDefault="00EB4FFE" w:rsidP="00EB4FFE">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pln"/>
          <w:rFonts w:asciiTheme="minorHAnsi" w:eastAsiaTheme="majorEastAsia" w:hAnsiTheme="minorHAnsi"/>
        </w:rPr>
        <w:t>student</w:t>
      </w:r>
      <w:r w:rsidRPr="00553174">
        <w:rPr>
          <w:rStyle w:val="pun"/>
          <w:rFonts w:asciiTheme="minorHAnsi" w:hAnsiTheme="minorHAnsi"/>
        </w:rPr>
        <w:t>.</w:t>
      </w:r>
      <w:r w:rsidRPr="00553174">
        <w:rPr>
          <w:rStyle w:val="pln"/>
          <w:rFonts w:asciiTheme="minorHAnsi" w:eastAsiaTheme="majorEastAsia" w:hAnsiTheme="minorHAnsi"/>
        </w:rPr>
        <w:t>setName</w:t>
      </w:r>
      <w:r w:rsidRPr="00553174">
        <w:rPr>
          <w:rStyle w:val="pun"/>
          <w:rFonts w:asciiTheme="minorHAnsi" w:hAnsiTheme="minorHAnsi"/>
        </w:rPr>
        <w:t>(</w:t>
      </w:r>
      <w:proofErr w:type="gramEnd"/>
      <w:r w:rsidRPr="00553174">
        <w:rPr>
          <w:rStyle w:val="str"/>
          <w:rFonts w:asciiTheme="minorHAnsi" w:hAnsiTheme="minorHAnsi"/>
        </w:rPr>
        <w:t>"Robert"</w:t>
      </w:r>
      <w:r w:rsidRPr="00553174">
        <w:rPr>
          <w:rStyle w:val="pun"/>
          <w:rFonts w:asciiTheme="minorHAnsi" w:hAnsiTheme="minorHAnsi"/>
        </w:rPr>
        <w:t>);</w:t>
      </w:r>
    </w:p>
    <w:p w:rsidR="00EB4FFE" w:rsidRPr="00553174" w:rsidRDefault="00EB4FFE" w:rsidP="00EB4FFE">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pln"/>
          <w:rFonts w:asciiTheme="minorHAnsi" w:eastAsiaTheme="majorEastAsia" w:hAnsiTheme="minorHAnsi"/>
        </w:rPr>
        <w:t>student</w:t>
      </w:r>
      <w:r w:rsidRPr="00553174">
        <w:rPr>
          <w:rStyle w:val="pun"/>
          <w:rFonts w:asciiTheme="minorHAnsi" w:hAnsiTheme="minorHAnsi"/>
        </w:rPr>
        <w:t>.</w:t>
      </w:r>
      <w:r w:rsidRPr="00553174">
        <w:rPr>
          <w:rStyle w:val="pln"/>
          <w:rFonts w:asciiTheme="minorHAnsi" w:eastAsiaTheme="majorEastAsia" w:hAnsiTheme="minorHAnsi"/>
        </w:rPr>
        <w:t>setRollNo</w:t>
      </w:r>
      <w:r w:rsidRPr="00553174">
        <w:rPr>
          <w:rStyle w:val="pun"/>
          <w:rFonts w:asciiTheme="minorHAnsi" w:hAnsiTheme="minorHAnsi"/>
        </w:rPr>
        <w:t>(</w:t>
      </w:r>
      <w:proofErr w:type="gramEnd"/>
      <w:r w:rsidRPr="00553174">
        <w:rPr>
          <w:rStyle w:val="str"/>
          <w:rFonts w:asciiTheme="minorHAnsi" w:hAnsiTheme="minorHAnsi"/>
        </w:rPr>
        <w:t>"10"</w:t>
      </w:r>
      <w:r w:rsidRPr="00553174">
        <w:rPr>
          <w:rStyle w:val="pun"/>
          <w:rFonts w:asciiTheme="minorHAnsi" w:hAnsiTheme="minorHAnsi"/>
        </w:rPr>
        <w:t>);</w:t>
      </w:r>
    </w:p>
    <w:p w:rsidR="00EB4FFE" w:rsidRPr="00553174" w:rsidRDefault="00EB4FFE" w:rsidP="00EB4FFE">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return</w:t>
      </w:r>
      <w:proofErr w:type="gramEnd"/>
      <w:r w:rsidRPr="00553174">
        <w:rPr>
          <w:rStyle w:val="pln"/>
          <w:rFonts w:asciiTheme="minorHAnsi" w:eastAsiaTheme="majorEastAsia" w:hAnsiTheme="minorHAnsi"/>
        </w:rPr>
        <w:t xml:space="preserve"> student</w:t>
      </w:r>
      <w:r w:rsidRPr="00553174">
        <w:rPr>
          <w:rStyle w:val="pun"/>
          <w:rFonts w:asciiTheme="minorHAnsi" w:hAnsiTheme="minorHAnsi"/>
        </w:rPr>
        <w:t>;</w:t>
      </w:r>
    </w:p>
    <w:p w:rsidR="00EB4FFE" w:rsidRPr="00553174" w:rsidRDefault="00EB4FFE" w:rsidP="00EB4FFE">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pun"/>
          <w:rFonts w:asciiTheme="minorHAnsi" w:hAnsiTheme="minorHAnsi"/>
        </w:rPr>
        <w:t>}</w:t>
      </w:r>
    </w:p>
    <w:p w:rsidR="00EB4FFE" w:rsidRPr="00553174" w:rsidRDefault="00EB4FFE" w:rsidP="00EB4FFE">
      <w:pPr>
        <w:pStyle w:val="HTMLPreformatted"/>
        <w:rPr>
          <w:rFonts w:asciiTheme="minorHAnsi" w:hAnsiTheme="minorHAnsi"/>
        </w:rPr>
      </w:pPr>
      <w:r w:rsidRPr="00553174">
        <w:rPr>
          <w:rStyle w:val="pun"/>
          <w:rFonts w:asciiTheme="minorHAnsi" w:hAnsiTheme="minorHAnsi"/>
        </w:rPr>
        <w:t>}</w:t>
      </w:r>
    </w:p>
    <w:p w:rsidR="00EB4FFE" w:rsidRPr="00553174" w:rsidRDefault="00EB4FFE" w:rsidP="00EB4FFE">
      <w:pPr>
        <w:pStyle w:val="Heading2"/>
        <w:rPr>
          <w:rFonts w:asciiTheme="minorHAnsi" w:hAnsiTheme="minorHAnsi"/>
          <w:sz w:val="20"/>
          <w:szCs w:val="20"/>
        </w:rPr>
      </w:pPr>
      <w:r w:rsidRPr="00553174">
        <w:rPr>
          <w:rFonts w:asciiTheme="minorHAnsi" w:hAnsiTheme="minorHAnsi"/>
          <w:sz w:val="20"/>
          <w:szCs w:val="20"/>
        </w:rPr>
        <w:t>Step 5</w:t>
      </w:r>
    </w:p>
    <w:p w:rsidR="00EB4FFE" w:rsidRPr="00553174" w:rsidRDefault="00EB4FFE" w:rsidP="00EB4FFE">
      <w:pPr>
        <w:pStyle w:val="NormalWeb"/>
        <w:rPr>
          <w:rFonts w:asciiTheme="minorHAnsi" w:hAnsiTheme="minorHAnsi"/>
          <w:sz w:val="20"/>
          <w:szCs w:val="20"/>
        </w:rPr>
      </w:pPr>
      <w:r w:rsidRPr="00553174">
        <w:rPr>
          <w:rFonts w:asciiTheme="minorHAnsi" w:hAnsiTheme="minorHAnsi"/>
          <w:sz w:val="20"/>
          <w:szCs w:val="20"/>
        </w:rPr>
        <w:t>Verify the output.</w:t>
      </w:r>
    </w:p>
    <w:p w:rsidR="00EB4FFE" w:rsidRPr="00553174" w:rsidRDefault="00EB4FFE" w:rsidP="00EB4FFE">
      <w:pPr>
        <w:pStyle w:val="HTMLPreformatted"/>
        <w:rPr>
          <w:rFonts w:asciiTheme="minorHAnsi" w:hAnsiTheme="minorHAnsi"/>
        </w:rPr>
      </w:pPr>
      <w:r w:rsidRPr="00553174">
        <w:rPr>
          <w:rFonts w:asciiTheme="minorHAnsi" w:hAnsiTheme="minorHAnsi"/>
        </w:rPr>
        <w:t xml:space="preserve">Student: </w:t>
      </w:r>
    </w:p>
    <w:p w:rsidR="00EB4FFE" w:rsidRPr="00553174" w:rsidRDefault="00EB4FFE" w:rsidP="00EB4FFE">
      <w:pPr>
        <w:pStyle w:val="HTMLPreformatted"/>
        <w:rPr>
          <w:rFonts w:asciiTheme="minorHAnsi" w:hAnsiTheme="minorHAnsi"/>
        </w:rPr>
      </w:pPr>
      <w:r w:rsidRPr="00553174">
        <w:rPr>
          <w:rFonts w:asciiTheme="minorHAnsi" w:hAnsiTheme="minorHAnsi"/>
        </w:rPr>
        <w:t>Name: Robert</w:t>
      </w:r>
    </w:p>
    <w:p w:rsidR="00EB4FFE" w:rsidRPr="00553174" w:rsidRDefault="00EB4FFE" w:rsidP="00EB4FFE">
      <w:pPr>
        <w:pStyle w:val="HTMLPreformatted"/>
        <w:rPr>
          <w:rFonts w:asciiTheme="minorHAnsi" w:hAnsiTheme="minorHAnsi"/>
        </w:rPr>
      </w:pPr>
      <w:r w:rsidRPr="00553174">
        <w:rPr>
          <w:rFonts w:asciiTheme="minorHAnsi" w:hAnsiTheme="minorHAnsi"/>
        </w:rPr>
        <w:t>Roll No: 10</w:t>
      </w:r>
    </w:p>
    <w:p w:rsidR="00EB4FFE" w:rsidRPr="00553174" w:rsidRDefault="00EB4FFE" w:rsidP="00EB4FFE">
      <w:pPr>
        <w:pStyle w:val="HTMLPreformatted"/>
        <w:rPr>
          <w:rFonts w:asciiTheme="minorHAnsi" w:hAnsiTheme="minorHAnsi"/>
        </w:rPr>
      </w:pPr>
      <w:r w:rsidRPr="00553174">
        <w:rPr>
          <w:rFonts w:asciiTheme="minorHAnsi" w:hAnsiTheme="minorHAnsi"/>
        </w:rPr>
        <w:t xml:space="preserve">Student: </w:t>
      </w:r>
    </w:p>
    <w:p w:rsidR="00EB4FFE" w:rsidRPr="00553174" w:rsidRDefault="00EB4FFE" w:rsidP="00EB4FFE">
      <w:pPr>
        <w:pStyle w:val="HTMLPreformatted"/>
        <w:rPr>
          <w:rFonts w:asciiTheme="minorHAnsi" w:hAnsiTheme="minorHAnsi"/>
        </w:rPr>
      </w:pPr>
      <w:r w:rsidRPr="00553174">
        <w:rPr>
          <w:rFonts w:asciiTheme="minorHAnsi" w:hAnsiTheme="minorHAnsi"/>
        </w:rPr>
        <w:t>Name: John</w:t>
      </w:r>
    </w:p>
    <w:p w:rsidR="00EB4FFE" w:rsidRPr="00553174" w:rsidRDefault="00EB4FFE" w:rsidP="00EB4FFE">
      <w:pPr>
        <w:pStyle w:val="HTMLPreformatted"/>
        <w:rPr>
          <w:rFonts w:asciiTheme="minorHAnsi" w:hAnsiTheme="minorHAnsi"/>
        </w:rPr>
      </w:pPr>
      <w:r w:rsidRPr="00553174">
        <w:rPr>
          <w:rFonts w:asciiTheme="minorHAnsi" w:hAnsiTheme="minorHAnsi"/>
        </w:rPr>
        <w:t>Roll No: 10</w:t>
      </w:r>
    </w:p>
    <w:p w:rsidR="00EB4FFE" w:rsidRPr="00553174" w:rsidRDefault="002E4DCE" w:rsidP="00695A63">
      <w:pPr>
        <w:shd w:val="clear" w:color="auto" w:fill="F9FBF9"/>
        <w:spacing w:after="0" w:line="345" w:lineRule="atLeast"/>
        <w:jc w:val="both"/>
        <w:rPr>
          <w:b/>
          <w:color w:val="000000"/>
          <w:sz w:val="20"/>
          <w:szCs w:val="20"/>
        </w:rPr>
      </w:pPr>
      <w:r w:rsidRPr="00553174">
        <w:rPr>
          <w:b/>
          <w:color w:val="000000"/>
          <w:sz w:val="20"/>
          <w:szCs w:val="20"/>
        </w:rPr>
        <w:t>NULL object pattern</w:t>
      </w:r>
      <w:r w:rsidRPr="00553174">
        <w:rPr>
          <w:b/>
          <w:color w:val="000000"/>
          <w:sz w:val="20"/>
          <w:szCs w:val="20"/>
        </w:rPr>
        <w:sym w:font="Wingdings" w:char="F0E0"/>
      </w:r>
    </w:p>
    <w:p w:rsidR="002E4DCE" w:rsidRPr="00553174" w:rsidRDefault="002E4DCE" w:rsidP="002E4DCE">
      <w:pPr>
        <w:pStyle w:val="NormalWeb"/>
        <w:rPr>
          <w:rFonts w:asciiTheme="minorHAnsi" w:hAnsiTheme="minorHAnsi"/>
          <w:sz w:val="20"/>
          <w:szCs w:val="20"/>
        </w:rPr>
      </w:pPr>
      <w:r w:rsidRPr="00553174">
        <w:rPr>
          <w:rFonts w:asciiTheme="minorHAnsi" w:hAnsiTheme="minorHAnsi"/>
          <w:sz w:val="20"/>
          <w:szCs w:val="20"/>
        </w:rPr>
        <w:t>In Null Object pattern, a null object replaces check of NULL object instance. Instead of putting if check for a null value, Null Object reflects a do nothing relationship. Such Null object can also be used to provide default behaviour in case data is not available.</w:t>
      </w:r>
    </w:p>
    <w:p w:rsidR="002E4DCE" w:rsidRPr="00553174" w:rsidRDefault="002E4DCE" w:rsidP="002E4DCE">
      <w:pPr>
        <w:pStyle w:val="NormalWeb"/>
        <w:rPr>
          <w:rFonts w:asciiTheme="minorHAnsi" w:hAnsiTheme="minorHAnsi"/>
          <w:sz w:val="20"/>
          <w:szCs w:val="20"/>
        </w:rPr>
      </w:pPr>
      <w:r w:rsidRPr="00553174">
        <w:rPr>
          <w:rFonts w:asciiTheme="minorHAnsi" w:hAnsiTheme="minorHAnsi"/>
          <w:sz w:val="20"/>
          <w:szCs w:val="20"/>
        </w:rPr>
        <w:t>In Null Object pattern, we create an abstract class specifying various operations to be done, concrete classes extending this class and a null object class providing do nothing implemention of this class and will be used seemlessly where we need to check null value.</w:t>
      </w:r>
    </w:p>
    <w:p w:rsidR="002E4DCE" w:rsidRPr="00553174" w:rsidRDefault="002E4DCE" w:rsidP="002E4DCE">
      <w:pPr>
        <w:pStyle w:val="Heading2"/>
        <w:rPr>
          <w:rFonts w:asciiTheme="minorHAnsi" w:hAnsiTheme="minorHAnsi"/>
          <w:sz w:val="20"/>
          <w:szCs w:val="20"/>
        </w:rPr>
      </w:pPr>
      <w:r w:rsidRPr="00553174">
        <w:rPr>
          <w:rFonts w:asciiTheme="minorHAnsi" w:hAnsiTheme="minorHAnsi"/>
          <w:sz w:val="20"/>
          <w:szCs w:val="20"/>
        </w:rPr>
        <w:lastRenderedPageBreak/>
        <w:t>Implementation</w:t>
      </w:r>
    </w:p>
    <w:p w:rsidR="002E4DCE" w:rsidRPr="00553174" w:rsidRDefault="002E4DCE" w:rsidP="002E4DCE">
      <w:pPr>
        <w:pStyle w:val="NormalWeb"/>
        <w:rPr>
          <w:rFonts w:asciiTheme="minorHAnsi" w:hAnsiTheme="minorHAnsi"/>
          <w:sz w:val="20"/>
          <w:szCs w:val="20"/>
        </w:rPr>
      </w:pPr>
      <w:r w:rsidRPr="00553174">
        <w:rPr>
          <w:rFonts w:asciiTheme="minorHAnsi" w:hAnsiTheme="minorHAnsi"/>
          <w:sz w:val="20"/>
          <w:szCs w:val="20"/>
        </w:rPr>
        <w:t xml:space="preserve">We are going to create </w:t>
      </w:r>
      <w:proofErr w:type="gramStart"/>
      <w:r w:rsidRPr="00553174">
        <w:rPr>
          <w:rFonts w:asciiTheme="minorHAnsi" w:hAnsiTheme="minorHAnsi"/>
          <w:sz w:val="20"/>
          <w:szCs w:val="20"/>
        </w:rPr>
        <w:t>a</w:t>
      </w:r>
      <w:proofErr w:type="gramEnd"/>
      <w:r w:rsidRPr="00553174">
        <w:rPr>
          <w:rFonts w:asciiTheme="minorHAnsi" w:hAnsiTheme="minorHAnsi"/>
          <w:sz w:val="20"/>
          <w:szCs w:val="20"/>
        </w:rPr>
        <w:t xml:space="preserve"> </w:t>
      </w:r>
      <w:r w:rsidRPr="00553174">
        <w:rPr>
          <w:rFonts w:asciiTheme="minorHAnsi" w:hAnsiTheme="minorHAnsi"/>
          <w:i/>
          <w:iCs/>
          <w:sz w:val="20"/>
          <w:szCs w:val="20"/>
        </w:rPr>
        <w:t>AbstractCustomer</w:t>
      </w:r>
      <w:r w:rsidRPr="00553174">
        <w:rPr>
          <w:rFonts w:asciiTheme="minorHAnsi" w:hAnsiTheme="minorHAnsi"/>
          <w:sz w:val="20"/>
          <w:szCs w:val="20"/>
        </w:rPr>
        <w:t xml:space="preserve"> abstract class defining opearations. Here the name of the customer and concrete classes extending the </w:t>
      </w:r>
      <w:r w:rsidRPr="00553174">
        <w:rPr>
          <w:rFonts w:asciiTheme="minorHAnsi" w:hAnsiTheme="minorHAnsi"/>
          <w:i/>
          <w:iCs/>
          <w:sz w:val="20"/>
          <w:szCs w:val="20"/>
        </w:rPr>
        <w:t>AbstractCustomer</w:t>
      </w:r>
      <w:r w:rsidRPr="00553174">
        <w:rPr>
          <w:rFonts w:asciiTheme="minorHAnsi" w:hAnsiTheme="minorHAnsi"/>
          <w:sz w:val="20"/>
          <w:szCs w:val="20"/>
        </w:rPr>
        <w:t xml:space="preserve"> class. A factory class </w:t>
      </w:r>
      <w:r w:rsidRPr="00553174">
        <w:rPr>
          <w:rFonts w:asciiTheme="minorHAnsi" w:hAnsiTheme="minorHAnsi"/>
          <w:i/>
          <w:iCs/>
          <w:sz w:val="20"/>
          <w:szCs w:val="20"/>
        </w:rPr>
        <w:t>CustomerFactory</w:t>
      </w:r>
      <w:r w:rsidRPr="00553174">
        <w:rPr>
          <w:rFonts w:asciiTheme="minorHAnsi" w:hAnsiTheme="minorHAnsi"/>
          <w:sz w:val="20"/>
          <w:szCs w:val="20"/>
        </w:rPr>
        <w:t xml:space="preserve"> is created to return either </w:t>
      </w:r>
      <w:r w:rsidRPr="00553174">
        <w:rPr>
          <w:rFonts w:asciiTheme="minorHAnsi" w:hAnsiTheme="minorHAnsi"/>
          <w:i/>
          <w:iCs/>
          <w:sz w:val="20"/>
          <w:szCs w:val="20"/>
        </w:rPr>
        <w:t>RealCustomer</w:t>
      </w:r>
      <w:r w:rsidRPr="00553174">
        <w:rPr>
          <w:rFonts w:asciiTheme="minorHAnsi" w:hAnsiTheme="minorHAnsi"/>
          <w:sz w:val="20"/>
          <w:szCs w:val="20"/>
        </w:rPr>
        <w:t xml:space="preserve"> or </w:t>
      </w:r>
      <w:r w:rsidRPr="00553174">
        <w:rPr>
          <w:rFonts w:asciiTheme="minorHAnsi" w:hAnsiTheme="minorHAnsi"/>
          <w:i/>
          <w:iCs/>
          <w:sz w:val="20"/>
          <w:szCs w:val="20"/>
        </w:rPr>
        <w:t>NullCustomer</w:t>
      </w:r>
      <w:r w:rsidRPr="00553174">
        <w:rPr>
          <w:rFonts w:asciiTheme="minorHAnsi" w:hAnsiTheme="minorHAnsi"/>
          <w:sz w:val="20"/>
          <w:szCs w:val="20"/>
        </w:rPr>
        <w:t xml:space="preserve"> objects based on the name of customer passed to it.</w:t>
      </w:r>
    </w:p>
    <w:p w:rsidR="002E4DCE" w:rsidRPr="00553174" w:rsidRDefault="002E4DCE" w:rsidP="002E4DCE">
      <w:pPr>
        <w:pStyle w:val="NormalWeb"/>
        <w:rPr>
          <w:rFonts w:asciiTheme="minorHAnsi" w:hAnsiTheme="minorHAnsi"/>
          <w:sz w:val="20"/>
          <w:szCs w:val="20"/>
        </w:rPr>
      </w:pPr>
      <w:r w:rsidRPr="00553174">
        <w:rPr>
          <w:rFonts w:asciiTheme="minorHAnsi" w:hAnsiTheme="minorHAnsi"/>
          <w:i/>
          <w:iCs/>
          <w:sz w:val="20"/>
          <w:szCs w:val="20"/>
        </w:rPr>
        <w:t>NullPatternDemo</w:t>
      </w:r>
      <w:r w:rsidRPr="00553174">
        <w:rPr>
          <w:rFonts w:asciiTheme="minorHAnsi" w:hAnsiTheme="minorHAnsi"/>
          <w:sz w:val="20"/>
          <w:szCs w:val="20"/>
        </w:rPr>
        <w:t xml:space="preserve">, our demo class, will use </w:t>
      </w:r>
      <w:r w:rsidRPr="00553174">
        <w:rPr>
          <w:rFonts w:asciiTheme="minorHAnsi" w:hAnsiTheme="minorHAnsi"/>
          <w:i/>
          <w:iCs/>
          <w:sz w:val="20"/>
          <w:szCs w:val="20"/>
        </w:rPr>
        <w:t>CustomerFactory</w:t>
      </w:r>
      <w:r w:rsidRPr="00553174">
        <w:rPr>
          <w:rFonts w:asciiTheme="minorHAnsi" w:hAnsiTheme="minorHAnsi"/>
          <w:sz w:val="20"/>
          <w:szCs w:val="20"/>
        </w:rPr>
        <w:t xml:space="preserve"> to demonstrate the use of Null Object pattern.</w:t>
      </w:r>
    </w:p>
    <w:p w:rsidR="002E4DCE" w:rsidRPr="00553174" w:rsidRDefault="002E4DCE" w:rsidP="002E4DCE">
      <w:pPr>
        <w:rPr>
          <w:sz w:val="20"/>
          <w:szCs w:val="20"/>
        </w:rPr>
      </w:pPr>
      <w:r w:rsidRPr="00553174">
        <w:rPr>
          <w:noProof/>
          <w:sz w:val="20"/>
          <w:szCs w:val="20"/>
        </w:rPr>
        <w:drawing>
          <wp:inline distT="0" distB="0" distL="0" distR="0">
            <wp:extent cx="5334000" cy="2876550"/>
            <wp:effectExtent l="0" t="0" r="0" b="0"/>
            <wp:docPr id="59" name="Picture 59" descr="Null Object Pattern 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Null Object Pattern UML Diagram"/>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334000" cy="2876550"/>
                    </a:xfrm>
                    <a:prstGeom prst="rect">
                      <a:avLst/>
                    </a:prstGeom>
                    <a:noFill/>
                    <a:ln>
                      <a:noFill/>
                    </a:ln>
                  </pic:spPr>
                </pic:pic>
              </a:graphicData>
            </a:graphic>
          </wp:inline>
        </w:drawing>
      </w:r>
    </w:p>
    <w:p w:rsidR="002E4DCE" w:rsidRPr="00553174" w:rsidRDefault="002E4DCE" w:rsidP="002E4DCE">
      <w:pPr>
        <w:pStyle w:val="Heading2"/>
        <w:rPr>
          <w:rFonts w:asciiTheme="minorHAnsi" w:hAnsiTheme="minorHAnsi"/>
          <w:sz w:val="20"/>
          <w:szCs w:val="20"/>
        </w:rPr>
      </w:pPr>
      <w:r w:rsidRPr="00553174">
        <w:rPr>
          <w:rFonts w:asciiTheme="minorHAnsi" w:hAnsiTheme="minorHAnsi"/>
          <w:sz w:val="20"/>
          <w:szCs w:val="20"/>
        </w:rPr>
        <w:t>Step 1</w:t>
      </w:r>
    </w:p>
    <w:p w:rsidR="002E4DCE" w:rsidRPr="00553174" w:rsidRDefault="002E4DCE" w:rsidP="002E4DCE">
      <w:pPr>
        <w:pStyle w:val="NormalWeb"/>
        <w:rPr>
          <w:rFonts w:asciiTheme="minorHAnsi" w:hAnsiTheme="minorHAnsi"/>
          <w:sz w:val="20"/>
          <w:szCs w:val="20"/>
        </w:rPr>
      </w:pPr>
      <w:r w:rsidRPr="00553174">
        <w:rPr>
          <w:rFonts w:asciiTheme="minorHAnsi" w:hAnsiTheme="minorHAnsi"/>
          <w:sz w:val="20"/>
          <w:szCs w:val="20"/>
        </w:rPr>
        <w:t>Create an abstract class.</w:t>
      </w:r>
    </w:p>
    <w:p w:rsidR="002E4DCE" w:rsidRPr="00553174" w:rsidRDefault="002E4DCE" w:rsidP="002E4DCE">
      <w:pPr>
        <w:pStyle w:val="NormalWeb"/>
        <w:rPr>
          <w:rFonts w:asciiTheme="minorHAnsi" w:hAnsiTheme="minorHAnsi"/>
          <w:sz w:val="20"/>
          <w:szCs w:val="20"/>
        </w:rPr>
      </w:pPr>
      <w:r w:rsidRPr="00553174">
        <w:rPr>
          <w:rFonts w:asciiTheme="minorHAnsi" w:hAnsiTheme="minorHAnsi"/>
          <w:i/>
          <w:iCs/>
          <w:sz w:val="20"/>
          <w:szCs w:val="20"/>
        </w:rPr>
        <w:t>AbstractCustomer.java</w:t>
      </w:r>
    </w:p>
    <w:p w:rsidR="002E4DCE" w:rsidRPr="00553174" w:rsidRDefault="002E4DCE" w:rsidP="002E4DCE">
      <w:pPr>
        <w:pStyle w:val="HTMLPreformatted"/>
        <w:rPr>
          <w:rStyle w:val="pln"/>
          <w:rFonts w:asciiTheme="minorHAnsi" w:eastAsiaTheme="majorEastAsia" w:hAnsiTheme="minorHAnsi"/>
        </w:rPr>
      </w:pP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abstract</w:t>
      </w:r>
      <w:r w:rsidRPr="00553174">
        <w:rPr>
          <w:rStyle w:val="pln"/>
          <w:rFonts w:asciiTheme="minorHAnsi" w:eastAsiaTheme="majorEastAsia" w:hAnsiTheme="minorHAnsi"/>
        </w:rPr>
        <w:t xml:space="preserve"> </w:t>
      </w:r>
      <w:r w:rsidRPr="00553174">
        <w:rPr>
          <w:rStyle w:val="kwd"/>
          <w:rFonts w:asciiTheme="minorHAnsi" w:hAnsiTheme="minorHAnsi"/>
        </w:rPr>
        <w:t>class</w:t>
      </w:r>
      <w:r w:rsidRPr="00553174">
        <w:rPr>
          <w:rStyle w:val="pln"/>
          <w:rFonts w:asciiTheme="minorHAnsi" w:eastAsiaTheme="majorEastAsia" w:hAnsiTheme="minorHAnsi"/>
        </w:rPr>
        <w:t xml:space="preserve"> </w:t>
      </w:r>
      <w:r w:rsidRPr="00553174">
        <w:rPr>
          <w:rStyle w:val="typ"/>
          <w:rFonts w:asciiTheme="minorHAnsi" w:hAnsiTheme="minorHAnsi"/>
        </w:rPr>
        <w:t>AbstractCustomer</w:t>
      </w:r>
      <w:r w:rsidRPr="00553174">
        <w:rPr>
          <w:rStyle w:val="pln"/>
          <w:rFonts w:asciiTheme="minorHAnsi" w:eastAsiaTheme="majorEastAsia" w:hAnsiTheme="minorHAnsi"/>
        </w:rPr>
        <w:t xml:space="preserve"> </w:t>
      </w:r>
      <w:r w:rsidRPr="00553174">
        <w:rPr>
          <w:rStyle w:val="pun"/>
          <w:rFonts w:asciiTheme="minorHAnsi" w:hAnsiTheme="minorHAnsi"/>
        </w:rPr>
        <w:t>{</w:t>
      </w:r>
    </w:p>
    <w:p w:rsidR="002E4DCE" w:rsidRPr="00553174" w:rsidRDefault="002E4DCE" w:rsidP="002E4DCE">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protected</w:t>
      </w:r>
      <w:proofErr w:type="gramEnd"/>
      <w:r w:rsidRPr="00553174">
        <w:rPr>
          <w:rStyle w:val="pln"/>
          <w:rFonts w:asciiTheme="minorHAnsi" w:eastAsiaTheme="majorEastAsia" w:hAnsiTheme="minorHAnsi"/>
        </w:rPr>
        <w:t xml:space="preserve"> </w:t>
      </w:r>
      <w:r w:rsidRPr="00553174">
        <w:rPr>
          <w:rStyle w:val="typ"/>
          <w:rFonts w:asciiTheme="minorHAnsi" w:hAnsiTheme="minorHAnsi"/>
        </w:rPr>
        <w:t>String</w:t>
      </w:r>
      <w:r w:rsidRPr="00553174">
        <w:rPr>
          <w:rStyle w:val="pln"/>
          <w:rFonts w:asciiTheme="minorHAnsi" w:eastAsiaTheme="majorEastAsia" w:hAnsiTheme="minorHAnsi"/>
        </w:rPr>
        <w:t xml:space="preserve"> name</w:t>
      </w:r>
      <w:r w:rsidRPr="00553174">
        <w:rPr>
          <w:rStyle w:val="pun"/>
          <w:rFonts w:asciiTheme="minorHAnsi" w:hAnsiTheme="minorHAnsi"/>
        </w:rPr>
        <w:t>;</w:t>
      </w:r>
    </w:p>
    <w:p w:rsidR="002E4DCE" w:rsidRPr="00553174" w:rsidRDefault="002E4DCE" w:rsidP="002E4DCE">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abstract</w:t>
      </w:r>
      <w:r w:rsidRPr="00553174">
        <w:rPr>
          <w:rStyle w:val="pln"/>
          <w:rFonts w:asciiTheme="minorHAnsi" w:eastAsiaTheme="majorEastAsia" w:hAnsiTheme="minorHAnsi"/>
        </w:rPr>
        <w:t xml:space="preserve"> </w:t>
      </w:r>
      <w:r w:rsidRPr="00553174">
        <w:rPr>
          <w:rStyle w:val="kwd"/>
          <w:rFonts w:asciiTheme="minorHAnsi" w:hAnsiTheme="minorHAnsi"/>
        </w:rPr>
        <w:t>boolean</w:t>
      </w:r>
      <w:r w:rsidRPr="00553174">
        <w:rPr>
          <w:rStyle w:val="pln"/>
          <w:rFonts w:asciiTheme="minorHAnsi" w:eastAsiaTheme="majorEastAsia" w:hAnsiTheme="minorHAnsi"/>
        </w:rPr>
        <w:t xml:space="preserve"> isNil</w:t>
      </w:r>
      <w:r w:rsidRPr="00553174">
        <w:rPr>
          <w:rStyle w:val="pun"/>
          <w:rFonts w:asciiTheme="minorHAnsi" w:hAnsiTheme="minorHAnsi"/>
        </w:rPr>
        <w:t>();</w:t>
      </w:r>
    </w:p>
    <w:p w:rsidR="002E4DCE" w:rsidRPr="00553174" w:rsidRDefault="002E4DCE" w:rsidP="002E4DCE">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abstract</w:t>
      </w:r>
      <w:r w:rsidRPr="00553174">
        <w:rPr>
          <w:rStyle w:val="pln"/>
          <w:rFonts w:asciiTheme="minorHAnsi" w:eastAsiaTheme="majorEastAsia" w:hAnsiTheme="minorHAnsi"/>
        </w:rPr>
        <w:t xml:space="preserve"> </w:t>
      </w:r>
      <w:r w:rsidRPr="00553174">
        <w:rPr>
          <w:rStyle w:val="typ"/>
          <w:rFonts w:asciiTheme="minorHAnsi" w:hAnsiTheme="minorHAnsi"/>
        </w:rPr>
        <w:t>String</w:t>
      </w:r>
      <w:r w:rsidRPr="00553174">
        <w:rPr>
          <w:rStyle w:val="pln"/>
          <w:rFonts w:asciiTheme="minorHAnsi" w:eastAsiaTheme="majorEastAsia" w:hAnsiTheme="minorHAnsi"/>
        </w:rPr>
        <w:t xml:space="preserve"> getName</w:t>
      </w:r>
      <w:r w:rsidRPr="00553174">
        <w:rPr>
          <w:rStyle w:val="pun"/>
          <w:rFonts w:asciiTheme="minorHAnsi" w:hAnsiTheme="minorHAnsi"/>
        </w:rPr>
        <w:t>();</w:t>
      </w:r>
    </w:p>
    <w:p w:rsidR="002E4DCE" w:rsidRPr="00553174" w:rsidRDefault="002E4DCE" w:rsidP="002E4DCE">
      <w:pPr>
        <w:pStyle w:val="HTMLPreformatted"/>
        <w:rPr>
          <w:rFonts w:asciiTheme="minorHAnsi" w:hAnsiTheme="minorHAnsi"/>
        </w:rPr>
      </w:pPr>
      <w:r w:rsidRPr="00553174">
        <w:rPr>
          <w:rStyle w:val="pun"/>
          <w:rFonts w:asciiTheme="minorHAnsi" w:hAnsiTheme="minorHAnsi"/>
        </w:rPr>
        <w:t>}</w:t>
      </w:r>
    </w:p>
    <w:p w:rsidR="002E4DCE" w:rsidRPr="00553174" w:rsidRDefault="002E4DCE" w:rsidP="002E4DCE">
      <w:pPr>
        <w:pStyle w:val="Heading2"/>
        <w:rPr>
          <w:rFonts w:asciiTheme="minorHAnsi" w:hAnsiTheme="minorHAnsi"/>
          <w:sz w:val="20"/>
          <w:szCs w:val="20"/>
        </w:rPr>
      </w:pPr>
      <w:r w:rsidRPr="00553174">
        <w:rPr>
          <w:rFonts w:asciiTheme="minorHAnsi" w:hAnsiTheme="minorHAnsi"/>
          <w:sz w:val="20"/>
          <w:szCs w:val="20"/>
        </w:rPr>
        <w:t>Step 2</w:t>
      </w:r>
    </w:p>
    <w:p w:rsidR="002E4DCE" w:rsidRPr="00553174" w:rsidRDefault="002E4DCE" w:rsidP="002E4DCE">
      <w:pPr>
        <w:pStyle w:val="NormalWeb"/>
        <w:rPr>
          <w:rFonts w:asciiTheme="minorHAnsi" w:hAnsiTheme="minorHAnsi"/>
          <w:sz w:val="20"/>
          <w:szCs w:val="20"/>
        </w:rPr>
      </w:pPr>
      <w:r w:rsidRPr="00553174">
        <w:rPr>
          <w:rFonts w:asciiTheme="minorHAnsi" w:hAnsiTheme="minorHAnsi"/>
          <w:sz w:val="20"/>
          <w:szCs w:val="20"/>
        </w:rPr>
        <w:t>Create concrete classes extending the above class.</w:t>
      </w:r>
    </w:p>
    <w:p w:rsidR="002E4DCE" w:rsidRPr="00553174" w:rsidRDefault="002E4DCE" w:rsidP="002E4DCE">
      <w:pPr>
        <w:pStyle w:val="NormalWeb"/>
        <w:rPr>
          <w:rFonts w:asciiTheme="minorHAnsi" w:hAnsiTheme="minorHAnsi"/>
          <w:sz w:val="20"/>
          <w:szCs w:val="20"/>
        </w:rPr>
      </w:pPr>
      <w:r w:rsidRPr="00553174">
        <w:rPr>
          <w:rFonts w:asciiTheme="minorHAnsi" w:hAnsiTheme="minorHAnsi"/>
          <w:i/>
          <w:iCs/>
          <w:sz w:val="20"/>
          <w:szCs w:val="20"/>
        </w:rPr>
        <w:t>RealCustomer.java</w:t>
      </w:r>
    </w:p>
    <w:p w:rsidR="002E4DCE" w:rsidRPr="00553174" w:rsidRDefault="002E4DCE" w:rsidP="002E4DCE">
      <w:pPr>
        <w:pStyle w:val="HTMLPreformatted"/>
        <w:rPr>
          <w:rStyle w:val="pln"/>
          <w:rFonts w:asciiTheme="minorHAnsi" w:eastAsiaTheme="majorEastAsia" w:hAnsiTheme="minorHAnsi"/>
        </w:rPr>
      </w:pP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class</w:t>
      </w:r>
      <w:r w:rsidRPr="00553174">
        <w:rPr>
          <w:rStyle w:val="pln"/>
          <w:rFonts w:asciiTheme="minorHAnsi" w:eastAsiaTheme="majorEastAsia" w:hAnsiTheme="minorHAnsi"/>
        </w:rPr>
        <w:t xml:space="preserve"> </w:t>
      </w:r>
      <w:r w:rsidRPr="00553174">
        <w:rPr>
          <w:rStyle w:val="typ"/>
          <w:rFonts w:asciiTheme="minorHAnsi" w:hAnsiTheme="minorHAnsi"/>
        </w:rPr>
        <w:t>RealCustomer</w:t>
      </w:r>
      <w:r w:rsidRPr="00553174">
        <w:rPr>
          <w:rStyle w:val="pln"/>
          <w:rFonts w:asciiTheme="minorHAnsi" w:eastAsiaTheme="majorEastAsia" w:hAnsiTheme="minorHAnsi"/>
        </w:rPr>
        <w:t xml:space="preserve"> </w:t>
      </w:r>
      <w:r w:rsidRPr="00553174">
        <w:rPr>
          <w:rStyle w:val="kwd"/>
          <w:rFonts w:asciiTheme="minorHAnsi" w:hAnsiTheme="minorHAnsi"/>
        </w:rPr>
        <w:t>extends</w:t>
      </w:r>
      <w:r w:rsidRPr="00553174">
        <w:rPr>
          <w:rStyle w:val="pln"/>
          <w:rFonts w:asciiTheme="minorHAnsi" w:eastAsiaTheme="majorEastAsia" w:hAnsiTheme="minorHAnsi"/>
        </w:rPr>
        <w:t xml:space="preserve"> </w:t>
      </w:r>
      <w:r w:rsidRPr="00553174">
        <w:rPr>
          <w:rStyle w:val="typ"/>
          <w:rFonts w:asciiTheme="minorHAnsi" w:hAnsiTheme="minorHAnsi"/>
        </w:rPr>
        <w:t>AbstractCustomer</w:t>
      </w:r>
      <w:r w:rsidRPr="00553174">
        <w:rPr>
          <w:rStyle w:val="pln"/>
          <w:rFonts w:asciiTheme="minorHAnsi" w:eastAsiaTheme="majorEastAsia" w:hAnsiTheme="minorHAnsi"/>
        </w:rPr>
        <w:t xml:space="preserve"> </w:t>
      </w:r>
      <w:r w:rsidRPr="00553174">
        <w:rPr>
          <w:rStyle w:val="pun"/>
          <w:rFonts w:asciiTheme="minorHAnsi" w:hAnsiTheme="minorHAnsi"/>
        </w:rPr>
        <w:t>{</w:t>
      </w:r>
    </w:p>
    <w:p w:rsidR="002E4DCE" w:rsidRPr="00553174" w:rsidRDefault="002E4DCE" w:rsidP="002E4DCE">
      <w:pPr>
        <w:pStyle w:val="HTMLPreformatted"/>
        <w:rPr>
          <w:rStyle w:val="pln"/>
          <w:rFonts w:asciiTheme="minorHAnsi" w:eastAsiaTheme="majorEastAsia" w:hAnsiTheme="minorHAnsi"/>
        </w:rPr>
      </w:pPr>
    </w:p>
    <w:p w:rsidR="002E4DCE" w:rsidRPr="00553174" w:rsidRDefault="002E4DCE" w:rsidP="002E4DCE">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typ"/>
          <w:rFonts w:asciiTheme="minorHAnsi" w:hAnsiTheme="minorHAnsi"/>
        </w:rPr>
        <w:t>RealCustomer</w:t>
      </w:r>
      <w:r w:rsidRPr="00553174">
        <w:rPr>
          <w:rStyle w:val="pun"/>
          <w:rFonts w:asciiTheme="minorHAnsi" w:hAnsiTheme="minorHAnsi"/>
        </w:rPr>
        <w:t>(</w:t>
      </w:r>
      <w:r w:rsidRPr="00553174">
        <w:rPr>
          <w:rStyle w:val="typ"/>
          <w:rFonts w:asciiTheme="minorHAnsi" w:hAnsiTheme="minorHAnsi"/>
        </w:rPr>
        <w:t>String</w:t>
      </w:r>
      <w:r w:rsidRPr="00553174">
        <w:rPr>
          <w:rStyle w:val="pln"/>
          <w:rFonts w:asciiTheme="minorHAnsi" w:eastAsiaTheme="majorEastAsia" w:hAnsiTheme="minorHAnsi"/>
        </w:rPr>
        <w:t xml:space="preserve"> name</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pun"/>
          <w:rFonts w:asciiTheme="minorHAnsi" w:hAnsiTheme="minorHAnsi"/>
        </w:rPr>
        <w:t>{</w:t>
      </w:r>
    </w:p>
    <w:p w:rsidR="002E4DCE" w:rsidRPr="00553174" w:rsidRDefault="002E4DCE" w:rsidP="002E4DCE">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kwd"/>
          <w:rFonts w:asciiTheme="minorHAnsi" w:hAnsiTheme="minorHAnsi"/>
        </w:rPr>
        <w:t>this</w:t>
      </w:r>
      <w:r w:rsidRPr="00553174">
        <w:rPr>
          <w:rStyle w:val="pun"/>
          <w:rFonts w:asciiTheme="minorHAnsi" w:hAnsiTheme="minorHAnsi"/>
        </w:rPr>
        <w:t>.</w:t>
      </w:r>
      <w:r w:rsidRPr="00553174">
        <w:rPr>
          <w:rStyle w:val="pln"/>
          <w:rFonts w:asciiTheme="minorHAnsi" w:eastAsiaTheme="majorEastAsia" w:hAnsiTheme="minorHAnsi"/>
        </w:rPr>
        <w:t xml:space="preserve">name </w:t>
      </w:r>
      <w:r w:rsidRPr="00553174">
        <w:rPr>
          <w:rStyle w:val="pun"/>
          <w:rFonts w:asciiTheme="minorHAnsi" w:hAnsiTheme="minorHAnsi"/>
        </w:rPr>
        <w:t>=</w:t>
      </w:r>
      <w:r w:rsidRPr="00553174">
        <w:rPr>
          <w:rStyle w:val="pln"/>
          <w:rFonts w:asciiTheme="minorHAnsi" w:eastAsiaTheme="majorEastAsia" w:hAnsiTheme="minorHAnsi"/>
        </w:rPr>
        <w:t xml:space="preserve"> name</w:t>
      </w:r>
      <w:r w:rsidRPr="00553174">
        <w:rPr>
          <w:rStyle w:val="pun"/>
          <w:rFonts w:asciiTheme="minorHAnsi" w:hAnsiTheme="minorHAnsi"/>
        </w:rPr>
        <w:t>;</w:t>
      </w:r>
      <w:r w:rsidRPr="00553174">
        <w:rPr>
          <w:rStyle w:val="pln"/>
          <w:rFonts w:asciiTheme="minorHAnsi" w:eastAsiaTheme="majorEastAsia" w:hAnsiTheme="minorHAnsi"/>
        </w:rPr>
        <w:tab/>
      </w:r>
      <w:r w:rsidRPr="00553174">
        <w:rPr>
          <w:rStyle w:val="pln"/>
          <w:rFonts w:asciiTheme="minorHAnsi" w:eastAsiaTheme="majorEastAsia" w:hAnsiTheme="minorHAnsi"/>
        </w:rPr>
        <w:tab/>
      </w:r>
    </w:p>
    <w:p w:rsidR="002E4DCE" w:rsidRPr="00553174" w:rsidRDefault="002E4DCE" w:rsidP="002E4DCE">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pun"/>
          <w:rFonts w:asciiTheme="minorHAnsi" w:hAnsiTheme="minorHAnsi"/>
        </w:rPr>
        <w:t>}</w:t>
      </w:r>
    </w:p>
    <w:p w:rsidR="002E4DCE" w:rsidRPr="00553174" w:rsidRDefault="002E4DCE" w:rsidP="002E4DCE">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
    <w:p w:rsidR="002E4DCE" w:rsidRPr="00553174" w:rsidRDefault="002E4DCE" w:rsidP="002E4DCE">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lit"/>
          <w:rFonts w:asciiTheme="minorHAnsi" w:hAnsiTheme="minorHAnsi"/>
        </w:rPr>
        <w:t>@Override</w:t>
      </w:r>
    </w:p>
    <w:p w:rsidR="002E4DCE" w:rsidRPr="00553174" w:rsidRDefault="002E4DCE" w:rsidP="002E4DCE">
      <w:pPr>
        <w:pStyle w:val="HTMLPreformatted"/>
        <w:rPr>
          <w:rStyle w:val="pln"/>
          <w:rFonts w:asciiTheme="minorHAnsi" w:eastAsiaTheme="majorEastAsia" w:hAnsiTheme="minorHAnsi"/>
        </w:rPr>
      </w:pPr>
      <w:r w:rsidRPr="00553174">
        <w:rPr>
          <w:rStyle w:val="pln"/>
          <w:rFonts w:asciiTheme="minorHAnsi" w:eastAsiaTheme="majorEastAsia" w:hAnsiTheme="minorHAnsi"/>
        </w:rPr>
        <w:lastRenderedPageBreak/>
        <w:t xml:space="preserve">   </w:t>
      </w: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typ"/>
          <w:rFonts w:asciiTheme="minorHAnsi" w:hAnsiTheme="minorHAnsi"/>
        </w:rPr>
        <w:t>String</w:t>
      </w:r>
      <w:r w:rsidRPr="00553174">
        <w:rPr>
          <w:rStyle w:val="pln"/>
          <w:rFonts w:asciiTheme="minorHAnsi" w:eastAsiaTheme="majorEastAsia" w:hAnsiTheme="minorHAnsi"/>
        </w:rPr>
        <w:t xml:space="preserve"> getName</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pun"/>
          <w:rFonts w:asciiTheme="minorHAnsi" w:hAnsiTheme="minorHAnsi"/>
        </w:rPr>
        <w:t>{</w:t>
      </w:r>
    </w:p>
    <w:p w:rsidR="002E4DCE" w:rsidRPr="00553174" w:rsidRDefault="002E4DCE" w:rsidP="002E4DCE">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return</w:t>
      </w:r>
      <w:proofErr w:type="gramEnd"/>
      <w:r w:rsidRPr="00553174">
        <w:rPr>
          <w:rStyle w:val="pln"/>
          <w:rFonts w:asciiTheme="minorHAnsi" w:eastAsiaTheme="majorEastAsia" w:hAnsiTheme="minorHAnsi"/>
        </w:rPr>
        <w:t xml:space="preserve"> name</w:t>
      </w:r>
      <w:r w:rsidRPr="00553174">
        <w:rPr>
          <w:rStyle w:val="pun"/>
          <w:rFonts w:asciiTheme="minorHAnsi" w:hAnsiTheme="minorHAnsi"/>
        </w:rPr>
        <w:t>;</w:t>
      </w:r>
    </w:p>
    <w:p w:rsidR="002E4DCE" w:rsidRPr="00553174" w:rsidRDefault="002E4DCE" w:rsidP="002E4DCE">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pun"/>
          <w:rFonts w:asciiTheme="minorHAnsi" w:hAnsiTheme="minorHAnsi"/>
        </w:rPr>
        <w:t>}</w:t>
      </w:r>
    </w:p>
    <w:p w:rsidR="002E4DCE" w:rsidRPr="00553174" w:rsidRDefault="002E4DCE" w:rsidP="002E4DCE">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
    <w:p w:rsidR="002E4DCE" w:rsidRPr="00553174" w:rsidRDefault="002E4DCE" w:rsidP="002E4DCE">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lit"/>
          <w:rFonts w:asciiTheme="minorHAnsi" w:hAnsiTheme="minorHAnsi"/>
        </w:rPr>
        <w:t>@Override</w:t>
      </w:r>
    </w:p>
    <w:p w:rsidR="002E4DCE" w:rsidRPr="00553174" w:rsidRDefault="002E4DCE" w:rsidP="002E4DCE">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boolean</w:t>
      </w:r>
      <w:r w:rsidRPr="00553174">
        <w:rPr>
          <w:rStyle w:val="pln"/>
          <w:rFonts w:asciiTheme="minorHAnsi" w:eastAsiaTheme="majorEastAsia" w:hAnsiTheme="minorHAnsi"/>
        </w:rPr>
        <w:t xml:space="preserve"> isNil</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pun"/>
          <w:rFonts w:asciiTheme="minorHAnsi" w:hAnsiTheme="minorHAnsi"/>
        </w:rPr>
        <w:t>{</w:t>
      </w:r>
    </w:p>
    <w:p w:rsidR="002E4DCE" w:rsidRPr="00553174" w:rsidRDefault="002E4DCE" w:rsidP="002E4DCE">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return</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false</w:t>
      </w:r>
      <w:r w:rsidRPr="00553174">
        <w:rPr>
          <w:rStyle w:val="pun"/>
          <w:rFonts w:asciiTheme="minorHAnsi" w:hAnsiTheme="minorHAnsi"/>
        </w:rPr>
        <w:t>;</w:t>
      </w:r>
    </w:p>
    <w:p w:rsidR="002E4DCE" w:rsidRPr="00553174" w:rsidRDefault="002E4DCE" w:rsidP="002E4DCE">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pun"/>
          <w:rFonts w:asciiTheme="minorHAnsi" w:hAnsiTheme="minorHAnsi"/>
        </w:rPr>
        <w:t>}</w:t>
      </w:r>
    </w:p>
    <w:p w:rsidR="002E4DCE" w:rsidRPr="00553174" w:rsidRDefault="002E4DCE" w:rsidP="002E4DCE">
      <w:pPr>
        <w:pStyle w:val="HTMLPreformatted"/>
        <w:rPr>
          <w:rFonts w:asciiTheme="minorHAnsi" w:hAnsiTheme="minorHAnsi"/>
        </w:rPr>
      </w:pPr>
      <w:r w:rsidRPr="00553174">
        <w:rPr>
          <w:rStyle w:val="pun"/>
          <w:rFonts w:asciiTheme="minorHAnsi" w:hAnsiTheme="minorHAnsi"/>
        </w:rPr>
        <w:t>}</w:t>
      </w:r>
    </w:p>
    <w:p w:rsidR="002E4DCE" w:rsidRPr="00553174" w:rsidRDefault="002E4DCE" w:rsidP="002E4DCE">
      <w:pPr>
        <w:pStyle w:val="NormalWeb"/>
        <w:rPr>
          <w:rFonts w:asciiTheme="minorHAnsi" w:hAnsiTheme="minorHAnsi"/>
          <w:sz w:val="20"/>
          <w:szCs w:val="20"/>
        </w:rPr>
      </w:pPr>
      <w:r w:rsidRPr="00553174">
        <w:rPr>
          <w:rFonts w:asciiTheme="minorHAnsi" w:hAnsiTheme="minorHAnsi"/>
          <w:i/>
          <w:iCs/>
          <w:sz w:val="20"/>
          <w:szCs w:val="20"/>
        </w:rPr>
        <w:t>NullCustomer.java</w:t>
      </w:r>
    </w:p>
    <w:p w:rsidR="002E4DCE" w:rsidRPr="00553174" w:rsidRDefault="002E4DCE" w:rsidP="002E4DCE">
      <w:pPr>
        <w:pStyle w:val="HTMLPreformatted"/>
        <w:rPr>
          <w:rStyle w:val="pln"/>
          <w:rFonts w:asciiTheme="minorHAnsi" w:eastAsiaTheme="majorEastAsia" w:hAnsiTheme="minorHAnsi"/>
        </w:rPr>
      </w:pP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class</w:t>
      </w:r>
      <w:r w:rsidRPr="00553174">
        <w:rPr>
          <w:rStyle w:val="pln"/>
          <w:rFonts w:asciiTheme="minorHAnsi" w:eastAsiaTheme="majorEastAsia" w:hAnsiTheme="minorHAnsi"/>
        </w:rPr>
        <w:t xml:space="preserve"> </w:t>
      </w:r>
      <w:r w:rsidRPr="00553174">
        <w:rPr>
          <w:rStyle w:val="typ"/>
          <w:rFonts w:asciiTheme="minorHAnsi" w:hAnsiTheme="minorHAnsi"/>
        </w:rPr>
        <w:t>NullCustomer</w:t>
      </w:r>
      <w:r w:rsidRPr="00553174">
        <w:rPr>
          <w:rStyle w:val="pln"/>
          <w:rFonts w:asciiTheme="minorHAnsi" w:eastAsiaTheme="majorEastAsia" w:hAnsiTheme="minorHAnsi"/>
        </w:rPr>
        <w:t xml:space="preserve"> </w:t>
      </w:r>
      <w:r w:rsidRPr="00553174">
        <w:rPr>
          <w:rStyle w:val="kwd"/>
          <w:rFonts w:asciiTheme="minorHAnsi" w:hAnsiTheme="minorHAnsi"/>
        </w:rPr>
        <w:t>extends</w:t>
      </w:r>
      <w:r w:rsidRPr="00553174">
        <w:rPr>
          <w:rStyle w:val="pln"/>
          <w:rFonts w:asciiTheme="minorHAnsi" w:eastAsiaTheme="majorEastAsia" w:hAnsiTheme="minorHAnsi"/>
        </w:rPr>
        <w:t xml:space="preserve"> </w:t>
      </w:r>
      <w:r w:rsidRPr="00553174">
        <w:rPr>
          <w:rStyle w:val="typ"/>
          <w:rFonts w:asciiTheme="minorHAnsi" w:hAnsiTheme="minorHAnsi"/>
        </w:rPr>
        <w:t>AbstractCustomer</w:t>
      </w:r>
      <w:r w:rsidRPr="00553174">
        <w:rPr>
          <w:rStyle w:val="pln"/>
          <w:rFonts w:asciiTheme="minorHAnsi" w:eastAsiaTheme="majorEastAsia" w:hAnsiTheme="minorHAnsi"/>
        </w:rPr>
        <w:t xml:space="preserve"> </w:t>
      </w:r>
      <w:r w:rsidRPr="00553174">
        <w:rPr>
          <w:rStyle w:val="pun"/>
          <w:rFonts w:asciiTheme="minorHAnsi" w:hAnsiTheme="minorHAnsi"/>
        </w:rPr>
        <w:t>{</w:t>
      </w:r>
    </w:p>
    <w:p w:rsidR="002E4DCE" w:rsidRPr="00553174" w:rsidRDefault="002E4DCE" w:rsidP="002E4DCE">
      <w:pPr>
        <w:pStyle w:val="HTMLPreformatted"/>
        <w:rPr>
          <w:rStyle w:val="pln"/>
          <w:rFonts w:asciiTheme="minorHAnsi" w:eastAsiaTheme="majorEastAsia" w:hAnsiTheme="minorHAnsi"/>
        </w:rPr>
      </w:pPr>
    </w:p>
    <w:p w:rsidR="002E4DCE" w:rsidRPr="00553174" w:rsidRDefault="002E4DCE" w:rsidP="002E4DCE">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lit"/>
          <w:rFonts w:asciiTheme="minorHAnsi" w:hAnsiTheme="minorHAnsi"/>
        </w:rPr>
        <w:t>@Override</w:t>
      </w:r>
    </w:p>
    <w:p w:rsidR="002E4DCE" w:rsidRPr="00553174" w:rsidRDefault="002E4DCE" w:rsidP="002E4DCE">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typ"/>
          <w:rFonts w:asciiTheme="minorHAnsi" w:hAnsiTheme="minorHAnsi"/>
        </w:rPr>
        <w:t>String</w:t>
      </w:r>
      <w:r w:rsidRPr="00553174">
        <w:rPr>
          <w:rStyle w:val="pln"/>
          <w:rFonts w:asciiTheme="minorHAnsi" w:eastAsiaTheme="majorEastAsia" w:hAnsiTheme="minorHAnsi"/>
        </w:rPr>
        <w:t xml:space="preserve"> getName</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pun"/>
          <w:rFonts w:asciiTheme="minorHAnsi" w:hAnsiTheme="minorHAnsi"/>
        </w:rPr>
        <w:t>{</w:t>
      </w:r>
    </w:p>
    <w:p w:rsidR="002E4DCE" w:rsidRPr="00553174" w:rsidRDefault="002E4DCE" w:rsidP="002E4DCE">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return</w:t>
      </w:r>
      <w:proofErr w:type="gramEnd"/>
      <w:r w:rsidRPr="00553174">
        <w:rPr>
          <w:rStyle w:val="pln"/>
          <w:rFonts w:asciiTheme="minorHAnsi" w:eastAsiaTheme="majorEastAsia" w:hAnsiTheme="minorHAnsi"/>
        </w:rPr>
        <w:t xml:space="preserve"> </w:t>
      </w:r>
      <w:r w:rsidRPr="00553174">
        <w:rPr>
          <w:rStyle w:val="str"/>
          <w:rFonts w:asciiTheme="minorHAnsi" w:hAnsiTheme="minorHAnsi"/>
        </w:rPr>
        <w:t>"Not Available in Customer Database"</w:t>
      </w:r>
      <w:r w:rsidRPr="00553174">
        <w:rPr>
          <w:rStyle w:val="pun"/>
          <w:rFonts w:asciiTheme="minorHAnsi" w:hAnsiTheme="minorHAnsi"/>
        </w:rPr>
        <w:t>;</w:t>
      </w:r>
    </w:p>
    <w:p w:rsidR="002E4DCE" w:rsidRPr="00553174" w:rsidRDefault="002E4DCE" w:rsidP="002E4DCE">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pun"/>
          <w:rFonts w:asciiTheme="minorHAnsi" w:hAnsiTheme="minorHAnsi"/>
        </w:rPr>
        <w:t>}</w:t>
      </w:r>
    </w:p>
    <w:p w:rsidR="002E4DCE" w:rsidRPr="00553174" w:rsidRDefault="002E4DCE" w:rsidP="002E4DCE">
      <w:pPr>
        <w:pStyle w:val="HTMLPreformatted"/>
        <w:rPr>
          <w:rStyle w:val="pln"/>
          <w:rFonts w:asciiTheme="minorHAnsi" w:eastAsiaTheme="majorEastAsia" w:hAnsiTheme="minorHAnsi"/>
        </w:rPr>
      </w:pPr>
    </w:p>
    <w:p w:rsidR="002E4DCE" w:rsidRPr="00553174" w:rsidRDefault="002E4DCE" w:rsidP="002E4DCE">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lit"/>
          <w:rFonts w:asciiTheme="minorHAnsi" w:hAnsiTheme="minorHAnsi"/>
        </w:rPr>
        <w:t>@Override</w:t>
      </w:r>
    </w:p>
    <w:p w:rsidR="002E4DCE" w:rsidRPr="00553174" w:rsidRDefault="002E4DCE" w:rsidP="002E4DCE">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boolean</w:t>
      </w:r>
      <w:r w:rsidRPr="00553174">
        <w:rPr>
          <w:rStyle w:val="pln"/>
          <w:rFonts w:asciiTheme="minorHAnsi" w:eastAsiaTheme="majorEastAsia" w:hAnsiTheme="minorHAnsi"/>
        </w:rPr>
        <w:t xml:space="preserve"> isNil</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pun"/>
          <w:rFonts w:asciiTheme="minorHAnsi" w:hAnsiTheme="minorHAnsi"/>
        </w:rPr>
        <w:t>{</w:t>
      </w:r>
    </w:p>
    <w:p w:rsidR="002E4DCE" w:rsidRPr="00553174" w:rsidRDefault="002E4DCE" w:rsidP="002E4DCE">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return</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true</w:t>
      </w:r>
      <w:r w:rsidRPr="00553174">
        <w:rPr>
          <w:rStyle w:val="pun"/>
          <w:rFonts w:asciiTheme="minorHAnsi" w:hAnsiTheme="minorHAnsi"/>
        </w:rPr>
        <w:t>;</w:t>
      </w:r>
    </w:p>
    <w:p w:rsidR="002E4DCE" w:rsidRPr="00553174" w:rsidRDefault="002E4DCE" w:rsidP="002E4DCE">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pun"/>
          <w:rFonts w:asciiTheme="minorHAnsi" w:hAnsiTheme="minorHAnsi"/>
        </w:rPr>
        <w:t>}</w:t>
      </w:r>
    </w:p>
    <w:p w:rsidR="002E4DCE" w:rsidRPr="00553174" w:rsidRDefault="002E4DCE" w:rsidP="002E4DCE">
      <w:pPr>
        <w:pStyle w:val="HTMLPreformatted"/>
        <w:rPr>
          <w:rStyle w:val="pln"/>
          <w:rFonts w:asciiTheme="minorHAnsi" w:eastAsiaTheme="majorEastAsia" w:hAnsiTheme="minorHAnsi"/>
        </w:rPr>
      </w:pPr>
      <w:r w:rsidRPr="00553174">
        <w:rPr>
          <w:rStyle w:val="pun"/>
          <w:rFonts w:asciiTheme="minorHAnsi" w:hAnsiTheme="minorHAnsi"/>
        </w:rPr>
        <w:t>}</w:t>
      </w:r>
    </w:p>
    <w:p w:rsidR="002E4DCE" w:rsidRPr="00553174" w:rsidRDefault="002E4DCE" w:rsidP="002E4DCE">
      <w:pPr>
        <w:pStyle w:val="Heading2"/>
        <w:rPr>
          <w:rFonts w:asciiTheme="minorHAnsi" w:hAnsiTheme="minorHAnsi"/>
          <w:sz w:val="20"/>
          <w:szCs w:val="20"/>
        </w:rPr>
      </w:pPr>
      <w:r w:rsidRPr="00553174">
        <w:rPr>
          <w:rFonts w:asciiTheme="minorHAnsi" w:hAnsiTheme="minorHAnsi"/>
          <w:sz w:val="20"/>
          <w:szCs w:val="20"/>
        </w:rPr>
        <w:t>Step 3</w:t>
      </w:r>
    </w:p>
    <w:p w:rsidR="002E4DCE" w:rsidRPr="00553174" w:rsidRDefault="002E4DCE" w:rsidP="002E4DCE">
      <w:pPr>
        <w:pStyle w:val="NormalWeb"/>
        <w:rPr>
          <w:rFonts w:asciiTheme="minorHAnsi" w:hAnsiTheme="minorHAnsi"/>
          <w:sz w:val="20"/>
          <w:szCs w:val="20"/>
        </w:rPr>
      </w:pPr>
      <w:r w:rsidRPr="00553174">
        <w:rPr>
          <w:rFonts w:asciiTheme="minorHAnsi" w:hAnsiTheme="minorHAnsi"/>
          <w:sz w:val="20"/>
          <w:szCs w:val="20"/>
        </w:rPr>
        <w:t xml:space="preserve">Create </w:t>
      </w:r>
      <w:r w:rsidRPr="00553174">
        <w:rPr>
          <w:rFonts w:asciiTheme="minorHAnsi" w:hAnsiTheme="minorHAnsi"/>
          <w:i/>
          <w:iCs/>
          <w:sz w:val="20"/>
          <w:szCs w:val="20"/>
        </w:rPr>
        <w:t>CustomerFactory</w:t>
      </w:r>
      <w:r w:rsidRPr="00553174">
        <w:rPr>
          <w:rFonts w:asciiTheme="minorHAnsi" w:hAnsiTheme="minorHAnsi"/>
          <w:sz w:val="20"/>
          <w:szCs w:val="20"/>
        </w:rPr>
        <w:t xml:space="preserve"> Class.</w:t>
      </w:r>
    </w:p>
    <w:p w:rsidR="002E4DCE" w:rsidRPr="00553174" w:rsidRDefault="002E4DCE" w:rsidP="002E4DCE">
      <w:pPr>
        <w:pStyle w:val="NormalWeb"/>
        <w:rPr>
          <w:rFonts w:asciiTheme="minorHAnsi" w:hAnsiTheme="minorHAnsi"/>
          <w:sz w:val="20"/>
          <w:szCs w:val="20"/>
        </w:rPr>
      </w:pPr>
      <w:r w:rsidRPr="00553174">
        <w:rPr>
          <w:rFonts w:asciiTheme="minorHAnsi" w:hAnsiTheme="minorHAnsi"/>
          <w:i/>
          <w:iCs/>
          <w:sz w:val="20"/>
          <w:szCs w:val="20"/>
        </w:rPr>
        <w:t>CustomerFactory.java</w:t>
      </w:r>
    </w:p>
    <w:p w:rsidR="002E4DCE" w:rsidRPr="00553174" w:rsidRDefault="002E4DCE" w:rsidP="002E4DCE">
      <w:pPr>
        <w:pStyle w:val="HTMLPreformatted"/>
        <w:rPr>
          <w:rStyle w:val="pln"/>
          <w:rFonts w:asciiTheme="minorHAnsi" w:eastAsiaTheme="majorEastAsia" w:hAnsiTheme="minorHAnsi"/>
        </w:rPr>
      </w:pP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class</w:t>
      </w:r>
      <w:r w:rsidRPr="00553174">
        <w:rPr>
          <w:rStyle w:val="pln"/>
          <w:rFonts w:asciiTheme="minorHAnsi" w:eastAsiaTheme="majorEastAsia" w:hAnsiTheme="minorHAnsi"/>
        </w:rPr>
        <w:t xml:space="preserve"> </w:t>
      </w:r>
      <w:r w:rsidRPr="00553174">
        <w:rPr>
          <w:rStyle w:val="typ"/>
          <w:rFonts w:asciiTheme="minorHAnsi" w:hAnsiTheme="minorHAnsi"/>
        </w:rPr>
        <w:t>CustomerFactory</w:t>
      </w:r>
      <w:r w:rsidRPr="00553174">
        <w:rPr>
          <w:rStyle w:val="pln"/>
          <w:rFonts w:asciiTheme="minorHAnsi" w:eastAsiaTheme="majorEastAsia" w:hAnsiTheme="minorHAnsi"/>
        </w:rPr>
        <w:t xml:space="preserve"> </w:t>
      </w:r>
      <w:r w:rsidRPr="00553174">
        <w:rPr>
          <w:rStyle w:val="pun"/>
          <w:rFonts w:asciiTheme="minorHAnsi" w:hAnsiTheme="minorHAnsi"/>
        </w:rPr>
        <w:t>{</w:t>
      </w:r>
    </w:p>
    <w:p w:rsidR="002E4DCE" w:rsidRPr="00553174" w:rsidRDefault="002E4DCE" w:rsidP="002E4DCE">
      <w:pPr>
        <w:pStyle w:val="HTMLPreformatted"/>
        <w:rPr>
          <w:rStyle w:val="pln"/>
          <w:rFonts w:asciiTheme="minorHAnsi" w:eastAsiaTheme="majorEastAsia" w:hAnsiTheme="minorHAnsi"/>
        </w:rPr>
      </w:pPr>
      <w:r w:rsidRPr="00553174">
        <w:rPr>
          <w:rStyle w:val="pln"/>
          <w:rFonts w:asciiTheme="minorHAnsi" w:eastAsiaTheme="majorEastAsia" w:hAnsiTheme="minorHAnsi"/>
        </w:rPr>
        <w:tab/>
      </w:r>
    </w:p>
    <w:p w:rsidR="002E4DCE" w:rsidRPr="00553174" w:rsidRDefault="002E4DCE" w:rsidP="002E4DCE">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static</w:t>
      </w:r>
      <w:r w:rsidRPr="00553174">
        <w:rPr>
          <w:rStyle w:val="pln"/>
          <w:rFonts w:asciiTheme="minorHAnsi" w:eastAsiaTheme="majorEastAsia" w:hAnsiTheme="minorHAnsi"/>
        </w:rPr>
        <w:t xml:space="preserve"> </w:t>
      </w:r>
      <w:r w:rsidRPr="00553174">
        <w:rPr>
          <w:rStyle w:val="kwd"/>
          <w:rFonts w:asciiTheme="minorHAnsi" w:hAnsiTheme="minorHAnsi"/>
        </w:rPr>
        <w:t>final</w:t>
      </w:r>
      <w:r w:rsidRPr="00553174">
        <w:rPr>
          <w:rStyle w:val="pln"/>
          <w:rFonts w:asciiTheme="minorHAnsi" w:eastAsiaTheme="majorEastAsia" w:hAnsiTheme="minorHAnsi"/>
        </w:rPr>
        <w:t xml:space="preserve"> </w:t>
      </w:r>
      <w:r w:rsidRPr="00553174">
        <w:rPr>
          <w:rStyle w:val="typ"/>
          <w:rFonts w:asciiTheme="minorHAnsi" w:hAnsiTheme="minorHAnsi"/>
        </w:rPr>
        <w:t>String</w:t>
      </w:r>
      <w:r w:rsidRPr="00553174">
        <w:rPr>
          <w:rStyle w:val="pun"/>
          <w:rFonts w:asciiTheme="minorHAnsi" w:hAnsiTheme="minorHAnsi"/>
        </w:rPr>
        <w:t>[]</w:t>
      </w:r>
      <w:r w:rsidRPr="00553174">
        <w:rPr>
          <w:rStyle w:val="pln"/>
          <w:rFonts w:asciiTheme="minorHAnsi" w:eastAsiaTheme="majorEastAsia" w:hAnsiTheme="minorHAnsi"/>
        </w:rPr>
        <w:t xml:space="preserve"> names </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pun"/>
          <w:rFonts w:asciiTheme="minorHAnsi" w:hAnsiTheme="minorHAnsi"/>
        </w:rPr>
        <w:t>{</w:t>
      </w:r>
      <w:r w:rsidRPr="00553174">
        <w:rPr>
          <w:rStyle w:val="str"/>
          <w:rFonts w:asciiTheme="minorHAnsi" w:hAnsiTheme="minorHAnsi"/>
        </w:rPr>
        <w:t>"Rob"</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str"/>
          <w:rFonts w:asciiTheme="minorHAnsi" w:hAnsiTheme="minorHAnsi"/>
        </w:rPr>
        <w:t>"Joe"</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str"/>
          <w:rFonts w:asciiTheme="minorHAnsi" w:hAnsiTheme="minorHAnsi"/>
        </w:rPr>
        <w:t>"Julie"</w:t>
      </w:r>
      <w:r w:rsidRPr="00553174">
        <w:rPr>
          <w:rStyle w:val="pun"/>
          <w:rFonts w:asciiTheme="minorHAnsi" w:hAnsiTheme="minorHAnsi"/>
        </w:rPr>
        <w:t>};</w:t>
      </w:r>
    </w:p>
    <w:p w:rsidR="002E4DCE" w:rsidRPr="00553174" w:rsidRDefault="002E4DCE" w:rsidP="002E4DCE">
      <w:pPr>
        <w:pStyle w:val="HTMLPreformatted"/>
        <w:rPr>
          <w:rStyle w:val="pln"/>
          <w:rFonts w:asciiTheme="minorHAnsi" w:eastAsiaTheme="majorEastAsia" w:hAnsiTheme="minorHAnsi"/>
        </w:rPr>
      </w:pPr>
    </w:p>
    <w:p w:rsidR="002E4DCE" w:rsidRPr="00553174" w:rsidRDefault="002E4DCE" w:rsidP="002E4DCE">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static</w:t>
      </w:r>
      <w:r w:rsidRPr="00553174">
        <w:rPr>
          <w:rStyle w:val="pln"/>
          <w:rFonts w:asciiTheme="minorHAnsi" w:eastAsiaTheme="majorEastAsia" w:hAnsiTheme="minorHAnsi"/>
        </w:rPr>
        <w:t xml:space="preserve"> </w:t>
      </w:r>
      <w:r w:rsidRPr="00553174">
        <w:rPr>
          <w:rStyle w:val="typ"/>
          <w:rFonts w:asciiTheme="minorHAnsi" w:hAnsiTheme="minorHAnsi"/>
        </w:rPr>
        <w:t>AbstractCustomer</w:t>
      </w:r>
      <w:r w:rsidRPr="00553174">
        <w:rPr>
          <w:rStyle w:val="pln"/>
          <w:rFonts w:asciiTheme="minorHAnsi" w:eastAsiaTheme="majorEastAsia" w:hAnsiTheme="minorHAnsi"/>
        </w:rPr>
        <w:t xml:space="preserve"> getCustomer</w:t>
      </w:r>
      <w:r w:rsidRPr="00553174">
        <w:rPr>
          <w:rStyle w:val="pun"/>
          <w:rFonts w:asciiTheme="minorHAnsi" w:hAnsiTheme="minorHAnsi"/>
        </w:rPr>
        <w:t>(</w:t>
      </w:r>
      <w:r w:rsidRPr="00553174">
        <w:rPr>
          <w:rStyle w:val="typ"/>
          <w:rFonts w:asciiTheme="minorHAnsi" w:hAnsiTheme="minorHAnsi"/>
        </w:rPr>
        <w:t>String</w:t>
      </w:r>
      <w:r w:rsidRPr="00553174">
        <w:rPr>
          <w:rStyle w:val="pln"/>
          <w:rFonts w:asciiTheme="minorHAnsi" w:eastAsiaTheme="majorEastAsia" w:hAnsiTheme="minorHAnsi"/>
        </w:rPr>
        <w:t xml:space="preserve"> name</w:t>
      </w:r>
      <w:r w:rsidRPr="00553174">
        <w:rPr>
          <w:rStyle w:val="pun"/>
          <w:rFonts w:asciiTheme="minorHAnsi" w:hAnsiTheme="minorHAnsi"/>
        </w:rPr>
        <w:t>){</w:t>
      </w:r>
    </w:p>
    <w:p w:rsidR="002E4DCE" w:rsidRPr="00553174" w:rsidRDefault="002E4DCE" w:rsidP="002E4DCE">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
    <w:p w:rsidR="002E4DCE" w:rsidRPr="00553174" w:rsidRDefault="002E4DCE" w:rsidP="002E4DCE">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for</w:t>
      </w:r>
      <w:proofErr w:type="gramEnd"/>
      <w:r w:rsidRPr="00553174">
        <w:rPr>
          <w:rStyle w:val="pln"/>
          <w:rFonts w:asciiTheme="minorHAnsi" w:eastAsiaTheme="majorEastAsia" w:hAnsiTheme="minorHAnsi"/>
        </w:rPr>
        <w:t xml:space="preserve"> </w:t>
      </w:r>
      <w:r w:rsidRPr="00553174">
        <w:rPr>
          <w:rStyle w:val="pun"/>
          <w:rFonts w:asciiTheme="minorHAnsi" w:hAnsiTheme="minorHAnsi"/>
        </w:rPr>
        <w:t>(</w:t>
      </w:r>
      <w:r w:rsidRPr="00553174">
        <w:rPr>
          <w:rStyle w:val="kwd"/>
          <w:rFonts w:asciiTheme="minorHAnsi" w:hAnsiTheme="minorHAnsi"/>
        </w:rPr>
        <w:t>int</w:t>
      </w:r>
      <w:r w:rsidRPr="00553174">
        <w:rPr>
          <w:rStyle w:val="pln"/>
          <w:rFonts w:asciiTheme="minorHAnsi" w:eastAsiaTheme="majorEastAsia" w:hAnsiTheme="minorHAnsi"/>
        </w:rPr>
        <w:t xml:space="preserve"> i </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lit"/>
          <w:rFonts w:asciiTheme="minorHAnsi" w:hAnsiTheme="minorHAnsi"/>
        </w:rPr>
        <w:t>0</w:t>
      </w:r>
      <w:r w:rsidRPr="00553174">
        <w:rPr>
          <w:rStyle w:val="pun"/>
          <w:rFonts w:asciiTheme="minorHAnsi" w:hAnsiTheme="minorHAnsi"/>
        </w:rPr>
        <w:t>;</w:t>
      </w:r>
      <w:r w:rsidRPr="00553174">
        <w:rPr>
          <w:rStyle w:val="pln"/>
          <w:rFonts w:asciiTheme="minorHAnsi" w:eastAsiaTheme="majorEastAsia" w:hAnsiTheme="minorHAnsi"/>
        </w:rPr>
        <w:t xml:space="preserve"> i </w:t>
      </w:r>
      <w:r w:rsidRPr="00553174">
        <w:rPr>
          <w:rStyle w:val="pun"/>
          <w:rFonts w:asciiTheme="minorHAnsi" w:hAnsiTheme="minorHAnsi"/>
        </w:rPr>
        <w:t>&lt;</w:t>
      </w:r>
      <w:r w:rsidRPr="00553174">
        <w:rPr>
          <w:rStyle w:val="pln"/>
          <w:rFonts w:asciiTheme="minorHAnsi" w:eastAsiaTheme="majorEastAsia" w:hAnsiTheme="minorHAnsi"/>
        </w:rPr>
        <w:t xml:space="preserve"> names</w:t>
      </w:r>
      <w:r w:rsidRPr="00553174">
        <w:rPr>
          <w:rStyle w:val="pun"/>
          <w:rFonts w:asciiTheme="minorHAnsi" w:hAnsiTheme="minorHAnsi"/>
        </w:rPr>
        <w:t>.</w:t>
      </w:r>
      <w:r w:rsidRPr="00553174">
        <w:rPr>
          <w:rStyle w:val="pln"/>
          <w:rFonts w:asciiTheme="minorHAnsi" w:eastAsiaTheme="majorEastAsia" w:hAnsiTheme="minorHAnsi"/>
        </w:rPr>
        <w:t>length</w:t>
      </w:r>
      <w:r w:rsidRPr="00553174">
        <w:rPr>
          <w:rStyle w:val="pun"/>
          <w:rFonts w:asciiTheme="minorHAnsi" w:hAnsiTheme="minorHAnsi"/>
        </w:rPr>
        <w:t>;</w:t>
      </w:r>
      <w:r w:rsidRPr="00553174">
        <w:rPr>
          <w:rStyle w:val="pln"/>
          <w:rFonts w:asciiTheme="minorHAnsi" w:eastAsiaTheme="majorEastAsia" w:hAnsiTheme="minorHAnsi"/>
        </w:rPr>
        <w:t xml:space="preserve"> i</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pun"/>
          <w:rFonts w:asciiTheme="minorHAnsi" w:hAnsiTheme="minorHAnsi"/>
        </w:rPr>
        <w:t>{</w:t>
      </w:r>
    </w:p>
    <w:p w:rsidR="002E4DCE" w:rsidRPr="00553174" w:rsidRDefault="002E4DCE" w:rsidP="002E4DCE">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if</w:t>
      </w:r>
      <w:proofErr w:type="gramEnd"/>
      <w:r w:rsidRPr="00553174">
        <w:rPr>
          <w:rStyle w:val="pln"/>
          <w:rFonts w:asciiTheme="minorHAnsi" w:eastAsiaTheme="majorEastAsia" w:hAnsiTheme="minorHAnsi"/>
        </w:rPr>
        <w:t xml:space="preserve"> </w:t>
      </w:r>
      <w:r w:rsidRPr="00553174">
        <w:rPr>
          <w:rStyle w:val="pun"/>
          <w:rFonts w:asciiTheme="minorHAnsi" w:hAnsiTheme="minorHAnsi"/>
        </w:rPr>
        <w:t>(</w:t>
      </w:r>
      <w:r w:rsidRPr="00553174">
        <w:rPr>
          <w:rStyle w:val="pln"/>
          <w:rFonts w:asciiTheme="minorHAnsi" w:eastAsiaTheme="majorEastAsia" w:hAnsiTheme="minorHAnsi"/>
        </w:rPr>
        <w:t>names</w:t>
      </w:r>
      <w:r w:rsidRPr="00553174">
        <w:rPr>
          <w:rStyle w:val="pun"/>
          <w:rFonts w:asciiTheme="minorHAnsi" w:hAnsiTheme="minorHAnsi"/>
        </w:rPr>
        <w:t>[</w:t>
      </w:r>
      <w:r w:rsidRPr="00553174">
        <w:rPr>
          <w:rStyle w:val="pln"/>
          <w:rFonts w:asciiTheme="minorHAnsi" w:eastAsiaTheme="majorEastAsia" w:hAnsiTheme="minorHAnsi"/>
        </w:rPr>
        <w:t>i</w:t>
      </w:r>
      <w:r w:rsidRPr="00553174">
        <w:rPr>
          <w:rStyle w:val="pun"/>
          <w:rFonts w:asciiTheme="minorHAnsi" w:hAnsiTheme="minorHAnsi"/>
        </w:rPr>
        <w:t>].</w:t>
      </w:r>
      <w:r w:rsidRPr="00553174">
        <w:rPr>
          <w:rStyle w:val="pln"/>
          <w:rFonts w:asciiTheme="minorHAnsi" w:eastAsiaTheme="majorEastAsia" w:hAnsiTheme="minorHAnsi"/>
        </w:rPr>
        <w:t>equalsIgnoreCase</w:t>
      </w:r>
      <w:r w:rsidRPr="00553174">
        <w:rPr>
          <w:rStyle w:val="pun"/>
          <w:rFonts w:asciiTheme="minorHAnsi" w:hAnsiTheme="minorHAnsi"/>
        </w:rPr>
        <w:t>(</w:t>
      </w:r>
      <w:r w:rsidRPr="00553174">
        <w:rPr>
          <w:rStyle w:val="pln"/>
          <w:rFonts w:asciiTheme="minorHAnsi" w:eastAsiaTheme="majorEastAsia" w:hAnsiTheme="minorHAnsi"/>
        </w:rPr>
        <w:t>name</w:t>
      </w:r>
      <w:r w:rsidRPr="00553174">
        <w:rPr>
          <w:rStyle w:val="pun"/>
          <w:rFonts w:asciiTheme="minorHAnsi" w:hAnsiTheme="minorHAnsi"/>
        </w:rPr>
        <w:t>)){</w:t>
      </w:r>
    </w:p>
    <w:p w:rsidR="002E4DCE" w:rsidRPr="00553174" w:rsidRDefault="002E4DCE" w:rsidP="002E4DCE">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return</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new</w:t>
      </w:r>
      <w:r w:rsidRPr="00553174">
        <w:rPr>
          <w:rStyle w:val="pln"/>
          <w:rFonts w:asciiTheme="minorHAnsi" w:eastAsiaTheme="majorEastAsia" w:hAnsiTheme="minorHAnsi"/>
        </w:rPr>
        <w:t xml:space="preserve"> </w:t>
      </w:r>
      <w:r w:rsidRPr="00553174">
        <w:rPr>
          <w:rStyle w:val="typ"/>
          <w:rFonts w:asciiTheme="minorHAnsi" w:hAnsiTheme="minorHAnsi"/>
        </w:rPr>
        <w:t>RealCustomer</w:t>
      </w:r>
      <w:r w:rsidRPr="00553174">
        <w:rPr>
          <w:rStyle w:val="pun"/>
          <w:rFonts w:asciiTheme="minorHAnsi" w:hAnsiTheme="minorHAnsi"/>
        </w:rPr>
        <w:t>(</w:t>
      </w:r>
      <w:r w:rsidRPr="00553174">
        <w:rPr>
          <w:rStyle w:val="pln"/>
          <w:rFonts w:asciiTheme="minorHAnsi" w:eastAsiaTheme="majorEastAsia" w:hAnsiTheme="minorHAnsi"/>
        </w:rPr>
        <w:t>name</w:t>
      </w:r>
      <w:r w:rsidRPr="00553174">
        <w:rPr>
          <w:rStyle w:val="pun"/>
          <w:rFonts w:asciiTheme="minorHAnsi" w:hAnsiTheme="minorHAnsi"/>
        </w:rPr>
        <w:t>);</w:t>
      </w:r>
    </w:p>
    <w:p w:rsidR="002E4DCE" w:rsidRPr="00553174" w:rsidRDefault="002E4DCE" w:rsidP="002E4DCE">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pun"/>
          <w:rFonts w:asciiTheme="minorHAnsi" w:hAnsiTheme="minorHAnsi"/>
        </w:rPr>
        <w:t>}</w:t>
      </w:r>
    </w:p>
    <w:p w:rsidR="002E4DCE" w:rsidRPr="00553174" w:rsidRDefault="002E4DCE" w:rsidP="002E4DCE">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pun"/>
          <w:rFonts w:asciiTheme="minorHAnsi" w:hAnsiTheme="minorHAnsi"/>
        </w:rPr>
        <w:t>}</w:t>
      </w:r>
    </w:p>
    <w:p w:rsidR="002E4DCE" w:rsidRPr="00553174" w:rsidRDefault="002E4DCE" w:rsidP="002E4DCE">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return</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new</w:t>
      </w:r>
      <w:r w:rsidRPr="00553174">
        <w:rPr>
          <w:rStyle w:val="pln"/>
          <w:rFonts w:asciiTheme="minorHAnsi" w:eastAsiaTheme="majorEastAsia" w:hAnsiTheme="minorHAnsi"/>
        </w:rPr>
        <w:t xml:space="preserve"> </w:t>
      </w:r>
      <w:r w:rsidRPr="00553174">
        <w:rPr>
          <w:rStyle w:val="typ"/>
          <w:rFonts w:asciiTheme="minorHAnsi" w:hAnsiTheme="minorHAnsi"/>
        </w:rPr>
        <w:t>NullCustomer</w:t>
      </w:r>
      <w:r w:rsidRPr="00553174">
        <w:rPr>
          <w:rStyle w:val="pun"/>
          <w:rFonts w:asciiTheme="minorHAnsi" w:hAnsiTheme="minorHAnsi"/>
        </w:rPr>
        <w:t>();</w:t>
      </w:r>
    </w:p>
    <w:p w:rsidR="002E4DCE" w:rsidRPr="00553174" w:rsidRDefault="002E4DCE" w:rsidP="002E4DCE">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pun"/>
          <w:rFonts w:asciiTheme="minorHAnsi" w:hAnsiTheme="minorHAnsi"/>
        </w:rPr>
        <w:t>}</w:t>
      </w:r>
    </w:p>
    <w:p w:rsidR="002E4DCE" w:rsidRPr="00553174" w:rsidRDefault="002E4DCE" w:rsidP="002E4DCE">
      <w:pPr>
        <w:pStyle w:val="HTMLPreformatted"/>
        <w:rPr>
          <w:rFonts w:asciiTheme="minorHAnsi" w:hAnsiTheme="minorHAnsi"/>
        </w:rPr>
      </w:pPr>
      <w:r w:rsidRPr="00553174">
        <w:rPr>
          <w:rStyle w:val="pun"/>
          <w:rFonts w:asciiTheme="minorHAnsi" w:hAnsiTheme="minorHAnsi"/>
        </w:rPr>
        <w:t>}</w:t>
      </w:r>
    </w:p>
    <w:p w:rsidR="002E4DCE" w:rsidRPr="00553174" w:rsidRDefault="002E4DCE" w:rsidP="002E4DCE">
      <w:pPr>
        <w:pStyle w:val="Heading2"/>
        <w:rPr>
          <w:rFonts w:asciiTheme="minorHAnsi" w:hAnsiTheme="minorHAnsi"/>
          <w:sz w:val="20"/>
          <w:szCs w:val="20"/>
        </w:rPr>
      </w:pPr>
      <w:r w:rsidRPr="00553174">
        <w:rPr>
          <w:rFonts w:asciiTheme="minorHAnsi" w:hAnsiTheme="minorHAnsi"/>
          <w:sz w:val="20"/>
          <w:szCs w:val="20"/>
        </w:rPr>
        <w:t>Step 4</w:t>
      </w:r>
    </w:p>
    <w:p w:rsidR="002E4DCE" w:rsidRPr="00553174" w:rsidRDefault="002E4DCE" w:rsidP="002E4DCE">
      <w:pPr>
        <w:pStyle w:val="NormalWeb"/>
        <w:rPr>
          <w:rFonts w:asciiTheme="minorHAnsi" w:hAnsiTheme="minorHAnsi"/>
          <w:sz w:val="20"/>
          <w:szCs w:val="20"/>
        </w:rPr>
      </w:pPr>
      <w:r w:rsidRPr="00553174">
        <w:rPr>
          <w:rFonts w:asciiTheme="minorHAnsi" w:hAnsiTheme="minorHAnsi"/>
          <w:sz w:val="20"/>
          <w:szCs w:val="20"/>
        </w:rPr>
        <w:t xml:space="preserve">Use the </w:t>
      </w:r>
      <w:r w:rsidRPr="00553174">
        <w:rPr>
          <w:rFonts w:asciiTheme="minorHAnsi" w:hAnsiTheme="minorHAnsi"/>
          <w:i/>
          <w:iCs/>
          <w:sz w:val="20"/>
          <w:szCs w:val="20"/>
        </w:rPr>
        <w:t>CustomerFactory</w:t>
      </w:r>
      <w:r w:rsidRPr="00553174">
        <w:rPr>
          <w:rFonts w:asciiTheme="minorHAnsi" w:hAnsiTheme="minorHAnsi"/>
          <w:sz w:val="20"/>
          <w:szCs w:val="20"/>
        </w:rPr>
        <w:t xml:space="preserve"> to get either </w:t>
      </w:r>
      <w:r w:rsidRPr="00553174">
        <w:rPr>
          <w:rFonts w:asciiTheme="minorHAnsi" w:hAnsiTheme="minorHAnsi"/>
          <w:i/>
          <w:iCs/>
          <w:sz w:val="20"/>
          <w:szCs w:val="20"/>
        </w:rPr>
        <w:t>RealCustomer</w:t>
      </w:r>
      <w:r w:rsidRPr="00553174">
        <w:rPr>
          <w:rFonts w:asciiTheme="minorHAnsi" w:hAnsiTheme="minorHAnsi"/>
          <w:sz w:val="20"/>
          <w:szCs w:val="20"/>
        </w:rPr>
        <w:t xml:space="preserve"> or </w:t>
      </w:r>
      <w:r w:rsidRPr="00553174">
        <w:rPr>
          <w:rFonts w:asciiTheme="minorHAnsi" w:hAnsiTheme="minorHAnsi"/>
          <w:i/>
          <w:iCs/>
          <w:sz w:val="20"/>
          <w:szCs w:val="20"/>
        </w:rPr>
        <w:t>NullCustomer</w:t>
      </w:r>
      <w:r w:rsidRPr="00553174">
        <w:rPr>
          <w:rFonts w:asciiTheme="minorHAnsi" w:hAnsiTheme="minorHAnsi"/>
          <w:sz w:val="20"/>
          <w:szCs w:val="20"/>
        </w:rPr>
        <w:t xml:space="preserve"> objects based on the name of customer passed to it.</w:t>
      </w:r>
    </w:p>
    <w:p w:rsidR="002E4DCE" w:rsidRPr="00553174" w:rsidRDefault="002E4DCE" w:rsidP="002E4DCE">
      <w:pPr>
        <w:pStyle w:val="NormalWeb"/>
        <w:rPr>
          <w:rFonts w:asciiTheme="minorHAnsi" w:hAnsiTheme="minorHAnsi"/>
          <w:sz w:val="20"/>
          <w:szCs w:val="20"/>
        </w:rPr>
      </w:pPr>
      <w:r w:rsidRPr="00553174">
        <w:rPr>
          <w:rFonts w:asciiTheme="minorHAnsi" w:hAnsiTheme="minorHAnsi"/>
          <w:i/>
          <w:iCs/>
          <w:sz w:val="20"/>
          <w:szCs w:val="20"/>
        </w:rPr>
        <w:t>NullPatternDemo.java</w:t>
      </w:r>
    </w:p>
    <w:p w:rsidR="002E4DCE" w:rsidRPr="00553174" w:rsidRDefault="002E4DCE" w:rsidP="002E4DCE">
      <w:pPr>
        <w:pStyle w:val="HTMLPreformatted"/>
        <w:rPr>
          <w:rStyle w:val="pln"/>
          <w:rFonts w:asciiTheme="minorHAnsi" w:eastAsiaTheme="majorEastAsia" w:hAnsiTheme="minorHAnsi"/>
        </w:rPr>
      </w:pPr>
      <w:proofErr w:type="gramStart"/>
      <w:r w:rsidRPr="00553174">
        <w:rPr>
          <w:rStyle w:val="kwd"/>
          <w:rFonts w:asciiTheme="minorHAnsi" w:hAnsiTheme="minorHAnsi"/>
        </w:rPr>
        <w:lastRenderedPageBreak/>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class</w:t>
      </w:r>
      <w:r w:rsidRPr="00553174">
        <w:rPr>
          <w:rStyle w:val="pln"/>
          <w:rFonts w:asciiTheme="minorHAnsi" w:eastAsiaTheme="majorEastAsia" w:hAnsiTheme="minorHAnsi"/>
        </w:rPr>
        <w:t xml:space="preserve"> </w:t>
      </w:r>
      <w:r w:rsidRPr="00553174">
        <w:rPr>
          <w:rStyle w:val="typ"/>
          <w:rFonts w:asciiTheme="minorHAnsi" w:hAnsiTheme="minorHAnsi"/>
        </w:rPr>
        <w:t>NullPatternDemo</w:t>
      </w:r>
      <w:r w:rsidRPr="00553174">
        <w:rPr>
          <w:rStyle w:val="pln"/>
          <w:rFonts w:asciiTheme="minorHAnsi" w:eastAsiaTheme="majorEastAsia" w:hAnsiTheme="minorHAnsi"/>
        </w:rPr>
        <w:t xml:space="preserve"> </w:t>
      </w:r>
      <w:r w:rsidRPr="00553174">
        <w:rPr>
          <w:rStyle w:val="pun"/>
          <w:rFonts w:asciiTheme="minorHAnsi" w:hAnsiTheme="minorHAnsi"/>
        </w:rPr>
        <w:t>{</w:t>
      </w:r>
    </w:p>
    <w:p w:rsidR="002E4DCE" w:rsidRPr="00553174" w:rsidRDefault="002E4DCE" w:rsidP="002E4DCE">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kwd"/>
          <w:rFonts w:asciiTheme="minorHAnsi" w:hAnsiTheme="minorHAnsi"/>
        </w:rPr>
        <w:t>public</w:t>
      </w:r>
      <w:proofErr w:type="gramEnd"/>
      <w:r w:rsidRPr="00553174">
        <w:rPr>
          <w:rStyle w:val="pln"/>
          <w:rFonts w:asciiTheme="minorHAnsi" w:eastAsiaTheme="majorEastAsia" w:hAnsiTheme="minorHAnsi"/>
        </w:rPr>
        <w:t xml:space="preserve"> </w:t>
      </w:r>
      <w:r w:rsidRPr="00553174">
        <w:rPr>
          <w:rStyle w:val="kwd"/>
          <w:rFonts w:asciiTheme="minorHAnsi" w:hAnsiTheme="minorHAnsi"/>
        </w:rPr>
        <w:t>static</w:t>
      </w:r>
      <w:r w:rsidRPr="00553174">
        <w:rPr>
          <w:rStyle w:val="pln"/>
          <w:rFonts w:asciiTheme="minorHAnsi" w:eastAsiaTheme="majorEastAsia" w:hAnsiTheme="minorHAnsi"/>
        </w:rPr>
        <w:t xml:space="preserve"> </w:t>
      </w:r>
      <w:r w:rsidRPr="00553174">
        <w:rPr>
          <w:rStyle w:val="kwd"/>
          <w:rFonts w:asciiTheme="minorHAnsi" w:hAnsiTheme="minorHAnsi"/>
        </w:rPr>
        <w:t>void</w:t>
      </w:r>
      <w:r w:rsidRPr="00553174">
        <w:rPr>
          <w:rStyle w:val="pln"/>
          <w:rFonts w:asciiTheme="minorHAnsi" w:eastAsiaTheme="majorEastAsia" w:hAnsiTheme="minorHAnsi"/>
        </w:rPr>
        <w:t xml:space="preserve"> main</w:t>
      </w:r>
      <w:r w:rsidRPr="00553174">
        <w:rPr>
          <w:rStyle w:val="pun"/>
          <w:rFonts w:asciiTheme="minorHAnsi" w:hAnsiTheme="minorHAnsi"/>
        </w:rPr>
        <w:t>(</w:t>
      </w:r>
      <w:r w:rsidRPr="00553174">
        <w:rPr>
          <w:rStyle w:val="typ"/>
          <w:rFonts w:asciiTheme="minorHAnsi" w:hAnsiTheme="minorHAnsi"/>
        </w:rPr>
        <w:t>String</w:t>
      </w:r>
      <w:r w:rsidRPr="00553174">
        <w:rPr>
          <w:rStyle w:val="pun"/>
          <w:rFonts w:asciiTheme="minorHAnsi" w:hAnsiTheme="minorHAnsi"/>
        </w:rPr>
        <w:t>[]</w:t>
      </w:r>
      <w:r w:rsidRPr="00553174">
        <w:rPr>
          <w:rStyle w:val="pln"/>
          <w:rFonts w:asciiTheme="minorHAnsi" w:eastAsiaTheme="majorEastAsia" w:hAnsiTheme="minorHAnsi"/>
        </w:rPr>
        <w:t xml:space="preserve"> args</w:t>
      </w:r>
      <w:r w:rsidRPr="00553174">
        <w:rPr>
          <w:rStyle w:val="pun"/>
          <w:rFonts w:asciiTheme="minorHAnsi" w:hAnsiTheme="minorHAnsi"/>
        </w:rPr>
        <w:t>)</w:t>
      </w:r>
      <w:r w:rsidRPr="00553174">
        <w:rPr>
          <w:rStyle w:val="pln"/>
          <w:rFonts w:asciiTheme="minorHAnsi" w:eastAsiaTheme="majorEastAsia" w:hAnsiTheme="minorHAnsi"/>
        </w:rPr>
        <w:t xml:space="preserve"> </w:t>
      </w:r>
      <w:r w:rsidRPr="00553174">
        <w:rPr>
          <w:rStyle w:val="pun"/>
          <w:rFonts w:asciiTheme="minorHAnsi" w:hAnsiTheme="minorHAnsi"/>
        </w:rPr>
        <w:t>{</w:t>
      </w:r>
    </w:p>
    <w:p w:rsidR="002E4DCE" w:rsidRPr="00553174" w:rsidRDefault="002E4DCE" w:rsidP="002E4DCE">
      <w:pPr>
        <w:pStyle w:val="HTMLPreformatted"/>
        <w:rPr>
          <w:rStyle w:val="pln"/>
          <w:rFonts w:asciiTheme="minorHAnsi" w:eastAsiaTheme="majorEastAsia" w:hAnsiTheme="minorHAnsi"/>
        </w:rPr>
      </w:pPr>
    </w:p>
    <w:p w:rsidR="002E4DCE" w:rsidRPr="00553174" w:rsidRDefault="002E4DCE" w:rsidP="002E4DCE">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typ"/>
          <w:rFonts w:asciiTheme="minorHAnsi" w:hAnsiTheme="minorHAnsi"/>
        </w:rPr>
        <w:t>AbstractCustomer</w:t>
      </w:r>
      <w:r w:rsidRPr="00553174">
        <w:rPr>
          <w:rStyle w:val="pln"/>
          <w:rFonts w:asciiTheme="minorHAnsi" w:eastAsiaTheme="majorEastAsia" w:hAnsiTheme="minorHAnsi"/>
        </w:rPr>
        <w:t xml:space="preserve"> customer1 </w:t>
      </w:r>
      <w:r w:rsidRPr="00553174">
        <w:rPr>
          <w:rStyle w:val="pun"/>
          <w:rFonts w:asciiTheme="minorHAnsi" w:hAnsiTheme="minorHAnsi"/>
        </w:rPr>
        <w:t>=</w:t>
      </w:r>
      <w:r w:rsidRPr="00553174">
        <w:rPr>
          <w:rStyle w:val="pln"/>
          <w:rFonts w:asciiTheme="minorHAnsi" w:eastAsiaTheme="majorEastAsia" w:hAnsiTheme="minorHAnsi"/>
        </w:rPr>
        <w:t xml:space="preserve"> </w:t>
      </w:r>
      <w:proofErr w:type="gramStart"/>
      <w:r w:rsidRPr="00553174">
        <w:rPr>
          <w:rStyle w:val="typ"/>
          <w:rFonts w:asciiTheme="minorHAnsi" w:hAnsiTheme="minorHAnsi"/>
        </w:rPr>
        <w:t>CustomerFactory</w:t>
      </w:r>
      <w:r w:rsidRPr="00553174">
        <w:rPr>
          <w:rStyle w:val="pun"/>
          <w:rFonts w:asciiTheme="minorHAnsi" w:hAnsiTheme="minorHAnsi"/>
        </w:rPr>
        <w:t>.</w:t>
      </w:r>
      <w:r w:rsidRPr="00553174">
        <w:rPr>
          <w:rStyle w:val="pln"/>
          <w:rFonts w:asciiTheme="minorHAnsi" w:eastAsiaTheme="majorEastAsia" w:hAnsiTheme="minorHAnsi"/>
        </w:rPr>
        <w:t>getCustomer</w:t>
      </w:r>
      <w:r w:rsidRPr="00553174">
        <w:rPr>
          <w:rStyle w:val="pun"/>
          <w:rFonts w:asciiTheme="minorHAnsi" w:hAnsiTheme="minorHAnsi"/>
        </w:rPr>
        <w:t>(</w:t>
      </w:r>
      <w:proofErr w:type="gramEnd"/>
      <w:r w:rsidRPr="00553174">
        <w:rPr>
          <w:rStyle w:val="str"/>
          <w:rFonts w:asciiTheme="minorHAnsi" w:hAnsiTheme="minorHAnsi"/>
        </w:rPr>
        <w:t>"Rob"</w:t>
      </w:r>
      <w:r w:rsidRPr="00553174">
        <w:rPr>
          <w:rStyle w:val="pun"/>
          <w:rFonts w:asciiTheme="minorHAnsi" w:hAnsiTheme="minorHAnsi"/>
        </w:rPr>
        <w:t>);</w:t>
      </w:r>
    </w:p>
    <w:p w:rsidR="002E4DCE" w:rsidRPr="00553174" w:rsidRDefault="002E4DCE" w:rsidP="002E4DCE">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typ"/>
          <w:rFonts w:asciiTheme="minorHAnsi" w:hAnsiTheme="minorHAnsi"/>
        </w:rPr>
        <w:t>AbstractCustomer</w:t>
      </w:r>
      <w:r w:rsidRPr="00553174">
        <w:rPr>
          <w:rStyle w:val="pln"/>
          <w:rFonts w:asciiTheme="minorHAnsi" w:eastAsiaTheme="majorEastAsia" w:hAnsiTheme="minorHAnsi"/>
        </w:rPr>
        <w:t xml:space="preserve"> customer2 </w:t>
      </w:r>
      <w:r w:rsidRPr="00553174">
        <w:rPr>
          <w:rStyle w:val="pun"/>
          <w:rFonts w:asciiTheme="minorHAnsi" w:hAnsiTheme="minorHAnsi"/>
        </w:rPr>
        <w:t>=</w:t>
      </w:r>
      <w:r w:rsidRPr="00553174">
        <w:rPr>
          <w:rStyle w:val="pln"/>
          <w:rFonts w:asciiTheme="minorHAnsi" w:eastAsiaTheme="majorEastAsia" w:hAnsiTheme="minorHAnsi"/>
        </w:rPr>
        <w:t xml:space="preserve"> </w:t>
      </w:r>
      <w:proofErr w:type="gramStart"/>
      <w:r w:rsidRPr="00553174">
        <w:rPr>
          <w:rStyle w:val="typ"/>
          <w:rFonts w:asciiTheme="minorHAnsi" w:hAnsiTheme="minorHAnsi"/>
        </w:rPr>
        <w:t>CustomerFactory</w:t>
      </w:r>
      <w:r w:rsidRPr="00553174">
        <w:rPr>
          <w:rStyle w:val="pun"/>
          <w:rFonts w:asciiTheme="minorHAnsi" w:hAnsiTheme="minorHAnsi"/>
        </w:rPr>
        <w:t>.</w:t>
      </w:r>
      <w:r w:rsidRPr="00553174">
        <w:rPr>
          <w:rStyle w:val="pln"/>
          <w:rFonts w:asciiTheme="minorHAnsi" w:eastAsiaTheme="majorEastAsia" w:hAnsiTheme="minorHAnsi"/>
        </w:rPr>
        <w:t>getCustomer</w:t>
      </w:r>
      <w:r w:rsidRPr="00553174">
        <w:rPr>
          <w:rStyle w:val="pun"/>
          <w:rFonts w:asciiTheme="minorHAnsi" w:hAnsiTheme="minorHAnsi"/>
        </w:rPr>
        <w:t>(</w:t>
      </w:r>
      <w:proofErr w:type="gramEnd"/>
      <w:r w:rsidRPr="00553174">
        <w:rPr>
          <w:rStyle w:val="str"/>
          <w:rFonts w:asciiTheme="minorHAnsi" w:hAnsiTheme="minorHAnsi"/>
        </w:rPr>
        <w:t>"Bob"</w:t>
      </w:r>
      <w:r w:rsidRPr="00553174">
        <w:rPr>
          <w:rStyle w:val="pun"/>
          <w:rFonts w:asciiTheme="minorHAnsi" w:hAnsiTheme="minorHAnsi"/>
        </w:rPr>
        <w:t>);</w:t>
      </w:r>
    </w:p>
    <w:p w:rsidR="002E4DCE" w:rsidRPr="00553174" w:rsidRDefault="002E4DCE" w:rsidP="002E4DCE">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typ"/>
          <w:rFonts w:asciiTheme="minorHAnsi" w:hAnsiTheme="minorHAnsi"/>
        </w:rPr>
        <w:t>AbstractCustomer</w:t>
      </w:r>
      <w:r w:rsidRPr="00553174">
        <w:rPr>
          <w:rStyle w:val="pln"/>
          <w:rFonts w:asciiTheme="minorHAnsi" w:eastAsiaTheme="majorEastAsia" w:hAnsiTheme="minorHAnsi"/>
        </w:rPr>
        <w:t xml:space="preserve"> customer3 </w:t>
      </w:r>
      <w:r w:rsidRPr="00553174">
        <w:rPr>
          <w:rStyle w:val="pun"/>
          <w:rFonts w:asciiTheme="minorHAnsi" w:hAnsiTheme="minorHAnsi"/>
        </w:rPr>
        <w:t>=</w:t>
      </w:r>
      <w:r w:rsidRPr="00553174">
        <w:rPr>
          <w:rStyle w:val="pln"/>
          <w:rFonts w:asciiTheme="minorHAnsi" w:eastAsiaTheme="majorEastAsia" w:hAnsiTheme="minorHAnsi"/>
        </w:rPr>
        <w:t xml:space="preserve"> </w:t>
      </w:r>
      <w:proofErr w:type="gramStart"/>
      <w:r w:rsidRPr="00553174">
        <w:rPr>
          <w:rStyle w:val="typ"/>
          <w:rFonts w:asciiTheme="minorHAnsi" w:hAnsiTheme="minorHAnsi"/>
        </w:rPr>
        <w:t>CustomerFactory</w:t>
      </w:r>
      <w:r w:rsidRPr="00553174">
        <w:rPr>
          <w:rStyle w:val="pun"/>
          <w:rFonts w:asciiTheme="minorHAnsi" w:hAnsiTheme="minorHAnsi"/>
        </w:rPr>
        <w:t>.</w:t>
      </w:r>
      <w:r w:rsidRPr="00553174">
        <w:rPr>
          <w:rStyle w:val="pln"/>
          <w:rFonts w:asciiTheme="minorHAnsi" w:eastAsiaTheme="majorEastAsia" w:hAnsiTheme="minorHAnsi"/>
        </w:rPr>
        <w:t>getCustomer</w:t>
      </w:r>
      <w:r w:rsidRPr="00553174">
        <w:rPr>
          <w:rStyle w:val="pun"/>
          <w:rFonts w:asciiTheme="minorHAnsi" w:hAnsiTheme="minorHAnsi"/>
        </w:rPr>
        <w:t>(</w:t>
      </w:r>
      <w:proofErr w:type="gramEnd"/>
      <w:r w:rsidRPr="00553174">
        <w:rPr>
          <w:rStyle w:val="str"/>
          <w:rFonts w:asciiTheme="minorHAnsi" w:hAnsiTheme="minorHAnsi"/>
        </w:rPr>
        <w:t>"Julie"</w:t>
      </w:r>
      <w:r w:rsidRPr="00553174">
        <w:rPr>
          <w:rStyle w:val="pun"/>
          <w:rFonts w:asciiTheme="minorHAnsi" w:hAnsiTheme="minorHAnsi"/>
        </w:rPr>
        <w:t>);</w:t>
      </w:r>
    </w:p>
    <w:p w:rsidR="002E4DCE" w:rsidRPr="00553174" w:rsidRDefault="002E4DCE" w:rsidP="002E4DCE">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typ"/>
          <w:rFonts w:asciiTheme="minorHAnsi" w:hAnsiTheme="minorHAnsi"/>
        </w:rPr>
        <w:t>AbstractCustomer</w:t>
      </w:r>
      <w:r w:rsidRPr="00553174">
        <w:rPr>
          <w:rStyle w:val="pln"/>
          <w:rFonts w:asciiTheme="minorHAnsi" w:eastAsiaTheme="majorEastAsia" w:hAnsiTheme="minorHAnsi"/>
        </w:rPr>
        <w:t xml:space="preserve"> customer4 </w:t>
      </w:r>
      <w:r w:rsidRPr="00553174">
        <w:rPr>
          <w:rStyle w:val="pun"/>
          <w:rFonts w:asciiTheme="minorHAnsi" w:hAnsiTheme="minorHAnsi"/>
        </w:rPr>
        <w:t>=</w:t>
      </w:r>
      <w:r w:rsidRPr="00553174">
        <w:rPr>
          <w:rStyle w:val="pln"/>
          <w:rFonts w:asciiTheme="minorHAnsi" w:eastAsiaTheme="majorEastAsia" w:hAnsiTheme="minorHAnsi"/>
        </w:rPr>
        <w:t xml:space="preserve"> </w:t>
      </w:r>
      <w:proofErr w:type="gramStart"/>
      <w:r w:rsidRPr="00553174">
        <w:rPr>
          <w:rStyle w:val="typ"/>
          <w:rFonts w:asciiTheme="minorHAnsi" w:hAnsiTheme="minorHAnsi"/>
        </w:rPr>
        <w:t>CustomerFactory</w:t>
      </w:r>
      <w:r w:rsidRPr="00553174">
        <w:rPr>
          <w:rStyle w:val="pun"/>
          <w:rFonts w:asciiTheme="minorHAnsi" w:hAnsiTheme="minorHAnsi"/>
        </w:rPr>
        <w:t>.</w:t>
      </w:r>
      <w:r w:rsidRPr="00553174">
        <w:rPr>
          <w:rStyle w:val="pln"/>
          <w:rFonts w:asciiTheme="minorHAnsi" w:eastAsiaTheme="majorEastAsia" w:hAnsiTheme="minorHAnsi"/>
        </w:rPr>
        <w:t>getCustomer</w:t>
      </w:r>
      <w:r w:rsidRPr="00553174">
        <w:rPr>
          <w:rStyle w:val="pun"/>
          <w:rFonts w:asciiTheme="minorHAnsi" w:hAnsiTheme="minorHAnsi"/>
        </w:rPr>
        <w:t>(</w:t>
      </w:r>
      <w:proofErr w:type="gramEnd"/>
      <w:r w:rsidRPr="00553174">
        <w:rPr>
          <w:rStyle w:val="str"/>
          <w:rFonts w:asciiTheme="minorHAnsi" w:hAnsiTheme="minorHAnsi"/>
        </w:rPr>
        <w:t>"Laura"</w:t>
      </w:r>
      <w:r w:rsidRPr="00553174">
        <w:rPr>
          <w:rStyle w:val="pun"/>
          <w:rFonts w:asciiTheme="minorHAnsi" w:hAnsiTheme="minorHAnsi"/>
        </w:rPr>
        <w:t>);</w:t>
      </w:r>
    </w:p>
    <w:p w:rsidR="002E4DCE" w:rsidRPr="00553174" w:rsidRDefault="002E4DCE" w:rsidP="002E4DCE">
      <w:pPr>
        <w:pStyle w:val="HTMLPreformatted"/>
        <w:rPr>
          <w:rStyle w:val="pln"/>
          <w:rFonts w:asciiTheme="minorHAnsi" w:eastAsiaTheme="majorEastAsia" w:hAnsiTheme="minorHAnsi"/>
        </w:rPr>
      </w:pPr>
    </w:p>
    <w:p w:rsidR="002E4DCE" w:rsidRPr="00553174" w:rsidRDefault="002E4DCE" w:rsidP="002E4DCE">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typ"/>
          <w:rFonts w:asciiTheme="minorHAnsi" w:hAnsiTheme="minorHAnsi"/>
        </w:rPr>
        <w:t>System</w:t>
      </w:r>
      <w:r w:rsidRPr="00553174">
        <w:rPr>
          <w:rStyle w:val="pun"/>
          <w:rFonts w:asciiTheme="minorHAnsi" w:hAnsiTheme="minorHAnsi"/>
        </w:rPr>
        <w:t>.</w:t>
      </w:r>
      <w:r w:rsidRPr="00553174">
        <w:rPr>
          <w:rStyle w:val="kwd"/>
          <w:rFonts w:asciiTheme="minorHAnsi" w:hAnsiTheme="minorHAnsi"/>
        </w:rPr>
        <w:t>out</w:t>
      </w:r>
      <w:r w:rsidRPr="00553174">
        <w:rPr>
          <w:rStyle w:val="pun"/>
          <w:rFonts w:asciiTheme="minorHAnsi" w:hAnsiTheme="minorHAnsi"/>
        </w:rPr>
        <w:t>.</w:t>
      </w:r>
      <w:r w:rsidRPr="00553174">
        <w:rPr>
          <w:rStyle w:val="pln"/>
          <w:rFonts w:asciiTheme="minorHAnsi" w:eastAsiaTheme="majorEastAsia" w:hAnsiTheme="minorHAnsi"/>
        </w:rPr>
        <w:t>println</w:t>
      </w:r>
      <w:r w:rsidRPr="00553174">
        <w:rPr>
          <w:rStyle w:val="pun"/>
          <w:rFonts w:asciiTheme="minorHAnsi" w:hAnsiTheme="minorHAnsi"/>
        </w:rPr>
        <w:t>(</w:t>
      </w:r>
      <w:proofErr w:type="gramEnd"/>
      <w:r w:rsidRPr="00553174">
        <w:rPr>
          <w:rStyle w:val="str"/>
          <w:rFonts w:asciiTheme="minorHAnsi" w:hAnsiTheme="minorHAnsi"/>
        </w:rPr>
        <w:t>"Customers"</w:t>
      </w:r>
      <w:r w:rsidRPr="00553174">
        <w:rPr>
          <w:rStyle w:val="pun"/>
          <w:rFonts w:asciiTheme="minorHAnsi" w:hAnsiTheme="minorHAnsi"/>
        </w:rPr>
        <w:t>);</w:t>
      </w:r>
    </w:p>
    <w:p w:rsidR="002E4DCE" w:rsidRPr="00553174" w:rsidRDefault="002E4DCE" w:rsidP="002E4DCE">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typ"/>
          <w:rFonts w:asciiTheme="minorHAnsi" w:hAnsiTheme="minorHAnsi"/>
        </w:rPr>
        <w:t>System</w:t>
      </w:r>
      <w:r w:rsidRPr="00553174">
        <w:rPr>
          <w:rStyle w:val="pun"/>
          <w:rFonts w:asciiTheme="minorHAnsi" w:hAnsiTheme="minorHAnsi"/>
        </w:rPr>
        <w:t>.</w:t>
      </w:r>
      <w:r w:rsidRPr="00553174">
        <w:rPr>
          <w:rStyle w:val="kwd"/>
          <w:rFonts w:asciiTheme="minorHAnsi" w:hAnsiTheme="minorHAnsi"/>
        </w:rPr>
        <w:t>out</w:t>
      </w:r>
      <w:r w:rsidRPr="00553174">
        <w:rPr>
          <w:rStyle w:val="pun"/>
          <w:rFonts w:asciiTheme="minorHAnsi" w:hAnsiTheme="minorHAnsi"/>
        </w:rPr>
        <w:t>.</w:t>
      </w:r>
      <w:r w:rsidRPr="00553174">
        <w:rPr>
          <w:rStyle w:val="pln"/>
          <w:rFonts w:asciiTheme="minorHAnsi" w:eastAsiaTheme="majorEastAsia" w:hAnsiTheme="minorHAnsi"/>
        </w:rPr>
        <w:t>println</w:t>
      </w:r>
      <w:r w:rsidRPr="00553174">
        <w:rPr>
          <w:rStyle w:val="pun"/>
          <w:rFonts w:asciiTheme="minorHAnsi" w:hAnsiTheme="minorHAnsi"/>
        </w:rPr>
        <w:t>(</w:t>
      </w:r>
      <w:proofErr w:type="gramEnd"/>
      <w:r w:rsidRPr="00553174">
        <w:rPr>
          <w:rStyle w:val="pln"/>
          <w:rFonts w:asciiTheme="minorHAnsi" w:eastAsiaTheme="majorEastAsia" w:hAnsiTheme="minorHAnsi"/>
        </w:rPr>
        <w:t>customer1</w:t>
      </w:r>
      <w:r w:rsidRPr="00553174">
        <w:rPr>
          <w:rStyle w:val="pun"/>
          <w:rFonts w:asciiTheme="minorHAnsi" w:hAnsiTheme="minorHAnsi"/>
        </w:rPr>
        <w:t>.</w:t>
      </w:r>
      <w:r w:rsidRPr="00553174">
        <w:rPr>
          <w:rStyle w:val="pln"/>
          <w:rFonts w:asciiTheme="minorHAnsi" w:eastAsiaTheme="majorEastAsia" w:hAnsiTheme="minorHAnsi"/>
        </w:rPr>
        <w:t>getName</w:t>
      </w:r>
      <w:r w:rsidRPr="00553174">
        <w:rPr>
          <w:rStyle w:val="pun"/>
          <w:rFonts w:asciiTheme="minorHAnsi" w:hAnsiTheme="minorHAnsi"/>
        </w:rPr>
        <w:t>());</w:t>
      </w:r>
    </w:p>
    <w:p w:rsidR="002E4DCE" w:rsidRPr="00553174" w:rsidRDefault="002E4DCE" w:rsidP="002E4DCE">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typ"/>
          <w:rFonts w:asciiTheme="minorHAnsi" w:hAnsiTheme="minorHAnsi"/>
        </w:rPr>
        <w:t>System</w:t>
      </w:r>
      <w:r w:rsidRPr="00553174">
        <w:rPr>
          <w:rStyle w:val="pun"/>
          <w:rFonts w:asciiTheme="minorHAnsi" w:hAnsiTheme="minorHAnsi"/>
        </w:rPr>
        <w:t>.</w:t>
      </w:r>
      <w:r w:rsidRPr="00553174">
        <w:rPr>
          <w:rStyle w:val="kwd"/>
          <w:rFonts w:asciiTheme="minorHAnsi" w:hAnsiTheme="minorHAnsi"/>
        </w:rPr>
        <w:t>out</w:t>
      </w:r>
      <w:r w:rsidRPr="00553174">
        <w:rPr>
          <w:rStyle w:val="pun"/>
          <w:rFonts w:asciiTheme="minorHAnsi" w:hAnsiTheme="minorHAnsi"/>
        </w:rPr>
        <w:t>.</w:t>
      </w:r>
      <w:r w:rsidRPr="00553174">
        <w:rPr>
          <w:rStyle w:val="pln"/>
          <w:rFonts w:asciiTheme="minorHAnsi" w:eastAsiaTheme="majorEastAsia" w:hAnsiTheme="minorHAnsi"/>
        </w:rPr>
        <w:t>println</w:t>
      </w:r>
      <w:r w:rsidRPr="00553174">
        <w:rPr>
          <w:rStyle w:val="pun"/>
          <w:rFonts w:asciiTheme="minorHAnsi" w:hAnsiTheme="minorHAnsi"/>
        </w:rPr>
        <w:t>(</w:t>
      </w:r>
      <w:proofErr w:type="gramEnd"/>
      <w:r w:rsidRPr="00553174">
        <w:rPr>
          <w:rStyle w:val="pln"/>
          <w:rFonts w:asciiTheme="minorHAnsi" w:eastAsiaTheme="majorEastAsia" w:hAnsiTheme="minorHAnsi"/>
        </w:rPr>
        <w:t>customer2</w:t>
      </w:r>
      <w:r w:rsidRPr="00553174">
        <w:rPr>
          <w:rStyle w:val="pun"/>
          <w:rFonts w:asciiTheme="minorHAnsi" w:hAnsiTheme="minorHAnsi"/>
        </w:rPr>
        <w:t>.</w:t>
      </w:r>
      <w:r w:rsidRPr="00553174">
        <w:rPr>
          <w:rStyle w:val="pln"/>
          <w:rFonts w:asciiTheme="minorHAnsi" w:eastAsiaTheme="majorEastAsia" w:hAnsiTheme="minorHAnsi"/>
        </w:rPr>
        <w:t>getName</w:t>
      </w:r>
      <w:r w:rsidRPr="00553174">
        <w:rPr>
          <w:rStyle w:val="pun"/>
          <w:rFonts w:asciiTheme="minorHAnsi" w:hAnsiTheme="minorHAnsi"/>
        </w:rPr>
        <w:t>());</w:t>
      </w:r>
    </w:p>
    <w:p w:rsidR="002E4DCE" w:rsidRPr="00553174" w:rsidRDefault="002E4DCE" w:rsidP="002E4DCE">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typ"/>
          <w:rFonts w:asciiTheme="minorHAnsi" w:hAnsiTheme="minorHAnsi"/>
        </w:rPr>
        <w:t>System</w:t>
      </w:r>
      <w:r w:rsidRPr="00553174">
        <w:rPr>
          <w:rStyle w:val="pun"/>
          <w:rFonts w:asciiTheme="minorHAnsi" w:hAnsiTheme="minorHAnsi"/>
        </w:rPr>
        <w:t>.</w:t>
      </w:r>
      <w:r w:rsidRPr="00553174">
        <w:rPr>
          <w:rStyle w:val="kwd"/>
          <w:rFonts w:asciiTheme="minorHAnsi" w:hAnsiTheme="minorHAnsi"/>
        </w:rPr>
        <w:t>out</w:t>
      </w:r>
      <w:r w:rsidRPr="00553174">
        <w:rPr>
          <w:rStyle w:val="pun"/>
          <w:rFonts w:asciiTheme="minorHAnsi" w:hAnsiTheme="minorHAnsi"/>
        </w:rPr>
        <w:t>.</w:t>
      </w:r>
      <w:r w:rsidRPr="00553174">
        <w:rPr>
          <w:rStyle w:val="pln"/>
          <w:rFonts w:asciiTheme="minorHAnsi" w:eastAsiaTheme="majorEastAsia" w:hAnsiTheme="minorHAnsi"/>
        </w:rPr>
        <w:t>println</w:t>
      </w:r>
      <w:r w:rsidRPr="00553174">
        <w:rPr>
          <w:rStyle w:val="pun"/>
          <w:rFonts w:asciiTheme="minorHAnsi" w:hAnsiTheme="minorHAnsi"/>
        </w:rPr>
        <w:t>(</w:t>
      </w:r>
      <w:proofErr w:type="gramEnd"/>
      <w:r w:rsidRPr="00553174">
        <w:rPr>
          <w:rStyle w:val="pln"/>
          <w:rFonts w:asciiTheme="minorHAnsi" w:eastAsiaTheme="majorEastAsia" w:hAnsiTheme="minorHAnsi"/>
        </w:rPr>
        <w:t>customer3</w:t>
      </w:r>
      <w:r w:rsidRPr="00553174">
        <w:rPr>
          <w:rStyle w:val="pun"/>
          <w:rFonts w:asciiTheme="minorHAnsi" w:hAnsiTheme="minorHAnsi"/>
        </w:rPr>
        <w:t>.</w:t>
      </w:r>
      <w:r w:rsidRPr="00553174">
        <w:rPr>
          <w:rStyle w:val="pln"/>
          <w:rFonts w:asciiTheme="minorHAnsi" w:eastAsiaTheme="majorEastAsia" w:hAnsiTheme="minorHAnsi"/>
        </w:rPr>
        <w:t>getName</w:t>
      </w:r>
      <w:r w:rsidRPr="00553174">
        <w:rPr>
          <w:rStyle w:val="pun"/>
          <w:rFonts w:asciiTheme="minorHAnsi" w:hAnsiTheme="minorHAnsi"/>
        </w:rPr>
        <w:t>());</w:t>
      </w:r>
    </w:p>
    <w:p w:rsidR="002E4DCE" w:rsidRPr="00553174" w:rsidRDefault="002E4DCE" w:rsidP="002E4DCE">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proofErr w:type="gramStart"/>
      <w:r w:rsidRPr="00553174">
        <w:rPr>
          <w:rStyle w:val="typ"/>
          <w:rFonts w:asciiTheme="minorHAnsi" w:hAnsiTheme="minorHAnsi"/>
        </w:rPr>
        <w:t>System</w:t>
      </w:r>
      <w:r w:rsidRPr="00553174">
        <w:rPr>
          <w:rStyle w:val="pun"/>
          <w:rFonts w:asciiTheme="minorHAnsi" w:hAnsiTheme="minorHAnsi"/>
        </w:rPr>
        <w:t>.</w:t>
      </w:r>
      <w:r w:rsidRPr="00553174">
        <w:rPr>
          <w:rStyle w:val="kwd"/>
          <w:rFonts w:asciiTheme="minorHAnsi" w:hAnsiTheme="minorHAnsi"/>
        </w:rPr>
        <w:t>out</w:t>
      </w:r>
      <w:r w:rsidRPr="00553174">
        <w:rPr>
          <w:rStyle w:val="pun"/>
          <w:rFonts w:asciiTheme="minorHAnsi" w:hAnsiTheme="minorHAnsi"/>
        </w:rPr>
        <w:t>.</w:t>
      </w:r>
      <w:r w:rsidRPr="00553174">
        <w:rPr>
          <w:rStyle w:val="pln"/>
          <w:rFonts w:asciiTheme="minorHAnsi" w:eastAsiaTheme="majorEastAsia" w:hAnsiTheme="minorHAnsi"/>
        </w:rPr>
        <w:t>println</w:t>
      </w:r>
      <w:r w:rsidRPr="00553174">
        <w:rPr>
          <w:rStyle w:val="pun"/>
          <w:rFonts w:asciiTheme="minorHAnsi" w:hAnsiTheme="minorHAnsi"/>
        </w:rPr>
        <w:t>(</w:t>
      </w:r>
      <w:proofErr w:type="gramEnd"/>
      <w:r w:rsidRPr="00553174">
        <w:rPr>
          <w:rStyle w:val="pln"/>
          <w:rFonts w:asciiTheme="minorHAnsi" w:eastAsiaTheme="majorEastAsia" w:hAnsiTheme="minorHAnsi"/>
        </w:rPr>
        <w:t>customer4</w:t>
      </w:r>
      <w:r w:rsidRPr="00553174">
        <w:rPr>
          <w:rStyle w:val="pun"/>
          <w:rFonts w:asciiTheme="minorHAnsi" w:hAnsiTheme="minorHAnsi"/>
        </w:rPr>
        <w:t>.</w:t>
      </w:r>
      <w:r w:rsidRPr="00553174">
        <w:rPr>
          <w:rStyle w:val="pln"/>
          <w:rFonts w:asciiTheme="minorHAnsi" w:eastAsiaTheme="majorEastAsia" w:hAnsiTheme="minorHAnsi"/>
        </w:rPr>
        <w:t>getName</w:t>
      </w:r>
      <w:r w:rsidRPr="00553174">
        <w:rPr>
          <w:rStyle w:val="pun"/>
          <w:rFonts w:asciiTheme="minorHAnsi" w:hAnsiTheme="minorHAnsi"/>
        </w:rPr>
        <w:t>());</w:t>
      </w:r>
    </w:p>
    <w:p w:rsidR="002E4DCE" w:rsidRPr="00553174" w:rsidRDefault="002E4DCE" w:rsidP="002E4DCE">
      <w:pPr>
        <w:pStyle w:val="HTMLPreformatted"/>
        <w:rPr>
          <w:rStyle w:val="pln"/>
          <w:rFonts w:asciiTheme="minorHAnsi" w:eastAsiaTheme="majorEastAsia" w:hAnsiTheme="minorHAnsi"/>
        </w:rPr>
      </w:pPr>
      <w:r w:rsidRPr="00553174">
        <w:rPr>
          <w:rStyle w:val="pln"/>
          <w:rFonts w:asciiTheme="minorHAnsi" w:eastAsiaTheme="majorEastAsia" w:hAnsiTheme="minorHAnsi"/>
        </w:rPr>
        <w:t xml:space="preserve">   </w:t>
      </w:r>
      <w:r w:rsidRPr="00553174">
        <w:rPr>
          <w:rStyle w:val="pun"/>
          <w:rFonts w:asciiTheme="minorHAnsi" w:hAnsiTheme="minorHAnsi"/>
        </w:rPr>
        <w:t>}</w:t>
      </w:r>
    </w:p>
    <w:p w:rsidR="002E4DCE" w:rsidRPr="00553174" w:rsidRDefault="002E4DCE" w:rsidP="002E4DCE">
      <w:pPr>
        <w:pStyle w:val="HTMLPreformatted"/>
        <w:rPr>
          <w:rFonts w:asciiTheme="minorHAnsi" w:hAnsiTheme="minorHAnsi"/>
        </w:rPr>
      </w:pPr>
      <w:r w:rsidRPr="00553174">
        <w:rPr>
          <w:rStyle w:val="pun"/>
          <w:rFonts w:asciiTheme="minorHAnsi" w:hAnsiTheme="minorHAnsi"/>
        </w:rPr>
        <w:t>}</w:t>
      </w:r>
    </w:p>
    <w:p w:rsidR="002E4DCE" w:rsidRPr="00553174" w:rsidRDefault="002E4DCE" w:rsidP="002E4DCE">
      <w:pPr>
        <w:pStyle w:val="Heading2"/>
        <w:rPr>
          <w:rFonts w:asciiTheme="minorHAnsi" w:hAnsiTheme="minorHAnsi"/>
          <w:sz w:val="20"/>
          <w:szCs w:val="20"/>
        </w:rPr>
      </w:pPr>
      <w:r w:rsidRPr="00553174">
        <w:rPr>
          <w:rFonts w:asciiTheme="minorHAnsi" w:hAnsiTheme="minorHAnsi"/>
          <w:sz w:val="20"/>
          <w:szCs w:val="20"/>
        </w:rPr>
        <w:t>Step 5</w:t>
      </w:r>
    </w:p>
    <w:p w:rsidR="002E4DCE" w:rsidRPr="00553174" w:rsidRDefault="002E4DCE" w:rsidP="002E4DCE">
      <w:pPr>
        <w:pStyle w:val="NormalWeb"/>
        <w:rPr>
          <w:rFonts w:asciiTheme="minorHAnsi" w:hAnsiTheme="minorHAnsi"/>
          <w:sz w:val="20"/>
          <w:szCs w:val="20"/>
        </w:rPr>
      </w:pPr>
      <w:r w:rsidRPr="00553174">
        <w:rPr>
          <w:rFonts w:asciiTheme="minorHAnsi" w:hAnsiTheme="minorHAnsi"/>
          <w:sz w:val="20"/>
          <w:szCs w:val="20"/>
        </w:rPr>
        <w:t>Verify the output.</w:t>
      </w:r>
    </w:p>
    <w:p w:rsidR="002E4DCE" w:rsidRPr="00553174" w:rsidRDefault="002E4DCE" w:rsidP="002E4DCE">
      <w:pPr>
        <w:pStyle w:val="HTMLPreformatted"/>
        <w:rPr>
          <w:rFonts w:asciiTheme="minorHAnsi" w:hAnsiTheme="minorHAnsi"/>
        </w:rPr>
      </w:pPr>
      <w:r w:rsidRPr="00553174">
        <w:rPr>
          <w:rFonts w:asciiTheme="minorHAnsi" w:hAnsiTheme="minorHAnsi"/>
        </w:rPr>
        <w:t>Customers</w:t>
      </w:r>
    </w:p>
    <w:p w:rsidR="002E4DCE" w:rsidRPr="00553174" w:rsidRDefault="002E4DCE" w:rsidP="002E4DCE">
      <w:pPr>
        <w:pStyle w:val="HTMLPreformatted"/>
        <w:rPr>
          <w:rFonts w:asciiTheme="minorHAnsi" w:hAnsiTheme="minorHAnsi"/>
        </w:rPr>
      </w:pPr>
      <w:r w:rsidRPr="00553174">
        <w:rPr>
          <w:rFonts w:asciiTheme="minorHAnsi" w:hAnsiTheme="minorHAnsi"/>
        </w:rPr>
        <w:t>Rob</w:t>
      </w:r>
    </w:p>
    <w:p w:rsidR="002E4DCE" w:rsidRPr="00553174" w:rsidRDefault="002E4DCE" w:rsidP="002E4DCE">
      <w:pPr>
        <w:pStyle w:val="HTMLPreformatted"/>
        <w:rPr>
          <w:rFonts w:asciiTheme="minorHAnsi" w:hAnsiTheme="minorHAnsi"/>
        </w:rPr>
      </w:pPr>
      <w:r w:rsidRPr="00553174">
        <w:rPr>
          <w:rFonts w:asciiTheme="minorHAnsi" w:hAnsiTheme="minorHAnsi"/>
        </w:rPr>
        <w:t>Not Available in Customer Database</w:t>
      </w:r>
    </w:p>
    <w:p w:rsidR="002E4DCE" w:rsidRPr="00553174" w:rsidRDefault="002E4DCE" w:rsidP="002E4DCE">
      <w:pPr>
        <w:pStyle w:val="HTMLPreformatted"/>
        <w:rPr>
          <w:rFonts w:asciiTheme="minorHAnsi" w:hAnsiTheme="minorHAnsi"/>
        </w:rPr>
      </w:pPr>
      <w:r w:rsidRPr="00553174">
        <w:rPr>
          <w:rFonts w:asciiTheme="minorHAnsi" w:hAnsiTheme="minorHAnsi"/>
        </w:rPr>
        <w:t>Julie</w:t>
      </w:r>
    </w:p>
    <w:p w:rsidR="002E4DCE" w:rsidRPr="00553174" w:rsidRDefault="002E4DCE" w:rsidP="002E4DCE">
      <w:pPr>
        <w:pStyle w:val="HTMLPreformatted"/>
        <w:rPr>
          <w:rFonts w:asciiTheme="minorHAnsi" w:hAnsiTheme="minorHAnsi"/>
        </w:rPr>
      </w:pPr>
      <w:r w:rsidRPr="00553174">
        <w:rPr>
          <w:rFonts w:asciiTheme="minorHAnsi" w:hAnsiTheme="minorHAnsi"/>
        </w:rPr>
        <w:t>Not Available in Customer Database</w:t>
      </w:r>
    </w:p>
    <w:p w:rsidR="002E4DCE" w:rsidRPr="00553174" w:rsidRDefault="00553174" w:rsidP="00695A63">
      <w:pPr>
        <w:shd w:val="clear" w:color="auto" w:fill="F9FBF9"/>
        <w:spacing w:after="0" w:line="345" w:lineRule="atLeast"/>
        <w:jc w:val="both"/>
        <w:rPr>
          <w:b/>
          <w:color w:val="000000"/>
          <w:sz w:val="20"/>
          <w:szCs w:val="20"/>
        </w:rPr>
      </w:pPr>
      <w:r w:rsidRPr="00553174">
        <w:rPr>
          <w:b/>
        </w:rPr>
        <w:t>Business Delegate Pattern</w:t>
      </w:r>
      <w:r w:rsidRPr="00553174">
        <w:rPr>
          <w:b/>
        </w:rPr>
        <w:sym w:font="Wingdings" w:char="F0E0"/>
      </w:r>
    </w:p>
    <w:p w:rsidR="00553174" w:rsidRDefault="00553174" w:rsidP="00553174">
      <w:pPr>
        <w:pStyle w:val="NormalWeb"/>
      </w:pPr>
      <w:r>
        <w:t>Business Delegate Pattern is used to decouple presentation tier and business tier. It is basically use to reduce communication or remote lookup functionality to business tier code in presentation tier code. In business tier we have following entities.</w:t>
      </w:r>
    </w:p>
    <w:p w:rsidR="00553174" w:rsidRDefault="00553174" w:rsidP="00553174">
      <w:pPr>
        <w:pStyle w:val="NormalWeb"/>
        <w:numPr>
          <w:ilvl w:val="0"/>
          <w:numId w:val="309"/>
        </w:numPr>
      </w:pPr>
      <w:r>
        <w:rPr>
          <w:b/>
          <w:bCs/>
        </w:rPr>
        <w:t>Client</w:t>
      </w:r>
      <w:r>
        <w:t xml:space="preserve"> - Presentation tier code may be JSP, servlet or UI java code.</w:t>
      </w:r>
    </w:p>
    <w:p w:rsidR="00553174" w:rsidRDefault="00553174" w:rsidP="00553174">
      <w:pPr>
        <w:pStyle w:val="NormalWeb"/>
        <w:numPr>
          <w:ilvl w:val="0"/>
          <w:numId w:val="309"/>
        </w:numPr>
      </w:pPr>
      <w:r>
        <w:rPr>
          <w:b/>
          <w:bCs/>
        </w:rPr>
        <w:t>Business Delegate</w:t>
      </w:r>
      <w:r>
        <w:t xml:space="preserve"> - A single entry point class for client entities to provide access to Business Service methods.</w:t>
      </w:r>
    </w:p>
    <w:p w:rsidR="00553174" w:rsidRDefault="00553174" w:rsidP="00553174">
      <w:pPr>
        <w:pStyle w:val="NormalWeb"/>
        <w:numPr>
          <w:ilvl w:val="0"/>
          <w:numId w:val="309"/>
        </w:numPr>
      </w:pPr>
      <w:r>
        <w:rPr>
          <w:b/>
          <w:bCs/>
        </w:rPr>
        <w:t>LookUp Service</w:t>
      </w:r>
      <w:r>
        <w:t xml:space="preserve"> - Lookup service object is responsible to get relative business implementation and provide business object access to business delegate object.</w:t>
      </w:r>
    </w:p>
    <w:p w:rsidR="00553174" w:rsidRDefault="00553174" w:rsidP="00553174">
      <w:pPr>
        <w:pStyle w:val="NormalWeb"/>
        <w:numPr>
          <w:ilvl w:val="0"/>
          <w:numId w:val="309"/>
        </w:numPr>
      </w:pPr>
      <w:r>
        <w:rPr>
          <w:b/>
          <w:bCs/>
        </w:rPr>
        <w:t>Business Service</w:t>
      </w:r>
      <w:r>
        <w:t xml:space="preserve"> - Business Service interface. Concrete classes implement this business service to provide actual business implementation logic.</w:t>
      </w:r>
    </w:p>
    <w:p w:rsidR="00553174" w:rsidRDefault="00553174" w:rsidP="00553174">
      <w:pPr>
        <w:pStyle w:val="Heading2"/>
      </w:pPr>
      <w:r>
        <w:t>Implementation</w:t>
      </w:r>
    </w:p>
    <w:p w:rsidR="00553174" w:rsidRDefault="00553174" w:rsidP="00553174">
      <w:pPr>
        <w:pStyle w:val="NormalWeb"/>
      </w:pPr>
      <w:r>
        <w:t xml:space="preserve">We are going to create a </w:t>
      </w:r>
      <w:r>
        <w:rPr>
          <w:i/>
          <w:iCs/>
        </w:rPr>
        <w:t>Client</w:t>
      </w:r>
      <w:r>
        <w:t xml:space="preserve">, </w:t>
      </w:r>
      <w:r>
        <w:rPr>
          <w:i/>
          <w:iCs/>
        </w:rPr>
        <w:t>BusinessDelegate</w:t>
      </w:r>
      <w:r>
        <w:t xml:space="preserve">, </w:t>
      </w:r>
      <w:r>
        <w:rPr>
          <w:i/>
          <w:iCs/>
        </w:rPr>
        <w:t>BusinessService</w:t>
      </w:r>
      <w:r>
        <w:t xml:space="preserve">, </w:t>
      </w:r>
      <w:r>
        <w:rPr>
          <w:i/>
          <w:iCs/>
        </w:rPr>
        <w:t>LookUpService</w:t>
      </w:r>
      <w:r>
        <w:t xml:space="preserve">, </w:t>
      </w:r>
      <w:r>
        <w:rPr>
          <w:i/>
          <w:iCs/>
        </w:rPr>
        <w:t>JMSService</w:t>
      </w:r>
      <w:r>
        <w:t xml:space="preserve"> and </w:t>
      </w:r>
      <w:r>
        <w:rPr>
          <w:i/>
          <w:iCs/>
        </w:rPr>
        <w:t>EJBService</w:t>
      </w:r>
      <w:r>
        <w:t xml:space="preserve"> representing various entities of Business Delegate patterns.</w:t>
      </w:r>
    </w:p>
    <w:p w:rsidR="00553174" w:rsidRDefault="00553174" w:rsidP="00553174">
      <w:pPr>
        <w:pStyle w:val="NormalWeb"/>
      </w:pPr>
      <w:r>
        <w:rPr>
          <w:i/>
          <w:iCs/>
        </w:rPr>
        <w:t>BusinessDelegatePatternDemo</w:t>
      </w:r>
      <w:r>
        <w:t xml:space="preserve">, our demo class, will use </w:t>
      </w:r>
      <w:r>
        <w:rPr>
          <w:i/>
          <w:iCs/>
        </w:rPr>
        <w:t>BusinessDelegate</w:t>
      </w:r>
      <w:r>
        <w:t xml:space="preserve"> and </w:t>
      </w:r>
      <w:r>
        <w:rPr>
          <w:i/>
          <w:iCs/>
        </w:rPr>
        <w:t>Client</w:t>
      </w:r>
      <w:r>
        <w:t xml:space="preserve"> to demonstrate use of Business Delegate pattern.</w:t>
      </w:r>
    </w:p>
    <w:p w:rsidR="00553174" w:rsidRDefault="00553174" w:rsidP="00553174">
      <w:r>
        <w:rPr>
          <w:noProof/>
        </w:rPr>
        <w:lastRenderedPageBreak/>
        <w:drawing>
          <wp:inline distT="0" distB="0" distL="0" distR="0">
            <wp:extent cx="5334000" cy="3914775"/>
            <wp:effectExtent l="0" t="0" r="0" b="9525"/>
            <wp:docPr id="60" name="Picture 60" descr="Business Delegate Pattern 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Business Delegate Pattern UML Diagram"/>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334000" cy="3914775"/>
                    </a:xfrm>
                    <a:prstGeom prst="rect">
                      <a:avLst/>
                    </a:prstGeom>
                    <a:noFill/>
                    <a:ln>
                      <a:noFill/>
                    </a:ln>
                  </pic:spPr>
                </pic:pic>
              </a:graphicData>
            </a:graphic>
          </wp:inline>
        </w:drawing>
      </w:r>
    </w:p>
    <w:p w:rsidR="00553174" w:rsidRDefault="00553174" w:rsidP="00553174">
      <w:pPr>
        <w:pStyle w:val="Heading2"/>
      </w:pPr>
      <w:r>
        <w:t>Step 1</w:t>
      </w:r>
    </w:p>
    <w:p w:rsidR="00553174" w:rsidRDefault="00553174" w:rsidP="00553174">
      <w:pPr>
        <w:pStyle w:val="NormalWeb"/>
      </w:pPr>
      <w:r>
        <w:t>Create BusinessService Interface.</w:t>
      </w:r>
    </w:p>
    <w:p w:rsidR="00553174" w:rsidRDefault="00553174" w:rsidP="00553174">
      <w:pPr>
        <w:pStyle w:val="NormalWeb"/>
      </w:pPr>
      <w:r>
        <w:rPr>
          <w:i/>
          <w:iCs/>
        </w:rPr>
        <w:t>BusinessService.java</w:t>
      </w:r>
    </w:p>
    <w:p w:rsidR="00553174" w:rsidRDefault="00553174" w:rsidP="00553174">
      <w:pPr>
        <w:pStyle w:val="HTMLPreformatted"/>
        <w:rPr>
          <w:rStyle w:val="pln"/>
          <w:rFonts w:eastAsiaTheme="majorEastAsia"/>
        </w:rPr>
      </w:pPr>
      <w:proofErr w:type="gramStart"/>
      <w:r>
        <w:rPr>
          <w:rStyle w:val="kwd"/>
        </w:rPr>
        <w:t>public</w:t>
      </w:r>
      <w:proofErr w:type="gramEnd"/>
      <w:r>
        <w:rPr>
          <w:rStyle w:val="pln"/>
          <w:rFonts w:eastAsiaTheme="majorEastAsia"/>
        </w:rPr>
        <w:t xml:space="preserve"> </w:t>
      </w:r>
      <w:r>
        <w:rPr>
          <w:rStyle w:val="kwd"/>
        </w:rPr>
        <w:t>interface</w:t>
      </w:r>
      <w:r>
        <w:rPr>
          <w:rStyle w:val="pln"/>
          <w:rFonts w:eastAsiaTheme="majorEastAsia"/>
        </w:rPr>
        <w:t xml:space="preserve"> </w:t>
      </w:r>
      <w:r>
        <w:rPr>
          <w:rStyle w:val="typ"/>
        </w:rPr>
        <w:t>BusinessService</w:t>
      </w:r>
      <w:r>
        <w:rPr>
          <w:rStyle w:val="pln"/>
          <w:rFonts w:eastAsiaTheme="majorEastAsia"/>
        </w:rPr>
        <w:t xml:space="preserve"> </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kwd"/>
        </w:rPr>
        <w:t>public</w:t>
      </w:r>
      <w:proofErr w:type="gramEnd"/>
      <w:r>
        <w:rPr>
          <w:rStyle w:val="pln"/>
          <w:rFonts w:eastAsiaTheme="majorEastAsia"/>
        </w:rPr>
        <w:t xml:space="preserve"> </w:t>
      </w:r>
      <w:r>
        <w:rPr>
          <w:rStyle w:val="kwd"/>
        </w:rPr>
        <w:t>void</w:t>
      </w:r>
      <w:r>
        <w:rPr>
          <w:rStyle w:val="pln"/>
          <w:rFonts w:eastAsiaTheme="majorEastAsia"/>
        </w:rPr>
        <w:t xml:space="preserve"> doProcessing</w:t>
      </w:r>
      <w:r>
        <w:rPr>
          <w:rStyle w:val="pun"/>
        </w:rPr>
        <w:t>();</w:t>
      </w:r>
    </w:p>
    <w:p w:rsidR="00553174" w:rsidRDefault="00553174" w:rsidP="00553174">
      <w:pPr>
        <w:pStyle w:val="HTMLPreformatted"/>
      </w:pPr>
      <w:r>
        <w:rPr>
          <w:rStyle w:val="pun"/>
        </w:rPr>
        <w:t>}</w:t>
      </w:r>
    </w:p>
    <w:p w:rsidR="00553174" w:rsidRDefault="00553174" w:rsidP="00553174">
      <w:pPr>
        <w:pStyle w:val="Heading2"/>
      </w:pPr>
      <w:r>
        <w:t>Step 2</w:t>
      </w:r>
    </w:p>
    <w:p w:rsidR="00553174" w:rsidRDefault="00553174" w:rsidP="00553174">
      <w:pPr>
        <w:pStyle w:val="NormalWeb"/>
      </w:pPr>
      <w:r>
        <w:t>Create concrete Service classes.</w:t>
      </w:r>
    </w:p>
    <w:p w:rsidR="00553174" w:rsidRDefault="00553174" w:rsidP="00553174">
      <w:pPr>
        <w:pStyle w:val="NormalWeb"/>
      </w:pPr>
      <w:r>
        <w:rPr>
          <w:i/>
          <w:iCs/>
        </w:rPr>
        <w:t>EJBService.java</w:t>
      </w:r>
    </w:p>
    <w:p w:rsidR="00553174" w:rsidRDefault="00553174" w:rsidP="00553174">
      <w:pPr>
        <w:pStyle w:val="HTMLPreformatted"/>
        <w:rPr>
          <w:rStyle w:val="pln"/>
          <w:rFonts w:eastAsiaTheme="majorEastAsia"/>
        </w:rPr>
      </w:pPr>
      <w:proofErr w:type="gramStart"/>
      <w:r>
        <w:rPr>
          <w:rStyle w:val="kwd"/>
        </w:rPr>
        <w:t>public</w:t>
      </w:r>
      <w:proofErr w:type="gramEnd"/>
      <w:r>
        <w:rPr>
          <w:rStyle w:val="pln"/>
          <w:rFonts w:eastAsiaTheme="majorEastAsia"/>
        </w:rPr>
        <w:t xml:space="preserve"> </w:t>
      </w:r>
      <w:r>
        <w:rPr>
          <w:rStyle w:val="kwd"/>
        </w:rPr>
        <w:t>class</w:t>
      </w:r>
      <w:r>
        <w:rPr>
          <w:rStyle w:val="pln"/>
          <w:rFonts w:eastAsiaTheme="majorEastAsia"/>
        </w:rPr>
        <w:t xml:space="preserve"> </w:t>
      </w:r>
      <w:r>
        <w:rPr>
          <w:rStyle w:val="typ"/>
        </w:rPr>
        <w:t>EJBService</w:t>
      </w:r>
      <w:r>
        <w:rPr>
          <w:rStyle w:val="pln"/>
          <w:rFonts w:eastAsiaTheme="majorEastAsia"/>
        </w:rPr>
        <w:t xml:space="preserve"> </w:t>
      </w:r>
      <w:r>
        <w:rPr>
          <w:rStyle w:val="kwd"/>
        </w:rPr>
        <w:t>implements</w:t>
      </w:r>
      <w:r>
        <w:rPr>
          <w:rStyle w:val="pln"/>
          <w:rFonts w:eastAsiaTheme="majorEastAsia"/>
        </w:rPr>
        <w:t xml:space="preserve"> </w:t>
      </w:r>
      <w:r>
        <w:rPr>
          <w:rStyle w:val="typ"/>
        </w:rPr>
        <w:t>BusinessService</w:t>
      </w:r>
      <w:r>
        <w:rPr>
          <w:rStyle w:val="pln"/>
          <w:rFonts w:eastAsiaTheme="majorEastAsia"/>
        </w:rPr>
        <w:t xml:space="preserve"> </w:t>
      </w:r>
      <w:r>
        <w:rPr>
          <w:rStyle w:val="pun"/>
        </w:rPr>
        <w:t>{</w:t>
      </w:r>
    </w:p>
    <w:p w:rsidR="00553174" w:rsidRDefault="00553174" w:rsidP="00553174">
      <w:pPr>
        <w:pStyle w:val="HTMLPreformatted"/>
        <w:rPr>
          <w:rStyle w:val="pln"/>
          <w:rFonts w:eastAsiaTheme="majorEastAsia"/>
        </w:rPr>
      </w:pPr>
    </w:p>
    <w:p w:rsidR="00553174" w:rsidRDefault="00553174" w:rsidP="00553174">
      <w:pPr>
        <w:pStyle w:val="HTMLPreformatted"/>
        <w:rPr>
          <w:rStyle w:val="pln"/>
          <w:rFonts w:eastAsiaTheme="majorEastAsia"/>
        </w:rPr>
      </w:pPr>
      <w:r>
        <w:rPr>
          <w:rStyle w:val="pln"/>
          <w:rFonts w:eastAsiaTheme="majorEastAsia"/>
        </w:rPr>
        <w:t xml:space="preserve">   </w:t>
      </w:r>
      <w:r>
        <w:rPr>
          <w:rStyle w:val="lit"/>
        </w:rPr>
        <w:t>@Override</w:t>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kwd"/>
        </w:rPr>
        <w:t>public</w:t>
      </w:r>
      <w:proofErr w:type="gramEnd"/>
      <w:r>
        <w:rPr>
          <w:rStyle w:val="pln"/>
          <w:rFonts w:eastAsiaTheme="majorEastAsia"/>
        </w:rPr>
        <w:t xml:space="preserve"> </w:t>
      </w:r>
      <w:r>
        <w:rPr>
          <w:rStyle w:val="kwd"/>
        </w:rPr>
        <w:t>void</w:t>
      </w:r>
      <w:r>
        <w:rPr>
          <w:rStyle w:val="pln"/>
          <w:rFonts w:eastAsiaTheme="majorEastAsia"/>
        </w:rPr>
        <w:t xml:space="preserve"> doProcessing</w:t>
      </w:r>
      <w:r>
        <w:rPr>
          <w:rStyle w:val="pun"/>
        </w:rPr>
        <w:t>()</w:t>
      </w:r>
      <w:r>
        <w:rPr>
          <w:rStyle w:val="pln"/>
          <w:rFonts w:eastAsiaTheme="majorEastAsia"/>
        </w:rPr>
        <w:t xml:space="preserve"> </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typ"/>
        </w:rPr>
        <w:t>System</w:t>
      </w:r>
      <w:r>
        <w:rPr>
          <w:rStyle w:val="pun"/>
        </w:rPr>
        <w:t>.</w:t>
      </w:r>
      <w:r>
        <w:rPr>
          <w:rStyle w:val="kwd"/>
        </w:rPr>
        <w:t>out</w:t>
      </w:r>
      <w:r>
        <w:rPr>
          <w:rStyle w:val="pun"/>
        </w:rPr>
        <w:t>.</w:t>
      </w:r>
      <w:r>
        <w:rPr>
          <w:rStyle w:val="pln"/>
          <w:rFonts w:eastAsiaTheme="majorEastAsia"/>
        </w:rPr>
        <w:t>println</w:t>
      </w:r>
      <w:r>
        <w:rPr>
          <w:rStyle w:val="pun"/>
        </w:rPr>
        <w:t>(</w:t>
      </w:r>
      <w:proofErr w:type="gramEnd"/>
      <w:r>
        <w:rPr>
          <w:rStyle w:val="str"/>
        </w:rPr>
        <w:t>"Processing task by invoking EJB Service"</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r>
        <w:rPr>
          <w:rStyle w:val="pun"/>
        </w:rPr>
        <w:t>}</w:t>
      </w:r>
    </w:p>
    <w:p w:rsidR="00553174" w:rsidRDefault="00553174" w:rsidP="00553174">
      <w:pPr>
        <w:pStyle w:val="HTMLPreformatted"/>
      </w:pPr>
      <w:r>
        <w:rPr>
          <w:rStyle w:val="pun"/>
        </w:rPr>
        <w:t>}</w:t>
      </w:r>
    </w:p>
    <w:p w:rsidR="00553174" w:rsidRDefault="00553174" w:rsidP="00553174">
      <w:pPr>
        <w:pStyle w:val="NormalWeb"/>
      </w:pPr>
      <w:r>
        <w:rPr>
          <w:i/>
          <w:iCs/>
        </w:rPr>
        <w:t>JMSService.java</w:t>
      </w:r>
    </w:p>
    <w:p w:rsidR="00553174" w:rsidRDefault="00553174" w:rsidP="00553174">
      <w:pPr>
        <w:pStyle w:val="HTMLPreformatted"/>
        <w:rPr>
          <w:rStyle w:val="pln"/>
          <w:rFonts w:eastAsiaTheme="majorEastAsia"/>
        </w:rPr>
      </w:pPr>
      <w:proofErr w:type="gramStart"/>
      <w:r>
        <w:rPr>
          <w:rStyle w:val="kwd"/>
        </w:rPr>
        <w:lastRenderedPageBreak/>
        <w:t>public</w:t>
      </w:r>
      <w:proofErr w:type="gramEnd"/>
      <w:r>
        <w:rPr>
          <w:rStyle w:val="pln"/>
          <w:rFonts w:eastAsiaTheme="majorEastAsia"/>
        </w:rPr>
        <w:t xml:space="preserve"> </w:t>
      </w:r>
      <w:r>
        <w:rPr>
          <w:rStyle w:val="kwd"/>
        </w:rPr>
        <w:t>class</w:t>
      </w:r>
      <w:r>
        <w:rPr>
          <w:rStyle w:val="pln"/>
          <w:rFonts w:eastAsiaTheme="majorEastAsia"/>
        </w:rPr>
        <w:t xml:space="preserve"> </w:t>
      </w:r>
      <w:r>
        <w:rPr>
          <w:rStyle w:val="typ"/>
        </w:rPr>
        <w:t>JMSService</w:t>
      </w:r>
      <w:r>
        <w:rPr>
          <w:rStyle w:val="pln"/>
          <w:rFonts w:eastAsiaTheme="majorEastAsia"/>
        </w:rPr>
        <w:t xml:space="preserve"> </w:t>
      </w:r>
      <w:r>
        <w:rPr>
          <w:rStyle w:val="kwd"/>
        </w:rPr>
        <w:t>implements</w:t>
      </w:r>
      <w:r>
        <w:rPr>
          <w:rStyle w:val="pln"/>
          <w:rFonts w:eastAsiaTheme="majorEastAsia"/>
        </w:rPr>
        <w:t xml:space="preserve"> </w:t>
      </w:r>
      <w:r>
        <w:rPr>
          <w:rStyle w:val="typ"/>
        </w:rPr>
        <w:t>BusinessService</w:t>
      </w:r>
      <w:r>
        <w:rPr>
          <w:rStyle w:val="pln"/>
          <w:rFonts w:eastAsiaTheme="majorEastAsia"/>
        </w:rPr>
        <w:t xml:space="preserve"> </w:t>
      </w:r>
      <w:r>
        <w:rPr>
          <w:rStyle w:val="pun"/>
        </w:rPr>
        <w:t>{</w:t>
      </w:r>
    </w:p>
    <w:p w:rsidR="00553174" w:rsidRDefault="00553174" w:rsidP="00553174">
      <w:pPr>
        <w:pStyle w:val="HTMLPreformatted"/>
        <w:rPr>
          <w:rStyle w:val="pln"/>
          <w:rFonts w:eastAsiaTheme="majorEastAsia"/>
        </w:rPr>
      </w:pPr>
    </w:p>
    <w:p w:rsidR="00553174" w:rsidRDefault="00553174" w:rsidP="00553174">
      <w:pPr>
        <w:pStyle w:val="HTMLPreformatted"/>
        <w:rPr>
          <w:rStyle w:val="pln"/>
          <w:rFonts w:eastAsiaTheme="majorEastAsia"/>
        </w:rPr>
      </w:pPr>
      <w:r>
        <w:rPr>
          <w:rStyle w:val="pln"/>
          <w:rFonts w:eastAsiaTheme="majorEastAsia"/>
        </w:rPr>
        <w:t xml:space="preserve">   </w:t>
      </w:r>
      <w:r>
        <w:rPr>
          <w:rStyle w:val="lit"/>
        </w:rPr>
        <w:t>@Override</w:t>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kwd"/>
        </w:rPr>
        <w:t>public</w:t>
      </w:r>
      <w:proofErr w:type="gramEnd"/>
      <w:r>
        <w:rPr>
          <w:rStyle w:val="pln"/>
          <w:rFonts w:eastAsiaTheme="majorEastAsia"/>
        </w:rPr>
        <w:t xml:space="preserve"> </w:t>
      </w:r>
      <w:r>
        <w:rPr>
          <w:rStyle w:val="kwd"/>
        </w:rPr>
        <w:t>void</w:t>
      </w:r>
      <w:r>
        <w:rPr>
          <w:rStyle w:val="pln"/>
          <w:rFonts w:eastAsiaTheme="majorEastAsia"/>
        </w:rPr>
        <w:t xml:space="preserve"> doProcessing</w:t>
      </w:r>
      <w:r>
        <w:rPr>
          <w:rStyle w:val="pun"/>
        </w:rPr>
        <w:t>()</w:t>
      </w:r>
      <w:r>
        <w:rPr>
          <w:rStyle w:val="pln"/>
          <w:rFonts w:eastAsiaTheme="majorEastAsia"/>
        </w:rPr>
        <w:t xml:space="preserve"> </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typ"/>
        </w:rPr>
        <w:t>System</w:t>
      </w:r>
      <w:r>
        <w:rPr>
          <w:rStyle w:val="pun"/>
        </w:rPr>
        <w:t>.</w:t>
      </w:r>
      <w:r>
        <w:rPr>
          <w:rStyle w:val="kwd"/>
        </w:rPr>
        <w:t>out</w:t>
      </w:r>
      <w:r>
        <w:rPr>
          <w:rStyle w:val="pun"/>
        </w:rPr>
        <w:t>.</w:t>
      </w:r>
      <w:r>
        <w:rPr>
          <w:rStyle w:val="pln"/>
          <w:rFonts w:eastAsiaTheme="majorEastAsia"/>
        </w:rPr>
        <w:t>println</w:t>
      </w:r>
      <w:r>
        <w:rPr>
          <w:rStyle w:val="pun"/>
        </w:rPr>
        <w:t>(</w:t>
      </w:r>
      <w:proofErr w:type="gramEnd"/>
      <w:r>
        <w:rPr>
          <w:rStyle w:val="str"/>
        </w:rPr>
        <w:t>"Processing task by invoking JMS Service"</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r>
        <w:rPr>
          <w:rStyle w:val="pun"/>
        </w:rPr>
        <w:t>}</w:t>
      </w:r>
    </w:p>
    <w:p w:rsidR="00553174" w:rsidRDefault="00553174" w:rsidP="00553174">
      <w:pPr>
        <w:pStyle w:val="HTMLPreformatted"/>
      </w:pPr>
      <w:r>
        <w:rPr>
          <w:rStyle w:val="pun"/>
        </w:rPr>
        <w:t>}</w:t>
      </w:r>
    </w:p>
    <w:p w:rsidR="00553174" w:rsidRDefault="00553174" w:rsidP="00553174">
      <w:pPr>
        <w:pStyle w:val="Heading2"/>
      </w:pPr>
      <w:r>
        <w:t>Step 3</w:t>
      </w:r>
    </w:p>
    <w:p w:rsidR="00553174" w:rsidRDefault="00553174" w:rsidP="00553174">
      <w:pPr>
        <w:pStyle w:val="NormalWeb"/>
      </w:pPr>
      <w:r>
        <w:t>Create Business Lookup Service.</w:t>
      </w:r>
    </w:p>
    <w:p w:rsidR="00553174" w:rsidRDefault="00553174" w:rsidP="00553174">
      <w:pPr>
        <w:pStyle w:val="NormalWeb"/>
      </w:pPr>
      <w:r>
        <w:rPr>
          <w:i/>
          <w:iCs/>
        </w:rPr>
        <w:t>BusinessLookUp.java</w:t>
      </w:r>
    </w:p>
    <w:p w:rsidR="00553174" w:rsidRDefault="00553174" w:rsidP="00553174">
      <w:pPr>
        <w:pStyle w:val="HTMLPreformatted"/>
        <w:rPr>
          <w:rStyle w:val="pln"/>
          <w:rFonts w:eastAsiaTheme="majorEastAsia"/>
        </w:rPr>
      </w:pPr>
      <w:proofErr w:type="gramStart"/>
      <w:r>
        <w:rPr>
          <w:rStyle w:val="kwd"/>
        </w:rPr>
        <w:t>public</w:t>
      </w:r>
      <w:proofErr w:type="gramEnd"/>
      <w:r>
        <w:rPr>
          <w:rStyle w:val="pln"/>
          <w:rFonts w:eastAsiaTheme="majorEastAsia"/>
        </w:rPr>
        <w:t xml:space="preserve"> </w:t>
      </w:r>
      <w:r>
        <w:rPr>
          <w:rStyle w:val="kwd"/>
        </w:rPr>
        <w:t>class</w:t>
      </w:r>
      <w:r>
        <w:rPr>
          <w:rStyle w:val="pln"/>
          <w:rFonts w:eastAsiaTheme="majorEastAsia"/>
        </w:rPr>
        <w:t xml:space="preserve"> </w:t>
      </w:r>
      <w:r>
        <w:rPr>
          <w:rStyle w:val="typ"/>
        </w:rPr>
        <w:t>BusinessLookUp</w:t>
      </w:r>
      <w:r>
        <w:rPr>
          <w:rStyle w:val="pln"/>
          <w:rFonts w:eastAsiaTheme="majorEastAsia"/>
        </w:rPr>
        <w:t xml:space="preserve"> </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kwd"/>
        </w:rPr>
        <w:t>public</w:t>
      </w:r>
      <w:proofErr w:type="gramEnd"/>
      <w:r>
        <w:rPr>
          <w:rStyle w:val="pln"/>
          <w:rFonts w:eastAsiaTheme="majorEastAsia"/>
        </w:rPr>
        <w:t xml:space="preserve"> </w:t>
      </w:r>
      <w:r>
        <w:rPr>
          <w:rStyle w:val="typ"/>
        </w:rPr>
        <w:t>BusinessService</w:t>
      </w:r>
      <w:r>
        <w:rPr>
          <w:rStyle w:val="pln"/>
          <w:rFonts w:eastAsiaTheme="majorEastAsia"/>
        </w:rPr>
        <w:t xml:space="preserve"> getBusinessService</w:t>
      </w:r>
      <w:r>
        <w:rPr>
          <w:rStyle w:val="pun"/>
        </w:rPr>
        <w:t>(</w:t>
      </w:r>
      <w:r>
        <w:rPr>
          <w:rStyle w:val="typ"/>
        </w:rPr>
        <w:t>String</w:t>
      </w:r>
      <w:r>
        <w:rPr>
          <w:rStyle w:val="pln"/>
          <w:rFonts w:eastAsiaTheme="majorEastAsia"/>
        </w:rPr>
        <w:t xml:space="preserve"> serviceType</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kwd"/>
        </w:rPr>
        <w:t>if</w:t>
      </w:r>
      <w:r>
        <w:rPr>
          <w:rStyle w:val="pun"/>
        </w:rPr>
        <w:t>(</w:t>
      </w:r>
      <w:proofErr w:type="gramEnd"/>
      <w:r>
        <w:rPr>
          <w:rStyle w:val="pln"/>
          <w:rFonts w:eastAsiaTheme="majorEastAsia"/>
        </w:rPr>
        <w:t>serviceType</w:t>
      </w:r>
      <w:r>
        <w:rPr>
          <w:rStyle w:val="pun"/>
        </w:rPr>
        <w:t>.</w:t>
      </w:r>
      <w:r>
        <w:rPr>
          <w:rStyle w:val="pln"/>
          <w:rFonts w:eastAsiaTheme="majorEastAsia"/>
        </w:rPr>
        <w:t>equalsIgnoreCase</w:t>
      </w:r>
      <w:r>
        <w:rPr>
          <w:rStyle w:val="pun"/>
        </w:rPr>
        <w:t>(</w:t>
      </w:r>
      <w:r>
        <w:rPr>
          <w:rStyle w:val="str"/>
        </w:rPr>
        <w:t>"EJB"</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kwd"/>
        </w:rPr>
        <w:t>return</w:t>
      </w:r>
      <w:proofErr w:type="gramEnd"/>
      <w:r>
        <w:rPr>
          <w:rStyle w:val="pln"/>
          <w:rFonts w:eastAsiaTheme="majorEastAsia"/>
        </w:rPr>
        <w:t xml:space="preserve"> </w:t>
      </w:r>
      <w:r>
        <w:rPr>
          <w:rStyle w:val="kwd"/>
        </w:rPr>
        <w:t>new</w:t>
      </w:r>
      <w:r>
        <w:rPr>
          <w:rStyle w:val="pln"/>
          <w:rFonts w:eastAsiaTheme="majorEastAsia"/>
        </w:rPr>
        <w:t xml:space="preserve"> </w:t>
      </w:r>
      <w:r>
        <w:rPr>
          <w:rStyle w:val="typ"/>
        </w:rPr>
        <w:t>EJBService</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kwd"/>
        </w:rPr>
        <w:t>else</w:t>
      </w:r>
      <w:proofErr w:type="gramEnd"/>
      <w:r>
        <w:rPr>
          <w:rStyle w:val="pln"/>
          <w:rFonts w:eastAsiaTheme="majorEastAsia"/>
        </w:rPr>
        <w:t xml:space="preserve"> </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kwd"/>
        </w:rPr>
        <w:t>return</w:t>
      </w:r>
      <w:proofErr w:type="gramEnd"/>
      <w:r>
        <w:rPr>
          <w:rStyle w:val="pln"/>
          <w:rFonts w:eastAsiaTheme="majorEastAsia"/>
        </w:rPr>
        <w:t xml:space="preserve"> </w:t>
      </w:r>
      <w:r>
        <w:rPr>
          <w:rStyle w:val="kwd"/>
        </w:rPr>
        <w:t>new</w:t>
      </w:r>
      <w:r>
        <w:rPr>
          <w:rStyle w:val="pln"/>
          <w:rFonts w:eastAsiaTheme="majorEastAsia"/>
        </w:rPr>
        <w:t xml:space="preserve"> </w:t>
      </w:r>
      <w:r>
        <w:rPr>
          <w:rStyle w:val="typ"/>
        </w:rPr>
        <w:t>JMSService</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r>
        <w:rPr>
          <w:rStyle w:val="pun"/>
        </w:rPr>
        <w:t>}</w:t>
      </w:r>
    </w:p>
    <w:p w:rsidR="00553174" w:rsidRDefault="00553174" w:rsidP="00553174">
      <w:pPr>
        <w:pStyle w:val="HTMLPreformatted"/>
      </w:pPr>
      <w:r>
        <w:rPr>
          <w:rStyle w:val="pun"/>
        </w:rPr>
        <w:t>}</w:t>
      </w:r>
    </w:p>
    <w:p w:rsidR="00553174" w:rsidRDefault="00553174" w:rsidP="00553174">
      <w:pPr>
        <w:pStyle w:val="Heading2"/>
      </w:pPr>
      <w:r>
        <w:t>Step 4</w:t>
      </w:r>
    </w:p>
    <w:p w:rsidR="00553174" w:rsidRDefault="00553174" w:rsidP="00553174">
      <w:pPr>
        <w:pStyle w:val="NormalWeb"/>
      </w:pPr>
      <w:r>
        <w:t>Create Business Delegate.</w:t>
      </w:r>
    </w:p>
    <w:p w:rsidR="00553174" w:rsidRDefault="00553174" w:rsidP="00553174">
      <w:pPr>
        <w:pStyle w:val="NormalWeb"/>
      </w:pPr>
      <w:r>
        <w:rPr>
          <w:i/>
          <w:iCs/>
        </w:rPr>
        <w:t>BusinessDelegate.java</w:t>
      </w:r>
    </w:p>
    <w:p w:rsidR="00553174" w:rsidRDefault="00553174" w:rsidP="00553174">
      <w:pPr>
        <w:pStyle w:val="HTMLPreformatted"/>
        <w:rPr>
          <w:rStyle w:val="pln"/>
          <w:rFonts w:eastAsiaTheme="majorEastAsia"/>
        </w:rPr>
      </w:pPr>
      <w:proofErr w:type="gramStart"/>
      <w:r>
        <w:rPr>
          <w:rStyle w:val="kwd"/>
        </w:rPr>
        <w:t>public</w:t>
      </w:r>
      <w:proofErr w:type="gramEnd"/>
      <w:r>
        <w:rPr>
          <w:rStyle w:val="pln"/>
          <w:rFonts w:eastAsiaTheme="majorEastAsia"/>
        </w:rPr>
        <w:t xml:space="preserve"> </w:t>
      </w:r>
      <w:r>
        <w:rPr>
          <w:rStyle w:val="kwd"/>
        </w:rPr>
        <w:t>class</w:t>
      </w:r>
      <w:r>
        <w:rPr>
          <w:rStyle w:val="pln"/>
          <w:rFonts w:eastAsiaTheme="majorEastAsia"/>
        </w:rPr>
        <w:t xml:space="preserve"> </w:t>
      </w:r>
      <w:r>
        <w:rPr>
          <w:rStyle w:val="typ"/>
        </w:rPr>
        <w:t>BusinessDelegate</w:t>
      </w:r>
      <w:r>
        <w:rPr>
          <w:rStyle w:val="pln"/>
          <w:rFonts w:eastAsiaTheme="majorEastAsia"/>
        </w:rPr>
        <w:t xml:space="preserve"> </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kwd"/>
        </w:rPr>
        <w:t>private</w:t>
      </w:r>
      <w:proofErr w:type="gramEnd"/>
      <w:r>
        <w:rPr>
          <w:rStyle w:val="pln"/>
          <w:rFonts w:eastAsiaTheme="majorEastAsia"/>
        </w:rPr>
        <w:t xml:space="preserve"> </w:t>
      </w:r>
      <w:r>
        <w:rPr>
          <w:rStyle w:val="typ"/>
        </w:rPr>
        <w:t>BusinessLookUp</w:t>
      </w:r>
      <w:r>
        <w:rPr>
          <w:rStyle w:val="pln"/>
          <w:rFonts w:eastAsiaTheme="majorEastAsia"/>
        </w:rPr>
        <w:t xml:space="preserve"> lookupService </w:t>
      </w:r>
      <w:r>
        <w:rPr>
          <w:rStyle w:val="pun"/>
        </w:rPr>
        <w:t>=</w:t>
      </w:r>
      <w:r>
        <w:rPr>
          <w:rStyle w:val="pln"/>
          <w:rFonts w:eastAsiaTheme="majorEastAsia"/>
        </w:rPr>
        <w:t xml:space="preserve"> </w:t>
      </w:r>
      <w:r>
        <w:rPr>
          <w:rStyle w:val="kwd"/>
        </w:rPr>
        <w:t>new</w:t>
      </w:r>
      <w:r>
        <w:rPr>
          <w:rStyle w:val="pln"/>
          <w:rFonts w:eastAsiaTheme="majorEastAsia"/>
        </w:rPr>
        <w:t xml:space="preserve"> </w:t>
      </w:r>
      <w:r>
        <w:rPr>
          <w:rStyle w:val="typ"/>
        </w:rPr>
        <w:t>BusinessLookUp</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kwd"/>
        </w:rPr>
        <w:t>private</w:t>
      </w:r>
      <w:proofErr w:type="gramEnd"/>
      <w:r>
        <w:rPr>
          <w:rStyle w:val="pln"/>
          <w:rFonts w:eastAsiaTheme="majorEastAsia"/>
        </w:rPr>
        <w:t xml:space="preserve"> </w:t>
      </w:r>
      <w:r>
        <w:rPr>
          <w:rStyle w:val="typ"/>
        </w:rPr>
        <w:t>BusinessService</w:t>
      </w:r>
      <w:r>
        <w:rPr>
          <w:rStyle w:val="pln"/>
          <w:rFonts w:eastAsiaTheme="majorEastAsia"/>
        </w:rPr>
        <w:t xml:space="preserve"> businessService</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kwd"/>
        </w:rPr>
        <w:t>private</w:t>
      </w:r>
      <w:proofErr w:type="gramEnd"/>
      <w:r>
        <w:rPr>
          <w:rStyle w:val="pln"/>
          <w:rFonts w:eastAsiaTheme="majorEastAsia"/>
        </w:rPr>
        <w:t xml:space="preserve"> </w:t>
      </w:r>
      <w:r>
        <w:rPr>
          <w:rStyle w:val="typ"/>
        </w:rPr>
        <w:t>String</w:t>
      </w:r>
      <w:r>
        <w:rPr>
          <w:rStyle w:val="pln"/>
          <w:rFonts w:eastAsiaTheme="majorEastAsia"/>
        </w:rPr>
        <w:t xml:space="preserve"> serviceType</w:t>
      </w:r>
      <w:r>
        <w:rPr>
          <w:rStyle w:val="pun"/>
        </w:rPr>
        <w:t>;</w:t>
      </w:r>
    </w:p>
    <w:p w:rsidR="00553174" w:rsidRDefault="00553174" w:rsidP="00553174">
      <w:pPr>
        <w:pStyle w:val="HTMLPreformatted"/>
        <w:rPr>
          <w:rStyle w:val="pln"/>
          <w:rFonts w:eastAsiaTheme="majorEastAsia"/>
        </w:rPr>
      </w:pP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kwd"/>
        </w:rPr>
        <w:t>public</w:t>
      </w:r>
      <w:proofErr w:type="gramEnd"/>
      <w:r>
        <w:rPr>
          <w:rStyle w:val="pln"/>
          <w:rFonts w:eastAsiaTheme="majorEastAsia"/>
        </w:rPr>
        <w:t xml:space="preserve"> </w:t>
      </w:r>
      <w:r>
        <w:rPr>
          <w:rStyle w:val="kwd"/>
        </w:rPr>
        <w:t>void</w:t>
      </w:r>
      <w:r>
        <w:rPr>
          <w:rStyle w:val="pln"/>
          <w:rFonts w:eastAsiaTheme="majorEastAsia"/>
        </w:rPr>
        <w:t xml:space="preserve"> setServiceType</w:t>
      </w:r>
      <w:r>
        <w:rPr>
          <w:rStyle w:val="pun"/>
        </w:rPr>
        <w:t>(</w:t>
      </w:r>
      <w:r>
        <w:rPr>
          <w:rStyle w:val="typ"/>
        </w:rPr>
        <w:t>String</w:t>
      </w:r>
      <w:r>
        <w:rPr>
          <w:rStyle w:val="pln"/>
          <w:rFonts w:eastAsiaTheme="majorEastAsia"/>
        </w:rPr>
        <w:t xml:space="preserve"> serviceType</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r>
        <w:rPr>
          <w:rStyle w:val="kwd"/>
        </w:rPr>
        <w:t>this</w:t>
      </w:r>
      <w:r>
        <w:rPr>
          <w:rStyle w:val="pun"/>
        </w:rPr>
        <w:t>.</w:t>
      </w:r>
      <w:r>
        <w:rPr>
          <w:rStyle w:val="pln"/>
          <w:rFonts w:eastAsiaTheme="majorEastAsia"/>
        </w:rPr>
        <w:t xml:space="preserve">serviceType </w:t>
      </w:r>
      <w:r>
        <w:rPr>
          <w:rStyle w:val="pun"/>
        </w:rPr>
        <w:t>=</w:t>
      </w:r>
      <w:r>
        <w:rPr>
          <w:rStyle w:val="pln"/>
          <w:rFonts w:eastAsiaTheme="majorEastAsia"/>
        </w:rPr>
        <w:t xml:space="preserve"> serviceType</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r>
        <w:rPr>
          <w:rStyle w:val="pun"/>
        </w:rPr>
        <w:t>}</w:t>
      </w:r>
    </w:p>
    <w:p w:rsidR="00553174" w:rsidRDefault="00553174" w:rsidP="00553174">
      <w:pPr>
        <w:pStyle w:val="HTMLPreformatted"/>
        <w:rPr>
          <w:rStyle w:val="pln"/>
          <w:rFonts w:eastAsiaTheme="majorEastAsia"/>
        </w:rPr>
      </w:pP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kwd"/>
        </w:rPr>
        <w:t>public</w:t>
      </w:r>
      <w:proofErr w:type="gramEnd"/>
      <w:r>
        <w:rPr>
          <w:rStyle w:val="pln"/>
          <w:rFonts w:eastAsiaTheme="majorEastAsia"/>
        </w:rPr>
        <w:t xml:space="preserve"> </w:t>
      </w:r>
      <w:r>
        <w:rPr>
          <w:rStyle w:val="kwd"/>
        </w:rPr>
        <w:t>void</w:t>
      </w:r>
      <w:r>
        <w:rPr>
          <w:rStyle w:val="pln"/>
          <w:rFonts w:eastAsiaTheme="majorEastAsia"/>
        </w:rPr>
        <w:t xml:space="preserve"> doTask</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pln"/>
          <w:rFonts w:eastAsiaTheme="majorEastAsia"/>
        </w:rPr>
        <w:t>businessService</w:t>
      </w:r>
      <w:proofErr w:type="gramEnd"/>
      <w:r>
        <w:rPr>
          <w:rStyle w:val="pln"/>
          <w:rFonts w:eastAsiaTheme="majorEastAsia"/>
        </w:rPr>
        <w:t xml:space="preserve"> </w:t>
      </w:r>
      <w:r>
        <w:rPr>
          <w:rStyle w:val="pun"/>
        </w:rPr>
        <w:t>=</w:t>
      </w:r>
      <w:r>
        <w:rPr>
          <w:rStyle w:val="pln"/>
          <w:rFonts w:eastAsiaTheme="majorEastAsia"/>
        </w:rPr>
        <w:t xml:space="preserve"> lookupService</w:t>
      </w:r>
      <w:r>
        <w:rPr>
          <w:rStyle w:val="pun"/>
        </w:rPr>
        <w:t>.</w:t>
      </w:r>
      <w:r>
        <w:rPr>
          <w:rStyle w:val="pln"/>
          <w:rFonts w:eastAsiaTheme="majorEastAsia"/>
        </w:rPr>
        <w:t>getBusinessService</w:t>
      </w:r>
      <w:r>
        <w:rPr>
          <w:rStyle w:val="pun"/>
        </w:rPr>
        <w:t>(</w:t>
      </w:r>
      <w:r>
        <w:rPr>
          <w:rStyle w:val="pln"/>
          <w:rFonts w:eastAsiaTheme="majorEastAsia"/>
        </w:rPr>
        <w:t>serviceType</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pln"/>
          <w:rFonts w:eastAsiaTheme="majorEastAsia"/>
        </w:rPr>
        <w:t>businessService</w:t>
      </w:r>
      <w:r>
        <w:rPr>
          <w:rStyle w:val="pun"/>
        </w:rPr>
        <w:t>.</w:t>
      </w:r>
      <w:r>
        <w:rPr>
          <w:rStyle w:val="pln"/>
          <w:rFonts w:eastAsiaTheme="majorEastAsia"/>
        </w:rPr>
        <w:t>doProcessing</w:t>
      </w:r>
      <w:r>
        <w:rPr>
          <w:rStyle w:val="pun"/>
        </w:rPr>
        <w:t>(</w:t>
      </w:r>
      <w:proofErr w:type="gramEnd"/>
      <w:r>
        <w:rPr>
          <w:rStyle w:val="pun"/>
        </w:rPr>
        <w:t>);</w:t>
      </w:r>
      <w:r>
        <w:rPr>
          <w:rStyle w:val="pln"/>
          <w:rFonts w:eastAsiaTheme="majorEastAsia"/>
        </w:rPr>
        <w:tab/>
      </w:r>
      <w:r>
        <w:rPr>
          <w:rStyle w:val="pln"/>
          <w:rFonts w:eastAsiaTheme="majorEastAsia"/>
        </w:rPr>
        <w:tab/>
      </w:r>
    </w:p>
    <w:p w:rsidR="00553174" w:rsidRDefault="00553174" w:rsidP="00553174">
      <w:pPr>
        <w:pStyle w:val="HTMLPreformatted"/>
        <w:rPr>
          <w:rStyle w:val="pln"/>
          <w:rFonts w:eastAsiaTheme="majorEastAsia"/>
        </w:rPr>
      </w:pPr>
      <w:r>
        <w:rPr>
          <w:rStyle w:val="pln"/>
          <w:rFonts w:eastAsiaTheme="majorEastAsia"/>
        </w:rPr>
        <w:t xml:space="preserve">   </w:t>
      </w:r>
      <w:r>
        <w:rPr>
          <w:rStyle w:val="pun"/>
        </w:rPr>
        <w:t>}</w:t>
      </w:r>
    </w:p>
    <w:p w:rsidR="00553174" w:rsidRDefault="00553174" w:rsidP="00553174">
      <w:pPr>
        <w:pStyle w:val="HTMLPreformatted"/>
      </w:pPr>
      <w:r>
        <w:rPr>
          <w:rStyle w:val="pun"/>
        </w:rPr>
        <w:t>}</w:t>
      </w:r>
    </w:p>
    <w:p w:rsidR="00553174" w:rsidRDefault="00553174" w:rsidP="00553174">
      <w:pPr>
        <w:pStyle w:val="Heading2"/>
      </w:pPr>
      <w:r>
        <w:t>Step 5</w:t>
      </w:r>
    </w:p>
    <w:p w:rsidR="00553174" w:rsidRDefault="00553174" w:rsidP="00553174">
      <w:pPr>
        <w:pStyle w:val="NormalWeb"/>
      </w:pPr>
      <w:r>
        <w:t>Create Client.</w:t>
      </w:r>
    </w:p>
    <w:p w:rsidR="00553174" w:rsidRDefault="00553174" w:rsidP="00553174">
      <w:pPr>
        <w:pStyle w:val="NormalWeb"/>
      </w:pPr>
      <w:r>
        <w:rPr>
          <w:i/>
          <w:iCs/>
        </w:rPr>
        <w:t>Client.java</w:t>
      </w:r>
    </w:p>
    <w:p w:rsidR="00553174" w:rsidRDefault="00553174" w:rsidP="00553174">
      <w:pPr>
        <w:pStyle w:val="HTMLPreformatted"/>
        <w:rPr>
          <w:rStyle w:val="pln"/>
          <w:rFonts w:eastAsiaTheme="majorEastAsia"/>
        </w:rPr>
      </w:pPr>
      <w:proofErr w:type="gramStart"/>
      <w:r>
        <w:rPr>
          <w:rStyle w:val="kwd"/>
        </w:rPr>
        <w:t>public</w:t>
      </w:r>
      <w:proofErr w:type="gramEnd"/>
      <w:r>
        <w:rPr>
          <w:rStyle w:val="pln"/>
          <w:rFonts w:eastAsiaTheme="majorEastAsia"/>
        </w:rPr>
        <w:t xml:space="preserve"> </w:t>
      </w:r>
      <w:r>
        <w:rPr>
          <w:rStyle w:val="kwd"/>
        </w:rPr>
        <w:t>class</w:t>
      </w:r>
      <w:r>
        <w:rPr>
          <w:rStyle w:val="pln"/>
          <w:rFonts w:eastAsiaTheme="majorEastAsia"/>
        </w:rPr>
        <w:t xml:space="preserve"> </w:t>
      </w:r>
      <w:r>
        <w:rPr>
          <w:rStyle w:val="typ"/>
        </w:rPr>
        <w:t>Client</w:t>
      </w:r>
      <w:r>
        <w:rPr>
          <w:rStyle w:val="pln"/>
          <w:rFonts w:eastAsiaTheme="majorEastAsia"/>
        </w:rPr>
        <w:t xml:space="preserve"> </w:t>
      </w:r>
      <w:r>
        <w:rPr>
          <w:rStyle w:val="pun"/>
        </w:rPr>
        <w:t>{</w:t>
      </w:r>
    </w:p>
    <w:p w:rsidR="00553174" w:rsidRDefault="00553174" w:rsidP="00553174">
      <w:pPr>
        <w:pStyle w:val="HTMLPreformatted"/>
        <w:rPr>
          <w:rStyle w:val="pln"/>
          <w:rFonts w:eastAsiaTheme="majorEastAsia"/>
        </w:rPr>
      </w:pPr>
      <w:r>
        <w:rPr>
          <w:rStyle w:val="pln"/>
          <w:rFonts w:eastAsiaTheme="majorEastAsia"/>
        </w:rPr>
        <w:lastRenderedPageBreak/>
        <w:tab/>
      </w:r>
    </w:p>
    <w:p w:rsidR="00553174" w:rsidRDefault="00553174" w:rsidP="00553174">
      <w:pPr>
        <w:pStyle w:val="HTMLPreformatted"/>
        <w:rPr>
          <w:rStyle w:val="pln"/>
          <w:rFonts w:eastAsiaTheme="majorEastAsia"/>
        </w:rPr>
      </w:pPr>
      <w:r>
        <w:rPr>
          <w:rStyle w:val="pln"/>
          <w:rFonts w:eastAsiaTheme="majorEastAsia"/>
        </w:rPr>
        <w:t xml:space="preserve">   </w:t>
      </w:r>
      <w:r>
        <w:rPr>
          <w:rStyle w:val="typ"/>
        </w:rPr>
        <w:t>BusinessDelegate</w:t>
      </w:r>
      <w:r>
        <w:rPr>
          <w:rStyle w:val="pln"/>
          <w:rFonts w:eastAsiaTheme="majorEastAsia"/>
        </w:rPr>
        <w:t xml:space="preserve"> businessService</w:t>
      </w:r>
      <w:r>
        <w:rPr>
          <w:rStyle w:val="pun"/>
        </w:rPr>
        <w:t>;</w:t>
      </w:r>
    </w:p>
    <w:p w:rsidR="00553174" w:rsidRDefault="00553174" w:rsidP="00553174">
      <w:pPr>
        <w:pStyle w:val="HTMLPreformatted"/>
        <w:rPr>
          <w:rStyle w:val="pln"/>
          <w:rFonts w:eastAsiaTheme="majorEastAsia"/>
        </w:rPr>
      </w:pP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kwd"/>
        </w:rPr>
        <w:t>public</w:t>
      </w:r>
      <w:proofErr w:type="gramEnd"/>
      <w:r>
        <w:rPr>
          <w:rStyle w:val="pln"/>
          <w:rFonts w:eastAsiaTheme="majorEastAsia"/>
        </w:rPr>
        <w:t xml:space="preserve"> </w:t>
      </w:r>
      <w:r>
        <w:rPr>
          <w:rStyle w:val="typ"/>
        </w:rPr>
        <w:t>Client</w:t>
      </w:r>
      <w:r>
        <w:rPr>
          <w:rStyle w:val="pun"/>
        </w:rPr>
        <w:t>(</w:t>
      </w:r>
      <w:r>
        <w:rPr>
          <w:rStyle w:val="typ"/>
        </w:rPr>
        <w:t>BusinessDelegate</w:t>
      </w:r>
      <w:r>
        <w:rPr>
          <w:rStyle w:val="pln"/>
          <w:rFonts w:eastAsiaTheme="majorEastAsia"/>
        </w:rPr>
        <w:t xml:space="preserve"> businessService</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kwd"/>
        </w:rPr>
        <w:t>this</w:t>
      </w:r>
      <w:r>
        <w:rPr>
          <w:rStyle w:val="pun"/>
        </w:rPr>
        <w:t>.</w:t>
      </w:r>
      <w:r>
        <w:rPr>
          <w:rStyle w:val="pln"/>
          <w:rFonts w:eastAsiaTheme="majorEastAsia"/>
        </w:rPr>
        <w:t xml:space="preserve">businessService  </w:t>
      </w:r>
      <w:r>
        <w:rPr>
          <w:rStyle w:val="pun"/>
        </w:rPr>
        <w:t>=</w:t>
      </w:r>
      <w:proofErr w:type="gramEnd"/>
      <w:r>
        <w:rPr>
          <w:rStyle w:val="pln"/>
          <w:rFonts w:eastAsiaTheme="majorEastAsia"/>
        </w:rPr>
        <w:t xml:space="preserve"> businessService</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r>
        <w:rPr>
          <w:rStyle w:val="pun"/>
        </w:rPr>
        <w:t>}</w:t>
      </w:r>
    </w:p>
    <w:p w:rsidR="00553174" w:rsidRDefault="00553174" w:rsidP="00553174">
      <w:pPr>
        <w:pStyle w:val="HTMLPreformatted"/>
        <w:rPr>
          <w:rStyle w:val="pln"/>
          <w:rFonts w:eastAsiaTheme="majorEastAsia"/>
        </w:rPr>
      </w:pP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kwd"/>
        </w:rPr>
        <w:t>public</w:t>
      </w:r>
      <w:proofErr w:type="gramEnd"/>
      <w:r>
        <w:rPr>
          <w:rStyle w:val="pln"/>
          <w:rFonts w:eastAsiaTheme="majorEastAsia"/>
        </w:rPr>
        <w:t xml:space="preserve"> </w:t>
      </w:r>
      <w:r>
        <w:rPr>
          <w:rStyle w:val="kwd"/>
        </w:rPr>
        <w:t>void</w:t>
      </w:r>
      <w:r>
        <w:rPr>
          <w:rStyle w:val="pln"/>
          <w:rFonts w:eastAsiaTheme="majorEastAsia"/>
        </w:rPr>
        <w:t xml:space="preserve"> doTask</w:t>
      </w:r>
      <w:r>
        <w:rPr>
          <w:rStyle w:val="pun"/>
        </w:rPr>
        <w:t>(){</w:t>
      </w:r>
      <w:r>
        <w:rPr>
          <w:rStyle w:val="pln"/>
          <w:rFonts w:eastAsiaTheme="majorEastAsia"/>
        </w:rPr>
        <w:tab/>
      </w:r>
      <w:r>
        <w:rPr>
          <w:rStyle w:val="pln"/>
          <w:rFonts w:eastAsiaTheme="majorEastAsia"/>
        </w:rPr>
        <w:tab/>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pln"/>
          <w:rFonts w:eastAsiaTheme="majorEastAsia"/>
        </w:rPr>
        <w:t>businessService</w:t>
      </w:r>
      <w:r>
        <w:rPr>
          <w:rStyle w:val="pun"/>
        </w:rPr>
        <w:t>.</w:t>
      </w:r>
      <w:r>
        <w:rPr>
          <w:rStyle w:val="pln"/>
          <w:rFonts w:eastAsiaTheme="majorEastAsia"/>
        </w:rPr>
        <w:t>doTask</w:t>
      </w:r>
      <w:r>
        <w:rPr>
          <w:rStyle w:val="pun"/>
        </w:rPr>
        <w:t>(</w:t>
      </w:r>
      <w:proofErr w:type="gramEnd"/>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r>
        <w:rPr>
          <w:rStyle w:val="pun"/>
        </w:rPr>
        <w:t>}</w:t>
      </w:r>
    </w:p>
    <w:p w:rsidR="00553174" w:rsidRDefault="00553174" w:rsidP="00553174">
      <w:pPr>
        <w:pStyle w:val="HTMLPreformatted"/>
      </w:pPr>
      <w:r>
        <w:rPr>
          <w:rStyle w:val="pun"/>
        </w:rPr>
        <w:t>}</w:t>
      </w:r>
    </w:p>
    <w:p w:rsidR="00553174" w:rsidRDefault="00553174" w:rsidP="00553174">
      <w:pPr>
        <w:pStyle w:val="Heading2"/>
      </w:pPr>
      <w:r>
        <w:t>Step 6</w:t>
      </w:r>
    </w:p>
    <w:p w:rsidR="00553174" w:rsidRDefault="00553174" w:rsidP="00553174">
      <w:pPr>
        <w:pStyle w:val="NormalWeb"/>
      </w:pPr>
      <w:r>
        <w:t>Use BusinessDelegate and Client classes to demonstrate Business Delegate pattern.</w:t>
      </w:r>
    </w:p>
    <w:p w:rsidR="00553174" w:rsidRDefault="00553174" w:rsidP="00553174">
      <w:pPr>
        <w:pStyle w:val="NormalWeb"/>
      </w:pPr>
      <w:r>
        <w:rPr>
          <w:i/>
          <w:iCs/>
        </w:rPr>
        <w:t>BusinessDelegatePatternDemo.java</w:t>
      </w:r>
    </w:p>
    <w:p w:rsidR="00553174" w:rsidRDefault="00553174" w:rsidP="00553174">
      <w:pPr>
        <w:pStyle w:val="HTMLPreformatted"/>
        <w:rPr>
          <w:rStyle w:val="pln"/>
          <w:rFonts w:eastAsiaTheme="majorEastAsia"/>
        </w:rPr>
      </w:pPr>
      <w:proofErr w:type="gramStart"/>
      <w:r>
        <w:rPr>
          <w:rStyle w:val="kwd"/>
        </w:rPr>
        <w:t>public</w:t>
      </w:r>
      <w:proofErr w:type="gramEnd"/>
      <w:r>
        <w:rPr>
          <w:rStyle w:val="pln"/>
          <w:rFonts w:eastAsiaTheme="majorEastAsia"/>
        </w:rPr>
        <w:t xml:space="preserve"> </w:t>
      </w:r>
      <w:r>
        <w:rPr>
          <w:rStyle w:val="kwd"/>
        </w:rPr>
        <w:t>class</w:t>
      </w:r>
      <w:r>
        <w:rPr>
          <w:rStyle w:val="pln"/>
          <w:rFonts w:eastAsiaTheme="majorEastAsia"/>
        </w:rPr>
        <w:t xml:space="preserve"> </w:t>
      </w:r>
      <w:r>
        <w:rPr>
          <w:rStyle w:val="typ"/>
        </w:rPr>
        <w:t>BusinessDelegatePatternDemo</w:t>
      </w:r>
      <w:r>
        <w:rPr>
          <w:rStyle w:val="pln"/>
          <w:rFonts w:eastAsiaTheme="majorEastAsia"/>
        </w:rPr>
        <w:t xml:space="preserve"> </w:t>
      </w:r>
      <w:r>
        <w:rPr>
          <w:rStyle w:val="pun"/>
        </w:rPr>
        <w:t>{</w:t>
      </w:r>
    </w:p>
    <w:p w:rsidR="00553174" w:rsidRDefault="00553174" w:rsidP="00553174">
      <w:pPr>
        <w:pStyle w:val="HTMLPreformatted"/>
        <w:rPr>
          <w:rStyle w:val="pln"/>
          <w:rFonts w:eastAsiaTheme="majorEastAsia"/>
        </w:rPr>
      </w:pPr>
      <w:r>
        <w:rPr>
          <w:rStyle w:val="pln"/>
          <w:rFonts w:eastAsiaTheme="majorEastAsia"/>
        </w:rPr>
        <w:tab/>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kwd"/>
        </w:rPr>
        <w:t>public</w:t>
      </w:r>
      <w:proofErr w:type="gramEnd"/>
      <w:r>
        <w:rPr>
          <w:rStyle w:val="pln"/>
          <w:rFonts w:eastAsiaTheme="majorEastAsia"/>
        </w:rPr>
        <w:t xml:space="preserve"> </w:t>
      </w:r>
      <w:r>
        <w:rPr>
          <w:rStyle w:val="kwd"/>
        </w:rPr>
        <w:t>static</w:t>
      </w:r>
      <w:r>
        <w:rPr>
          <w:rStyle w:val="pln"/>
          <w:rFonts w:eastAsiaTheme="majorEastAsia"/>
        </w:rPr>
        <w:t xml:space="preserve"> </w:t>
      </w:r>
      <w:r>
        <w:rPr>
          <w:rStyle w:val="kwd"/>
        </w:rPr>
        <w:t>void</w:t>
      </w:r>
      <w:r>
        <w:rPr>
          <w:rStyle w:val="pln"/>
          <w:rFonts w:eastAsiaTheme="majorEastAsia"/>
        </w:rPr>
        <w:t xml:space="preserve"> main</w:t>
      </w:r>
      <w:r>
        <w:rPr>
          <w:rStyle w:val="pun"/>
        </w:rPr>
        <w:t>(</w:t>
      </w:r>
      <w:r>
        <w:rPr>
          <w:rStyle w:val="typ"/>
        </w:rPr>
        <w:t>String</w:t>
      </w:r>
      <w:r>
        <w:rPr>
          <w:rStyle w:val="pun"/>
        </w:rPr>
        <w:t>[]</w:t>
      </w:r>
      <w:r>
        <w:rPr>
          <w:rStyle w:val="pln"/>
          <w:rFonts w:eastAsiaTheme="majorEastAsia"/>
        </w:rPr>
        <w:t xml:space="preserve"> args</w:t>
      </w:r>
      <w:r>
        <w:rPr>
          <w:rStyle w:val="pun"/>
        </w:rPr>
        <w:t>)</w:t>
      </w:r>
      <w:r>
        <w:rPr>
          <w:rStyle w:val="pln"/>
          <w:rFonts w:eastAsiaTheme="majorEastAsia"/>
        </w:rPr>
        <w:t xml:space="preserve"> </w:t>
      </w:r>
      <w:r>
        <w:rPr>
          <w:rStyle w:val="pun"/>
        </w:rPr>
        <w:t>{</w:t>
      </w:r>
    </w:p>
    <w:p w:rsidR="00553174" w:rsidRDefault="00553174" w:rsidP="00553174">
      <w:pPr>
        <w:pStyle w:val="HTMLPreformatted"/>
        <w:rPr>
          <w:rStyle w:val="pln"/>
          <w:rFonts w:eastAsiaTheme="majorEastAsia"/>
        </w:rPr>
      </w:pPr>
    </w:p>
    <w:p w:rsidR="00553174" w:rsidRDefault="00553174" w:rsidP="00553174">
      <w:pPr>
        <w:pStyle w:val="HTMLPreformatted"/>
        <w:rPr>
          <w:rStyle w:val="pln"/>
          <w:rFonts w:eastAsiaTheme="majorEastAsia"/>
        </w:rPr>
      </w:pPr>
      <w:r>
        <w:rPr>
          <w:rStyle w:val="pln"/>
          <w:rFonts w:eastAsiaTheme="majorEastAsia"/>
        </w:rPr>
        <w:t xml:space="preserve">      </w:t>
      </w:r>
      <w:r>
        <w:rPr>
          <w:rStyle w:val="typ"/>
        </w:rPr>
        <w:t>BusinessDelegate</w:t>
      </w:r>
      <w:r>
        <w:rPr>
          <w:rStyle w:val="pln"/>
          <w:rFonts w:eastAsiaTheme="majorEastAsia"/>
        </w:rPr>
        <w:t xml:space="preserve"> businessDelegate </w:t>
      </w:r>
      <w:r>
        <w:rPr>
          <w:rStyle w:val="pun"/>
        </w:rPr>
        <w:t>=</w:t>
      </w:r>
      <w:r>
        <w:rPr>
          <w:rStyle w:val="pln"/>
          <w:rFonts w:eastAsiaTheme="majorEastAsia"/>
        </w:rPr>
        <w:t xml:space="preserve"> </w:t>
      </w:r>
      <w:r>
        <w:rPr>
          <w:rStyle w:val="kwd"/>
        </w:rPr>
        <w:t>new</w:t>
      </w:r>
      <w:r>
        <w:rPr>
          <w:rStyle w:val="pln"/>
          <w:rFonts w:eastAsiaTheme="majorEastAsia"/>
        </w:rPr>
        <w:t xml:space="preserve"> </w:t>
      </w:r>
      <w:proofErr w:type="gramStart"/>
      <w:r>
        <w:rPr>
          <w:rStyle w:val="typ"/>
        </w:rPr>
        <w:t>BusinessDelegate</w:t>
      </w:r>
      <w:r>
        <w:rPr>
          <w:rStyle w:val="pun"/>
        </w:rPr>
        <w:t>(</w:t>
      </w:r>
      <w:proofErr w:type="gramEnd"/>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pln"/>
          <w:rFonts w:eastAsiaTheme="majorEastAsia"/>
        </w:rPr>
        <w:t>businessDelegate</w:t>
      </w:r>
      <w:r>
        <w:rPr>
          <w:rStyle w:val="pun"/>
        </w:rPr>
        <w:t>.</w:t>
      </w:r>
      <w:r>
        <w:rPr>
          <w:rStyle w:val="pln"/>
          <w:rFonts w:eastAsiaTheme="majorEastAsia"/>
        </w:rPr>
        <w:t>setServiceType</w:t>
      </w:r>
      <w:r>
        <w:rPr>
          <w:rStyle w:val="pun"/>
        </w:rPr>
        <w:t>(</w:t>
      </w:r>
      <w:proofErr w:type="gramEnd"/>
      <w:r>
        <w:rPr>
          <w:rStyle w:val="str"/>
        </w:rPr>
        <w:t>"EJB"</w:t>
      </w:r>
      <w:r>
        <w:rPr>
          <w:rStyle w:val="pun"/>
        </w:rPr>
        <w:t>);</w:t>
      </w:r>
    </w:p>
    <w:p w:rsidR="00553174" w:rsidRDefault="00553174" w:rsidP="00553174">
      <w:pPr>
        <w:pStyle w:val="HTMLPreformatted"/>
        <w:rPr>
          <w:rStyle w:val="pln"/>
          <w:rFonts w:eastAsiaTheme="majorEastAsia"/>
        </w:rPr>
      </w:pPr>
    </w:p>
    <w:p w:rsidR="00553174" w:rsidRDefault="00553174" w:rsidP="00553174">
      <w:pPr>
        <w:pStyle w:val="HTMLPreformatted"/>
        <w:rPr>
          <w:rStyle w:val="pln"/>
          <w:rFonts w:eastAsiaTheme="majorEastAsia"/>
        </w:rPr>
      </w:pPr>
      <w:r>
        <w:rPr>
          <w:rStyle w:val="pln"/>
          <w:rFonts w:eastAsiaTheme="majorEastAsia"/>
        </w:rPr>
        <w:t xml:space="preserve">      </w:t>
      </w:r>
      <w:r>
        <w:rPr>
          <w:rStyle w:val="typ"/>
        </w:rPr>
        <w:t>Client</w:t>
      </w:r>
      <w:r>
        <w:rPr>
          <w:rStyle w:val="pln"/>
          <w:rFonts w:eastAsiaTheme="majorEastAsia"/>
        </w:rPr>
        <w:t xml:space="preserve"> client </w:t>
      </w:r>
      <w:r>
        <w:rPr>
          <w:rStyle w:val="pun"/>
        </w:rPr>
        <w:t>=</w:t>
      </w:r>
      <w:r>
        <w:rPr>
          <w:rStyle w:val="pln"/>
          <w:rFonts w:eastAsiaTheme="majorEastAsia"/>
        </w:rPr>
        <w:t xml:space="preserve"> </w:t>
      </w:r>
      <w:r>
        <w:rPr>
          <w:rStyle w:val="kwd"/>
        </w:rPr>
        <w:t>new</w:t>
      </w:r>
      <w:r>
        <w:rPr>
          <w:rStyle w:val="pln"/>
          <w:rFonts w:eastAsiaTheme="majorEastAsia"/>
        </w:rPr>
        <w:t xml:space="preserve"> </w:t>
      </w:r>
      <w:proofErr w:type="gramStart"/>
      <w:r>
        <w:rPr>
          <w:rStyle w:val="typ"/>
        </w:rPr>
        <w:t>Client</w:t>
      </w:r>
      <w:r>
        <w:rPr>
          <w:rStyle w:val="pun"/>
        </w:rPr>
        <w:t>(</w:t>
      </w:r>
      <w:proofErr w:type="gramEnd"/>
      <w:r>
        <w:rPr>
          <w:rStyle w:val="pln"/>
          <w:rFonts w:eastAsiaTheme="majorEastAsia"/>
        </w:rPr>
        <w:t>businessDelegate</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pln"/>
          <w:rFonts w:eastAsiaTheme="majorEastAsia"/>
        </w:rPr>
        <w:t>client</w:t>
      </w:r>
      <w:r>
        <w:rPr>
          <w:rStyle w:val="pun"/>
        </w:rPr>
        <w:t>.</w:t>
      </w:r>
      <w:r>
        <w:rPr>
          <w:rStyle w:val="pln"/>
          <w:rFonts w:eastAsiaTheme="majorEastAsia"/>
        </w:rPr>
        <w:t>doTask</w:t>
      </w:r>
      <w:r>
        <w:rPr>
          <w:rStyle w:val="pun"/>
        </w:rPr>
        <w:t>(</w:t>
      </w:r>
      <w:proofErr w:type="gramEnd"/>
      <w:r>
        <w:rPr>
          <w:rStyle w:val="pun"/>
        </w:rPr>
        <w:t>);</w:t>
      </w:r>
    </w:p>
    <w:p w:rsidR="00553174" w:rsidRDefault="00553174" w:rsidP="00553174">
      <w:pPr>
        <w:pStyle w:val="HTMLPreformatted"/>
        <w:rPr>
          <w:rStyle w:val="pln"/>
          <w:rFonts w:eastAsiaTheme="majorEastAsia"/>
        </w:rPr>
      </w:pP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pln"/>
          <w:rFonts w:eastAsiaTheme="majorEastAsia"/>
        </w:rPr>
        <w:t>businessDelegate</w:t>
      </w:r>
      <w:r>
        <w:rPr>
          <w:rStyle w:val="pun"/>
        </w:rPr>
        <w:t>.</w:t>
      </w:r>
      <w:r>
        <w:rPr>
          <w:rStyle w:val="pln"/>
          <w:rFonts w:eastAsiaTheme="majorEastAsia"/>
        </w:rPr>
        <w:t>setServiceType</w:t>
      </w:r>
      <w:r>
        <w:rPr>
          <w:rStyle w:val="pun"/>
        </w:rPr>
        <w:t>(</w:t>
      </w:r>
      <w:proofErr w:type="gramEnd"/>
      <w:r>
        <w:rPr>
          <w:rStyle w:val="str"/>
        </w:rPr>
        <w:t>"JMS"</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pln"/>
          <w:rFonts w:eastAsiaTheme="majorEastAsia"/>
        </w:rPr>
        <w:t>client</w:t>
      </w:r>
      <w:r>
        <w:rPr>
          <w:rStyle w:val="pun"/>
        </w:rPr>
        <w:t>.</w:t>
      </w:r>
      <w:r>
        <w:rPr>
          <w:rStyle w:val="pln"/>
          <w:rFonts w:eastAsiaTheme="majorEastAsia"/>
        </w:rPr>
        <w:t>doTask</w:t>
      </w:r>
      <w:r>
        <w:rPr>
          <w:rStyle w:val="pun"/>
        </w:rPr>
        <w:t>(</w:t>
      </w:r>
      <w:proofErr w:type="gramEnd"/>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r>
        <w:rPr>
          <w:rStyle w:val="pun"/>
        </w:rPr>
        <w:t>}</w:t>
      </w:r>
    </w:p>
    <w:p w:rsidR="00553174" w:rsidRDefault="00553174" w:rsidP="00553174">
      <w:pPr>
        <w:pStyle w:val="HTMLPreformatted"/>
      </w:pPr>
      <w:r>
        <w:rPr>
          <w:rStyle w:val="pun"/>
        </w:rPr>
        <w:t>}</w:t>
      </w:r>
    </w:p>
    <w:p w:rsidR="00553174" w:rsidRDefault="00553174" w:rsidP="00553174">
      <w:pPr>
        <w:pStyle w:val="Heading2"/>
      </w:pPr>
      <w:r>
        <w:t>Step 7</w:t>
      </w:r>
    </w:p>
    <w:p w:rsidR="00553174" w:rsidRDefault="00553174" w:rsidP="00553174">
      <w:pPr>
        <w:pStyle w:val="NormalWeb"/>
      </w:pPr>
      <w:r>
        <w:t>Verify the output.</w:t>
      </w:r>
    </w:p>
    <w:p w:rsidR="00553174" w:rsidRDefault="00553174" w:rsidP="00553174">
      <w:pPr>
        <w:pStyle w:val="HTMLPreformatted"/>
      </w:pPr>
      <w:r>
        <w:t>Processing task by invoking EJB Service</w:t>
      </w:r>
    </w:p>
    <w:p w:rsidR="00553174" w:rsidRDefault="00553174" w:rsidP="00553174">
      <w:pPr>
        <w:pStyle w:val="HTMLPreformatted"/>
      </w:pPr>
      <w:r>
        <w:t>Processing task by invoking JMS Service</w:t>
      </w:r>
    </w:p>
    <w:p w:rsidR="00553174" w:rsidRPr="00553174" w:rsidRDefault="00553174" w:rsidP="00695A63">
      <w:pPr>
        <w:shd w:val="clear" w:color="auto" w:fill="F9FBF9"/>
        <w:spacing w:after="0" w:line="345" w:lineRule="atLeast"/>
        <w:jc w:val="both"/>
        <w:rPr>
          <w:b/>
          <w:color w:val="000000"/>
          <w:sz w:val="20"/>
          <w:szCs w:val="20"/>
        </w:rPr>
      </w:pPr>
      <w:r w:rsidRPr="00553174">
        <w:rPr>
          <w:b/>
        </w:rPr>
        <w:t>Composite Entity pattern</w:t>
      </w:r>
      <w:r w:rsidRPr="00553174">
        <w:rPr>
          <w:b/>
        </w:rPr>
        <w:sym w:font="Wingdings" w:char="F0E0"/>
      </w:r>
    </w:p>
    <w:p w:rsidR="00553174" w:rsidRDefault="00553174" w:rsidP="00553174">
      <w:pPr>
        <w:pStyle w:val="NormalWeb"/>
      </w:pPr>
      <w:r>
        <w:t>Composite Entity pattern is used in EJB persistence mechanism. A Composite entity is an EJB entity bean which represents a graph of objects. When a composite entity is updated, internally dependent objects beans get updated automatically as being managed by EJB entity bean. Following are the participants in Composite Entity Bean.</w:t>
      </w:r>
    </w:p>
    <w:p w:rsidR="00553174" w:rsidRDefault="00553174" w:rsidP="00553174">
      <w:pPr>
        <w:pStyle w:val="NormalWeb"/>
        <w:numPr>
          <w:ilvl w:val="0"/>
          <w:numId w:val="310"/>
        </w:numPr>
      </w:pPr>
      <w:r>
        <w:rPr>
          <w:b/>
          <w:bCs/>
        </w:rPr>
        <w:t>Composite Entity</w:t>
      </w:r>
      <w:r>
        <w:t xml:space="preserve"> - It is primary entity bean. It can be coarse grained or can contain a coarse grained object to be used for persistence purpose.</w:t>
      </w:r>
    </w:p>
    <w:p w:rsidR="00553174" w:rsidRDefault="00553174" w:rsidP="00553174">
      <w:pPr>
        <w:pStyle w:val="NormalWeb"/>
        <w:numPr>
          <w:ilvl w:val="0"/>
          <w:numId w:val="310"/>
        </w:numPr>
      </w:pPr>
      <w:r>
        <w:rPr>
          <w:b/>
          <w:bCs/>
        </w:rPr>
        <w:t>Coarse-Grained Object</w:t>
      </w:r>
      <w:r>
        <w:t xml:space="preserve"> - This object contains dependent objects. It has its own life cycle and also manages life cycle of dependent objects.</w:t>
      </w:r>
    </w:p>
    <w:p w:rsidR="00553174" w:rsidRDefault="00553174" w:rsidP="00553174">
      <w:pPr>
        <w:pStyle w:val="NormalWeb"/>
        <w:numPr>
          <w:ilvl w:val="0"/>
          <w:numId w:val="310"/>
        </w:numPr>
      </w:pPr>
      <w:r>
        <w:rPr>
          <w:b/>
          <w:bCs/>
        </w:rPr>
        <w:t>Dependent Object</w:t>
      </w:r>
      <w:r>
        <w:t xml:space="preserve"> - Dependent object is an object which depends on coarse grained object for its persistence lifecycle.</w:t>
      </w:r>
    </w:p>
    <w:p w:rsidR="00553174" w:rsidRDefault="00553174" w:rsidP="00553174">
      <w:pPr>
        <w:pStyle w:val="NormalWeb"/>
        <w:numPr>
          <w:ilvl w:val="0"/>
          <w:numId w:val="310"/>
        </w:numPr>
      </w:pPr>
      <w:r>
        <w:rPr>
          <w:b/>
          <w:bCs/>
        </w:rPr>
        <w:lastRenderedPageBreak/>
        <w:t>Strategies</w:t>
      </w:r>
      <w:r>
        <w:t xml:space="preserve"> - Strategies represents how to implement a Composite Entity.</w:t>
      </w:r>
    </w:p>
    <w:p w:rsidR="00553174" w:rsidRDefault="00553174" w:rsidP="00553174">
      <w:pPr>
        <w:pStyle w:val="Heading2"/>
      </w:pPr>
      <w:r>
        <w:t>Implementation</w:t>
      </w:r>
    </w:p>
    <w:p w:rsidR="00553174" w:rsidRDefault="00553174" w:rsidP="00553174">
      <w:pPr>
        <w:pStyle w:val="NormalWeb"/>
      </w:pPr>
      <w:r>
        <w:t xml:space="preserve">We are going to create </w:t>
      </w:r>
      <w:r>
        <w:rPr>
          <w:i/>
          <w:iCs/>
        </w:rPr>
        <w:t>CompositeEntity</w:t>
      </w:r>
      <w:r>
        <w:t xml:space="preserve"> object acting as CompositeEntity. </w:t>
      </w:r>
      <w:r>
        <w:rPr>
          <w:i/>
          <w:iCs/>
        </w:rPr>
        <w:t>CoarseGrainedObject</w:t>
      </w:r>
      <w:r>
        <w:t xml:space="preserve"> will be a class which contains dependent objects. </w:t>
      </w:r>
      <w:r>
        <w:rPr>
          <w:i/>
          <w:iCs/>
        </w:rPr>
        <w:t>CompositeEntityPatternDemo</w:t>
      </w:r>
      <w:r>
        <w:t xml:space="preserve">, our demo class will use </w:t>
      </w:r>
      <w:r>
        <w:rPr>
          <w:i/>
          <w:iCs/>
        </w:rPr>
        <w:t>Client</w:t>
      </w:r>
      <w:r>
        <w:t xml:space="preserve"> class to demonstrate use of Composite Entity pattern.</w:t>
      </w:r>
    </w:p>
    <w:p w:rsidR="00553174" w:rsidRDefault="00553174" w:rsidP="00553174">
      <w:r>
        <w:rPr>
          <w:noProof/>
        </w:rPr>
        <w:drawing>
          <wp:inline distT="0" distB="0" distL="0" distR="0">
            <wp:extent cx="4972050" cy="3752850"/>
            <wp:effectExtent l="0" t="0" r="0" b="0"/>
            <wp:docPr id="61" name="Picture 61" descr="Composite Entity Pattern 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Composite Entity Pattern UML Diagram"/>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972050" cy="3752850"/>
                    </a:xfrm>
                    <a:prstGeom prst="rect">
                      <a:avLst/>
                    </a:prstGeom>
                    <a:noFill/>
                    <a:ln>
                      <a:noFill/>
                    </a:ln>
                  </pic:spPr>
                </pic:pic>
              </a:graphicData>
            </a:graphic>
          </wp:inline>
        </w:drawing>
      </w:r>
    </w:p>
    <w:p w:rsidR="00553174" w:rsidRDefault="00553174" w:rsidP="00553174">
      <w:pPr>
        <w:pStyle w:val="Heading2"/>
      </w:pPr>
      <w:r>
        <w:t>Step 1</w:t>
      </w:r>
    </w:p>
    <w:p w:rsidR="00553174" w:rsidRDefault="00553174" w:rsidP="00553174">
      <w:pPr>
        <w:pStyle w:val="NormalWeb"/>
      </w:pPr>
      <w:r>
        <w:t>Create Dependent Objects.</w:t>
      </w:r>
    </w:p>
    <w:p w:rsidR="00553174" w:rsidRDefault="00553174" w:rsidP="00553174">
      <w:pPr>
        <w:pStyle w:val="NormalWeb"/>
      </w:pPr>
      <w:r>
        <w:rPr>
          <w:i/>
          <w:iCs/>
        </w:rPr>
        <w:t>DependentObject1.java</w:t>
      </w:r>
    </w:p>
    <w:p w:rsidR="00553174" w:rsidRDefault="00553174" w:rsidP="00553174">
      <w:pPr>
        <w:pStyle w:val="HTMLPreformatted"/>
        <w:rPr>
          <w:rStyle w:val="pln"/>
          <w:rFonts w:eastAsiaTheme="majorEastAsia"/>
        </w:rPr>
      </w:pPr>
      <w:proofErr w:type="gramStart"/>
      <w:r>
        <w:rPr>
          <w:rStyle w:val="kwd"/>
        </w:rPr>
        <w:t>public</w:t>
      </w:r>
      <w:proofErr w:type="gramEnd"/>
      <w:r>
        <w:rPr>
          <w:rStyle w:val="pln"/>
          <w:rFonts w:eastAsiaTheme="majorEastAsia"/>
        </w:rPr>
        <w:t xml:space="preserve"> </w:t>
      </w:r>
      <w:r>
        <w:rPr>
          <w:rStyle w:val="kwd"/>
        </w:rPr>
        <w:t>class</w:t>
      </w:r>
      <w:r>
        <w:rPr>
          <w:rStyle w:val="pln"/>
          <w:rFonts w:eastAsiaTheme="majorEastAsia"/>
        </w:rPr>
        <w:t xml:space="preserve"> </w:t>
      </w:r>
      <w:r>
        <w:rPr>
          <w:rStyle w:val="typ"/>
        </w:rPr>
        <w:t>DependentObject1</w:t>
      </w:r>
      <w:r>
        <w:rPr>
          <w:rStyle w:val="pln"/>
          <w:rFonts w:eastAsiaTheme="majorEastAsia"/>
        </w:rPr>
        <w:t xml:space="preserve"> </w:t>
      </w:r>
      <w:r>
        <w:rPr>
          <w:rStyle w:val="pun"/>
        </w:rPr>
        <w:t>{</w:t>
      </w:r>
    </w:p>
    <w:p w:rsidR="00553174" w:rsidRDefault="00553174" w:rsidP="00553174">
      <w:pPr>
        <w:pStyle w:val="HTMLPreformatted"/>
        <w:rPr>
          <w:rStyle w:val="pln"/>
          <w:rFonts w:eastAsiaTheme="majorEastAsia"/>
        </w:rPr>
      </w:pPr>
      <w:r>
        <w:rPr>
          <w:rStyle w:val="pln"/>
          <w:rFonts w:eastAsiaTheme="majorEastAsia"/>
        </w:rPr>
        <w:tab/>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kwd"/>
        </w:rPr>
        <w:t>private</w:t>
      </w:r>
      <w:proofErr w:type="gramEnd"/>
      <w:r>
        <w:rPr>
          <w:rStyle w:val="pln"/>
          <w:rFonts w:eastAsiaTheme="majorEastAsia"/>
        </w:rPr>
        <w:t xml:space="preserve"> </w:t>
      </w:r>
      <w:r>
        <w:rPr>
          <w:rStyle w:val="typ"/>
        </w:rPr>
        <w:t>String</w:t>
      </w:r>
      <w:r>
        <w:rPr>
          <w:rStyle w:val="pln"/>
          <w:rFonts w:eastAsiaTheme="majorEastAsia"/>
        </w:rPr>
        <w:t xml:space="preserve"> data</w:t>
      </w:r>
      <w:r>
        <w:rPr>
          <w:rStyle w:val="pun"/>
        </w:rPr>
        <w:t>;</w:t>
      </w:r>
    </w:p>
    <w:p w:rsidR="00553174" w:rsidRDefault="00553174" w:rsidP="00553174">
      <w:pPr>
        <w:pStyle w:val="HTMLPreformatted"/>
        <w:rPr>
          <w:rStyle w:val="pln"/>
          <w:rFonts w:eastAsiaTheme="majorEastAsia"/>
        </w:rPr>
      </w:pP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kwd"/>
        </w:rPr>
        <w:t>public</w:t>
      </w:r>
      <w:proofErr w:type="gramEnd"/>
      <w:r>
        <w:rPr>
          <w:rStyle w:val="pln"/>
          <w:rFonts w:eastAsiaTheme="majorEastAsia"/>
        </w:rPr>
        <w:t xml:space="preserve"> </w:t>
      </w:r>
      <w:r>
        <w:rPr>
          <w:rStyle w:val="kwd"/>
        </w:rPr>
        <w:t>void</w:t>
      </w:r>
      <w:r>
        <w:rPr>
          <w:rStyle w:val="pln"/>
          <w:rFonts w:eastAsiaTheme="majorEastAsia"/>
        </w:rPr>
        <w:t xml:space="preserve"> setData</w:t>
      </w:r>
      <w:r>
        <w:rPr>
          <w:rStyle w:val="pun"/>
        </w:rPr>
        <w:t>(</w:t>
      </w:r>
      <w:r>
        <w:rPr>
          <w:rStyle w:val="typ"/>
        </w:rPr>
        <w:t>String</w:t>
      </w:r>
      <w:r>
        <w:rPr>
          <w:rStyle w:val="pln"/>
          <w:rFonts w:eastAsiaTheme="majorEastAsia"/>
        </w:rPr>
        <w:t xml:space="preserve"> data</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r>
        <w:rPr>
          <w:rStyle w:val="kwd"/>
        </w:rPr>
        <w:t>this</w:t>
      </w:r>
      <w:r>
        <w:rPr>
          <w:rStyle w:val="pun"/>
        </w:rPr>
        <w:t>.</w:t>
      </w:r>
      <w:r>
        <w:rPr>
          <w:rStyle w:val="pln"/>
          <w:rFonts w:eastAsiaTheme="majorEastAsia"/>
        </w:rPr>
        <w:t xml:space="preserve">data </w:t>
      </w:r>
      <w:r>
        <w:rPr>
          <w:rStyle w:val="pun"/>
        </w:rPr>
        <w:t>=</w:t>
      </w:r>
      <w:r>
        <w:rPr>
          <w:rStyle w:val="pln"/>
          <w:rFonts w:eastAsiaTheme="majorEastAsia"/>
        </w:rPr>
        <w:t xml:space="preserve"> data</w:t>
      </w:r>
      <w:r>
        <w:rPr>
          <w:rStyle w:val="pun"/>
        </w:rPr>
        <w:t>;</w:t>
      </w:r>
      <w:r>
        <w:rPr>
          <w:rStyle w:val="pln"/>
          <w:rFonts w:eastAsiaTheme="majorEastAsia"/>
        </w:rPr>
        <w:t xml:space="preserve"> </w:t>
      </w:r>
    </w:p>
    <w:p w:rsidR="00553174" w:rsidRDefault="00553174" w:rsidP="00553174">
      <w:pPr>
        <w:pStyle w:val="HTMLPreformatted"/>
        <w:rPr>
          <w:rStyle w:val="pln"/>
          <w:rFonts w:eastAsiaTheme="majorEastAsia"/>
        </w:rPr>
      </w:pPr>
      <w:r>
        <w:rPr>
          <w:rStyle w:val="pln"/>
          <w:rFonts w:eastAsiaTheme="majorEastAsia"/>
        </w:rPr>
        <w:t xml:space="preserve">   </w:t>
      </w:r>
      <w:r>
        <w:rPr>
          <w:rStyle w:val="pun"/>
        </w:rPr>
        <w:t>}</w:t>
      </w:r>
      <w:r>
        <w:rPr>
          <w:rStyle w:val="pln"/>
          <w:rFonts w:eastAsiaTheme="majorEastAsia"/>
        </w:rPr>
        <w:t xml:space="preserve"> </w:t>
      </w:r>
    </w:p>
    <w:p w:rsidR="00553174" w:rsidRDefault="00553174" w:rsidP="00553174">
      <w:pPr>
        <w:pStyle w:val="HTMLPreformatted"/>
        <w:rPr>
          <w:rStyle w:val="pln"/>
          <w:rFonts w:eastAsiaTheme="majorEastAsia"/>
        </w:rPr>
      </w:pP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kwd"/>
        </w:rPr>
        <w:t>public</w:t>
      </w:r>
      <w:proofErr w:type="gramEnd"/>
      <w:r>
        <w:rPr>
          <w:rStyle w:val="pln"/>
          <w:rFonts w:eastAsiaTheme="majorEastAsia"/>
        </w:rPr>
        <w:t xml:space="preserve"> </w:t>
      </w:r>
      <w:r>
        <w:rPr>
          <w:rStyle w:val="typ"/>
        </w:rPr>
        <w:t>String</w:t>
      </w:r>
      <w:r>
        <w:rPr>
          <w:rStyle w:val="pln"/>
          <w:rFonts w:eastAsiaTheme="majorEastAsia"/>
        </w:rPr>
        <w:t xml:space="preserve"> getData</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kwd"/>
        </w:rPr>
        <w:t>return</w:t>
      </w:r>
      <w:proofErr w:type="gramEnd"/>
      <w:r>
        <w:rPr>
          <w:rStyle w:val="pln"/>
          <w:rFonts w:eastAsiaTheme="majorEastAsia"/>
        </w:rPr>
        <w:t xml:space="preserve"> data</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r>
        <w:rPr>
          <w:rStyle w:val="pun"/>
        </w:rPr>
        <w:t>}</w:t>
      </w:r>
    </w:p>
    <w:p w:rsidR="00553174" w:rsidRDefault="00553174" w:rsidP="00553174">
      <w:pPr>
        <w:pStyle w:val="HTMLPreformatted"/>
      </w:pPr>
      <w:r>
        <w:rPr>
          <w:rStyle w:val="pun"/>
        </w:rPr>
        <w:t>}</w:t>
      </w:r>
    </w:p>
    <w:p w:rsidR="00553174" w:rsidRDefault="00553174" w:rsidP="00553174">
      <w:pPr>
        <w:pStyle w:val="NormalWeb"/>
      </w:pPr>
      <w:r>
        <w:rPr>
          <w:i/>
          <w:iCs/>
        </w:rPr>
        <w:lastRenderedPageBreak/>
        <w:t>DependentObject2.java</w:t>
      </w:r>
    </w:p>
    <w:p w:rsidR="00553174" w:rsidRDefault="00553174" w:rsidP="00553174">
      <w:pPr>
        <w:pStyle w:val="HTMLPreformatted"/>
        <w:rPr>
          <w:rStyle w:val="pln"/>
          <w:rFonts w:eastAsiaTheme="majorEastAsia"/>
        </w:rPr>
      </w:pPr>
      <w:proofErr w:type="gramStart"/>
      <w:r>
        <w:rPr>
          <w:rStyle w:val="kwd"/>
        </w:rPr>
        <w:t>public</w:t>
      </w:r>
      <w:proofErr w:type="gramEnd"/>
      <w:r>
        <w:rPr>
          <w:rStyle w:val="pln"/>
          <w:rFonts w:eastAsiaTheme="majorEastAsia"/>
        </w:rPr>
        <w:t xml:space="preserve"> </w:t>
      </w:r>
      <w:r>
        <w:rPr>
          <w:rStyle w:val="kwd"/>
        </w:rPr>
        <w:t>class</w:t>
      </w:r>
      <w:r>
        <w:rPr>
          <w:rStyle w:val="pln"/>
          <w:rFonts w:eastAsiaTheme="majorEastAsia"/>
        </w:rPr>
        <w:t xml:space="preserve"> </w:t>
      </w:r>
      <w:r>
        <w:rPr>
          <w:rStyle w:val="typ"/>
        </w:rPr>
        <w:t>DependentObject2</w:t>
      </w:r>
      <w:r>
        <w:rPr>
          <w:rStyle w:val="pln"/>
          <w:rFonts w:eastAsiaTheme="majorEastAsia"/>
        </w:rPr>
        <w:t xml:space="preserve"> </w:t>
      </w:r>
      <w:r>
        <w:rPr>
          <w:rStyle w:val="pun"/>
        </w:rPr>
        <w:t>{</w:t>
      </w:r>
    </w:p>
    <w:p w:rsidR="00553174" w:rsidRDefault="00553174" w:rsidP="00553174">
      <w:pPr>
        <w:pStyle w:val="HTMLPreformatted"/>
        <w:rPr>
          <w:rStyle w:val="pln"/>
          <w:rFonts w:eastAsiaTheme="majorEastAsia"/>
        </w:rPr>
      </w:pPr>
      <w:r>
        <w:rPr>
          <w:rStyle w:val="pln"/>
          <w:rFonts w:eastAsiaTheme="majorEastAsia"/>
        </w:rPr>
        <w:tab/>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kwd"/>
        </w:rPr>
        <w:t>private</w:t>
      </w:r>
      <w:proofErr w:type="gramEnd"/>
      <w:r>
        <w:rPr>
          <w:rStyle w:val="pln"/>
          <w:rFonts w:eastAsiaTheme="majorEastAsia"/>
        </w:rPr>
        <w:t xml:space="preserve"> </w:t>
      </w:r>
      <w:r>
        <w:rPr>
          <w:rStyle w:val="typ"/>
        </w:rPr>
        <w:t>String</w:t>
      </w:r>
      <w:r>
        <w:rPr>
          <w:rStyle w:val="pln"/>
          <w:rFonts w:eastAsiaTheme="majorEastAsia"/>
        </w:rPr>
        <w:t xml:space="preserve"> data</w:t>
      </w:r>
      <w:r>
        <w:rPr>
          <w:rStyle w:val="pun"/>
        </w:rPr>
        <w:t>;</w:t>
      </w:r>
    </w:p>
    <w:p w:rsidR="00553174" w:rsidRDefault="00553174" w:rsidP="00553174">
      <w:pPr>
        <w:pStyle w:val="HTMLPreformatted"/>
        <w:rPr>
          <w:rStyle w:val="pln"/>
          <w:rFonts w:eastAsiaTheme="majorEastAsia"/>
        </w:rPr>
      </w:pP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kwd"/>
        </w:rPr>
        <w:t>public</w:t>
      </w:r>
      <w:proofErr w:type="gramEnd"/>
      <w:r>
        <w:rPr>
          <w:rStyle w:val="pln"/>
          <w:rFonts w:eastAsiaTheme="majorEastAsia"/>
        </w:rPr>
        <w:t xml:space="preserve"> </w:t>
      </w:r>
      <w:r>
        <w:rPr>
          <w:rStyle w:val="kwd"/>
        </w:rPr>
        <w:t>void</w:t>
      </w:r>
      <w:r>
        <w:rPr>
          <w:rStyle w:val="pln"/>
          <w:rFonts w:eastAsiaTheme="majorEastAsia"/>
        </w:rPr>
        <w:t xml:space="preserve"> setData</w:t>
      </w:r>
      <w:r>
        <w:rPr>
          <w:rStyle w:val="pun"/>
        </w:rPr>
        <w:t>(</w:t>
      </w:r>
      <w:r>
        <w:rPr>
          <w:rStyle w:val="typ"/>
        </w:rPr>
        <w:t>String</w:t>
      </w:r>
      <w:r>
        <w:rPr>
          <w:rStyle w:val="pln"/>
          <w:rFonts w:eastAsiaTheme="majorEastAsia"/>
        </w:rPr>
        <w:t xml:space="preserve"> data</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r>
        <w:rPr>
          <w:rStyle w:val="kwd"/>
        </w:rPr>
        <w:t>this</w:t>
      </w:r>
      <w:r>
        <w:rPr>
          <w:rStyle w:val="pun"/>
        </w:rPr>
        <w:t>.</w:t>
      </w:r>
      <w:r>
        <w:rPr>
          <w:rStyle w:val="pln"/>
          <w:rFonts w:eastAsiaTheme="majorEastAsia"/>
        </w:rPr>
        <w:t xml:space="preserve">data </w:t>
      </w:r>
      <w:r>
        <w:rPr>
          <w:rStyle w:val="pun"/>
        </w:rPr>
        <w:t>=</w:t>
      </w:r>
      <w:r>
        <w:rPr>
          <w:rStyle w:val="pln"/>
          <w:rFonts w:eastAsiaTheme="majorEastAsia"/>
        </w:rPr>
        <w:t xml:space="preserve"> data</w:t>
      </w:r>
      <w:r>
        <w:rPr>
          <w:rStyle w:val="pun"/>
        </w:rPr>
        <w:t>;</w:t>
      </w:r>
      <w:r>
        <w:rPr>
          <w:rStyle w:val="pln"/>
          <w:rFonts w:eastAsiaTheme="majorEastAsia"/>
        </w:rPr>
        <w:t xml:space="preserve"> </w:t>
      </w:r>
    </w:p>
    <w:p w:rsidR="00553174" w:rsidRDefault="00553174" w:rsidP="00553174">
      <w:pPr>
        <w:pStyle w:val="HTMLPreformatted"/>
        <w:rPr>
          <w:rStyle w:val="pln"/>
          <w:rFonts w:eastAsiaTheme="majorEastAsia"/>
        </w:rPr>
      </w:pPr>
      <w:r>
        <w:rPr>
          <w:rStyle w:val="pln"/>
          <w:rFonts w:eastAsiaTheme="majorEastAsia"/>
        </w:rPr>
        <w:t xml:space="preserve">   </w:t>
      </w:r>
      <w:r>
        <w:rPr>
          <w:rStyle w:val="pun"/>
        </w:rPr>
        <w:t>}</w:t>
      </w:r>
      <w:r>
        <w:rPr>
          <w:rStyle w:val="pln"/>
          <w:rFonts w:eastAsiaTheme="majorEastAsia"/>
        </w:rPr>
        <w:t xml:space="preserve"> </w:t>
      </w:r>
    </w:p>
    <w:p w:rsidR="00553174" w:rsidRDefault="00553174" w:rsidP="00553174">
      <w:pPr>
        <w:pStyle w:val="HTMLPreformatted"/>
        <w:rPr>
          <w:rStyle w:val="pln"/>
          <w:rFonts w:eastAsiaTheme="majorEastAsia"/>
        </w:rPr>
      </w:pP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kwd"/>
        </w:rPr>
        <w:t>public</w:t>
      </w:r>
      <w:proofErr w:type="gramEnd"/>
      <w:r>
        <w:rPr>
          <w:rStyle w:val="pln"/>
          <w:rFonts w:eastAsiaTheme="majorEastAsia"/>
        </w:rPr>
        <w:t xml:space="preserve"> </w:t>
      </w:r>
      <w:r>
        <w:rPr>
          <w:rStyle w:val="typ"/>
        </w:rPr>
        <w:t>String</w:t>
      </w:r>
      <w:r>
        <w:rPr>
          <w:rStyle w:val="pln"/>
          <w:rFonts w:eastAsiaTheme="majorEastAsia"/>
        </w:rPr>
        <w:t xml:space="preserve"> getData</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kwd"/>
        </w:rPr>
        <w:t>return</w:t>
      </w:r>
      <w:proofErr w:type="gramEnd"/>
      <w:r>
        <w:rPr>
          <w:rStyle w:val="pln"/>
          <w:rFonts w:eastAsiaTheme="majorEastAsia"/>
        </w:rPr>
        <w:t xml:space="preserve"> data</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r>
        <w:rPr>
          <w:rStyle w:val="pun"/>
        </w:rPr>
        <w:t>}</w:t>
      </w:r>
    </w:p>
    <w:p w:rsidR="00553174" w:rsidRDefault="00553174" w:rsidP="00553174">
      <w:pPr>
        <w:pStyle w:val="HTMLPreformatted"/>
      </w:pPr>
      <w:r>
        <w:rPr>
          <w:rStyle w:val="pun"/>
        </w:rPr>
        <w:t>}</w:t>
      </w:r>
    </w:p>
    <w:p w:rsidR="00553174" w:rsidRDefault="00553174" w:rsidP="00553174">
      <w:pPr>
        <w:pStyle w:val="Heading2"/>
      </w:pPr>
      <w:r>
        <w:t>Step 2</w:t>
      </w:r>
    </w:p>
    <w:p w:rsidR="00553174" w:rsidRDefault="00553174" w:rsidP="00553174">
      <w:pPr>
        <w:pStyle w:val="NormalWeb"/>
      </w:pPr>
      <w:r>
        <w:t>Create Coarse Grained Object.</w:t>
      </w:r>
    </w:p>
    <w:p w:rsidR="00553174" w:rsidRDefault="00553174" w:rsidP="00553174">
      <w:pPr>
        <w:pStyle w:val="NormalWeb"/>
      </w:pPr>
      <w:r>
        <w:rPr>
          <w:i/>
          <w:iCs/>
        </w:rPr>
        <w:t>CoarseGrainedObject.java</w:t>
      </w:r>
    </w:p>
    <w:p w:rsidR="00553174" w:rsidRDefault="00553174" w:rsidP="00553174">
      <w:pPr>
        <w:pStyle w:val="HTMLPreformatted"/>
        <w:rPr>
          <w:rStyle w:val="pln"/>
          <w:rFonts w:eastAsiaTheme="majorEastAsia"/>
        </w:rPr>
      </w:pPr>
      <w:proofErr w:type="gramStart"/>
      <w:r>
        <w:rPr>
          <w:rStyle w:val="kwd"/>
        </w:rPr>
        <w:t>public</w:t>
      </w:r>
      <w:proofErr w:type="gramEnd"/>
      <w:r>
        <w:rPr>
          <w:rStyle w:val="pln"/>
          <w:rFonts w:eastAsiaTheme="majorEastAsia"/>
        </w:rPr>
        <w:t xml:space="preserve"> </w:t>
      </w:r>
      <w:r>
        <w:rPr>
          <w:rStyle w:val="kwd"/>
        </w:rPr>
        <w:t>class</w:t>
      </w:r>
      <w:r>
        <w:rPr>
          <w:rStyle w:val="pln"/>
          <w:rFonts w:eastAsiaTheme="majorEastAsia"/>
        </w:rPr>
        <w:t xml:space="preserve"> </w:t>
      </w:r>
      <w:r>
        <w:rPr>
          <w:rStyle w:val="typ"/>
        </w:rPr>
        <w:t>CoarseGrainedObject</w:t>
      </w:r>
      <w:r>
        <w:rPr>
          <w:rStyle w:val="pln"/>
          <w:rFonts w:eastAsiaTheme="majorEastAsia"/>
        </w:rPr>
        <w:t xml:space="preserve"> </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r>
        <w:rPr>
          <w:rStyle w:val="typ"/>
        </w:rPr>
        <w:t>DependentObject1</w:t>
      </w:r>
      <w:r>
        <w:rPr>
          <w:rStyle w:val="pln"/>
          <w:rFonts w:eastAsiaTheme="majorEastAsia"/>
        </w:rPr>
        <w:t xml:space="preserve"> do1 </w:t>
      </w:r>
      <w:r>
        <w:rPr>
          <w:rStyle w:val="pun"/>
        </w:rPr>
        <w:t>=</w:t>
      </w:r>
      <w:r>
        <w:rPr>
          <w:rStyle w:val="pln"/>
          <w:rFonts w:eastAsiaTheme="majorEastAsia"/>
        </w:rPr>
        <w:t xml:space="preserve"> </w:t>
      </w:r>
      <w:r>
        <w:rPr>
          <w:rStyle w:val="kwd"/>
        </w:rPr>
        <w:t>new</w:t>
      </w:r>
      <w:r>
        <w:rPr>
          <w:rStyle w:val="pln"/>
          <w:rFonts w:eastAsiaTheme="majorEastAsia"/>
        </w:rPr>
        <w:t xml:space="preserve"> </w:t>
      </w:r>
      <w:proofErr w:type="gramStart"/>
      <w:r>
        <w:rPr>
          <w:rStyle w:val="typ"/>
        </w:rPr>
        <w:t>DependentObject1</w:t>
      </w:r>
      <w:r>
        <w:rPr>
          <w:rStyle w:val="pun"/>
        </w:rPr>
        <w:t>(</w:t>
      </w:r>
      <w:proofErr w:type="gramEnd"/>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r>
        <w:rPr>
          <w:rStyle w:val="typ"/>
        </w:rPr>
        <w:t>DependentObject2</w:t>
      </w:r>
      <w:r>
        <w:rPr>
          <w:rStyle w:val="pln"/>
          <w:rFonts w:eastAsiaTheme="majorEastAsia"/>
        </w:rPr>
        <w:t xml:space="preserve"> do2 </w:t>
      </w:r>
      <w:r>
        <w:rPr>
          <w:rStyle w:val="pun"/>
        </w:rPr>
        <w:t>=</w:t>
      </w:r>
      <w:r>
        <w:rPr>
          <w:rStyle w:val="pln"/>
          <w:rFonts w:eastAsiaTheme="majorEastAsia"/>
        </w:rPr>
        <w:t xml:space="preserve"> </w:t>
      </w:r>
      <w:r>
        <w:rPr>
          <w:rStyle w:val="kwd"/>
        </w:rPr>
        <w:t>new</w:t>
      </w:r>
      <w:r>
        <w:rPr>
          <w:rStyle w:val="pln"/>
          <w:rFonts w:eastAsiaTheme="majorEastAsia"/>
        </w:rPr>
        <w:t xml:space="preserve"> </w:t>
      </w:r>
      <w:proofErr w:type="gramStart"/>
      <w:r>
        <w:rPr>
          <w:rStyle w:val="typ"/>
        </w:rPr>
        <w:t>DependentObject2</w:t>
      </w:r>
      <w:r>
        <w:rPr>
          <w:rStyle w:val="pun"/>
        </w:rPr>
        <w:t>(</w:t>
      </w:r>
      <w:proofErr w:type="gramEnd"/>
      <w:r>
        <w:rPr>
          <w:rStyle w:val="pun"/>
        </w:rPr>
        <w:t>);</w:t>
      </w:r>
    </w:p>
    <w:p w:rsidR="00553174" w:rsidRDefault="00553174" w:rsidP="00553174">
      <w:pPr>
        <w:pStyle w:val="HTMLPreformatted"/>
        <w:rPr>
          <w:rStyle w:val="pln"/>
          <w:rFonts w:eastAsiaTheme="majorEastAsia"/>
        </w:rPr>
      </w:pP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kwd"/>
        </w:rPr>
        <w:t>public</w:t>
      </w:r>
      <w:proofErr w:type="gramEnd"/>
      <w:r>
        <w:rPr>
          <w:rStyle w:val="pln"/>
          <w:rFonts w:eastAsiaTheme="majorEastAsia"/>
        </w:rPr>
        <w:t xml:space="preserve"> </w:t>
      </w:r>
      <w:r>
        <w:rPr>
          <w:rStyle w:val="kwd"/>
        </w:rPr>
        <w:t>void</w:t>
      </w:r>
      <w:r>
        <w:rPr>
          <w:rStyle w:val="pln"/>
          <w:rFonts w:eastAsiaTheme="majorEastAsia"/>
        </w:rPr>
        <w:t xml:space="preserve"> setData</w:t>
      </w:r>
      <w:r>
        <w:rPr>
          <w:rStyle w:val="pun"/>
        </w:rPr>
        <w:t>(</w:t>
      </w:r>
      <w:r>
        <w:rPr>
          <w:rStyle w:val="typ"/>
        </w:rPr>
        <w:t>String</w:t>
      </w:r>
      <w:r>
        <w:rPr>
          <w:rStyle w:val="pln"/>
          <w:rFonts w:eastAsiaTheme="majorEastAsia"/>
        </w:rPr>
        <w:t xml:space="preserve"> data1</w:t>
      </w:r>
      <w:r>
        <w:rPr>
          <w:rStyle w:val="pun"/>
        </w:rPr>
        <w:t>,</w:t>
      </w:r>
      <w:r>
        <w:rPr>
          <w:rStyle w:val="pln"/>
          <w:rFonts w:eastAsiaTheme="majorEastAsia"/>
        </w:rPr>
        <w:t xml:space="preserve"> </w:t>
      </w:r>
      <w:r>
        <w:rPr>
          <w:rStyle w:val="typ"/>
        </w:rPr>
        <w:t>String</w:t>
      </w:r>
      <w:r>
        <w:rPr>
          <w:rStyle w:val="pln"/>
          <w:rFonts w:eastAsiaTheme="majorEastAsia"/>
        </w:rPr>
        <w:t xml:space="preserve"> data2</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pln"/>
          <w:rFonts w:eastAsiaTheme="majorEastAsia"/>
        </w:rPr>
        <w:t>do1</w:t>
      </w:r>
      <w:r>
        <w:rPr>
          <w:rStyle w:val="pun"/>
        </w:rPr>
        <w:t>.</w:t>
      </w:r>
      <w:r>
        <w:rPr>
          <w:rStyle w:val="pln"/>
          <w:rFonts w:eastAsiaTheme="majorEastAsia"/>
        </w:rPr>
        <w:t>setData</w:t>
      </w:r>
      <w:r>
        <w:rPr>
          <w:rStyle w:val="pun"/>
        </w:rPr>
        <w:t>(</w:t>
      </w:r>
      <w:proofErr w:type="gramEnd"/>
      <w:r>
        <w:rPr>
          <w:rStyle w:val="pln"/>
          <w:rFonts w:eastAsiaTheme="majorEastAsia"/>
        </w:rPr>
        <w:t>data1</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pln"/>
          <w:rFonts w:eastAsiaTheme="majorEastAsia"/>
        </w:rPr>
        <w:t>do2</w:t>
      </w:r>
      <w:r>
        <w:rPr>
          <w:rStyle w:val="pun"/>
        </w:rPr>
        <w:t>.</w:t>
      </w:r>
      <w:r>
        <w:rPr>
          <w:rStyle w:val="pln"/>
          <w:rFonts w:eastAsiaTheme="majorEastAsia"/>
        </w:rPr>
        <w:t>setData</w:t>
      </w:r>
      <w:r>
        <w:rPr>
          <w:rStyle w:val="pun"/>
        </w:rPr>
        <w:t>(</w:t>
      </w:r>
      <w:proofErr w:type="gramEnd"/>
      <w:r>
        <w:rPr>
          <w:rStyle w:val="pln"/>
          <w:rFonts w:eastAsiaTheme="majorEastAsia"/>
        </w:rPr>
        <w:t>data2</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r>
        <w:rPr>
          <w:rStyle w:val="pun"/>
        </w:rPr>
        <w:t>}</w:t>
      </w:r>
    </w:p>
    <w:p w:rsidR="00553174" w:rsidRDefault="00553174" w:rsidP="00553174">
      <w:pPr>
        <w:pStyle w:val="HTMLPreformatted"/>
        <w:rPr>
          <w:rStyle w:val="pln"/>
          <w:rFonts w:eastAsiaTheme="majorEastAsia"/>
        </w:rPr>
      </w:pP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kwd"/>
        </w:rPr>
        <w:t>public</w:t>
      </w:r>
      <w:proofErr w:type="gramEnd"/>
      <w:r>
        <w:rPr>
          <w:rStyle w:val="pln"/>
          <w:rFonts w:eastAsiaTheme="majorEastAsia"/>
        </w:rPr>
        <w:t xml:space="preserve"> </w:t>
      </w:r>
      <w:r>
        <w:rPr>
          <w:rStyle w:val="typ"/>
        </w:rPr>
        <w:t>String</w:t>
      </w:r>
      <w:r>
        <w:rPr>
          <w:rStyle w:val="pun"/>
        </w:rPr>
        <w:t>[]</w:t>
      </w:r>
      <w:r>
        <w:rPr>
          <w:rStyle w:val="pln"/>
          <w:rFonts w:eastAsiaTheme="majorEastAsia"/>
        </w:rPr>
        <w:t xml:space="preserve"> getData</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kwd"/>
        </w:rPr>
        <w:t>return</w:t>
      </w:r>
      <w:proofErr w:type="gramEnd"/>
      <w:r>
        <w:rPr>
          <w:rStyle w:val="pln"/>
          <w:rFonts w:eastAsiaTheme="majorEastAsia"/>
        </w:rPr>
        <w:t xml:space="preserve"> </w:t>
      </w:r>
      <w:r>
        <w:rPr>
          <w:rStyle w:val="kwd"/>
        </w:rPr>
        <w:t>new</w:t>
      </w:r>
      <w:r>
        <w:rPr>
          <w:rStyle w:val="pln"/>
          <w:rFonts w:eastAsiaTheme="majorEastAsia"/>
        </w:rPr>
        <w:t xml:space="preserve"> </w:t>
      </w:r>
      <w:r>
        <w:rPr>
          <w:rStyle w:val="typ"/>
        </w:rPr>
        <w:t>String</w:t>
      </w:r>
      <w:r>
        <w:rPr>
          <w:rStyle w:val="pun"/>
        </w:rPr>
        <w:t>[]</w:t>
      </w:r>
      <w:r>
        <w:rPr>
          <w:rStyle w:val="pln"/>
          <w:rFonts w:eastAsiaTheme="majorEastAsia"/>
        </w:rPr>
        <w:t xml:space="preserve"> </w:t>
      </w:r>
      <w:r>
        <w:rPr>
          <w:rStyle w:val="pun"/>
        </w:rPr>
        <w:t>{</w:t>
      </w:r>
      <w:r>
        <w:rPr>
          <w:rStyle w:val="pln"/>
          <w:rFonts w:eastAsiaTheme="majorEastAsia"/>
        </w:rPr>
        <w:t>do1</w:t>
      </w:r>
      <w:r>
        <w:rPr>
          <w:rStyle w:val="pun"/>
        </w:rPr>
        <w:t>.</w:t>
      </w:r>
      <w:r>
        <w:rPr>
          <w:rStyle w:val="pln"/>
          <w:rFonts w:eastAsiaTheme="majorEastAsia"/>
        </w:rPr>
        <w:t>getData</w:t>
      </w:r>
      <w:r>
        <w:rPr>
          <w:rStyle w:val="pun"/>
        </w:rPr>
        <w:t>(),</w:t>
      </w:r>
      <w:r>
        <w:rPr>
          <w:rStyle w:val="pln"/>
          <w:rFonts w:eastAsiaTheme="majorEastAsia"/>
        </w:rPr>
        <w:t>do2</w:t>
      </w:r>
      <w:r>
        <w:rPr>
          <w:rStyle w:val="pun"/>
        </w:rPr>
        <w:t>.</w:t>
      </w:r>
      <w:r>
        <w:rPr>
          <w:rStyle w:val="pln"/>
          <w:rFonts w:eastAsiaTheme="majorEastAsia"/>
        </w:rPr>
        <w:t>getData</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r>
        <w:rPr>
          <w:rStyle w:val="pun"/>
        </w:rPr>
        <w:t>}</w:t>
      </w:r>
    </w:p>
    <w:p w:rsidR="00553174" w:rsidRDefault="00553174" w:rsidP="00553174">
      <w:pPr>
        <w:pStyle w:val="HTMLPreformatted"/>
      </w:pPr>
      <w:r>
        <w:rPr>
          <w:rStyle w:val="pun"/>
        </w:rPr>
        <w:t>}</w:t>
      </w:r>
    </w:p>
    <w:p w:rsidR="00553174" w:rsidRDefault="00553174" w:rsidP="00553174">
      <w:pPr>
        <w:pStyle w:val="Heading2"/>
      </w:pPr>
      <w:r>
        <w:t>Step 3</w:t>
      </w:r>
    </w:p>
    <w:p w:rsidR="00553174" w:rsidRDefault="00553174" w:rsidP="00553174">
      <w:pPr>
        <w:pStyle w:val="NormalWeb"/>
      </w:pPr>
      <w:r>
        <w:t>Create Composite Entity.</w:t>
      </w:r>
    </w:p>
    <w:p w:rsidR="00553174" w:rsidRDefault="00553174" w:rsidP="00553174">
      <w:pPr>
        <w:pStyle w:val="NormalWeb"/>
      </w:pPr>
      <w:r>
        <w:rPr>
          <w:i/>
          <w:iCs/>
        </w:rPr>
        <w:t>CompositeEntity.java</w:t>
      </w:r>
    </w:p>
    <w:p w:rsidR="00553174" w:rsidRDefault="00553174" w:rsidP="00553174">
      <w:pPr>
        <w:pStyle w:val="HTMLPreformatted"/>
        <w:rPr>
          <w:rStyle w:val="pln"/>
          <w:rFonts w:eastAsiaTheme="majorEastAsia"/>
        </w:rPr>
      </w:pPr>
      <w:proofErr w:type="gramStart"/>
      <w:r>
        <w:rPr>
          <w:rStyle w:val="kwd"/>
        </w:rPr>
        <w:t>public</w:t>
      </w:r>
      <w:proofErr w:type="gramEnd"/>
      <w:r>
        <w:rPr>
          <w:rStyle w:val="pln"/>
          <w:rFonts w:eastAsiaTheme="majorEastAsia"/>
        </w:rPr>
        <w:t xml:space="preserve"> </w:t>
      </w:r>
      <w:r>
        <w:rPr>
          <w:rStyle w:val="kwd"/>
        </w:rPr>
        <w:t>class</w:t>
      </w:r>
      <w:r>
        <w:rPr>
          <w:rStyle w:val="pln"/>
          <w:rFonts w:eastAsiaTheme="majorEastAsia"/>
        </w:rPr>
        <w:t xml:space="preserve"> </w:t>
      </w:r>
      <w:r>
        <w:rPr>
          <w:rStyle w:val="typ"/>
        </w:rPr>
        <w:t>CompositeEntity</w:t>
      </w:r>
      <w:r>
        <w:rPr>
          <w:rStyle w:val="pln"/>
          <w:rFonts w:eastAsiaTheme="majorEastAsia"/>
        </w:rPr>
        <w:t xml:space="preserve"> </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kwd"/>
        </w:rPr>
        <w:t>private</w:t>
      </w:r>
      <w:proofErr w:type="gramEnd"/>
      <w:r>
        <w:rPr>
          <w:rStyle w:val="pln"/>
          <w:rFonts w:eastAsiaTheme="majorEastAsia"/>
        </w:rPr>
        <w:t xml:space="preserve"> </w:t>
      </w:r>
      <w:r>
        <w:rPr>
          <w:rStyle w:val="typ"/>
        </w:rPr>
        <w:t>CoarseGrainedObject</w:t>
      </w:r>
      <w:r>
        <w:rPr>
          <w:rStyle w:val="pln"/>
          <w:rFonts w:eastAsiaTheme="majorEastAsia"/>
        </w:rPr>
        <w:t xml:space="preserve"> cgo </w:t>
      </w:r>
      <w:r>
        <w:rPr>
          <w:rStyle w:val="pun"/>
        </w:rPr>
        <w:t>=</w:t>
      </w:r>
      <w:r>
        <w:rPr>
          <w:rStyle w:val="pln"/>
          <w:rFonts w:eastAsiaTheme="majorEastAsia"/>
        </w:rPr>
        <w:t xml:space="preserve"> </w:t>
      </w:r>
      <w:r>
        <w:rPr>
          <w:rStyle w:val="kwd"/>
        </w:rPr>
        <w:t>new</w:t>
      </w:r>
      <w:r>
        <w:rPr>
          <w:rStyle w:val="pln"/>
          <w:rFonts w:eastAsiaTheme="majorEastAsia"/>
        </w:rPr>
        <w:t xml:space="preserve"> </w:t>
      </w:r>
      <w:r>
        <w:rPr>
          <w:rStyle w:val="typ"/>
        </w:rPr>
        <w:t>CoarseGrainedObject</w:t>
      </w:r>
      <w:r>
        <w:rPr>
          <w:rStyle w:val="pun"/>
        </w:rPr>
        <w:t>();</w:t>
      </w:r>
    </w:p>
    <w:p w:rsidR="00553174" w:rsidRDefault="00553174" w:rsidP="00553174">
      <w:pPr>
        <w:pStyle w:val="HTMLPreformatted"/>
        <w:rPr>
          <w:rStyle w:val="pln"/>
          <w:rFonts w:eastAsiaTheme="majorEastAsia"/>
        </w:rPr>
      </w:pP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kwd"/>
        </w:rPr>
        <w:t>public</w:t>
      </w:r>
      <w:proofErr w:type="gramEnd"/>
      <w:r>
        <w:rPr>
          <w:rStyle w:val="pln"/>
          <w:rFonts w:eastAsiaTheme="majorEastAsia"/>
        </w:rPr>
        <w:t xml:space="preserve"> </w:t>
      </w:r>
      <w:r>
        <w:rPr>
          <w:rStyle w:val="kwd"/>
        </w:rPr>
        <w:t>void</w:t>
      </w:r>
      <w:r>
        <w:rPr>
          <w:rStyle w:val="pln"/>
          <w:rFonts w:eastAsiaTheme="majorEastAsia"/>
        </w:rPr>
        <w:t xml:space="preserve"> setData</w:t>
      </w:r>
      <w:r>
        <w:rPr>
          <w:rStyle w:val="pun"/>
        </w:rPr>
        <w:t>(</w:t>
      </w:r>
      <w:r>
        <w:rPr>
          <w:rStyle w:val="typ"/>
        </w:rPr>
        <w:t>String</w:t>
      </w:r>
      <w:r>
        <w:rPr>
          <w:rStyle w:val="pln"/>
          <w:rFonts w:eastAsiaTheme="majorEastAsia"/>
        </w:rPr>
        <w:t xml:space="preserve"> data1</w:t>
      </w:r>
      <w:r>
        <w:rPr>
          <w:rStyle w:val="pun"/>
        </w:rPr>
        <w:t>,</w:t>
      </w:r>
      <w:r>
        <w:rPr>
          <w:rStyle w:val="pln"/>
          <w:rFonts w:eastAsiaTheme="majorEastAsia"/>
        </w:rPr>
        <w:t xml:space="preserve"> </w:t>
      </w:r>
      <w:r>
        <w:rPr>
          <w:rStyle w:val="typ"/>
        </w:rPr>
        <w:t>String</w:t>
      </w:r>
      <w:r>
        <w:rPr>
          <w:rStyle w:val="pln"/>
          <w:rFonts w:eastAsiaTheme="majorEastAsia"/>
        </w:rPr>
        <w:t xml:space="preserve"> data2</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pln"/>
          <w:rFonts w:eastAsiaTheme="majorEastAsia"/>
        </w:rPr>
        <w:t>cgo</w:t>
      </w:r>
      <w:r>
        <w:rPr>
          <w:rStyle w:val="pun"/>
        </w:rPr>
        <w:t>.</w:t>
      </w:r>
      <w:r>
        <w:rPr>
          <w:rStyle w:val="pln"/>
          <w:rFonts w:eastAsiaTheme="majorEastAsia"/>
        </w:rPr>
        <w:t>setData</w:t>
      </w:r>
      <w:r>
        <w:rPr>
          <w:rStyle w:val="pun"/>
        </w:rPr>
        <w:t>(</w:t>
      </w:r>
      <w:proofErr w:type="gramEnd"/>
      <w:r>
        <w:rPr>
          <w:rStyle w:val="pln"/>
          <w:rFonts w:eastAsiaTheme="majorEastAsia"/>
        </w:rPr>
        <w:t>data1</w:t>
      </w:r>
      <w:r>
        <w:rPr>
          <w:rStyle w:val="pun"/>
        </w:rPr>
        <w:t>,</w:t>
      </w:r>
      <w:r>
        <w:rPr>
          <w:rStyle w:val="pln"/>
          <w:rFonts w:eastAsiaTheme="majorEastAsia"/>
        </w:rPr>
        <w:t xml:space="preserve"> data2</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r>
        <w:rPr>
          <w:rStyle w:val="pun"/>
        </w:rPr>
        <w:t>}</w:t>
      </w:r>
    </w:p>
    <w:p w:rsidR="00553174" w:rsidRDefault="00553174" w:rsidP="00553174">
      <w:pPr>
        <w:pStyle w:val="HTMLPreformatted"/>
        <w:rPr>
          <w:rStyle w:val="pln"/>
          <w:rFonts w:eastAsiaTheme="majorEastAsia"/>
        </w:rPr>
      </w:pP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kwd"/>
        </w:rPr>
        <w:t>public</w:t>
      </w:r>
      <w:proofErr w:type="gramEnd"/>
      <w:r>
        <w:rPr>
          <w:rStyle w:val="pln"/>
          <w:rFonts w:eastAsiaTheme="majorEastAsia"/>
        </w:rPr>
        <w:t xml:space="preserve"> </w:t>
      </w:r>
      <w:r>
        <w:rPr>
          <w:rStyle w:val="typ"/>
        </w:rPr>
        <w:t>String</w:t>
      </w:r>
      <w:r>
        <w:rPr>
          <w:rStyle w:val="pun"/>
        </w:rPr>
        <w:t>[]</w:t>
      </w:r>
      <w:r>
        <w:rPr>
          <w:rStyle w:val="pln"/>
          <w:rFonts w:eastAsiaTheme="majorEastAsia"/>
        </w:rPr>
        <w:t xml:space="preserve"> getData</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kwd"/>
        </w:rPr>
        <w:t>return</w:t>
      </w:r>
      <w:proofErr w:type="gramEnd"/>
      <w:r>
        <w:rPr>
          <w:rStyle w:val="pln"/>
          <w:rFonts w:eastAsiaTheme="majorEastAsia"/>
        </w:rPr>
        <w:t xml:space="preserve"> cgo</w:t>
      </w:r>
      <w:r>
        <w:rPr>
          <w:rStyle w:val="pun"/>
        </w:rPr>
        <w:t>.</w:t>
      </w:r>
      <w:r>
        <w:rPr>
          <w:rStyle w:val="pln"/>
          <w:rFonts w:eastAsiaTheme="majorEastAsia"/>
        </w:rPr>
        <w:t>getData</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r>
        <w:rPr>
          <w:rStyle w:val="pun"/>
        </w:rPr>
        <w:t>}</w:t>
      </w:r>
    </w:p>
    <w:p w:rsidR="00553174" w:rsidRDefault="00553174" w:rsidP="00553174">
      <w:pPr>
        <w:pStyle w:val="HTMLPreformatted"/>
      </w:pPr>
      <w:r>
        <w:rPr>
          <w:rStyle w:val="pun"/>
        </w:rPr>
        <w:t>}</w:t>
      </w:r>
    </w:p>
    <w:p w:rsidR="00553174" w:rsidRDefault="00553174" w:rsidP="00553174">
      <w:pPr>
        <w:pStyle w:val="Heading2"/>
      </w:pPr>
      <w:r>
        <w:lastRenderedPageBreak/>
        <w:t>Step 4</w:t>
      </w:r>
    </w:p>
    <w:p w:rsidR="00553174" w:rsidRDefault="00553174" w:rsidP="00553174">
      <w:pPr>
        <w:pStyle w:val="NormalWeb"/>
      </w:pPr>
      <w:r>
        <w:t>Create Client class to use Composite Entity.</w:t>
      </w:r>
    </w:p>
    <w:p w:rsidR="00553174" w:rsidRDefault="00553174" w:rsidP="00553174">
      <w:pPr>
        <w:pStyle w:val="NormalWeb"/>
      </w:pPr>
      <w:r>
        <w:rPr>
          <w:i/>
          <w:iCs/>
        </w:rPr>
        <w:t>Client.java</w:t>
      </w:r>
    </w:p>
    <w:p w:rsidR="00553174" w:rsidRDefault="00553174" w:rsidP="00553174">
      <w:pPr>
        <w:pStyle w:val="HTMLPreformatted"/>
        <w:rPr>
          <w:rStyle w:val="pln"/>
          <w:rFonts w:eastAsiaTheme="majorEastAsia"/>
        </w:rPr>
      </w:pPr>
      <w:proofErr w:type="gramStart"/>
      <w:r>
        <w:rPr>
          <w:rStyle w:val="kwd"/>
        </w:rPr>
        <w:t>public</w:t>
      </w:r>
      <w:proofErr w:type="gramEnd"/>
      <w:r>
        <w:rPr>
          <w:rStyle w:val="pln"/>
          <w:rFonts w:eastAsiaTheme="majorEastAsia"/>
        </w:rPr>
        <w:t xml:space="preserve"> </w:t>
      </w:r>
      <w:r>
        <w:rPr>
          <w:rStyle w:val="kwd"/>
        </w:rPr>
        <w:t>class</w:t>
      </w:r>
      <w:r>
        <w:rPr>
          <w:rStyle w:val="pln"/>
          <w:rFonts w:eastAsiaTheme="majorEastAsia"/>
        </w:rPr>
        <w:t xml:space="preserve"> </w:t>
      </w:r>
      <w:r>
        <w:rPr>
          <w:rStyle w:val="typ"/>
        </w:rPr>
        <w:t>Client</w:t>
      </w:r>
      <w:r>
        <w:rPr>
          <w:rStyle w:val="pln"/>
          <w:rFonts w:eastAsiaTheme="majorEastAsia"/>
        </w:rPr>
        <w:t xml:space="preserve"> </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kwd"/>
        </w:rPr>
        <w:t>private</w:t>
      </w:r>
      <w:proofErr w:type="gramEnd"/>
      <w:r>
        <w:rPr>
          <w:rStyle w:val="pln"/>
          <w:rFonts w:eastAsiaTheme="majorEastAsia"/>
        </w:rPr>
        <w:t xml:space="preserve"> </w:t>
      </w:r>
      <w:r>
        <w:rPr>
          <w:rStyle w:val="typ"/>
        </w:rPr>
        <w:t>CompositeEntity</w:t>
      </w:r>
      <w:r>
        <w:rPr>
          <w:rStyle w:val="pln"/>
          <w:rFonts w:eastAsiaTheme="majorEastAsia"/>
        </w:rPr>
        <w:t xml:space="preserve"> compositeEntity </w:t>
      </w:r>
      <w:r>
        <w:rPr>
          <w:rStyle w:val="pun"/>
        </w:rPr>
        <w:t>=</w:t>
      </w:r>
      <w:r>
        <w:rPr>
          <w:rStyle w:val="pln"/>
          <w:rFonts w:eastAsiaTheme="majorEastAsia"/>
        </w:rPr>
        <w:t xml:space="preserve"> </w:t>
      </w:r>
      <w:r>
        <w:rPr>
          <w:rStyle w:val="kwd"/>
        </w:rPr>
        <w:t>new</w:t>
      </w:r>
      <w:r>
        <w:rPr>
          <w:rStyle w:val="pln"/>
          <w:rFonts w:eastAsiaTheme="majorEastAsia"/>
        </w:rPr>
        <w:t xml:space="preserve"> </w:t>
      </w:r>
      <w:r>
        <w:rPr>
          <w:rStyle w:val="typ"/>
        </w:rPr>
        <w:t>CompositeEntity</w:t>
      </w:r>
      <w:r>
        <w:rPr>
          <w:rStyle w:val="pun"/>
        </w:rPr>
        <w:t>();</w:t>
      </w:r>
    </w:p>
    <w:p w:rsidR="00553174" w:rsidRDefault="00553174" w:rsidP="00553174">
      <w:pPr>
        <w:pStyle w:val="HTMLPreformatted"/>
        <w:rPr>
          <w:rStyle w:val="pln"/>
          <w:rFonts w:eastAsiaTheme="majorEastAsia"/>
        </w:rPr>
      </w:pP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kwd"/>
        </w:rPr>
        <w:t>public</w:t>
      </w:r>
      <w:proofErr w:type="gramEnd"/>
      <w:r>
        <w:rPr>
          <w:rStyle w:val="pln"/>
          <w:rFonts w:eastAsiaTheme="majorEastAsia"/>
        </w:rPr>
        <w:t xml:space="preserve"> </w:t>
      </w:r>
      <w:r>
        <w:rPr>
          <w:rStyle w:val="kwd"/>
        </w:rPr>
        <w:t>void</w:t>
      </w:r>
      <w:r>
        <w:rPr>
          <w:rStyle w:val="pln"/>
          <w:rFonts w:eastAsiaTheme="majorEastAsia"/>
        </w:rPr>
        <w:t xml:space="preserve"> printData</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kwd"/>
        </w:rPr>
        <w:t>for</w:t>
      </w:r>
      <w:proofErr w:type="gramEnd"/>
      <w:r>
        <w:rPr>
          <w:rStyle w:val="pln"/>
          <w:rFonts w:eastAsiaTheme="majorEastAsia"/>
        </w:rPr>
        <w:t xml:space="preserve"> </w:t>
      </w:r>
      <w:r>
        <w:rPr>
          <w:rStyle w:val="pun"/>
        </w:rPr>
        <w:t>(</w:t>
      </w:r>
      <w:r>
        <w:rPr>
          <w:rStyle w:val="kwd"/>
        </w:rPr>
        <w:t>int</w:t>
      </w:r>
      <w:r>
        <w:rPr>
          <w:rStyle w:val="pln"/>
          <w:rFonts w:eastAsiaTheme="majorEastAsia"/>
        </w:rPr>
        <w:t xml:space="preserve"> i </w:t>
      </w:r>
      <w:r>
        <w:rPr>
          <w:rStyle w:val="pun"/>
        </w:rPr>
        <w:t>=</w:t>
      </w:r>
      <w:r>
        <w:rPr>
          <w:rStyle w:val="pln"/>
          <w:rFonts w:eastAsiaTheme="majorEastAsia"/>
        </w:rPr>
        <w:t xml:space="preserve"> </w:t>
      </w:r>
      <w:r>
        <w:rPr>
          <w:rStyle w:val="lit"/>
        </w:rPr>
        <w:t>0</w:t>
      </w:r>
      <w:r>
        <w:rPr>
          <w:rStyle w:val="pun"/>
        </w:rPr>
        <w:t>;</w:t>
      </w:r>
      <w:r>
        <w:rPr>
          <w:rStyle w:val="pln"/>
          <w:rFonts w:eastAsiaTheme="majorEastAsia"/>
        </w:rPr>
        <w:t xml:space="preserve"> i </w:t>
      </w:r>
      <w:r>
        <w:rPr>
          <w:rStyle w:val="pun"/>
        </w:rPr>
        <w:t>&lt;</w:t>
      </w:r>
      <w:r>
        <w:rPr>
          <w:rStyle w:val="pln"/>
          <w:rFonts w:eastAsiaTheme="majorEastAsia"/>
        </w:rPr>
        <w:t xml:space="preserve"> compositeEntity</w:t>
      </w:r>
      <w:r>
        <w:rPr>
          <w:rStyle w:val="pun"/>
        </w:rPr>
        <w:t>.</w:t>
      </w:r>
      <w:r>
        <w:rPr>
          <w:rStyle w:val="pln"/>
          <w:rFonts w:eastAsiaTheme="majorEastAsia"/>
        </w:rPr>
        <w:t>getData</w:t>
      </w:r>
      <w:r>
        <w:rPr>
          <w:rStyle w:val="pun"/>
        </w:rPr>
        <w:t>().</w:t>
      </w:r>
      <w:r>
        <w:rPr>
          <w:rStyle w:val="pln"/>
          <w:rFonts w:eastAsiaTheme="majorEastAsia"/>
        </w:rPr>
        <w:t>length</w:t>
      </w:r>
      <w:r>
        <w:rPr>
          <w:rStyle w:val="pun"/>
        </w:rPr>
        <w:t>;</w:t>
      </w:r>
      <w:r>
        <w:rPr>
          <w:rStyle w:val="pln"/>
          <w:rFonts w:eastAsiaTheme="majorEastAsia"/>
        </w:rPr>
        <w:t xml:space="preserve"> i</w:t>
      </w:r>
      <w:r>
        <w:rPr>
          <w:rStyle w:val="pun"/>
        </w:rPr>
        <w:t>++)</w:t>
      </w:r>
      <w:r>
        <w:rPr>
          <w:rStyle w:val="pln"/>
          <w:rFonts w:eastAsiaTheme="majorEastAsia"/>
        </w:rPr>
        <w:t xml:space="preserve"> </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typ"/>
        </w:rPr>
        <w:t>System</w:t>
      </w:r>
      <w:r>
        <w:rPr>
          <w:rStyle w:val="pun"/>
        </w:rPr>
        <w:t>.</w:t>
      </w:r>
      <w:r>
        <w:rPr>
          <w:rStyle w:val="kwd"/>
        </w:rPr>
        <w:t>out</w:t>
      </w:r>
      <w:r>
        <w:rPr>
          <w:rStyle w:val="pun"/>
        </w:rPr>
        <w:t>.</w:t>
      </w:r>
      <w:r>
        <w:rPr>
          <w:rStyle w:val="pln"/>
          <w:rFonts w:eastAsiaTheme="majorEastAsia"/>
        </w:rPr>
        <w:t>println</w:t>
      </w:r>
      <w:r>
        <w:rPr>
          <w:rStyle w:val="pun"/>
        </w:rPr>
        <w:t>(</w:t>
      </w:r>
      <w:proofErr w:type="gramEnd"/>
      <w:r>
        <w:rPr>
          <w:rStyle w:val="str"/>
        </w:rPr>
        <w:t>"Data: "</w:t>
      </w:r>
      <w:r>
        <w:rPr>
          <w:rStyle w:val="pln"/>
          <w:rFonts w:eastAsiaTheme="majorEastAsia"/>
        </w:rPr>
        <w:t xml:space="preserve"> </w:t>
      </w:r>
      <w:r>
        <w:rPr>
          <w:rStyle w:val="pun"/>
        </w:rPr>
        <w:t>+</w:t>
      </w:r>
      <w:r>
        <w:rPr>
          <w:rStyle w:val="pln"/>
          <w:rFonts w:eastAsiaTheme="majorEastAsia"/>
        </w:rPr>
        <w:t xml:space="preserve"> compositeEntity</w:t>
      </w:r>
      <w:r>
        <w:rPr>
          <w:rStyle w:val="pun"/>
        </w:rPr>
        <w:t>.</w:t>
      </w:r>
      <w:r>
        <w:rPr>
          <w:rStyle w:val="pln"/>
          <w:rFonts w:eastAsiaTheme="majorEastAsia"/>
        </w:rPr>
        <w:t>getData</w:t>
      </w:r>
      <w:r>
        <w:rPr>
          <w:rStyle w:val="pun"/>
        </w:rPr>
        <w:t>()[</w:t>
      </w:r>
      <w:r>
        <w:rPr>
          <w:rStyle w:val="pln"/>
          <w:rFonts w:eastAsiaTheme="majorEastAsia"/>
        </w:rPr>
        <w:t>i</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r>
        <w:rPr>
          <w:rStyle w:val="pun"/>
        </w:rPr>
        <w:t>}</w:t>
      </w:r>
    </w:p>
    <w:p w:rsidR="00553174" w:rsidRDefault="00553174" w:rsidP="00553174">
      <w:pPr>
        <w:pStyle w:val="HTMLPreformatted"/>
        <w:rPr>
          <w:rStyle w:val="pln"/>
          <w:rFonts w:eastAsiaTheme="majorEastAsia"/>
        </w:rPr>
      </w:pP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kwd"/>
        </w:rPr>
        <w:t>public</w:t>
      </w:r>
      <w:proofErr w:type="gramEnd"/>
      <w:r>
        <w:rPr>
          <w:rStyle w:val="pln"/>
          <w:rFonts w:eastAsiaTheme="majorEastAsia"/>
        </w:rPr>
        <w:t xml:space="preserve"> </w:t>
      </w:r>
      <w:r>
        <w:rPr>
          <w:rStyle w:val="kwd"/>
        </w:rPr>
        <w:t>void</w:t>
      </w:r>
      <w:r>
        <w:rPr>
          <w:rStyle w:val="pln"/>
          <w:rFonts w:eastAsiaTheme="majorEastAsia"/>
        </w:rPr>
        <w:t xml:space="preserve"> setData</w:t>
      </w:r>
      <w:r>
        <w:rPr>
          <w:rStyle w:val="pun"/>
        </w:rPr>
        <w:t>(</w:t>
      </w:r>
      <w:r>
        <w:rPr>
          <w:rStyle w:val="typ"/>
        </w:rPr>
        <w:t>String</w:t>
      </w:r>
      <w:r>
        <w:rPr>
          <w:rStyle w:val="pln"/>
          <w:rFonts w:eastAsiaTheme="majorEastAsia"/>
        </w:rPr>
        <w:t xml:space="preserve"> data1</w:t>
      </w:r>
      <w:r>
        <w:rPr>
          <w:rStyle w:val="pun"/>
        </w:rPr>
        <w:t>,</w:t>
      </w:r>
      <w:r>
        <w:rPr>
          <w:rStyle w:val="pln"/>
          <w:rFonts w:eastAsiaTheme="majorEastAsia"/>
        </w:rPr>
        <w:t xml:space="preserve"> </w:t>
      </w:r>
      <w:r>
        <w:rPr>
          <w:rStyle w:val="typ"/>
        </w:rPr>
        <w:t>String</w:t>
      </w:r>
      <w:r>
        <w:rPr>
          <w:rStyle w:val="pln"/>
          <w:rFonts w:eastAsiaTheme="majorEastAsia"/>
        </w:rPr>
        <w:t xml:space="preserve"> data2</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pln"/>
          <w:rFonts w:eastAsiaTheme="majorEastAsia"/>
        </w:rPr>
        <w:t>compositeEntity</w:t>
      </w:r>
      <w:r>
        <w:rPr>
          <w:rStyle w:val="pun"/>
        </w:rPr>
        <w:t>.</w:t>
      </w:r>
      <w:r>
        <w:rPr>
          <w:rStyle w:val="pln"/>
          <w:rFonts w:eastAsiaTheme="majorEastAsia"/>
        </w:rPr>
        <w:t>setData</w:t>
      </w:r>
      <w:r>
        <w:rPr>
          <w:rStyle w:val="pun"/>
        </w:rPr>
        <w:t>(</w:t>
      </w:r>
      <w:proofErr w:type="gramEnd"/>
      <w:r>
        <w:rPr>
          <w:rStyle w:val="pln"/>
          <w:rFonts w:eastAsiaTheme="majorEastAsia"/>
        </w:rPr>
        <w:t>data1</w:t>
      </w:r>
      <w:r>
        <w:rPr>
          <w:rStyle w:val="pun"/>
        </w:rPr>
        <w:t>,</w:t>
      </w:r>
      <w:r>
        <w:rPr>
          <w:rStyle w:val="pln"/>
          <w:rFonts w:eastAsiaTheme="majorEastAsia"/>
        </w:rPr>
        <w:t xml:space="preserve"> data2</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r>
        <w:rPr>
          <w:rStyle w:val="pun"/>
        </w:rPr>
        <w:t>}</w:t>
      </w:r>
    </w:p>
    <w:p w:rsidR="00553174" w:rsidRDefault="00553174" w:rsidP="00553174">
      <w:pPr>
        <w:pStyle w:val="HTMLPreformatted"/>
      </w:pPr>
      <w:r>
        <w:rPr>
          <w:rStyle w:val="pun"/>
        </w:rPr>
        <w:t>}</w:t>
      </w:r>
    </w:p>
    <w:p w:rsidR="00553174" w:rsidRDefault="00553174" w:rsidP="00553174">
      <w:pPr>
        <w:pStyle w:val="Heading2"/>
      </w:pPr>
      <w:r>
        <w:t>Step 5</w:t>
      </w:r>
    </w:p>
    <w:p w:rsidR="00553174" w:rsidRDefault="00553174" w:rsidP="00553174">
      <w:pPr>
        <w:pStyle w:val="NormalWeb"/>
      </w:pPr>
      <w:r>
        <w:t xml:space="preserve">Use the </w:t>
      </w:r>
      <w:r>
        <w:rPr>
          <w:i/>
          <w:iCs/>
        </w:rPr>
        <w:t>Client</w:t>
      </w:r>
      <w:r>
        <w:t xml:space="preserve"> to demonstrate Composite Entity design pattern usage.</w:t>
      </w:r>
    </w:p>
    <w:p w:rsidR="00553174" w:rsidRDefault="00553174" w:rsidP="00553174">
      <w:pPr>
        <w:pStyle w:val="NormalWeb"/>
      </w:pPr>
      <w:r>
        <w:rPr>
          <w:i/>
          <w:iCs/>
        </w:rPr>
        <w:t>CompositeEntityPatternDemo.java</w:t>
      </w:r>
    </w:p>
    <w:p w:rsidR="00553174" w:rsidRDefault="00553174" w:rsidP="00553174">
      <w:pPr>
        <w:pStyle w:val="HTMLPreformatted"/>
        <w:rPr>
          <w:rStyle w:val="pln"/>
          <w:rFonts w:eastAsiaTheme="majorEastAsia"/>
        </w:rPr>
      </w:pPr>
      <w:proofErr w:type="gramStart"/>
      <w:r>
        <w:rPr>
          <w:rStyle w:val="kwd"/>
        </w:rPr>
        <w:t>public</w:t>
      </w:r>
      <w:proofErr w:type="gramEnd"/>
      <w:r>
        <w:rPr>
          <w:rStyle w:val="pln"/>
          <w:rFonts w:eastAsiaTheme="majorEastAsia"/>
        </w:rPr>
        <w:t xml:space="preserve"> </w:t>
      </w:r>
      <w:r>
        <w:rPr>
          <w:rStyle w:val="kwd"/>
        </w:rPr>
        <w:t>class</w:t>
      </w:r>
      <w:r>
        <w:rPr>
          <w:rStyle w:val="pln"/>
          <w:rFonts w:eastAsiaTheme="majorEastAsia"/>
        </w:rPr>
        <w:t xml:space="preserve"> </w:t>
      </w:r>
      <w:r>
        <w:rPr>
          <w:rStyle w:val="typ"/>
        </w:rPr>
        <w:t>CompositeEntityPatternDemo</w:t>
      </w:r>
      <w:r>
        <w:rPr>
          <w:rStyle w:val="pln"/>
          <w:rFonts w:eastAsiaTheme="majorEastAsia"/>
        </w:rPr>
        <w:t xml:space="preserve"> </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kwd"/>
        </w:rPr>
        <w:t>public</w:t>
      </w:r>
      <w:proofErr w:type="gramEnd"/>
      <w:r>
        <w:rPr>
          <w:rStyle w:val="pln"/>
          <w:rFonts w:eastAsiaTheme="majorEastAsia"/>
        </w:rPr>
        <w:t xml:space="preserve"> </w:t>
      </w:r>
      <w:r>
        <w:rPr>
          <w:rStyle w:val="kwd"/>
        </w:rPr>
        <w:t>static</w:t>
      </w:r>
      <w:r>
        <w:rPr>
          <w:rStyle w:val="pln"/>
          <w:rFonts w:eastAsiaTheme="majorEastAsia"/>
        </w:rPr>
        <w:t xml:space="preserve"> </w:t>
      </w:r>
      <w:r>
        <w:rPr>
          <w:rStyle w:val="kwd"/>
        </w:rPr>
        <w:t>void</w:t>
      </w:r>
      <w:r>
        <w:rPr>
          <w:rStyle w:val="pln"/>
          <w:rFonts w:eastAsiaTheme="majorEastAsia"/>
        </w:rPr>
        <w:t xml:space="preserve"> main</w:t>
      </w:r>
      <w:r>
        <w:rPr>
          <w:rStyle w:val="pun"/>
        </w:rPr>
        <w:t>(</w:t>
      </w:r>
      <w:r>
        <w:rPr>
          <w:rStyle w:val="typ"/>
        </w:rPr>
        <w:t>String</w:t>
      </w:r>
      <w:r>
        <w:rPr>
          <w:rStyle w:val="pun"/>
        </w:rPr>
        <w:t>[]</w:t>
      </w:r>
      <w:r>
        <w:rPr>
          <w:rStyle w:val="pln"/>
          <w:rFonts w:eastAsiaTheme="majorEastAsia"/>
        </w:rPr>
        <w:t xml:space="preserve"> args</w:t>
      </w:r>
      <w:r>
        <w:rPr>
          <w:rStyle w:val="pun"/>
        </w:rPr>
        <w:t>)</w:t>
      </w:r>
      <w:r>
        <w:rPr>
          <w:rStyle w:val="pln"/>
          <w:rFonts w:eastAsiaTheme="majorEastAsia"/>
        </w:rPr>
        <w:t xml:space="preserve"> </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p>
    <w:p w:rsidR="00553174" w:rsidRDefault="00553174" w:rsidP="00553174">
      <w:pPr>
        <w:pStyle w:val="HTMLPreformatted"/>
        <w:rPr>
          <w:rStyle w:val="pln"/>
          <w:rFonts w:eastAsiaTheme="majorEastAsia"/>
        </w:rPr>
      </w:pPr>
      <w:r>
        <w:rPr>
          <w:rStyle w:val="pln"/>
          <w:rFonts w:eastAsiaTheme="majorEastAsia"/>
        </w:rPr>
        <w:t xml:space="preserve">       </w:t>
      </w:r>
      <w:r>
        <w:rPr>
          <w:rStyle w:val="typ"/>
        </w:rPr>
        <w:t>Client</w:t>
      </w:r>
      <w:r>
        <w:rPr>
          <w:rStyle w:val="pln"/>
          <w:rFonts w:eastAsiaTheme="majorEastAsia"/>
        </w:rPr>
        <w:t xml:space="preserve"> client </w:t>
      </w:r>
      <w:r>
        <w:rPr>
          <w:rStyle w:val="pun"/>
        </w:rPr>
        <w:t>=</w:t>
      </w:r>
      <w:r>
        <w:rPr>
          <w:rStyle w:val="pln"/>
          <w:rFonts w:eastAsiaTheme="majorEastAsia"/>
        </w:rPr>
        <w:t xml:space="preserve"> </w:t>
      </w:r>
      <w:r>
        <w:rPr>
          <w:rStyle w:val="kwd"/>
        </w:rPr>
        <w:t>new</w:t>
      </w:r>
      <w:r>
        <w:rPr>
          <w:rStyle w:val="pln"/>
          <w:rFonts w:eastAsiaTheme="majorEastAsia"/>
        </w:rPr>
        <w:t xml:space="preserve"> </w:t>
      </w:r>
      <w:proofErr w:type="gramStart"/>
      <w:r>
        <w:rPr>
          <w:rStyle w:val="typ"/>
        </w:rPr>
        <w:t>Client</w:t>
      </w:r>
      <w:r>
        <w:rPr>
          <w:rStyle w:val="pun"/>
        </w:rPr>
        <w:t>(</w:t>
      </w:r>
      <w:proofErr w:type="gramEnd"/>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pln"/>
          <w:rFonts w:eastAsiaTheme="majorEastAsia"/>
        </w:rPr>
        <w:t>client</w:t>
      </w:r>
      <w:r>
        <w:rPr>
          <w:rStyle w:val="pun"/>
        </w:rPr>
        <w:t>.</w:t>
      </w:r>
      <w:r>
        <w:rPr>
          <w:rStyle w:val="pln"/>
          <w:rFonts w:eastAsiaTheme="majorEastAsia"/>
        </w:rPr>
        <w:t>setData</w:t>
      </w:r>
      <w:r>
        <w:rPr>
          <w:rStyle w:val="pun"/>
        </w:rPr>
        <w:t>(</w:t>
      </w:r>
      <w:proofErr w:type="gramEnd"/>
      <w:r>
        <w:rPr>
          <w:rStyle w:val="str"/>
        </w:rPr>
        <w:t>"Test"</w:t>
      </w:r>
      <w:r>
        <w:rPr>
          <w:rStyle w:val="pun"/>
        </w:rPr>
        <w:t>,</w:t>
      </w:r>
      <w:r>
        <w:rPr>
          <w:rStyle w:val="pln"/>
          <w:rFonts w:eastAsiaTheme="majorEastAsia"/>
        </w:rPr>
        <w:t xml:space="preserve"> </w:t>
      </w:r>
      <w:r>
        <w:rPr>
          <w:rStyle w:val="str"/>
        </w:rPr>
        <w:t>"Data"</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pln"/>
          <w:rFonts w:eastAsiaTheme="majorEastAsia"/>
        </w:rPr>
        <w:t>client</w:t>
      </w:r>
      <w:r>
        <w:rPr>
          <w:rStyle w:val="pun"/>
        </w:rPr>
        <w:t>.</w:t>
      </w:r>
      <w:r>
        <w:rPr>
          <w:rStyle w:val="pln"/>
          <w:rFonts w:eastAsiaTheme="majorEastAsia"/>
        </w:rPr>
        <w:t>printData</w:t>
      </w:r>
      <w:r>
        <w:rPr>
          <w:rStyle w:val="pun"/>
        </w:rPr>
        <w:t>(</w:t>
      </w:r>
      <w:proofErr w:type="gramEnd"/>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pln"/>
          <w:rFonts w:eastAsiaTheme="majorEastAsia"/>
        </w:rPr>
        <w:t>client</w:t>
      </w:r>
      <w:r>
        <w:rPr>
          <w:rStyle w:val="pun"/>
        </w:rPr>
        <w:t>.</w:t>
      </w:r>
      <w:r>
        <w:rPr>
          <w:rStyle w:val="pln"/>
          <w:rFonts w:eastAsiaTheme="majorEastAsia"/>
        </w:rPr>
        <w:t>setData</w:t>
      </w:r>
      <w:r>
        <w:rPr>
          <w:rStyle w:val="pun"/>
        </w:rPr>
        <w:t>(</w:t>
      </w:r>
      <w:proofErr w:type="gramEnd"/>
      <w:r>
        <w:rPr>
          <w:rStyle w:val="str"/>
        </w:rPr>
        <w:t>"Second Test"</w:t>
      </w:r>
      <w:r>
        <w:rPr>
          <w:rStyle w:val="pun"/>
        </w:rPr>
        <w:t>,</w:t>
      </w:r>
      <w:r>
        <w:rPr>
          <w:rStyle w:val="pln"/>
          <w:rFonts w:eastAsiaTheme="majorEastAsia"/>
        </w:rPr>
        <w:t xml:space="preserve"> </w:t>
      </w:r>
      <w:r>
        <w:rPr>
          <w:rStyle w:val="str"/>
        </w:rPr>
        <w:t>"Data1"</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pln"/>
          <w:rFonts w:eastAsiaTheme="majorEastAsia"/>
        </w:rPr>
        <w:t>client</w:t>
      </w:r>
      <w:r>
        <w:rPr>
          <w:rStyle w:val="pun"/>
        </w:rPr>
        <w:t>.</w:t>
      </w:r>
      <w:r>
        <w:rPr>
          <w:rStyle w:val="pln"/>
          <w:rFonts w:eastAsiaTheme="majorEastAsia"/>
        </w:rPr>
        <w:t>printData</w:t>
      </w:r>
      <w:r>
        <w:rPr>
          <w:rStyle w:val="pun"/>
        </w:rPr>
        <w:t>(</w:t>
      </w:r>
      <w:proofErr w:type="gramEnd"/>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r>
        <w:rPr>
          <w:rStyle w:val="pun"/>
        </w:rPr>
        <w:t>}</w:t>
      </w:r>
    </w:p>
    <w:p w:rsidR="00553174" w:rsidRDefault="00553174" w:rsidP="00553174">
      <w:pPr>
        <w:pStyle w:val="HTMLPreformatted"/>
        <w:rPr>
          <w:rStyle w:val="pln"/>
          <w:rFonts w:eastAsiaTheme="majorEastAsia"/>
        </w:rPr>
      </w:pPr>
      <w:r>
        <w:rPr>
          <w:rStyle w:val="pun"/>
        </w:rPr>
        <w:t>}</w:t>
      </w:r>
    </w:p>
    <w:p w:rsidR="00553174" w:rsidRDefault="00553174" w:rsidP="00553174">
      <w:pPr>
        <w:pStyle w:val="Heading2"/>
      </w:pPr>
      <w:r>
        <w:t>Step 6</w:t>
      </w:r>
    </w:p>
    <w:p w:rsidR="00553174" w:rsidRDefault="00553174" w:rsidP="00553174">
      <w:pPr>
        <w:pStyle w:val="NormalWeb"/>
      </w:pPr>
      <w:r>
        <w:t>Verify the output.</w:t>
      </w:r>
    </w:p>
    <w:p w:rsidR="00553174" w:rsidRDefault="00553174" w:rsidP="00553174">
      <w:pPr>
        <w:pStyle w:val="HTMLPreformatted"/>
      </w:pPr>
      <w:r>
        <w:t>Data: Test</w:t>
      </w:r>
    </w:p>
    <w:p w:rsidR="00553174" w:rsidRDefault="00553174" w:rsidP="00553174">
      <w:pPr>
        <w:pStyle w:val="HTMLPreformatted"/>
      </w:pPr>
      <w:r>
        <w:t>Data: Data</w:t>
      </w:r>
    </w:p>
    <w:p w:rsidR="00553174" w:rsidRDefault="00553174" w:rsidP="00553174">
      <w:pPr>
        <w:pStyle w:val="HTMLPreformatted"/>
      </w:pPr>
      <w:r>
        <w:t>Data: Second Test</w:t>
      </w:r>
    </w:p>
    <w:p w:rsidR="00553174" w:rsidRDefault="00553174" w:rsidP="00553174">
      <w:pPr>
        <w:pStyle w:val="HTMLPreformatted"/>
      </w:pPr>
      <w:r>
        <w:t>Data: Data1</w:t>
      </w:r>
    </w:p>
    <w:p w:rsidR="00553174" w:rsidRDefault="00553174" w:rsidP="00695A63">
      <w:pPr>
        <w:shd w:val="clear" w:color="auto" w:fill="F9FBF9"/>
        <w:spacing w:after="0" w:line="345" w:lineRule="atLeast"/>
        <w:jc w:val="both"/>
        <w:rPr>
          <w:b/>
          <w:color w:val="000000"/>
          <w:sz w:val="20"/>
          <w:szCs w:val="20"/>
        </w:rPr>
      </w:pPr>
    </w:p>
    <w:p w:rsidR="00553174" w:rsidRDefault="00553174" w:rsidP="00695A63">
      <w:pPr>
        <w:shd w:val="clear" w:color="auto" w:fill="F9FBF9"/>
        <w:spacing w:after="0" w:line="345" w:lineRule="atLeast"/>
        <w:jc w:val="both"/>
        <w:rPr>
          <w:b/>
          <w:color w:val="000000"/>
          <w:sz w:val="20"/>
          <w:szCs w:val="20"/>
        </w:rPr>
      </w:pPr>
      <w:r w:rsidRPr="00553174">
        <w:rPr>
          <w:b/>
          <w:color w:val="000000"/>
          <w:sz w:val="20"/>
          <w:szCs w:val="20"/>
        </w:rPr>
        <w:t>Data access object pattern</w:t>
      </w:r>
      <w:r w:rsidRPr="00553174">
        <w:rPr>
          <w:b/>
          <w:color w:val="000000"/>
          <w:sz w:val="20"/>
          <w:szCs w:val="20"/>
        </w:rPr>
        <w:sym w:font="Wingdings" w:char="F0E0"/>
      </w:r>
    </w:p>
    <w:p w:rsidR="00553174" w:rsidRDefault="00553174" w:rsidP="00553174">
      <w:pPr>
        <w:pStyle w:val="NormalWeb"/>
      </w:pPr>
      <w:r>
        <w:t>Data Access Object Pattern or DAO pattern is used to separate low level data accessing API or operations from high level business services. Following are the participants in Data Access Object Pattern.</w:t>
      </w:r>
    </w:p>
    <w:p w:rsidR="00553174" w:rsidRDefault="00553174" w:rsidP="00553174">
      <w:pPr>
        <w:pStyle w:val="NormalWeb"/>
        <w:numPr>
          <w:ilvl w:val="0"/>
          <w:numId w:val="311"/>
        </w:numPr>
      </w:pPr>
      <w:r>
        <w:rPr>
          <w:b/>
          <w:bCs/>
        </w:rPr>
        <w:lastRenderedPageBreak/>
        <w:t>Data Access Object Interface</w:t>
      </w:r>
      <w:r>
        <w:t xml:space="preserve"> - This interface defines the standard operations to be performed on a model object(s).</w:t>
      </w:r>
    </w:p>
    <w:p w:rsidR="00553174" w:rsidRDefault="00553174" w:rsidP="00553174">
      <w:pPr>
        <w:pStyle w:val="NormalWeb"/>
        <w:numPr>
          <w:ilvl w:val="0"/>
          <w:numId w:val="311"/>
        </w:numPr>
      </w:pPr>
      <w:r>
        <w:rPr>
          <w:b/>
          <w:bCs/>
        </w:rPr>
        <w:t>Data Access Object concrete class</w:t>
      </w:r>
      <w:r>
        <w:t xml:space="preserve"> - This class implements above interface. This class is responsible to get data from a data source which can be database / xml or any other storage mechanism.</w:t>
      </w:r>
    </w:p>
    <w:p w:rsidR="00553174" w:rsidRDefault="00553174" w:rsidP="00553174">
      <w:pPr>
        <w:pStyle w:val="NormalWeb"/>
        <w:numPr>
          <w:ilvl w:val="0"/>
          <w:numId w:val="311"/>
        </w:numPr>
      </w:pPr>
      <w:r>
        <w:rPr>
          <w:b/>
          <w:bCs/>
        </w:rPr>
        <w:t>Model Object or Value Object</w:t>
      </w:r>
      <w:r>
        <w:t xml:space="preserve"> - This object is simple POJO containing get/set methods to store data retrieved using DAO class.</w:t>
      </w:r>
    </w:p>
    <w:p w:rsidR="00553174" w:rsidRDefault="00553174" w:rsidP="00553174">
      <w:pPr>
        <w:pStyle w:val="Heading2"/>
      </w:pPr>
      <w:r>
        <w:t>Implementation</w:t>
      </w:r>
    </w:p>
    <w:p w:rsidR="00553174" w:rsidRDefault="00553174" w:rsidP="00553174">
      <w:pPr>
        <w:pStyle w:val="NormalWeb"/>
      </w:pPr>
      <w:r>
        <w:t xml:space="preserve">We are going to create a </w:t>
      </w:r>
      <w:r>
        <w:rPr>
          <w:i/>
          <w:iCs/>
        </w:rPr>
        <w:t>Student</w:t>
      </w:r>
      <w:r>
        <w:t xml:space="preserve"> object acting as a Model or Value Object.</w:t>
      </w:r>
      <w:r>
        <w:rPr>
          <w:i/>
          <w:iCs/>
        </w:rPr>
        <w:t>StudentDao</w:t>
      </w:r>
      <w:r>
        <w:t xml:space="preserve"> is Data Access Object Interface.</w:t>
      </w:r>
      <w:r>
        <w:rPr>
          <w:i/>
          <w:iCs/>
        </w:rPr>
        <w:t>StudentDaoImpl</w:t>
      </w:r>
      <w:r>
        <w:t xml:space="preserve"> is concrete class implementing Data Access Object Interface. </w:t>
      </w:r>
      <w:r>
        <w:rPr>
          <w:i/>
          <w:iCs/>
        </w:rPr>
        <w:t>DaoPatternDemo</w:t>
      </w:r>
      <w:r>
        <w:t xml:space="preserve">, our demo class, will use </w:t>
      </w:r>
      <w:r>
        <w:rPr>
          <w:i/>
          <w:iCs/>
        </w:rPr>
        <w:t>StudentDao</w:t>
      </w:r>
      <w:r>
        <w:t xml:space="preserve"> to demonstrate the use of Data Access Object pattern.</w:t>
      </w:r>
    </w:p>
    <w:p w:rsidR="00553174" w:rsidRDefault="00553174" w:rsidP="00553174">
      <w:r>
        <w:rPr>
          <w:noProof/>
        </w:rPr>
        <w:drawing>
          <wp:inline distT="0" distB="0" distL="0" distR="0">
            <wp:extent cx="5334000" cy="3657600"/>
            <wp:effectExtent l="0" t="0" r="0" b="0"/>
            <wp:docPr id="62" name="Picture 62" descr="Data Access Object Pattern 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Data Access Object Pattern UML Diagram"/>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334000" cy="3657600"/>
                    </a:xfrm>
                    <a:prstGeom prst="rect">
                      <a:avLst/>
                    </a:prstGeom>
                    <a:noFill/>
                    <a:ln>
                      <a:noFill/>
                    </a:ln>
                  </pic:spPr>
                </pic:pic>
              </a:graphicData>
            </a:graphic>
          </wp:inline>
        </w:drawing>
      </w:r>
    </w:p>
    <w:p w:rsidR="00553174" w:rsidRDefault="00553174" w:rsidP="00553174">
      <w:pPr>
        <w:pStyle w:val="Heading2"/>
      </w:pPr>
      <w:r>
        <w:t>Step 1</w:t>
      </w:r>
    </w:p>
    <w:p w:rsidR="00553174" w:rsidRDefault="00553174" w:rsidP="00553174">
      <w:pPr>
        <w:pStyle w:val="NormalWeb"/>
      </w:pPr>
      <w:r>
        <w:t>Create Value Object.</w:t>
      </w:r>
    </w:p>
    <w:p w:rsidR="00553174" w:rsidRDefault="00553174" w:rsidP="00553174">
      <w:pPr>
        <w:pStyle w:val="NormalWeb"/>
      </w:pPr>
      <w:r>
        <w:rPr>
          <w:i/>
          <w:iCs/>
        </w:rPr>
        <w:t>Student.java</w:t>
      </w:r>
    </w:p>
    <w:p w:rsidR="00553174" w:rsidRDefault="00553174" w:rsidP="00553174">
      <w:pPr>
        <w:pStyle w:val="HTMLPreformatted"/>
        <w:rPr>
          <w:rStyle w:val="pln"/>
          <w:rFonts w:eastAsiaTheme="majorEastAsia"/>
        </w:rPr>
      </w:pPr>
      <w:proofErr w:type="gramStart"/>
      <w:r>
        <w:rPr>
          <w:rStyle w:val="kwd"/>
        </w:rPr>
        <w:t>public</w:t>
      </w:r>
      <w:proofErr w:type="gramEnd"/>
      <w:r>
        <w:rPr>
          <w:rStyle w:val="pln"/>
          <w:rFonts w:eastAsiaTheme="majorEastAsia"/>
        </w:rPr>
        <w:t xml:space="preserve"> </w:t>
      </w:r>
      <w:r>
        <w:rPr>
          <w:rStyle w:val="kwd"/>
        </w:rPr>
        <w:t>class</w:t>
      </w:r>
      <w:r>
        <w:rPr>
          <w:rStyle w:val="pln"/>
          <w:rFonts w:eastAsiaTheme="majorEastAsia"/>
        </w:rPr>
        <w:t xml:space="preserve"> </w:t>
      </w:r>
      <w:r>
        <w:rPr>
          <w:rStyle w:val="typ"/>
        </w:rPr>
        <w:t>Student</w:t>
      </w:r>
      <w:r>
        <w:rPr>
          <w:rStyle w:val="pln"/>
          <w:rFonts w:eastAsiaTheme="majorEastAsia"/>
        </w:rPr>
        <w:t xml:space="preserve"> </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kwd"/>
        </w:rPr>
        <w:t>private</w:t>
      </w:r>
      <w:proofErr w:type="gramEnd"/>
      <w:r>
        <w:rPr>
          <w:rStyle w:val="pln"/>
          <w:rFonts w:eastAsiaTheme="majorEastAsia"/>
        </w:rPr>
        <w:t xml:space="preserve"> </w:t>
      </w:r>
      <w:r>
        <w:rPr>
          <w:rStyle w:val="typ"/>
        </w:rPr>
        <w:t>String</w:t>
      </w:r>
      <w:r>
        <w:rPr>
          <w:rStyle w:val="pln"/>
          <w:rFonts w:eastAsiaTheme="majorEastAsia"/>
        </w:rPr>
        <w:t xml:space="preserve"> name</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kwd"/>
        </w:rPr>
        <w:t>private</w:t>
      </w:r>
      <w:proofErr w:type="gramEnd"/>
      <w:r>
        <w:rPr>
          <w:rStyle w:val="pln"/>
          <w:rFonts w:eastAsiaTheme="majorEastAsia"/>
        </w:rPr>
        <w:t xml:space="preserve"> </w:t>
      </w:r>
      <w:r>
        <w:rPr>
          <w:rStyle w:val="kwd"/>
        </w:rPr>
        <w:t>int</w:t>
      </w:r>
      <w:r>
        <w:rPr>
          <w:rStyle w:val="pln"/>
          <w:rFonts w:eastAsiaTheme="majorEastAsia"/>
        </w:rPr>
        <w:t xml:space="preserve"> rollNo</w:t>
      </w:r>
      <w:r>
        <w:rPr>
          <w:rStyle w:val="pun"/>
        </w:rPr>
        <w:t>;</w:t>
      </w:r>
    </w:p>
    <w:p w:rsidR="00553174" w:rsidRDefault="00553174" w:rsidP="00553174">
      <w:pPr>
        <w:pStyle w:val="HTMLPreformatted"/>
        <w:rPr>
          <w:rStyle w:val="pln"/>
          <w:rFonts w:eastAsiaTheme="majorEastAsia"/>
        </w:rPr>
      </w:pPr>
    </w:p>
    <w:p w:rsidR="00553174" w:rsidRDefault="00553174" w:rsidP="00553174">
      <w:pPr>
        <w:pStyle w:val="HTMLPreformatted"/>
        <w:rPr>
          <w:rStyle w:val="pln"/>
          <w:rFonts w:eastAsiaTheme="majorEastAsia"/>
        </w:rPr>
      </w:pPr>
      <w:r>
        <w:rPr>
          <w:rStyle w:val="pln"/>
          <w:rFonts w:eastAsiaTheme="majorEastAsia"/>
        </w:rPr>
        <w:lastRenderedPageBreak/>
        <w:t xml:space="preserve">   </w:t>
      </w:r>
      <w:proofErr w:type="gramStart"/>
      <w:r>
        <w:rPr>
          <w:rStyle w:val="typ"/>
        </w:rPr>
        <w:t>Student</w:t>
      </w:r>
      <w:r>
        <w:rPr>
          <w:rStyle w:val="pun"/>
        </w:rPr>
        <w:t>(</w:t>
      </w:r>
      <w:proofErr w:type="gramEnd"/>
      <w:r>
        <w:rPr>
          <w:rStyle w:val="typ"/>
        </w:rPr>
        <w:t>String</w:t>
      </w:r>
      <w:r>
        <w:rPr>
          <w:rStyle w:val="pln"/>
          <w:rFonts w:eastAsiaTheme="majorEastAsia"/>
        </w:rPr>
        <w:t xml:space="preserve"> name</w:t>
      </w:r>
      <w:r>
        <w:rPr>
          <w:rStyle w:val="pun"/>
        </w:rPr>
        <w:t>,</w:t>
      </w:r>
      <w:r>
        <w:rPr>
          <w:rStyle w:val="pln"/>
          <w:rFonts w:eastAsiaTheme="majorEastAsia"/>
        </w:rPr>
        <w:t xml:space="preserve"> </w:t>
      </w:r>
      <w:r>
        <w:rPr>
          <w:rStyle w:val="kwd"/>
        </w:rPr>
        <w:t>int</w:t>
      </w:r>
      <w:r>
        <w:rPr>
          <w:rStyle w:val="pln"/>
          <w:rFonts w:eastAsiaTheme="majorEastAsia"/>
        </w:rPr>
        <w:t xml:space="preserve"> rollNo</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r>
        <w:rPr>
          <w:rStyle w:val="kwd"/>
        </w:rPr>
        <w:t>this</w:t>
      </w:r>
      <w:r>
        <w:rPr>
          <w:rStyle w:val="pun"/>
        </w:rPr>
        <w:t>.</w:t>
      </w:r>
      <w:r>
        <w:rPr>
          <w:rStyle w:val="pln"/>
          <w:rFonts w:eastAsiaTheme="majorEastAsia"/>
        </w:rPr>
        <w:t xml:space="preserve">name </w:t>
      </w:r>
      <w:r>
        <w:rPr>
          <w:rStyle w:val="pun"/>
        </w:rPr>
        <w:t>=</w:t>
      </w:r>
      <w:r>
        <w:rPr>
          <w:rStyle w:val="pln"/>
          <w:rFonts w:eastAsiaTheme="majorEastAsia"/>
        </w:rPr>
        <w:t xml:space="preserve"> name</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r>
        <w:rPr>
          <w:rStyle w:val="kwd"/>
        </w:rPr>
        <w:t>this</w:t>
      </w:r>
      <w:r>
        <w:rPr>
          <w:rStyle w:val="pun"/>
        </w:rPr>
        <w:t>.</w:t>
      </w:r>
      <w:r>
        <w:rPr>
          <w:rStyle w:val="pln"/>
          <w:rFonts w:eastAsiaTheme="majorEastAsia"/>
        </w:rPr>
        <w:t xml:space="preserve">rollNo </w:t>
      </w:r>
      <w:r>
        <w:rPr>
          <w:rStyle w:val="pun"/>
        </w:rPr>
        <w:t>=</w:t>
      </w:r>
      <w:r>
        <w:rPr>
          <w:rStyle w:val="pln"/>
          <w:rFonts w:eastAsiaTheme="majorEastAsia"/>
        </w:rPr>
        <w:t xml:space="preserve"> rollNo</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r>
        <w:rPr>
          <w:rStyle w:val="pun"/>
        </w:rPr>
        <w:t>}</w:t>
      </w:r>
    </w:p>
    <w:p w:rsidR="00553174" w:rsidRDefault="00553174" w:rsidP="00553174">
      <w:pPr>
        <w:pStyle w:val="HTMLPreformatted"/>
        <w:rPr>
          <w:rStyle w:val="pln"/>
          <w:rFonts w:eastAsiaTheme="majorEastAsia"/>
        </w:rPr>
      </w:pP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kwd"/>
        </w:rPr>
        <w:t>public</w:t>
      </w:r>
      <w:proofErr w:type="gramEnd"/>
      <w:r>
        <w:rPr>
          <w:rStyle w:val="pln"/>
          <w:rFonts w:eastAsiaTheme="majorEastAsia"/>
        </w:rPr>
        <w:t xml:space="preserve"> </w:t>
      </w:r>
      <w:r>
        <w:rPr>
          <w:rStyle w:val="typ"/>
        </w:rPr>
        <w:t>String</w:t>
      </w:r>
      <w:r>
        <w:rPr>
          <w:rStyle w:val="pln"/>
          <w:rFonts w:eastAsiaTheme="majorEastAsia"/>
        </w:rPr>
        <w:t xml:space="preserve"> getName</w:t>
      </w:r>
      <w:r>
        <w:rPr>
          <w:rStyle w:val="pun"/>
        </w:rPr>
        <w:t>()</w:t>
      </w:r>
      <w:r>
        <w:rPr>
          <w:rStyle w:val="pln"/>
          <w:rFonts w:eastAsiaTheme="majorEastAsia"/>
        </w:rPr>
        <w:t xml:space="preserve"> </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kwd"/>
        </w:rPr>
        <w:t>return</w:t>
      </w:r>
      <w:proofErr w:type="gramEnd"/>
      <w:r>
        <w:rPr>
          <w:rStyle w:val="pln"/>
          <w:rFonts w:eastAsiaTheme="majorEastAsia"/>
        </w:rPr>
        <w:t xml:space="preserve"> name</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r>
        <w:rPr>
          <w:rStyle w:val="pun"/>
        </w:rPr>
        <w:t>}</w:t>
      </w:r>
    </w:p>
    <w:p w:rsidR="00553174" w:rsidRDefault="00553174" w:rsidP="00553174">
      <w:pPr>
        <w:pStyle w:val="HTMLPreformatted"/>
        <w:rPr>
          <w:rStyle w:val="pln"/>
          <w:rFonts w:eastAsiaTheme="majorEastAsia"/>
        </w:rPr>
      </w:pP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kwd"/>
        </w:rPr>
        <w:t>public</w:t>
      </w:r>
      <w:proofErr w:type="gramEnd"/>
      <w:r>
        <w:rPr>
          <w:rStyle w:val="pln"/>
          <w:rFonts w:eastAsiaTheme="majorEastAsia"/>
        </w:rPr>
        <w:t xml:space="preserve"> </w:t>
      </w:r>
      <w:r>
        <w:rPr>
          <w:rStyle w:val="kwd"/>
        </w:rPr>
        <w:t>void</w:t>
      </w:r>
      <w:r>
        <w:rPr>
          <w:rStyle w:val="pln"/>
          <w:rFonts w:eastAsiaTheme="majorEastAsia"/>
        </w:rPr>
        <w:t xml:space="preserve"> setName</w:t>
      </w:r>
      <w:r>
        <w:rPr>
          <w:rStyle w:val="pun"/>
        </w:rPr>
        <w:t>(</w:t>
      </w:r>
      <w:r>
        <w:rPr>
          <w:rStyle w:val="typ"/>
        </w:rPr>
        <w:t>String</w:t>
      </w:r>
      <w:r>
        <w:rPr>
          <w:rStyle w:val="pln"/>
          <w:rFonts w:eastAsiaTheme="majorEastAsia"/>
        </w:rPr>
        <w:t xml:space="preserve"> name</w:t>
      </w:r>
      <w:r>
        <w:rPr>
          <w:rStyle w:val="pun"/>
        </w:rPr>
        <w:t>)</w:t>
      </w:r>
      <w:r>
        <w:rPr>
          <w:rStyle w:val="pln"/>
          <w:rFonts w:eastAsiaTheme="majorEastAsia"/>
        </w:rPr>
        <w:t xml:space="preserve"> </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r>
        <w:rPr>
          <w:rStyle w:val="kwd"/>
        </w:rPr>
        <w:t>this</w:t>
      </w:r>
      <w:r>
        <w:rPr>
          <w:rStyle w:val="pun"/>
        </w:rPr>
        <w:t>.</w:t>
      </w:r>
      <w:r>
        <w:rPr>
          <w:rStyle w:val="pln"/>
          <w:rFonts w:eastAsiaTheme="majorEastAsia"/>
        </w:rPr>
        <w:t xml:space="preserve">name </w:t>
      </w:r>
      <w:r>
        <w:rPr>
          <w:rStyle w:val="pun"/>
        </w:rPr>
        <w:t>=</w:t>
      </w:r>
      <w:r>
        <w:rPr>
          <w:rStyle w:val="pln"/>
          <w:rFonts w:eastAsiaTheme="majorEastAsia"/>
        </w:rPr>
        <w:t xml:space="preserve"> name</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r>
        <w:rPr>
          <w:rStyle w:val="pun"/>
        </w:rPr>
        <w:t>}</w:t>
      </w:r>
    </w:p>
    <w:p w:rsidR="00553174" w:rsidRDefault="00553174" w:rsidP="00553174">
      <w:pPr>
        <w:pStyle w:val="HTMLPreformatted"/>
        <w:rPr>
          <w:rStyle w:val="pln"/>
          <w:rFonts w:eastAsiaTheme="majorEastAsia"/>
        </w:rPr>
      </w:pP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kwd"/>
        </w:rPr>
        <w:t>public</w:t>
      </w:r>
      <w:proofErr w:type="gramEnd"/>
      <w:r>
        <w:rPr>
          <w:rStyle w:val="pln"/>
          <w:rFonts w:eastAsiaTheme="majorEastAsia"/>
        </w:rPr>
        <w:t xml:space="preserve"> </w:t>
      </w:r>
      <w:r>
        <w:rPr>
          <w:rStyle w:val="kwd"/>
        </w:rPr>
        <w:t>int</w:t>
      </w:r>
      <w:r>
        <w:rPr>
          <w:rStyle w:val="pln"/>
          <w:rFonts w:eastAsiaTheme="majorEastAsia"/>
        </w:rPr>
        <w:t xml:space="preserve"> getRollNo</w:t>
      </w:r>
      <w:r>
        <w:rPr>
          <w:rStyle w:val="pun"/>
        </w:rPr>
        <w:t>()</w:t>
      </w:r>
      <w:r>
        <w:rPr>
          <w:rStyle w:val="pln"/>
          <w:rFonts w:eastAsiaTheme="majorEastAsia"/>
        </w:rPr>
        <w:t xml:space="preserve"> </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kwd"/>
        </w:rPr>
        <w:t>return</w:t>
      </w:r>
      <w:proofErr w:type="gramEnd"/>
      <w:r>
        <w:rPr>
          <w:rStyle w:val="pln"/>
          <w:rFonts w:eastAsiaTheme="majorEastAsia"/>
        </w:rPr>
        <w:t xml:space="preserve"> rollNo</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r>
        <w:rPr>
          <w:rStyle w:val="pun"/>
        </w:rPr>
        <w:t>}</w:t>
      </w:r>
    </w:p>
    <w:p w:rsidR="00553174" w:rsidRDefault="00553174" w:rsidP="00553174">
      <w:pPr>
        <w:pStyle w:val="HTMLPreformatted"/>
        <w:rPr>
          <w:rStyle w:val="pln"/>
          <w:rFonts w:eastAsiaTheme="majorEastAsia"/>
        </w:rPr>
      </w:pP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kwd"/>
        </w:rPr>
        <w:t>public</w:t>
      </w:r>
      <w:proofErr w:type="gramEnd"/>
      <w:r>
        <w:rPr>
          <w:rStyle w:val="pln"/>
          <w:rFonts w:eastAsiaTheme="majorEastAsia"/>
        </w:rPr>
        <w:t xml:space="preserve"> </w:t>
      </w:r>
      <w:r>
        <w:rPr>
          <w:rStyle w:val="kwd"/>
        </w:rPr>
        <w:t>void</w:t>
      </w:r>
      <w:r>
        <w:rPr>
          <w:rStyle w:val="pln"/>
          <w:rFonts w:eastAsiaTheme="majorEastAsia"/>
        </w:rPr>
        <w:t xml:space="preserve"> setRollNo</w:t>
      </w:r>
      <w:r>
        <w:rPr>
          <w:rStyle w:val="pun"/>
        </w:rPr>
        <w:t>(</w:t>
      </w:r>
      <w:r>
        <w:rPr>
          <w:rStyle w:val="kwd"/>
        </w:rPr>
        <w:t>int</w:t>
      </w:r>
      <w:r>
        <w:rPr>
          <w:rStyle w:val="pln"/>
          <w:rFonts w:eastAsiaTheme="majorEastAsia"/>
        </w:rPr>
        <w:t xml:space="preserve"> rollNo</w:t>
      </w:r>
      <w:r>
        <w:rPr>
          <w:rStyle w:val="pun"/>
        </w:rPr>
        <w:t>)</w:t>
      </w:r>
      <w:r>
        <w:rPr>
          <w:rStyle w:val="pln"/>
          <w:rFonts w:eastAsiaTheme="majorEastAsia"/>
        </w:rPr>
        <w:t xml:space="preserve"> </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r>
        <w:rPr>
          <w:rStyle w:val="kwd"/>
        </w:rPr>
        <w:t>this</w:t>
      </w:r>
      <w:r>
        <w:rPr>
          <w:rStyle w:val="pun"/>
        </w:rPr>
        <w:t>.</w:t>
      </w:r>
      <w:r>
        <w:rPr>
          <w:rStyle w:val="pln"/>
          <w:rFonts w:eastAsiaTheme="majorEastAsia"/>
        </w:rPr>
        <w:t xml:space="preserve">rollNo </w:t>
      </w:r>
      <w:r>
        <w:rPr>
          <w:rStyle w:val="pun"/>
        </w:rPr>
        <w:t>=</w:t>
      </w:r>
      <w:r>
        <w:rPr>
          <w:rStyle w:val="pln"/>
          <w:rFonts w:eastAsiaTheme="majorEastAsia"/>
        </w:rPr>
        <w:t xml:space="preserve"> rollNo</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r>
        <w:rPr>
          <w:rStyle w:val="pun"/>
        </w:rPr>
        <w:t>}</w:t>
      </w:r>
    </w:p>
    <w:p w:rsidR="00553174" w:rsidRDefault="00553174" w:rsidP="00553174">
      <w:pPr>
        <w:pStyle w:val="HTMLPreformatted"/>
      </w:pPr>
      <w:r>
        <w:rPr>
          <w:rStyle w:val="pun"/>
        </w:rPr>
        <w:t>}</w:t>
      </w:r>
    </w:p>
    <w:p w:rsidR="00553174" w:rsidRDefault="00553174" w:rsidP="00553174">
      <w:pPr>
        <w:pStyle w:val="Heading2"/>
      </w:pPr>
      <w:r>
        <w:t>Step 2</w:t>
      </w:r>
    </w:p>
    <w:p w:rsidR="00553174" w:rsidRDefault="00553174" w:rsidP="00553174">
      <w:pPr>
        <w:pStyle w:val="NormalWeb"/>
      </w:pPr>
      <w:r>
        <w:t>Create Data Access Object Interface.</w:t>
      </w:r>
    </w:p>
    <w:p w:rsidR="00553174" w:rsidRDefault="00553174" w:rsidP="00553174">
      <w:pPr>
        <w:pStyle w:val="NormalWeb"/>
      </w:pPr>
      <w:r>
        <w:rPr>
          <w:i/>
          <w:iCs/>
        </w:rPr>
        <w:t>StudentDao.java</w:t>
      </w:r>
    </w:p>
    <w:p w:rsidR="00553174" w:rsidRDefault="00553174" w:rsidP="00553174">
      <w:pPr>
        <w:pStyle w:val="HTMLPreformatted"/>
        <w:rPr>
          <w:rStyle w:val="pln"/>
          <w:rFonts w:eastAsiaTheme="majorEastAsia"/>
        </w:rPr>
      </w:pPr>
      <w:proofErr w:type="gramStart"/>
      <w:r>
        <w:rPr>
          <w:rStyle w:val="kwd"/>
        </w:rPr>
        <w:t>import</w:t>
      </w:r>
      <w:proofErr w:type="gramEnd"/>
      <w:r>
        <w:rPr>
          <w:rStyle w:val="pln"/>
          <w:rFonts w:eastAsiaTheme="majorEastAsia"/>
        </w:rPr>
        <w:t xml:space="preserve"> java</w:t>
      </w:r>
      <w:r>
        <w:rPr>
          <w:rStyle w:val="pun"/>
        </w:rPr>
        <w:t>.</w:t>
      </w:r>
      <w:r>
        <w:rPr>
          <w:rStyle w:val="pln"/>
          <w:rFonts w:eastAsiaTheme="majorEastAsia"/>
        </w:rPr>
        <w:t>util</w:t>
      </w:r>
      <w:r>
        <w:rPr>
          <w:rStyle w:val="pun"/>
        </w:rPr>
        <w:t>.</w:t>
      </w:r>
      <w:r>
        <w:rPr>
          <w:rStyle w:val="typ"/>
        </w:rPr>
        <w:t>List</w:t>
      </w:r>
      <w:r>
        <w:rPr>
          <w:rStyle w:val="pun"/>
        </w:rPr>
        <w:t>;</w:t>
      </w:r>
    </w:p>
    <w:p w:rsidR="00553174" w:rsidRDefault="00553174" w:rsidP="00553174">
      <w:pPr>
        <w:pStyle w:val="HTMLPreformatted"/>
        <w:rPr>
          <w:rStyle w:val="pln"/>
          <w:rFonts w:eastAsiaTheme="majorEastAsia"/>
        </w:rPr>
      </w:pPr>
    </w:p>
    <w:p w:rsidR="00553174" w:rsidRDefault="00553174" w:rsidP="00553174">
      <w:pPr>
        <w:pStyle w:val="HTMLPreformatted"/>
        <w:rPr>
          <w:rStyle w:val="pln"/>
          <w:rFonts w:eastAsiaTheme="majorEastAsia"/>
        </w:rPr>
      </w:pPr>
      <w:proofErr w:type="gramStart"/>
      <w:r>
        <w:rPr>
          <w:rStyle w:val="kwd"/>
        </w:rPr>
        <w:t>public</w:t>
      </w:r>
      <w:proofErr w:type="gramEnd"/>
      <w:r>
        <w:rPr>
          <w:rStyle w:val="pln"/>
          <w:rFonts w:eastAsiaTheme="majorEastAsia"/>
        </w:rPr>
        <w:t xml:space="preserve"> </w:t>
      </w:r>
      <w:r>
        <w:rPr>
          <w:rStyle w:val="kwd"/>
        </w:rPr>
        <w:t>interface</w:t>
      </w:r>
      <w:r>
        <w:rPr>
          <w:rStyle w:val="pln"/>
          <w:rFonts w:eastAsiaTheme="majorEastAsia"/>
        </w:rPr>
        <w:t xml:space="preserve"> </w:t>
      </w:r>
      <w:r>
        <w:rPr>
          <w:rStyle w:val="typ"/>
        </w:rPr>
        <w:t>StudentDao</w:t>
      </w:r>
      <w:r>
        <w:rPr>
          <w:rStyle w:val="pln"/>
          <w:rFonts w:eastAsiaTheme="majorEastAsia"/>
        </w:rPr>
        <w:t xml:space="preserve"> </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kwd"/>
        </w:rPr>
        <w:t>public</w:t>
      </w:r>
      <w:proofErr w:type="gramEnd"/>
      <w:r>
        <w:rPr>
          <w:rStyle w:val="pln"/>
          <w:rFonts w:eastAsiaTheme="majorEastAsia"/>
        </w:rPr>
        <w:t xml:space="preserve"> </w:t>
      </w:r>
      <w:r>
        <w:rPr>
          <w:rStyle w:val="typ"/>
        </w:rPr>
        <w:t>List</w:t>
      </w:r>
      <w:r>
        <w:rPr>
          <w:rStyle w:val="pun"/>
        </w:rPr>
        <w:t>&lt;</w:t>
      </w:r>
      <w:r>
        <w:rPr>
          <w:rStyle w:val="typ"/>
        </w:rPr>
        <w:t>Student</w:t>
      </w:r>
      <w:r>
        <w:rPr>
          <w:rStyle w:val="pun"/>
        </w:rPr>
        <w:t>&gt;</w:t>
      </w:r>
      <w:r>
        <w:rPr>
          <w:rStyle w:val="pln"/>
          <w:rFonts w:eastAsiaTheme="majorEastAsia"/>
        </w:rPr>
        <w:t xml:space="preserve"> getAllStudents</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kwd"/>
        </w:rPr>
        <w:t>public</w:t>
      </w:r>
      <w:proofErr w:type="gramEnd"/>
      <w:r>
        <w:rPr>
          <w:rStyle w:val="pln"/>
          <w:rFonts w:eastAsiaTheme="majorEastAsia"/>
        </w:rPr>
        <w:t xml:space="preserve"> </w:t>
      </w:r>
      <w:r>
        <w:rPr>
          <w:rStyle w:val="typ"/>
        </w:rPr>
        <w:t>Student</w:t>
      </w:r>
      <w:r>
        <w:rPr>
          <w:rStyle w:val="pln"/>
          <w:rFonts w:eastAsiaTheme="majorEastAsia"/>
        </w:rPr>
        <w:t xml:space="preserve"> getStudent</w:t>
      </w:r>
      <w:r>
        <w:rPr>
          <w:rStyle w:val="pun"/>
        </w:rPr>
        <w:t>(</w:t>
      </w:r>
      <w:r>
        <w:rPr>
          <w:rStyle w:val="kwd"/>
        </w:rPr>
        <w:t>int</w:t>
      </w:r>
      <w:r>
        <w:rPr>
          <w:rStyle w:val="pln"/>
          <w:rFonts w:eastAsiaTheme="majorEastAsia"/>
        </w:rPr>
        <w:t xml:space="preserve"> rollNo</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kwd"/>
        </w:rPr>
        <w:t>public</w:t>
      </w:r>
      <w:proofErr w:type="gramEnd"/>
      <w:r>
        <w:rPr>
          <w:rStyle w:val="pln"/>
          <w:rFonts w:eastAsiaTheme="majorEastAsia"/>
        </w:rPr>
        <w:t xml:space="preserve"> </w:t>
      </w:r>
      <w:r>
        <w:rPr>
          <w:rStyle w:val="kwd"/>
        </w:rPr>
        <w:t>void</w:t>
      </w:r>
      <w:r>
        <w:rPr>
          <w:rStyle w:val="pln"/>
          <w:rFonts w:eastAsiaTheme="majorEastAsia"/>
        </w:rPr>
        <w:t xml:space="preserve"> updateStudent</w:t>
      </w:r>
      <w:r>
        <w:rPr>
          <w:rStyle w:val="pun"/>
        </w:rPr>
        <w:t>(</w:t>
      </w:r>
      <w:r>
        <w:rPr>
          <w:rStyle w:val="typ"/>
        </w:rPr>
        <w:t>Student</w:t>
      </w:r>
      <w:r>
        <w:rPr>
          <w:rStyle w:val="pln"/>
          <w:rFonts w:eastAsiaTheme="majorEastAsia"/>
        </w:rPr>
        <w:t xml:space="preserve"> student</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kwd"/>
        </w:rPr>
        <w:t>public</w:t>
      </w:r>
      <w:proofErr w:type="gramEnd"/>
      <w:r>
        <w:rPr>
          <w:rStyle w:val="pln"/>
          <w:rFonts w:eastAsiaTheme="majorEastAsia"/>
        </w:rPr>
        <w:t xml:space="preserve"> </w:t>
      </w:r>
      <w:r>
        <w:rPr>
          <w:rStyle w:val="kwd"/>
        </w:rPr>
        <w:t>void</w:t>
      </w:r>
      <w:r>
        <w:rPr>
          <w:rStyle w:val="pln"/>
          <w:rFonts w:eastAsiaTheme="majorEastAsia"/>
        </w:rPr>
        <w:t xml:space="preserve"> deleteStudent</w:t>
      </w:r>
      <w:r>
        <w:rPr>
          <w:rStyle w:val="pun"/>
        </w:rPr>
        <w:t>(</w:t>
      </w:r>
      <w:r>
        <w:rPr>
          <w:rStyle w:val="typ"/>
        </w:rPr>
        <w:t>Student</w:t>
      </w:r>
      <w:r>
        <w:rPr>
          <w:rStyle w:val="pln"/>
          <w:rFonts w:eastAsiaTheme="majorEastAsia"/>
        </w:rPr>
        <w:t xml:space="preserve"> student</w:t>
      </w:r>
      <w:r>
        <w:rPr>
          <w:rStyle w:val="pun"/>
        </w:rPr>
        <w:t>);</w:t>
      </w:r>
    </w:p>
    <w:p w:rsidR="00553174" w:rsidRDefault="00553174" w:rsidP="00553174">
      <w:pPr>
        <w:pStyle w:val="HTMLPreformatted"/>
        <w:rPr>
          <w:rStyle w:val="pln"/>
          <w:rFonts w:eastAsiaTheme="majorEastAsia"/>
        </w:rPr>
      </w:pPr>
      <w:r>
        <w:rPr>
          <w:rStyle w:val="pun"/>
        </w:rPr>
        <w:t>}</w:t>
      </w:r>
    </w:p>
    <w:p w:rsidR="00553174" w:rsidRDefault="00553174" w:rsidP="00553174">
      <w:pPr>
        <w:pStyle w:val="Heading2"/>
      </w:pPr>
      <w:r>
        <w:t>Step 3</w:t>
      </w:r>
    </w:p>
    <w:p w:rsidR="00553174" w:rsidRDefault="00553174" w:rsidP="00553174">
      <w:pPr>
        <w:pStyle w:val="NormalWeb"/>
      </w:pPr>
      <w:r>
        <w:t>Create concrete class implementing above interface.</w:t>
      </w:r>
    </w:p>
    <w:p w:rsidR="00553174" w:rsidRDefault="00553174" w:rsidP="00553174">
      <w:pPr>
        <w:pStyle w:val="NormalWeb"/>
      </w:pPr>
      <w:r>
        <w:rPr>
          <w:i/>
          <w:iCs/>
        </w:rPr>
        <w:t>StudentDaoImpl.java</w:t>
      </w:r>
    </w:p>
    <w:p w:rsidR="00553174" w:rsidRDefault="00553174" w:rsidP="00553174">
      <w:pPr>
        <w:pStyle w:val="HTMLPreformatted"/>
        <w:rPr>
          <w:rStyle w:val="pln"/>
          <w:rFonts w:eastAsiaTheme="majorEastAsia"/>
        </w:rPr>
      </w:pPr>
      <w:proofErr w:type="gramStart"/>
      <w:r>
        <w:rPr>
          <w:rStyle w:val="kwd"/>
        </w:rPr>
        <w:t>import</w:t>
      </w:r>
      <w:proofErr w:type="gramEnd"/>
      <w:r>
        <w:rPr>
          <w:rStyle w:val="pln"/>
          <w:rFonts w:eastAsiaTheme="majorEastAsia"/>
        </w:rPr>
        <w:t xml:space="preserve"> java</w:t>
      </w:r>
      <w:r>
        <w:rPr>
          <w:rStyle w:val="pun"/>
        </w:rPr>
        <w:t>.</w:t>
      </w:r>
      <w:r>
        <w:rPr>
          <w:rStyle w:val="pln"/>
          <w:rFonts w:eastAsiaTheme="majorEastAsia"/>
        </w:rPr>
        <w:t>util</w:t>
      </w:r>
      <w:r>
        <w:rPr>
          <w:rStyle w:val="pun"/>
        </w:rPr>
        <w:t>.</w:t>
      </w:r>
      <w:r>
        <w:rPr>
          <w:rStyle w:val="typ"/>
        </w:rPr>
        <w:t>ArrayList</w:t>
      </w:r>
      <w:r>
        <w:rPr>
          <w:rStyle w:val="pun"/>
        </w:rPr>
        <w:t>;</w:t>
      </w:r>
    </w:p>
    <w:p w:rsidR="00553174" w:rsidRDefault="00553174" w:rsidP="00553174">
      <w:pPr>
        <w:pStyle w:val="HTMLPreformatted"/>
        <w:rPr>
          <w:rStyle w:val="pln"/>
          <w:rFonts w:eastAsiaTheme="majorEastAsia"/>
        </w:rPr>
      </w:pPr>
      <w:proofErr w:type="gramStart"/>
      <w:r>
        <w:rPr>
          <w:rStyle w:val="kwd"/>
        </w:rPr>
        <w:t>import</w:t>
      </w:r>
      <w:proofErr w:type="gramEnd"/>
      <w:r>
        <w:rPr>
          <w:rStyle w:val="pln"/>
          <w:rFonts w:eastAsiaTheme="majorEastAsia"/>
        </w:rPr>
        <w:t xml:space="preserve"> java</w:t>
      </w:r>
      <w:r>
        <w:rPr>
          <w:rStyle w:val="pun"/>
        </w:rPr>
        <w:t>.</w:t>
      </w:r>
      <w:r>
        <w:rPr>
          <w:rStyle w:val="pln"/>
          <w:rFonts w:eastAsiaTheme="majorEastAsia"/>
        </w:rPr>
        <w:t>util</w:t>
      </w:r>
      <w:r>
        <w:rPr>
          <w:rStyle w:val="pun"/>
        </w:rPr>
        <w:t>.</w:t>
      </w:r>
      <w:r>
        <w:rPr>
          <w:rStyle w:val="typ"/>
        </w:rPr>
        <w:t>List</w:t>
      </w:r>
      <w:r>
        <w:rPr>
          <w:rStyle w:val="pun"/>
        </w:rPr>
        <w:t>;</w:t>
      </w:r>
    </w:p>
    <w:p w:rsidR="00553174" w:rsidRDefault="00553174" w:rsidP="00553174">
      <w:pPr>
        <w:pStyle w:val="HTMLPreformatted"/>
        <w:rPr>
          <w:rStyle w:val="pln"/>
          <w:rFonts w:eastAsiaTheme="majorEastAsia"/>
        </w:rPr>
      </w:pPr>
    </w:p>
    <w:p w:rsidR="00553174" w:rsidRDefault="00553174" w:rsidP="00553174">
      <w:pPr>
        <w:pStyle w:val="HTMLPreformatted"/>
        <w:rPr>
          <w:rStyle w:val="pln"/>
          <w:rFonts w:eastAsiaTheme="majorEastAsia"/>
        </w:rPr>
      </w:pPr>
      <w:proofErr w:type="gramStart"/>
      <w:r>
        <w:rPr>
          <w:rStyle w:val="kwd"/>
        </w:rPr>
        <w:t>public</w:t>
      </w:r>
      <w:proofErr w:type="gramEnd"/>
      <w:r>
        <w:rPr>
          <w:rStyle w:val="pln"/>
          <w:rFonts w:eastAsiaTheme="majorEastAsia"/>
        </w:rPr>
        <w:t xml:space="preserve"> </w:t>
      </w:r>
      <w:r>
        <w:rPr>
          <w:rStyle w:val="kwd"/>
        </w:rPr>
        <w:t>class</w:t>
      </w:r>
      <w:r>
        <w:rPr>
          <w:rStyle w:val="pln"/>
          <w:rFonts w:eastAsiaTheme="majorEastAsia"/>
        </w:rPr>
        <w:t xml:space="preserve"> </w:t>
      </w:r>
      <w:r>
        <w:rPr>
          <w:rStyle w:val="typ"/>
        </w:rPr>
        <w:t>StudentDaoImpl</w:t>
      </w:r>
      <w:r>
        <w:rPr>
          <w:rStyle w:val="pln"/>
          <w:rFonts w:eastAsiaTheme="majorEastAsia"/>
        </w:rPr>
        <w:t xml:space="preserve"> </w:t>
      </w:r>
      <w:r>
        <w:rPr>
          <w:rStyle w:val="kwd"/>
        </w:rPr>
        <w:t>implements</w:t>
      </w:r>
      <w:r>
        <w:rPr>
          <w:rStyle w:val="pln"/>
          <w:rFonts w:eastAsiaTheme="majorEastAsia"/>
        </w:rPr>
        <w:t xml:space="preserve"> </w:t>
      </w:r>
      <w:r>
        <w:rPr>
          <w:rStyle w:val="typ"/>
        </w:rPr>
        <w:t>StudentDao</w:t>
      </w:r>
      <w:r>
        <w:rPr>
          <w:rStyle w:val="pln"/>
          <w:rFonts w:eastAsiaTheme="majorEastAsia"/>
        </w:rPr>
        <w:t xml:space="preserve"> </w:t>
      </w:r>
      <w:r>
        <w:rPr>
          <w:rStyle w:val="pun"/>
        </w:rPr>
        <w:t>{</w:t>
      </w:r>
    </w:p>
    <w:p w:rsidR="00553174" w:rsidRDefault="00553174" w:rsidP="00553174">
      <w:pPr>
        <w:pStyle w:val="HTMLPreformatted"/>
        <w:rPr>
          <w:rStyle w:val="pln"/>
          <w:rFonts w:eastAsiaTheme="majorEastAsia"/>
        </w:rPr>
      </w:pPr>
      <w:r>
        <w:rPr>
          <w:rStyle w:val="pln"/>
          <w:rFonts w:eastAsiaTheme="majorEastAsia"/>
        </w:rPr>
        <w:tab/>
      </w:r>
    </w:p>
    <w:p w:rsidR="00553174" w:rsidRDefault="00553174" w:rsidP="00553174">
      <w:pPr>
        <w:pStyle w:val="HTMLPreformatted"/>
        <w:rPr>
          <w:rStyle w:val="pln"/>
          <w:rFonts w:eastAsiaTheme="majorEastAsia"/>
        </w:rPr>
      </w:pPr>
      <w:r>
        <w:rPr>
          <w:rStyle w:val="pln"/>
          <w:rFonts w:eastAsiaTheme="majorEastAsia"/>
        </w:rPr>
        <w:t xml:space="preserve">   </w:t>
      </w:r>
      <w:r>
        <w:rPr>
          <w:rStyle w:val="com"/>
        </w:rPr>
        <w:t>//list is working as a database</w:t>
      </w:r>
    </w:p>
    <w:p w:rsidR="00553174" w:rsidRDefault="00553174" w:rsidP="00553174">
      <w:pPr>
        <w:pStyle w:val="HTMLPreformatted"/>
        <w:rPr>
          <w:rStyle w:val="pln"/>
          <w:rFonts w:eastAsiaTheme="majorEastAsia"/>
        </w:rPr>
      </w:pPr>
      <w:r>
        <w:rPr>
          <w:rStyle w:val="pln"/>
          <w:rFonts w:eastAsiaTheme="majorEastAsia"/>
        </w:rPr>
        <w:t xml:space="preserve">   </w:t>
      </w:r>
      <w:r>
        <w:rPr>
          <w:rStyle w:val="typ"/>
        </w:rPr>
        <w:t>List</w:t>
      </w:r>
      <w:r>
        <w:rPr>
          <w:rStyle w:val="pun"/>
        </w:rPr>
        <w:t>&lt;</w:t>
      </w:r>
      <w:r>
        <w:rPr>
          <w:rStyle w:val="typ"/>
        </w:rPr>
        <w:t>Student</w:t>
      </w:r>
      <w:r>
        <w:rPr>
          <w:rStyle w:val="pun"/>
        </w:rPr>
        <w:t>&gt;</w:t>
      </w:r>
      <w:r>
        <w:rPr>
          <w:rStyle w:val="pln"/>
          <w:rFonts w:eastAsiaTheme="majorEastAsia"/>
        </w:rPr>
        <w:t xml:space="preserve"> students</w:t>
      </w:r>
      <w:r>
        <w:rPr>
          <w:rStyle w:val="pun"/>
        </w:rPr>
        <w:t>;</w:t>
      </w:r>
    </w:p>
    <w:p w:rsidR="00553174" w:rsidRDefault="00553174" w:rsidP="00553174">
      <w:pPr>
        <w:pStyle w:val="HTMLPreformatted"/>
        <w:rPr>
          <w:rStyle w:val="pln"/>
          <w:rFonts w:eastAsiaTheme="majorEastAsia"/>
        </w:rPr>
      </w:pP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kwd"/>
        </w:rPr>
        <w:t>public</w:t>
      </w:r>
      <w:proofErr w:type="gramEnd"/>
      <w:r>
        <w:rPr>
          <w:rStyle w:val="pln"/>
          <w:rFonts w:eastAsiaTheme="majorEastAsia"/>
        </w:rPr>
        <w:t xml:space="preserve"> </w:t>
      </w:r>
      <w:r>
        <w:rPr>
          <w:rStyle w:val="typ"/>
        </w:rPr>
        <w:t>StudentDaoImpl</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pln"/>
          <w:rFonts w:eastAsiaTheme="majorEastAsia"/>
        </w:rPr>
        <w:t>students</w:t>
      </w:r>
      <w:proofErr w:type="gramEnd"/>
      <w:r>
        <w:rPr>
          <w:rStyle w:val="pln"/>
          <w:rFonts w:eastAsiaTheme="majorEastAsia"/>
        </w:rPr>
        <w:t xml:space="preserve"> </w:t>
      </w:r>
      <w:r>
        <w:rPr>
          <w:rStyle w:val="pun"/>
        </w:rPr>
        <w:t>=</w:t>
      </w:r>
      <w:r>
        <w:rPr>
          <w:rStyle w:val="pln"/>
          <w:rFonts w:eastAsiaTheme="majorEastAsia"/>
        </w:rPr>
        <w:t xml:space="preserve"> </w:t>
      </w:r>
      <w:r>
        <w:rPr>
          <w:rStyle w:val="kwd"/>
        </w:rPr>
        <w:t>new</w:t>
      </w:r>
      <w:r>
        <w:rPr>
          <w:rStyle w:val="pln"/>
          <w:rFonts w:eastAsiaTheme="majorEastAsia"/>
        </w:rPr>
        <w:t xml:space="preserve"> </w:t>
      </w:r>
      <w:r>
        <w:rPr>
          <w:rStyle w:val="typ"/>
        </w:rPr>
        <w:t>ArrayList</w:t>
      </w:r>
      <w:r>
        <w:rPr>
          <w:rStyle w:val="pun"/>
        </w:rPr>
        <w:t>&lt;</w:t>
      </w:r>
      <w:r>
        <w:rPr>
          <w:rStyle w:val="typ"/>
        </w:rPr>
        <w:t>Student</w:t>
      </w:r>
      <w:r>
        <w:rPr>
          <w:rStyle w:val="pun"/>
        </w:rPr>
        <w:t>&gt;();</w:t>
      </w:r>
    </w:p>
    <w:p w:rsidR="00553174" w:rsidRDefault="00553174" w:rsidP="00553174">
      <w:pPr>
        <w:pStyle w:val="HTMLPreformatted"/>
        <w:rPr>
          <w:rStyle w:val="pln"/>
          <w:rFonts w:eastAsiaTheme="majorEastAsia"/>
        </w:rPr>
      </w:pPr>
      <w:r>
        <w:rPr>
          <w:rStyle w:val="pln"/>
          <w:rFonts w:eastAsiaTheme="majorEastAsia"/>
        </w:rPr>
        <w:t xml:space="preserve">      </w:t>
      </w:r>
      <w:r>
        <w:rPr>
          <w:rStyle w:val="typ"/>
        </w:rPr>
        <w:t>Student</w:t>
      </w:r>
      <w:r>
        <w:rPr>
          <w:rStyle w:val="pln"/>
          <w:rFonts w:eastAsiaTheme="majorEastAsia"/>
        </w:rPr>
        <w:t xml:space="preserve"> student1 </w:t>
      </w:r>
      <w:r>
        <w:rPr>
          <w:rStyle w:val="pun"/>
        </w:rPr>
        <w:t>=</w:t>
      </w:r>
      <w:r>
        <w:rPr>
          <w:rStyle w:val="pln"/>
          <w:rFonts w:eastAsiaTheme="majorEastAsia"/>
        </w:rPr>
        <w:t xml:space="preserve"> </w:t>
      </w:r>
      <w:r>
        <w:rPr>
          <w:rStyle w:val="kwd"/>
        </w:rPr>
        <w:t>new</w:t>
      </w:r>
      <w:r>
        <w:rPr>
          <w:rStyle w:val="pln"/>
          <w:rFonts w:eastAsiaTheme="majorEastAsia"/>
        </w:rPr>
        <w:t xml:space="preserve"> </w:t>
      </w:r>
      <w:proofErr w:type="gramStart"/>
      <w:r>
        <w:rPr>
          <w:rStyle w:val="typ"/>
        </w:rPr>
        <w:t>Student</w:t>
      </w:r>
      <w:r>
        <w:rPr>
          <w:rStyle w:val="pun"/>
        </w:rPr>
        <w:t>(</w:t>
      </w:r>
      <w:proofErr w:type="gramEnd"/>
      <w:r>
        <w:rPr>
          <w:rStyle w:val="str"/>
        </w:rPr>
        <w:t>"Robert"</w:t>
      </w:r>
      <w:r>
        <w:rPr>
          <w:rStyle w:val="pun"/>
        </w:rPr>
        <w:t>,</w:t>
      </w:r>
      <w:r>
        <w:rPr>
          <w:rStyle w:val="lit"/>
        </w:rPr>
        <w:t>0</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r>
        <w:rPr>
          <w:rStyle w:val="typ"/>
        </w:rPr>
        <w:t>Student</w:t>
      </w:r>
      <w:r>
        <w:rPr>
          <w:rStyle w:val="pln"/>
          <w:rFonts w:eastAsiaTheme="majorEastAsia"/>
        </w:rPr>
        <w:t xml:space="preserve"> student2 </w:t>
      </w:r>
      <w:r>
        <w:rPr>
          <w:rStyle w:val="pun"/>
        </w:rPr>
        <w:t>=</w:t>
      </w:r>
      <w:r>
        <w:rPr>
          <w:rStyle w:val="pln"/>
          <w:rFonts w:eastAsiaTheme="majorEastAsia"/>
        </w:rPr>
        <w:t xml:space="preserve"> </w:t>
      </w:r>
      <w:r>
        <w:rPr>
          <w:rStyle w:val="kwd"/>
        </w:rPr>
        <w:t>new</w:t>
      </w:r>
      <w:r>
        <w:rPr>
          <w:rStyle w:val="pln"/>
          <w:rFonts w:eastAsiaTheme="majorEastAsia"/>
        </w:rPr>
        <w:t xml:space="preserve"> </w:t>
      </w:r>
      <w:proofErr w:type="gramStart"/>
      <w:r>
        <w:rPr>
          <w:rStyle w:val="typ"/>
        </w:rPr>
        <w:t>Student</w:t>
      </w:r>
      <w:r>
        <w:rPr>
          <w:rStyle w:val="pun"/>
        </w:rPr>
        <w:t>(</w:t>
      </w:r>
      <w:proofErr w:type="gramEnd"/>
      <w:r>
        <w:rPr>
          <w:rStyle w:val="str"/>
        </w:rPr>
        <w:t>"John"</w:t>
      </w:r>
      <w:r>
        <w:rPr>
          <w:rStyle w:val="pun"/>
        </w:rPr>
        <w:t>,</w:t>
      </w:r>
      <w:r>
        <w:rPr>
          <w:rStyle w:val="lit"/>
        </w:rPr>
        <w:t>1</w:t>
      </w:r>
      <w:r>
        <w:rPr>
          <w:rStyle w:val="pun"/>
        </w:rPr>
        <w:t>);</w:t>
      </w:r>
    </w:p>
    <w:p w:rsidR="00553174" w:rsidRDefault="00553174" w:rsidP="00553174">
      <w:pPr>
        <w:pStyle w:val="HTMLPreformatted"/>
        <w:rPr>
          <w:rStyle w:val="pln"/>
          <w:rFonts w:eastAsiaTheme="majorEastAsia"/>
        </w:rPr>
      </w:pPr>
      <w:r>
        <w:rPr>
          <w:rStyle w:val="pln"/>
          <w:rFonts w:eastAsiaTheme="majorEastAsia"/>
        </w:rPr>
        <w:lastRenderedPageBreak/>
        <w:t xml:space="preserve">      </w:t>
      </w:r>
      <w:proofErr w:type="gramStart"/>
      <w:r>
        <w:rPr>
          <w:rStyle w:val="pln"/>
          <w:rFonts w:eastAsiaTheme="majorEastAsia"/>
        </w:rPr>
        <w:t>students</w:t>
      </w:r>
      <w:r>
        <w:rPr>
          <w:rStyle w:val="pun"/>
        </w:rPr>
        <w:t>.</w:t>
      </w:r>
      <w:r>
        <w:rPr>
          <w:rStyle w:val="pln"/>
          <w:rFonts w:eastAsiaTheme="majorEastAsia"/>
        </w:rPr>
        <w:t>add</w:t>
      </w:r>
      <w:r>
        <w:rPr>
          <w:rStyle w:val="pun"/>
        </w:rPr>
        <w:t>(</w:t>
      </w:r>
      <w:proofErr w:type="gramEnd"/>
      <w:r>
        <w:rPr>
          <w:rStyle w:val="pln"/>
          <w:rFonts w:eastAsiaTheme="majorEastAsia"/>
        </w:rPr>
        <w:t>student1</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pln"/>
          <w:rFonts w:eastAsiaTheme="majorEastAsia"/>
        </w:rPr>
        <w:t>students</w:t>
      </w:r>
      <w:r>
        <w:rPr>
          <w:rStyle w:val="pun"/>
        </w:rPr>
        <w:t>.</w:t>
      </w:r>
      <w:r>
        <w:rPr>
          <w:rStyle w:val="pln"/>
          <w:rFonts w:eastAsiaTheme="majorEastAsia"/>
        </w:rPr>
        <w:t>add</w:t>
      </w:r>
      <w:r>
        <w:rPr>
          <w:rStyle w:val="pun"/>
        </w:rPr>
        <w:t>(</w:t>
      </w:r>
      <w:proofErr w:type="gramEnd"/>
      <w:r>
        <w:rPr>
          <w:rStyle w:val="pln"/>
          <w:rFonts w:eastAsiaTheme="majorEastAsia"/>
        </w:rPr>
        <w:t>student2</w:t>
      </w:r>
      <w:r>
        <w:rPr>
          <w:rStyle w:val="pun"/>
        </w:rPr>
        <w:t>);</w:t>
      </w:r>
      <w:r>
        <w:rPr>
          <w:rStyle w:val="pln"/>
          <w:rFonts w:eastAsiaTheme="majorEastAsia"/>
        </w:rPr>
        <w:tab/>
      </w:r>
      <w:r>
        <w:rPr>
          <w:rStyle w:val="pln"/>
          <w:rFonts w:eastAsiaTheme="majorEastAsia"/>
        </w:rPr>
        <w:tab/>
      </w:r>
    </w:p>
    <w:p w:rsidR="00553174" w:rsidRDefault="00553174" w:rsidP="00553174">
      <w:pPr>
        <w:pStyle w:val="HTMLPreformatted"/>
        <w:rPr>
          <w:rStyle w:val="pln"/>
          <w:rFonts w:eastAsiaTheme="majorEastAsia"/>
        </w:rPr>
      </w:pPr>
      <w:r>
        <w:rPr>
          <w:rStyle w:val="pln"/>
          <w:rFonts w:eastAsiaTheme="majorEastAsia"/>
        </w:rPr>
        <w:t xml:space="preserve">   </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r>
        <w:rPr>
          <w:rStyle w:val="lit"/>
        </w:rPr>
        <w:t>@Override</w:t>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kwd"/>
        </w:rPr>
        <w:t>public</w:t>
      </w:r>
      <w:proofErr w:type="gramEnd"/>
      <w:r>
        <w:rPr>
          <w:rStyle w:val="pln"/>
          <w:rFonts w:eastAsiaTheme="majorEastAsia"/>
        </w:rPr>
        <w:t xml:space="preserve"> </w:t>
      </w:r>
      <w:r>
        <w:rPr>
          <w:rStyle w:val="kwd"/>
        </w:rPr>
        <w:t>void</w:t>
      </w:r>
      <w:r>
        <w:rPr>
          <w:rStyle w:val="pln"/>
          <w:rFonts w:eastAsiaTheme="majorEastAsia"/>
        </w:rPr>
        <w:t xml:space="preserve"> deleteStudent</w:t>
      </w:r>
      <w:r>
        <w:rPr>
          <w:rStyle w:val="pun"/>
        </w:rPr>
        <w:t>(</w:t>
      </w:r>
      <w:r>
        <w:rPr>
          <w:rStyle w:val="typ"/>
        </w:rPr>
        <w:t>Student</w:t>
      </w:r>
      <w:r>
        <w:rPr>
          <w:rStyle w:val="pln"/>
          <w:rFonts w:eastAsiaTheme="majorEastAsia"/>
        </w:rPr>
        <w:t xml:space="preserve"> student</w:t>
      </w:r>
      <w:r>
        <w:rPr>
          <w:rStyle w:val="pun"/>
        </w:rPr>
        <w:t>)</w:t>
      </w:r>
      <w:r>
        <w:rPr>
          <w:rStyle w:val="pln"/>
          <w:rFonts w:eastAsiaTheme="majorEastAsia"/>
        </w:rPr>
        <w:t xml:space="preserve"> </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pln"/>
          <w:rFonts w:eastAsiaTheme="majorEastAsia"/>
        </w:rPr>
        <w:t>students</w:t>
      </w:r>
      <w:r>
        <w:rPr>
          <w:rStyle w:val="pun"/>
        </w:rPr>
        <w:t>.</w:t>
      </w:r>
      <w:r>
        <w:rPr>
          <w:rStyle w:val="pln"/>
          <w:rFonts w:eastAsiaTheme="majorEastAsia"/>
        </w:rPr>
        <w:t>remove</w:t>
      </w:r>
      <w:r>
        <w:rPr>
          <w:rStyle w:val="pun"/>
        </w:rPr>
        <w:t>(</w:t>
      </w:r>
      <w:proofErr w:type="gramEnd"/>
      <w:r>
        <w:rPr>
          <w:rStyle w:val="pln"/>
          <w:rFonts w:eastAsiaTheme="majorEastAsia"/>
        </w:rPr>
        <w:t>student</w:t>
      </w:r>
      <w:r>
        <w:rPr>
          <w:rStyle w:val="pun"/>
        </w:rPr>
        <w:t>.</w:t>
      </w:r>
      <w:r>
        <w:rPr>
          <w:rStyle w:val="pln"/>
          <w:rFonts w:eastAsiaTheme="majorEastAsia"/>
        </w:rPr>
        <w:t>getRollNo</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typ"/>
        </w:rPr>
        <w:t>System</w:t>
      </w:r>
      <w:r>
        <w:rPr>
          <w:rStyle w:val="pun"/>
        </w:rPr>
        <w:t>.</w:t>
      </w:r>
      <w:r>
        <w:rPr>
          <w:rStyle w:val="kwd"/>
        </w:rPr>
        <w:t>out</w:t>
      </w:r>
      <w:r>
        <w:rPr>
          <w:rStyle w:val="pun"/>
        </w:rPr>
        <w:t>.</w:t>
      </w:r>
      <w:r>
        <w:rPr>
          <w:rStyle w:val="pln"/>
          <w:rFonts w:eastAsiaTheme="majorEastAsia"/>
        </w:rPr>
        <w:t>println</w:t>
      </w:r>
      <w:r>
        <w:rPr>
          <w:rStyle w:val="pun"/>
        </w:rPr>
        <w:t>(</w:t>
      </w:r>
      <w:proofErr w:type="gramEnd"/>
      <w:r>
        <w:rPr>
          <w:rStyle w:val="str"/>
        </w:rPr>
        <w:t>"Student: Roll No "</w:t>
      </w:r>
      <w:r>
        <w:rPr>
          <w:rStyle w:val="pln"/>
          <w:rFonts w:eastAsiaTheme="majorEastAsia"/>
        </w:rPr>
        <w:t xml:space="preserve"> </w:t>
      </w:r>
      <w:r>
        <w:rPr>
          <w:rStyle w:val="pun"/>
        </w:rPr>
        <w:t>+</w:t>
      </w:r>
      <w:r>
        <w:rPr>
          <w:rStyle w:val="pln"/>
          <w:rFonts w:eastAsiaTheme="majorEastAsia"/>
        </w:rPr>
        <w:t xml:space="preserve"> student</w:t>
      </w:r>
      <w:r>
        <w:rPr>
          <w:rStyle w:val="pun"/>
        </w:rPr>
        <w:t>.</w:t>
      </w:r>
      <w:r>
        <w:rPr>
          <w:rStyle w:val="pln"/>
          <w:rFonts w:eastAsiaTheme="majorEastAsia"/>
        </w:rPr>
        <w:t>getRollNo</w:t>
      </w:r>
      <w:r>
        <w:rPr>
          <w:rStyle w:val="pun"/>
        </w:rPr>
        <w:t>()</w:t>
      </w:r>
      <w:r>
        <w:rPr>
          <w:rStyle w:val="pln"/>
          <w:rFonts w:eastAsiaTheme="majorEastAsia"/>
        </w:rPr>
        <w:t xml:space="preserve"> </w:t>
      </w:r>
      <w:r>
        <w:rPr>
          <w:rStyle w:val="pun"/>
        </w:rPr>
        <w:t>+</w:t>
      </w:r>
      <w:r>
        <w:rPr>
          <w:rStyle w:val="pln"/>
          <w:rFonts w:eastAsiaTheme="majorEastAsia"/>
        </w:rPr>
        <w:t xml:space="preserve"> </w:t>
      </w:r>
      <w:r>
        <w:rPr>
          <w:rStyle w:val="str"/>
        </w:rPr>
        <w:t>", deleted from database"</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r>
        <w:rPr>
          <w:rStyle w:val="pun"/>
        </w:rPr>
        <w:t>}</w:t>
      </w:r>
    </w:p>
    <w:p w:rsidR="00553174" w:rsidRDefault="00553174" w:rsidP="00553174">
      <w:pPr>
        <w:pStyle w:val="HTMLPreformatted"/>
        <w:rPr>
          <w:rStyle w:val="pln"/>
          <w:rFonts w:eastAsiaTheme="majorEastAsia"/>
        </w:rPr>
      </w:pPr>
    </w:p>
    <w:p w:rsidR="00553174" w:rsidRDefault="00553174" w:rsidP="00553174">
      <w:pPr>
        <w:pStyle w:val="HTMLPreformatted"/>
        <w:rPr>
          <w:rStyle w:val="pln"/>
          <w:rFonts w:eastAsiaTheme="majorEastAsia"/>
        </w:rPr>
      </w:pPr>
      <w:r>
        <w:rPr>
          <w:rStyle w:val="pln"/>
          <w:rFonts w:eastAsiaTheme="majorEastAsia"/>
        </w:rPr>
        <w:t xml:space="preserve">   </w:t>
      </w:r>
      <w:r>
        <w:rPr>
          <w:rStyle w:val="com"/>
        </w:rPr>
        <w:t>//retrive list of students from the database</w:t>
      </w:r>
    </w:p>
    <w:p w:rsidR="00553174" w:rsidRDefault="00553174" w:rsidP="00553174">
      <w:pPr>
        <w:pStyle w:val="HTMLPreformatted"/>
        <w:rPr>
          <w:rStyle w:val="pln"/>
          <w:rFonts w:eastAsiaTheme="majorEastAsia"/>
        </w:rPr>
      </w:pPr>
      <w:r>
        <w:rPr>
          <w:rStyle w:val="pln"/>
          <w:rFonts w:eastAsiaTheme="majorEastAsia"/>
        </w:rPr>
        <w:t xml:space="preserve">   </w:t>
      </w:r>
      <w:r>
        <w:rPr>
          <w:rStyle w:val="lit"/>
        </w:rPr>
        <w:t>@Override</w:t>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kwd"/>
        </w:rPr>
        <w:t>public</w:t>
      </w:r>
      <w:proofErr w:type="gramEnd"/>
      <w:r>
        <w:rPr>
          <w:rStyle w:val="pln"/>
          <w:rFonts w:eastAsiaTheme="majorEastAsia"/>
        </w:rPr>
        <w:t xml:space="preserve"> </w:t>
      </w:r>
      <w:r>
        <w:rPr>
          <w:rStyle w:val="typ"/>
        </w:rPr>
        <w:t>List</w:t>
      </w:r>
      <w:r>
        <w:rPr>
          <w:rStyle w:val="pun"/>
        </w:rPr>
        <w:t>&lt;</w:t>
      </w:r>
      <w:r>
        <w:rPr>
          <w:rStyle w:val="typ"/>
        </w:rPr>
        <w:t>Student</w:t>
      </w:r>
      <w:r>
        <w:rPr>
          <w:rStyle w:val="pun"/>
        </w:rPr>
        <w:t>&gt;</w:t>
      </w:r>
      <w:r>
        <w:rPr>
          <w:rStyle w:val="pln"/>
          <w:rFonts w:eastAsiaTheme="majorEastAsia"/>
        </w:rPr>
        <w:t xml:space="preserve"> getAllStudents</w:t>
      </w:r>
      <w:r>
        <w:rPr>
          <w:rStyle w:val="pun"/>
        </w:rPr>
        <w:t>()</w:t>
      </w:r>
      <w:r>
        <w:rPr>
          <w:rStyle w:val="pln"/>
          <w:rFonts w:eastAsiaTheme="majorEastAsia"/>
        </w:rPr>
        <w:t xml:space="preserve"> </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kwd"/>
        </w:rPr>
        <w:t>return</w:t>
      </w:r>
      <w:proofErr w:type="gramEnd"/>
      <w:r>
        <w:rPr>
          <w:rStyle w:val="pln"/>
          <w:rFonts w:eastAsiaTheme="majorEastAsia"/>
        </w:rPr>
        <w:t xml:space="preserve"> students</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r>
        <w:rPr>
          <w:rStyle w:val="pun"/>
        </w:rPr>
        <w:t>}</w:t>
      </w:r>
    </w:p>
    <w:p w:rsidR="00553174" w:rsidRDefault="00553174" w:rsidP="00553174">
      <w:pPr>
        <w:pStyle w:val="HTMLPreformatted"/>
        <w:rPr>
          <w:rStyle w:val="pln"/>
          <w:rFonts w:eastAsiaTheme="majorEastAsia"/>
        </w:rPr>
      </w:pPr>
    </w:p>
    <w:p w:rsidR="00553174" w:rsidRDefault="00553174" w:rsidP="00553174">
      <w:pPr>
        <w:pStyle w:val="HTMLPreformatted"/>
        <w:rPr>
          <w:rStyle w:val="pln"/>
          <w:rFonts w:eastAsiaTheme="majorEastAsia"/>
        </w:rPr>
      </w:pPr>
      <w:r>
        <w:rPr>
          <w:rStyle w:val="pln"/>
          <w:rFonts w:eastAsiaTheme="majorEastAsia"/>
        </w:rPr>
        <w:t xml:space="preserve">   </w:t>
      </w:r>
      <w:r>
        <w:rPr>
          <w:rStyle w:val="lit"/>
        </w:rPr>
        <w:t>@Override</w:t>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kwd"/>
        </w:rPr>
        <w:t>public</w:t>
      </w:r>
      <w:proofErr w:type="gramEnd"/>
      <w:r>
        <w:rPr>
          <w:rStyle w:val="pln"/>
          <w:rFonts w:eastAsiaTheme="majorEastAsia"/>
        </w:rPr>
        <w:t xml:space="preserve"> </w:t>
      </w:r>
      <w:r>
        <w:rPr>
          <w:rStyle w:val="typ"/>
        </w:rPr>
        <w:t>Student</w:t>
      </w:r>
      <w:r>
        <w:rPr>
          <w:rStyle w:val="pln"/>
          <w:rFonts w:eastAsiaTheme="majorEastAsia"/>
        </w:rPr>
        <w:t xml:space="preserve"> getStudent</w:t>
      </w:r>
      <w:r>
        <w:rPr>
          <w:rStyle w:val="pun"/>
        </w:rPr>
        <w:t>(</w:t>
      </w:r>
      <w:r>
        <w:rPr>
          <w:rStyle w:val="kwd"/>
        </w:rPr>
        <w:t>int</w:t>
      </w:r>
      <w:r>
        <w:rPr>
          <w:rStyle w:val="pln"/>
          <w:rFonts w:eastAsiaTheme="majorEastAsia"/>
        </w:rPr>
        <w:t xml:space="preserve"> rollNo</w:t>
      </w:r>
      <w:r>
        <w:rPr>
          <w:rStyle w:val="pun"/>
        </w:rPr>
        <w:t>)</w:t>
      </w:r>
      <w:r>
        <w:rPr>
          <w:rStyle w:val="pln"/>
          <w:rFonts w:eastAsiaTheme="majorEastAsia"/>
        </w:rPr>
        <w:t xml:space="preserve"> </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kwd"/>
        </w:rPr>
        <w:t>return</w:t>
      </w:r>
      <w:proofErr w:type="gramEnd"/>
      <w:r>
        <w:rPr>
          <w:rStyle w:val="pln"/>
          <w:rFonts w:eastAsiaTheme="majorEastAsia"/>
        </w:rPr>
        <w:t xml:space="preserve"> students</w:t>
      </w:r>
      <w:r>
        <w:rPr>
          <w:rStyle w:val="pun"/>
        </w:rPr>
        <w:t>.</w:t>
      </w:r>
      <w:r>
        <w:rPr>
          <w:rStyle w:val="kwd"/>
        </w:rPr>
        <w:t>get</w:t>
      </w:r>
      <w:r>
        <w:rPr>
          <w:rStyle w:val="pun"/>
        </w:rPr>
        <w:t>(</w:t>
      </w:r>
      <w:r>
        <w:rPr>
          <w:rStyle w:val="pln"/>
          <w:rFonts w:eastAsiaTheme="majorEastAsia"/>
        </w:rPr>
        <w:t>rollNo</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r>
        <w:rPr>
          <w:rStyle w:val="pun"/>
        </w:rPr>
        <w:t>}</w:t>
      </w:r>
    </w:p>
    <w:p w:rsidR="00553174" w:rsidRDefault="00553174" w:rsidP="00553174">
      <w:pPr>
        <w:pStyle w:val="HTMLPreformatted"/>
        <w:rPr>
          <w:rStyle w:val="pln"/>
          <w:rFonts w:eastAsiaTheme="majorEastAsia"/>
        </w:rPr>
      </w:pPr>
    </w:p>
    <w:p w:rsidR="00553174" w:rsidRDefault="00553174" w:rsidP="00553174">
      <w:pPr>
        <w:pStyle w:val="HTMLPreformatted"/>
        <w:rPr>
          <w:rStyle w:val="pln"/>
          <w:rFonts w:eastAsiaTheme="majorEastAsia"/>
        </w:rPr>
      </w:pPr>
      <w:r>
        <w:rPr>
          <w:rStyle w:val="pln"/>
          <w:rFonts w:eastAsiaTheme="majorEastAsia"/>
        </w:rPr>
        <w:t xml:space="preserve">   </w:t>
      </w:r>
      <w:r>
        <w:rPr>
          <w:rStyle w:val="lit"/>
        </w:rPr>
        <w:t>@Override</w:t>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kwd"/>
        </w:rPr>
        <w:t>public</w:t>
      </w:r>
      <w:proofErr w:type="gramEnd"/>
      <w:r>
        <w:rPr>
          <w:rStyle w:val="pln"/>
          <w:rFonts w:eastAsiaTheme="majorEastAsia"/>
        </w:rPr>
        <w:t xml:space="preserve"> </w:t>
      </w:r>
      <w:r>
        <w:rPr>
          <w:rStyle w:val="kwd"/>
        </w:rPr>
        <w:t>void</w:t>
      </w:r>
      <w:r>
        <w:rPr>
          <w:rStyle w:val="pln"/>
          <w:rFonts w:eastAsiaTheme="majorEastAsia"/>
        </w:rPr>
        <w:t xml:space="preserve"> updateStudent</w:t>
      </w:r>
      <w:r>
        <w:rPr>
          <w:rStyle w:val="pun"/>
        </w:rPr>
        <w:t>(</w:t>
      </w:r>
      <w:r>
        <w:rPr>
          <w:rStyle w:val="typ"/>
        </w:rPr>
        <w:t>Student</w:t>
      </w:r>
      <w:r>
        <w:rPr>
          <w:rStyle w:val="pln"/>
          <w:rFonts w:eastAsiaTheme="majorEastAsia"/>
        </w:rPr>
        <w:t xml:space="preserve"> student</w:t>
      </w:r>
      <w:r>
        <w:rPr>
          <w:rStyle w:val="pun"/>
        </w:rPr>
        <w:t>)</w:t>
      </w:r>
      <w:r>
        <w:rPr>
          <w:rStyle w:val="pln"/>
          <w:rFonts w:eastAsiaTheme="majorEastAsia"/>
        </w:rPr>
        <w:t xml:space="preserve"> </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pln"/>
          <w:rFonts w:eastAsiaTheme="majorEastAsia"/>
        </w:rPr>
        <w:t>students</w:t>
      </w:r>
      <w:r>
        <w:rPr>
          <w:rStyle w:val="pun"/>
        </w:rPr>
        <w:t>.</w:t>
      </w:r>
      <w:r>
        <w:rPr>
          <w:rStyle w:val="kwd"/>
        </w:rPr>
        <w:t>get</w:t>
      </w:r>
      <w:r>
        <w:rPr>
          <w:rStyle w:val="pun"/>
        </w:rPr>
        <w:t>(</w:t>
      </w:r>
      <w:proofErr w:type="gramEnd"/>
      <w:r>
        <w:rPr>
          <w:rStyle w:val="pln"/>
          <w:rFonts w:eastAsiaTheme="majorEastAsia"/>
        </w:rPr>
        <w:t>student</w:t>
      </w:r>
      <w:r>
        <w:rPr>
          <w:rStyle w:val="pun"/>
        </w:rPr>
        <w:t>.</w:t>
      </w:r>
      <w:r>
        <w:rPr>
          <w:rStyle w:val="pln"/>
          <w:rFonts w:eastAsiaTheme="majorEastAsia"/>
        </w:rPr>
        <w:t>getRollNo</w:t>
      </w:r>
      <w:r>
        <w:rPr>
          <w:rStyle w:val="pun"/>
        </w:rPr>
        <w:t>()).</w:t>
      </w:r>
      <w:r>
        <w:rPr>
          <w:rStyle w:val="pln"/>
          <w:rFonts w:eastAsiaTheme="majorEastAsia"/>
        </w:rPr>
        <w:t>setName</w:t>
      </w:r>
      <w:r>
        <w:rPr>
          <w:rStyle w:val="pun"/>
        </w:rPr>
        <w:t>(</w:t>
      </w:r>
      <w:r>
        <w:rPr>
          <w:rStyle w:val="pln"/>
          <w:rFonts w:eastAsiaTheme="majorEastAsia"/>
        </w:rPr>
        <w:t>student</w:t>
      </w:r>
      <w:r>
        <w:rPr>
          <w:rStyle w:val="pun"/>
        </w:rPr>
        <w:t>.</w:t>
      </w:r>
      <w:r>
        <w:rPr>
          <w:rStyle w:val="pln"/>
          <w:rFonts w:eastAsiaTheme="majorEastAsia"/>
        </w:rPr>
        <w:t>getName</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typ"/>
        </w:rPr>
        <w:t>System</w:t>
      </w:r>
      <w:r>
        <w:rPr>
          <w:rStyle w:val="pun"/>
        </w:rPr>
        <w:t>.</w:t>
      </w:r>
      <w:r>
        <w:rPr>
          <w:rStyle w:val="kwd"/>
        </w:rPr>
        <w:t>out</w:t>
      </w:r>
      <w:r>
        <w:rPr>
          <w:rStyle w:val="pun"/>
        </w:rPr>
        <w:t>.</w:t>
      </w:r>
      <w:r>
        <w:rPr>
          <w:rStyle w:val="pln"/>
          <w:rFonts w:eastAsiaTheme="majorEastAsia"/>
        </w:rPr>
        <w:t>println</w:t>
      </w:r>
      <w:r>
        <w:rPr>
          <w:rStyle w:val="pun"/>
        </w:rPr>
        <w:t>(</w:t>
      </w:r>
      <w:proofErr w:type="gramEnd"/>
      <w:r>
        <w:rPr>
          <w:rStyle w:val="str"/>
        </w:rPr>
        <w:t>"Student: Roll No "</w:t>
      </w:r>
      <w:r>
        <w:rPr>
          <w:rStyle w:val="pln"/>
          <w:rFonts w:eastAsiaTheme="majorEastAsia"/>
        </w:rPr>
        <w:t xml:space="preserve"> </w:t>
      </w:r>
      <w:r>
        <w:rPr>
          <w:rStyle w:val="pun"/>
        </w:rPr>
        <w:t>+</w:t>
      </w:r>
      <w:r>
        <w:rPr>
          <w:rStyle w:val="pln"/>
          <w:rFonts w:eastAsiaTheme="majorEastAsia"/>
        </w:rPr>
        <w:t xml:space="preserve"> student</w:t>
      </w:r>
      <w:r>
        <w:rPr>
          <w:rStyle w:val="pun"/>
        </w:rPr>
        <w:t>.</w:t>
      </w:r>
      <w:r>
        <w:rPr>
          <w:rStyle w:val="pln"/>
          <w:rFonts w:eastAsiaTheme="majorEastAsia"/>
        </w:rPr>
        <w:t>getRollNo</w:t>
      </w:r>
      <w:r>
        <w:rPr>
          <w:rStyle w:val="pun"/>
        </w:rPr>
        <w:t>()</w:t>
      </w:r>
      <w:r>
        <w:rPr>
          <w:rStyle w:val="pln"/>
          <w:rFonts w:eastAsiaTheme="majorEastAsia"/>
        </w:rPr>
        <w:t xml:space="preserve"> </w:t>
      </w:r>
      <w:r>
        <w:rPr>
          <w:rStyle w:val="pun"/>
        </w:rPr>
        <w:t>+</w:t>
      </w:r>
      <w:r>
        <w:rPr>
          <w:rStyle w:val="pln"/>
          <w:rFonts w:eastAsiaTheme="majorEastAsia"/>
        </w:rPr>
        <w:t xml:space="preserve"> </w:t>
      </w:r>
      <w:r>
        <w:rPr>
          <w:rStyle w:val="str"/>
        </w:rPr>
        <w:t>", updated in the database"</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r>
        <w:rPr>
          <w:rStyle w:val="pun"/>
        </w:rPr>
        <w:t>}</w:t>
      </w:r>
    </w:p>
    <w:p w:rsidR="00553174" w:rsidRDefault="00553174" w:rsidP="00553174">
      <w:pPr>
        <w:pStyle w:val="HTMLPreformatted"/>
      </w:pPr>
      <w:r>
        <w:rPr>
          <w:rStyle w:val="pun"/>
        </w:rPr>
        <w:t>}</w:t>
      </w:r>
    </w:p>
    <w:p w:rsidR="00553174" w:rsidRDefault="00553174" w:rsidP="00553174">
      <w:pPr>
        <w:pStyle w:val="Heading2"/>
      </w:pPr>
      <w:r>
        <w:t>Step 4</w:t>
      </w:r>
    </w:p>
    <w:p w:rsidR="00553174" w:rsidRDefault="00553174" w:rsidP="00553174">
      <w:pPr>
        <w:pStyle w:val="NormalWeb"/>
      </w:pPr>
      <w:r>
        <w:t xml:space="preserve">Use the </w:t>
      </w:r>
      <w:r>
        <w:rPr>
          <w:i/>
          <w:iCs/>
        </w:rPr>
        <w:t>StudentDao</w:t>
      </w:r>
      <w:r>
        <w:t xml:space="preserve"> to demonstrate Data Access Object pattern usage.</w:t>
      </w:r>
    </w:p>
    <w:p w:rsidR="00553174" w:rsidRDefault="00553174" w:rsidP="00553174">
      <w:pPr>
        <w:pStyle w:val="NormalWeb"/>
      </w:pPr>
      <w:r>
        <w:rPr>
          <w:i/>
          <w:iCs/>
        </w:rPr>
        <w:t>DaoPatternDemo.java</w:t>
      </w:r>
    </w:p>
    <w:p w:rsidR="00553174" w:rsidRDefault="00553174" w:rsidP="00553174">
      <w:pPr>
        <w:pStyle w:val="HTMLPreformatted"/>
        <w:rPr>
          <w:rStyle w:val="pln"/>
          <w:rFonts w:eastAsiaTheme="majorEastAsia"/>
        </w:rPr>
      </w:pPr>
      <w:proofErr w:type="gramStart"/>
      <w:r>
        <w:rPr>
          <w:rStyle w:val="kwd"/>
        </w:rPr>
        <w:t>public</w:t>
      </w:r>
      <w:proofErr w:type="gramEnd"/>
      <w:r>
        <w:rPr>
          <w:rStyle w:val="pln"/>
          <w:rFonts w:eastAsiaTheme="majorEastAsia"/>
        </w:rPr>
        <w:t xml:space="preserve"> </w:t>
      </w:r>
      <w:r>
        <w:rPr>
          <w:rStyle w:val="kwd"/>
        </w:rPr>
        <w:t>class</w:t>
      </w:r>
      <w:r>
        <w:rPr>
          <w:rStyle w:val="pln"/>
          <w:rFonts w:eastAsiaTheme="majorEastAsia"/>
        </w:rPr>
        <w:t xml:space="preserve"> </w:t>
      </w:r>
      <w:r>
        <w:rPr>
          <w:rStyle w:val="typ"/>
        </w:rPr>
        <w:t>DaoPatternDemo</w:t>
      </w:r>
      <w:r>
        <w:rPr>
          <w:rStyle w:val="pln"/>
          <w:rFonts w:eastAsiaTheme="majorEastAsia"/>
        </w:rPr>
        <w:t xml:space="preserve"> </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kwd"/>
        </w:rPr>
        <w:t>public</w:t>
      </w:r>
      <w:proofErr w:type="gramEnd"/>
      <w:r>
        <w:rPr>
          <w:rStyle w:val="pln"/>
          <w:rFonts w:eastAsiaTheme="majorEastAsia"/>
        </w:rPr>
        <w:t xml:space="preserve"> </w:t>
      </w:r>
      <w:r>
        <w:rPr>
          <w:rStyle w:val="kwd"/>
        </w:rPr>
        <w:t>static</w:t>
      </w:r>
      <w:r>
        <w:rPr>
          <w:rStyle w:val="pln"/>
          <w:rFonts w:eastAsiaTheme="majorEastAsia"/>
        </w:rPr>
        <w:t xml:space="preserve"> </w:t>
      </w:r>
      <w:r>
        <w:rPr>
          <w:rStyle w:val="kwd"/>
        </w:rPr>
        <w:t>void</w:t>
      </w:r>
      <w:r>
        <w:rPr>
          <w:rStyle w:val="pln"/>
          <w:rFonts w:eastAsiaTheme="majorEastAsia"/>
        </w:rPr>
        <w:t xml:space="preserve"> main</w:t>
      </w:r>
      <w:r>
        <w:rPr>
          <w:rStyle w:val="pun"/>
        </w:rPr>
        <w:t>(</w:t>
      </w:r>
      <w:r>
        <w:rPr>
          <w:rStyle w:val="typ"/>
        </w:rPr>
        <w:t>String</w:t>
      </w:r>
      <w:r>
        <w:rPr>
          <w:rStyle w:val="pun"/>
        </w:rPr>
        <w:t>[]</w:t>
      </w:r>
      <w:r>
        <w:rPr>
          <w:rStyle w:val="pln"/>
          <w:rFonts w:eastAsiaTheme="majorEastAsia"/>
        </w:rPr>
        <w:t xml:space="preserve"> args</w:t>
      </w:r>
      <w:r>
        <w:rPr>
          <w:rStyle w:val="pun"/>
        </w:rPr>
        <w:t>)</w:t>
      </w:r>
      <w:r>
        <w:rPr>
          <w:rStyle w:val="pln"/>
          <w:rFonts w:eastAsiaTheme="majorEastAsia"/>
        </w:rPr>
        <w:t xml:space="preserve"> </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r>
        <w:rPr>
          <w:rStyle w:val="typ"/>
        </w:rPr>
        <w:t>StudentDao</w:t>
      </w:r>
      <w:r>
        <w:rPr>
          <w:rStyle w:val="pln"/>
          <w:rFonts w:eastAsiaTheme="majorEastAsia"/>
        </w:rPr>
        <w:t xml:space="preserve"> studentDao </w:t>
      </w:r>
      <w:r>
        <w:rPr>
          <w:rStyle w:val="pun"/>
        </w:rPr>
        <w:t>=</w:t>
      </w:r>
      <w:r>
        <w:rPr>
          <w:rStyle w:val="pln"/>
          <w:rFonts w:eastAsiaTheme="majorEastAsia"/>
        </w:rPr>
        <w:t xml:space="preserve"> </w:t>
      </w:r>
      <w:r>
        <w:rPr>
          <w:rStyle w:val="kwd"/>
        </w:rPr>
        <w:t>new</w:t>
      </w:r>
      <w:r>
        <w:rPr>
          <w:rStyle w:val="pln"/>
          <w:rFonts w:eastAsiaTheme="majorEastAsia"/>
        </w:rPr>
        <w:t xml:space="preserve"> </w:t>
      </w:r>
      <w:proofErr w:type="gramStart"/>
      <w:r>
        <w:rPr>
          <w:rStyle w:val="typ"/>
        </w:rPr>
        <w:t>StudentDaoImpl</w:t>
      </w:r>
      <w:r>
        <w:rPr>
          <w:rStyle w:val="pun"/>
        </w:rPr>
        <w:t>(</w:t>
      </w:r>
      <w:proofErr w:type="gramEnd"/>
      <w:r>
        <w:rPr>
          <w:rStyle w:val="pun"/>
        </w:rPr>
        <w:t>);</w:t>
      </w:r>
    </w:p>
    <w:p w:rsidR="00553174" w:rsidRDefault="00553174" w:rsidP="00553174">
      <w:pPr>
        <w:pStyle w:val="HTMLPreformatted"/>
        <w:rPr>
          <w:rStyle w:val="pln"/>
          <w:rFonts w:eastAsiaTheme="majorEastAsia"/>
        </w:rPr>
      </w:pPr>
    </w:p>
    <w:p w:rsidR="00553174" w:rsidRDefault="00553174" w:rsidP="00553174">
      <w:pPr>
        <w:pStyle w:val="HTMLPreformatted"/>
        <w:rPr>
          <w:rStyle w:val="pln"/>
          <w:rFonts w:eastAsiaTheme="majorEastAsia"/>
        </w:rPr>
      </w:pPr>
      <w:r>
        <w:rPr>
          <w:rStyle w:val="pln"/>
          <w:rFonts w:eastAsiaTheme="majorEastAsia"/>
        </w:rPr>
        <w:t xml:space="preserve">      </w:t>
      </w:r>
      <w:r>
        <w:rPr>
          <w:rStyle w:val="com"/>
        </w:rPr>
        <w:t>//print all students</w:t>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kwd"/>
        </w:rPr>
        <w:t>for</w:t>
      </w:r>
      <w:proofErr w:type="gramEnd"/>
      <w:r>
        <w:rPr>
          <w:rStyle w:val="pln"/>
          <w:rFonts w:eastAsiaTheme="majorEastAsia"/>
        </w:rPr>
        <w:t xml:space="preserve"> </w:t>
      </w:r>
      <w:r>
        <w:rPr>
          <w:rStyle w:val="pun"/>
        </w:rPr>
        <w:t>(</w:t>
      </w:r>
      <w:r>
        <w:rPr>
          <w:rStyle w:val="typ"/>
        </w:rPr>
        <w:t>Student</w:t>
      </w:r>
      <w:r>
        <w:rPr>
          <w:rStyle w:val="pln"/>
          <w:rFonts w:eastAsiaTheme="majorEastAsia"/>
        </w:rPr>
        <w:t xml:space="preserve"> student </w:t>
      </w:r>
      <w:r>
        <w:rPr>
          <w:rStyle w:val="pun"/>
        </w:rPr>
        <w:t>:</w:t>
      </w:r>
      <w:r>
        <w:rPr>
          <w:rStyle w:val="pln"/>
          <w:rFonts w:eastAsiaTheme="majorEastAsia"/>
        </w:rPr>
        <w:t xml:space="preserve"> studentDao</w:t>
      </w:r>
      <w:r>
        <w:rPr>
          <w:rStyle w:val="pun"/>
        </w:rPr>
        <w:t>.</w:t>
      </w:r>
      <w:r>
        <w:rPr>
          <w:rStyle w:val="pln"/>
          <w:rFonts w:eastAsiaTheme="majorEastAsia"/>
        </w:rPr>
        <w:t>getAllStudents</w:t>
      </w:r>
      <w:r>
        <w:rPr>
          <w:rStyle w:val="pun"/>
        </w:rPr>
        <w:t>())</w:t>
      </w:r>
      <w:r>
        <w:rPr>
          <w:rStyle w:val="pln"/>
          <w:rFonts w:eastAsiaTheme="majorEastAsia"/>
        </w:rPr>
        <w:t xml:space="preserve"> </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typ"/>
        </w:rPr>
        <w:t>System</w:t>
      </w:r>
      <w:r>
        <w:rPr>
          <w:rStyle w:val="pun"/>
        </w:rPr>
        <w:t>.</w:t>
      </w:r>
      <w:r>
        <w:rPr>
          <w:rStyle w:val="kwd"/>
        </w:rPr>
        <w:t>out</w:t>
      </w:r>
      <w:r>
        <w:rPr>
          <w:rStyle w:val="pun"/>
        </w:rPr>
        <w:t>.</w:t>
      </w:r>
      <w:r>
        <w:rPr>
          <w:rStyle w:val="pln"/>
          <w:rFonts w:eastAsiaTheme="majorEastAsia"/>
        </w:rPr>
        <w:t>println</w:t>
      </w:r>
      <w:r>
        <w:rPr>
          <w:rStyle w:val="pun"/>
        </w:rPr>
        <w:t>(</w:t>
      </w:r>
      <w:proofErr w:type="gramEnd"/>
      <w:r>
        <w:rPr>
          <w:rStyle w:val="str"/>
        </w:rPr>
        <w:t>"Student: [RollNo : "</w:t>
      </w:r>
      <w:r>
        <w:rPr>
          <w:rStyle w:val="pln"/>
          <w:rFonts w:eastAsiaTheme="majorEastAsia"/>
        </w:rPr>
        <w:t xml:space="preserve"> </w:t>
      </w:r>
      <w:r>
        <w:rPr>
          <w:rStyle w:val="pun"/>
        </w:rPr>
        <w:t>+</w:t>
      </w:r>
      <w:r>
        <w:rPr>
          <w:rStyle w:val="pln"/>
          <w:rFonts w:eastAsiaTheme="majorEastAsia"/>
        </w:rPr>
        <w:t xml:space="preserve"> student</w:t>
      </w:r>
      <w:r>
        <w:rPr>
          <w:rStyle w:val="pun"/>
        </w:rPr>
        <w:t>.</w:t>
      </w:r>
      <w:r>
        <w:rPr>
          <w:rStyle w:val="pln"/>
          <w:rFonts w:eastAsiaTheme="majorEastAsia"/>
        </w:rPr>
        <w:t>getRollNo</w:t>
      </w:r>
      <w:r>
        <w:rPr>
          <w:rStyle w:val="pun"/>
        </w:rPr>
        <w:t>()</w:t>
      </w:r>
      <w:r>
        <w:rPr>
          <w:rStyle w:val="pln"/>
          <w:rFonts w:eastAsiaTheme="majorEastAsia"/>
        </w:rPr>
        <w:t xml:space="preserve"> </w:t>
      </w:r>
      <w:r>
        <w:rPr>
          <w:rStyle w:val="pun"/>
        </w:rPr>
        <w:t>+</w:t>
      </w:r>
      <w:r>
        <w:rPr>
          <w:rStyle w:val="pln"/>
          <w:rFonts w:eastAsiaTheme="majorEastAsia"/>
        </w:rPr>
        <w:t xml:space="preserve"> </w:t>
      </w:r>
      <w:r>
        <w:rPr>
          <w:rStyle w:val="str"/>
        </w:rPr>
        <w:t>", Name : "</w:t>
      </w:r>
      <w:r>
        <w:rPr>
          <w:rStyle w:val="pln"/>
          <w:rFonts w:eastAsiaTheme="majorEastAsia"/>
        </w:rPr>
        <w:t xml:space="preserve"> </w:t>
      </w:r>
      <w:r>
        <w:rPr>
          <w:rStyle w:val="pun"/>
        </w:rPr>
        <w:t>+</w:t>
      </w:r>
      <w:r>
        <w:rPr>
          <w:rStyle w:val="pln"/>
          <w:rFonts w:eastAsiaTheme="majorEastAsia"/>
        </w:rPr>
        <w:t xml:space="preserve"> student</w:t>
      </w:r>
      <w:r>
        <w:rPr>
          <w:rStyle w:val="pun"/>
        </w:rPr>
        <w:t>.</w:t>
      </w:r>
      <w:r>
        <w:rPr>
          <w:rStyle w:val="pln"/>
          <w:rFonts w:eastAsiaTheme="majorEastAsia"/>
        </w:rPr>
        <w:t>getName</w:t>
      </w:r>
      <w:r>
        <w:rPr>
          <w:rStyle w:val="pun"/>
        </w:rPr>
        <w:t>()</w:t>
      </w:r>
      <w:r>
        <w:rPr>
          <w:rStyle w:val="pln"/>
          <w:rFonts w:eastAsiaTheme="majorEastAsia"/>
        </w:rPr>
        <w:t xml:space="preserve"> </w:t>
      </w:r>
      <w:r>
        <w:rPr>
          <w:rStyle w:val="pun"/>
        </w:rPr>
        <w:t>+</w:t>
      </w:r>
      <w:r>
        <w:rPr>
          <w:rStyle w:val="pln"/>
          <w:rFonts w:eastAsiaTheme="majorEastAsia"/>
        </w:rPr>
        <w:t xml:space="preserve"> </w:t>
      </w:r>
      <w:r>
        <w:rPr>
          <w:rStyle w:val="str"/>
        </w:rPr>
        <w:t>" ]"</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r>
        <w:rPr>
          <w:rStyle w:val="pun"/>
        </w:rPr>
        <w:t>}</w:t>
      </w:r>
    </w:p>
    <w:p w:rsidR="00553174" w:rsidRDefault="00553174" w:rsidP="00553174">
      <w:pPr>
        <w:pStyle w:val="HTMLPreformatted"/>
        <w:rPr>
          <w:rStyle w:val="pln"/>
          <w:rFonts w:eastAsiaTheme="majorEastAsia"/>
        </w:rPr>
      </w:pPr>
    </w:p>
    <w:p w:rsidR="00553174" w:rsidRDefault="00553174" w:rsidP="00553174">
      <w:pPr>
        <w:pStyle w:val="HTMLPreformatted"/>
        <w:rPr>
          <w:rStyle w:val="pln"/>
          <w:rFonts w:eastAsiaTheme="majorEastAsia"/>
        </w:rPr>
      </w:pPr>
    </w:p>
    <w:p w:rsidR="00553174" w:rsidRDefault="00553174" w:rsidP="00553174">
      <w:pPr>
        <w:pStyle w:val="HTMLPreformatted"/>
        <w:rPr>
          <w:rStyle w:val="pln"/>
          <w:rFonts w:eastAsiaTheme="majorEastAsia"/>
        </w:rPr>
      </w:pPr>
      <w:r>
        <w:rPr>
          <w:rStyle w:val="pln"/>
          <w:rFonts w:eastAsiaTheme="majorEastAsia"/>
        </w:rPr>
        <w:t xml:space="preserve">      </w:t>
      </w:r>
      <w:r>
        <w:rPr>
          <w:rStyle w:val="com"/>
        </w:rPr>
        <w:t>//update student</w:t>
      </w:r>
    </w:p>
    <w:p w:rsidR="00553174" w:rsidRDefault="00553174" w:rsidP="00553174">
      <w:pPr>
        <w:pStyle w:val="HTMLPreformatted"/>
        <w:rPr>
          <w:rStyle w:val="pln"/>
          <w:rFonts w:eastAsiaTheme="majorEastAsia"/>
        </w:rPr>
      </w:pPr>
      <w:r>
        <w:rPr>
          <w:rStyle w:val="pln"/>
          <w:rFonts w:eastAsiaTheme="majorEastAsia"/>
        </w:rPr>
        <w:t xml:space="preserve">      </w:t>
      </w:r>
      <w:r>
        <w:rPr>
          <w:rStyle w:val="typ"/>
        </w:rPr>
        <w:t>Student</w:t>
      </w:r>
      <w:r>
        <w:rPr>
          <w:rStyle w:val="pln"/>
          <w:rFonts w:eastAsiaTheme="majorEastAsia"/>
        </w:rPr>
        <w:t xml:space="preserve"> student </w:t>
      </w:r>
      <w:r>
        <w:rPr>
          <w:rStyle w:val="pun"/>
        </w:rPr>
        <w:t>=</w:t>
      </w:r>
      <w:proofErr w:type="gramStart"/>
      <w:r>
        <w:rPr>
          <w:rStyle w:val="pln"/>
          <w:rFonts w:eastAsiaTheme="majorEastAsia"/>
        </w:rPr>
        <w:t>studentDao</w:t>
      </w:r>
      <w:r>
        <w:rPr>
          <w:rStyle w:val="pun"/>
        </w:rPr>
        <w:t>.</w:t>
      </w:r>
      <w:r>
        <w:rPr>
          <w:rStyle w:val="pln"/>
          <w:rFonts w:eastAsiaTheme="majorEastAsia"/>
        </w:rPr>
        <w:t>getAllStudents</w:t>
      </w:r>
      <w:r>
        <w:rPr>
          <w:rStyle w:val="pun"/>
        </w:rPr>
        <w:t>(</w:t>
      </w:r>
      <w:proofErr w:type="gramEnd"/>
      <w:r>
        <w:rPr>
          <w:rStyle w:val="pun"/>
        </w:rPr>
        <w:t>).</w:t>
      </w:r>
      <w:r>
        <w:rPr>
          <w:rStyle w:val="kwd"/>
        </w:rPr>
        <w:t>get</w:t>
      </w:r>
      <w:r>
        <w:rPr>
          <w:rStyle w:val="pun"/>
        </w:rPr>
        <w:t>(</w:t>
      </w:r>
      <w:r>
        <w:rPr>
          <w:rStyle w:val="lit"/>
        </w:rPr>
        <w:t>0</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pln"/>
          <w:rFonts w:eastAsiaTheme="majorEastAsia"/>
        </w:rPr>
        <w:t>student</w:t>
      </w:r>
      <w:r>
        <w:rPr>
          <w:rStyle w:val="pun"/>
        </w:rPr>
        <w:t>.</w:t>
      </w:r>
      <w:r>
        <w:rPr>
          <w:rStyle w:val="pln"/>
          <w:rFonts w:eastAsiaTheme="majorEastAsia"/>
        </w:rPr>
        <w:t>setName</w:t>
      </w:r>
      <w:r>
        <w:rPr>
          <w:rStyle w:val="pun"/>
        </w:rPr>
        <w:t>(</w:t>
      </w:r>
      <w:proofErr w:type="gramEnd"/>
      <w:r>
        <w:rPr>
          <w:rStyle w:val="str"/>
        </w:rPr>
        <w:t>"Michael"</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pln"/>
          <w:rFonts w:eastAsiaTheme="majorEastAsia"/>
        </w:rPr>
        <w:t>studentDao</w:t>
      </w:r>
      <w:r>
        <w:rPr>
          <w:rStyle w:val="pun"/>
        </w:rPr>
        <w:t>.</w:t>
      </w:r>
      <w:r>
        <w:rPr>
          <w:rStyle w:val="pln"/>
          <w:rFonts w:eastAsiaTheme="majorEastAsia"/>
        </w:rPr>
        <w:t>updateStudent</w:t>
      </w:r>
      <w:r>
        <w:rPr>
          <w:rStyle w:val="pun"/>
        </w:rPr>
        <w:t>(</w:t>
      </w:r>
      <w:proofErr w:type="gramEnd"/>
      <w:r>
        <w:rPr>
          <w:rStyle w:val="pln"/>
          <w:rFonts w:eastAsiaTheme="majorEastAsia"/>
        </w:rPr>
        <w:t>student</w:t>
      </w:r>
      <w:r>
        <w:rPr>
          <w:rStyle w:val="pun"/>
        </w:rPr>
        <w:t>);</w:t>
      </w:r>
    </w:p>
    <w:p w:rsidR="00553174" w:rsidRDefault="00553174" w:rsidP="00553174">
      <w:pPr>
        <w:pStyle w:val="HTMLPreformatted"/>
        <w:rPr>
          <w:rStyle w:val="pln"/>
          <w:rFonts w:eastAsiaTheme="majorEastAsia"/>
        </w:rPr>
      </w:pPr>
    </w:p>
    <w:p w:rsidR="00553174" w:rsidRDefault="00553174" w:rsidP="00553174">
      <w:pPr>
        <w:pStyle w:val="HTMLPreformatted"/>
        <w:rPr>
          <w:rStyle w:val="pln"/>
          <w:rFonts w:eastAsiaTheme="majorEastAsia"/>
        </w:rPr>
      </w:pPr>
      <w:r>
        <w:rPr>
          <w:rStyle w:val="pln"/>
          <w:rFonts w:eastAsiaTheme="majorEastAsia"/>
        </w:rPr>
        <w:t xml:space="preserve">      </w:t>
      </w:r>
      <w:r>
        <w:rPr>
          <w:rStyle w:val="com"/>
        </w:rPr>
        <w:t>//get the student</w:t>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pln"/>
          <w:rFonts w:eastAsiaTheme="majorEastAsia"/>
        </w:rPr>
        <w:t>studentDao</w:t>
      </w:r>
      <w:r>
        <w:rPr>
          <w:rStyle w:val="pun"/>
        </w:rPr>
        <w:t>.</w:t>
      </w:r>
      <w:r>
        <w:rPr>
          <w:rStyle w:val="pln"/>
          <w:rFonts w:eastAsiaTheme="majorEastAsia"/>
        </w:rPr>
        <w:t>getStudent</w:t>
      </w:r>
      <w:r>
        <w:rPr>
          <w:rStyle w:val="pun"/>
        </w:rPr>
        <w:t>(</w:t>
      </w:r>
      <w:proofErr w:type="gramEnd"/>
      <w:r>
        <w:rPr>
          <w:rStyle w:val="lit"/>
        </w:rPr>
        <w:t>0</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typ"/>
        </w:rPr>
        <w:t>System</w:t>
      </w:r>
      <w:r>
        <w:rPr>
          <w:rStyle w:val="pun"/>
        </w:rPr>
        <w:t>.</w:t>
      </w:r>
      <w:r>
        <w:rPr>
          <w:rStyle w:val="kwd"/>
        </w:rPr>
        <w:t>out</w:t>
      </w:r>
      <w:r>
        <w:rPr>
          <w:rStyle w:val="pun"/>
        </w:rPr>
        <w:t>.</w:t>
      </w:r>
      <w:r>
        <w:rPr>
          <w:rStyle w:val="pln"/>
          <w:rFonts w:eastAsiaTheme="majorEastAsia"/>
        </w:rPr>
        <w:t>println</w:t>
      </w:r>
      <w:r>
        <w:rPr>
          <w:rStyle w:val="pun"/>
        </w:rPr>
        <w:t>(</w:t>
      </w:r>
      <w:proofErr w:type="gramEnd"/>
      <w:r>
        <w:rPr>
          <w:rStyle w:val="str"/>
        </w:rPr>
        <w:t>"Student: [RollNo : "</w:t>
      </w:r>
      <w:r>
        <w:rPr>
          <w:rStyle w:val="pln"/>
          <w:rFonts w:eastAsiaTheme="majorEastAsia"/>
        </w:rPr>
        <w:t xml:space="preserve"> </w:t>
      </w:r>
      <w:r>
        <w:rPr>
          <w:rStyle w:val="pun"/>
        </w:rPr>
        <w:t>+</w:t>
      </w:r>
      <w:r>
        <w:rPr>
          <w:rStyle w:val="pln"/>
          <w:rFonts w:eastAsiaTheme="majorEastAsia"/>
        </w:rPr>
        <w:t xml:space="preserve"> student</w:t>
      </w:r>
      <w:r>
        <w:rPr>
          <w:rStyle w:val="pun"/>
        </w:rPr>
        <w:t>.</w:t>
      </w:r>
      <w:r>
        <w:rPr>
          <w:rStyle w:val="pln"/>
          <w:rFonts w:eastAsiaTheme="majorEastAsia"/>
        </w:rPr>
        <w:t>getRollNo</w:t>
      </w:r>
      <w:r>
        <w:rPr>
          <w:rStyle w:val="pun"/>
        </w:rPr>
        <w:t>()</w:t>
      </w:r>
      <w:r>
        <w:rPr>
          <w:rStyle w:val="pln"/>
          <w:rFonts w:eastAsiaTheme="majorEastAsia"/>
        </w:rPr>
        <w:t xml:space="preserve"> </w:t>
      </w:r>
      <w:r>
        <w:rPr>
          <w:rStyle w:val="pun"/>
        </w:rPr>
        <w:t>+</w:t>
      </w:r>
      <w:r>
        <w:rPr>
          <w:rStyle w:val="pln"/>
          <w:rFonts w:eastAsiaTheme="majorEastAsia"/>
        </w:rPr>
        <w:t xml:space="preserve"> </w:t>
      </w:r>
      <w:r>
        <w:rPr>
          <w:rStyle w:val="str"/>
        </w:rPr>
        <w:t>", Name : "</w:t>
      </w:r>
      <w:r>
        <w:rPr>
          <w:rStyle w:val="pln"/>
          <w:rFonts w:eastAsiaTheme="majorEastAsia"/>
        </w:rPr>
        <w:t xml:space="preserve"> </w:t>
      </w:r>
      <w:r>
        <w:rPr>
          <w:rStyle w:val="pun"/>
        </w:rPr>
        <w:t>+</w:t>
      </w:r>
      <w:r>
        <w:rPr>
          <w:rStyle w:val="pln"/>
          <w:rFonts w:eastAsiaTheme="majorEastAsia"/>
        </w:rPr>
        <w:t xml:space="preserve"> student</w:t>
      </w:r>
      <w:r>
        <w:rPr>
          <w:rStyle w:val="pun"/>
        </w:rPr>
        <w:t>.</w:t>
      </w:r>
      <w:r>
        <w:rPr>
          <w:rStyle w:val="pln"/>
          <w:rFonts w:eastAsiaTheme="majorEastAsia"/>
        </w:rPr>
        <w:t>getName</w:t>
      </w:r>
      <w:r>
        <w:rPr>
          <w:rStyle w:val="pun"/>
        </w:rPr>
        <w:t>()</w:t>
      </w:r>
      <w:r>
        <w:rPr>
          <w:rStyle w:val="pln"/>
          <w:rFonts w:eastAsiaTheme="majorEastAsia"/>
        </w:rPr>
        <w:t xml:space="preserve"> </w:t>
      </w:r>
      <w:r>
        <w:rPr>
          <w:rStyle w:val="pun"/>
        </w:rPr>
        <w:t>+</w:t>
      </w:r>
      <w:r>
        <w:rPr>
          <w:rStyle w:val="pln"/>
          <w:rFonts w:eastAsiaTheme="majorEastAsia"/>
        </w:rPr>
        <w:t xml:space="preserve"> </w:t>
      </w:r>
      <w:r>
        <w:rPr>
          <w:rStyle w:val="str"/>
        </w:rPr>
        <w:t>" ]"</w:t>
      </w:r>
      <w:r>
        <w:rPr>
          <w:rStyle w:val="pun"/>
        </w:rPr>
        <w:t>);</w:t>
      </w:r>
      <w:r>
        <w:rPr>
          <w:rStyle w:val="pln"/>
          <w:rFonts w:eastAsiaTheme="majorEastAsia"/>
        </w:rPr>
        <w:tab/>
      </w:r>
      <w:r>
        <w:rPr>
          <w:rStyle w:val="pln"/>
          <w:rFonts w:eastAsiaTheme="majorEastAsia"/>
        </w:rPr>
        <w:tab/>
      </w:r>
    </w:p>
    <w:p w:rsidR="00553174" w:rsidRDefault="00553174" w:rsidP="00553174">
      <w:pPr>
        <w:pStyle w:val="HTMLPreformatted"/>
        <w:rPr>
          <w:rStyle w:val="pln"/>
          <w:rFonts w:eastAsiaTheme="majorEastAsia"/>
        </w:rPr>
      </w:pPr>
      <w:r>
        <w:rPr>
          <w:rStyle w:val="pln"/>
          <w:rFonts w:eastAsiaTheme="majorEastAsia"/>
        </w:rPr>
        <w:t xml:space="preserve">   </w:t>
      </w:r>
      <w:r>
        <w:rPr>
          <w:rStyle w:val="pun"/>
        </w:rPr>
        <w:t>}</w:t>
      </w:r>
    </w:p>
    <w:p w:rsidR="00553174" w:rsidRDefault="00553174" w:rsidP="00553174">
      <w:pPr>
        <w:pStyle w:val="HTMLPreformatted"/>
      </w:pPr>
      <w:r>
        <w:rPr>
          <w:rStyle w:val="pun"/>
        </w:rPr>
        <w:lastRenderedPageBreak/>
        <w:t>}</w:t>
      </w:r>
    </w:p>
    <w:p w:rsidR="00553174" w:rsidRDefault="00553174" w:rsidP="00553174">
      <w:pPr>
        <w:pStyle w:val="Heading2"/>
      </w:pPr>
      <w:r>
        <w:t>Step 5</w:t>
      </w:r>
    </w:p>
    <w:p w:rsidR="00553174" w:rsidRDefault="00553174" w:rsidP="00553174">
      <w:pPr>
        <w:pStyle w:val="NormalWeb"/>
      </w:pPr>
      <w:r>
        <w:t>Verify the output.</w:t>
      </w:r>
    </w:p>
    <w:p w:rsidR="00553174" w:rsidRDefault="00553174" w:rsidP="00553174">
      <w:pPr>
        <w:pStyle w:val="HTMLPreformatted"/>
      </w:pPr>
      <w:r>
        <w:t>Student: [</w:t>
      </w:r>
      <w:proofErr w:type="gramStart"/>
      <w:r>
        <w:t>RollNo :</w:t>
      </w:r>
      <w:proofErr w:type="gramEnd"/>
      <w:r>
        <w:t xml:space="preserve"> 0, Name : Robert ]</w:t>
      </w:r>
    </w:p>
    <w:p w:rsidR="00553174" w:rsidRDefault="00553174" w:rsidP="00553174">
      <w:pPr>
        <w:pStyle w:val="HTMLPreformatted"/>
      </w:pPr>
      <w:r>
        <w:t>Student: [</w:t>
      </w:r>
      <w:proofErr w:type="gramStart"/>
      <w:r>
        <w:t>RollNo :</w:t>
      </w:r>
      <w:proofErr w:type="gramEnd"/>
      <w:r>
        <w:t xml:space="preserve"> 1, Name : John ]</w:t>
      </w:r>
    </w:p>
    <w:p w:rsidR="00553174" w:rsidRDefault="00553174" w:rsidP="00553174">
      <w:pPr>
        <w:pStyle w:val="HTMLPreformatted"/>
      </w:pPr>
      <w:r>
        <w:t>Student: Roll No 0, updated in the database</w:t>
      </w:r>
    </w:p>
    <w:p w:rsidR="00553174" w:rsidRDefault="00553174" w:rsidP="00553174">
      <w:pPr>
        <w:pStyle w:val="HTMLPreformatted"/>
      </w:pPr>
      <w:r>
        <w:t>Student: [</w:t>
      </w:r>
      <w:proofErr w:type="gramStart"/>
      <w:r>
        <w:t>RollNo :</w:t>
      </w:r>
      <w:proofErr w:type="gramEnd"/>
      <w:r>
        <w:t xml:space="preserve"> 0, Name : Michael ]</w:t>
      </w:r>
    </w:p>
    <w:p w:rsidR="00553174" w:rsidRDefault="00553174" w:rsidP="00695A63">
      <w:pPr>
        <w:shd w:val="clear" w:color="auto" w:fill="F9FBF9"/>
        <w:spacing w:after="0" w:line="345" w:lineRule="atLeast"/>
        <w:jc w:val="both"/>
      </w:pPr>
    </w:p>
    <w:p w:rsidR="00553174" w:rsidRDefault="00553174" w:rsidP="00695A63">
      <w:pPr>
        <w:shd w:val="clear" w:color="auto" w:fill="F9FBF9"/>
        <w:spacing w:after="0" w:line="345" w:lineRule="atLeast"/>
        <w:jc w:val="both"/>
        <w:rPr>
          <w:b/>
        </w:rPr>
      </w:pPr>
      <w:r w:rsidRPr="00553174">
        <w:rPr>
          <w:b/>
        </w:rPr>
        <w:t>Front controller pattern</w:t>
      </w:r>
      <w:r w:rsidRPr="00553174">
        <w:rPr>
          <w:b/>
        </w:rPr>
        <w:sym w:font="Wingdings" w:char="F0E0"/>
      </w:r>
    </w:p>
    <w:p w:rsidR="00553174" w:rsidRDefault="00553174" w:rsidP="00553174">
      <w:pPr>
        <w:pStyle w:val="NormalWeb"/>
      </w:pPr>
      <w:r>
        <w:t>The front controller design pattern is used to provide a centralized request handling mechanism so that all requests will be handled by a single handler. This handler can do the authentication/ authorization/ logging or tracking of request and then pass the requests to corresponding handlers. Following are the entities of this type of design pattern.</w:t>
      </w:r>
    </w:p>
    <w:p w:rsidR="00553174" w:rsidRDefault="00553174" w:rsidP="00553174">
      <w:pPr>
        <w:pStyle w:val="NormalWeb"/>
        <w:numPr>
          <w:ilvl w:val="0"/>
          <w:numId w:val="312"/>
        </w:numPr>
      </w:pPr>
      <w:r>
        <w:rPr>
          <w:b/>
          <w:bCs/>
        </w:rPr>
        <w:t>Front Controller</w:t>
      </w:r>
      <w:r>
        <w:t xml:space="preserve"> - Single handler for all kinds of requests coming to the application (either web based/ desktop based).</w:t>
      </w:r>
    </w:p>
    <w:p w:rsidR="00553174" w:rsidRDefault="00553174" w:rsidP="00553174">
      <w:pPr>
        <w:pStyle w:val="NormalWeb"/>
        <w:numPr>
          <w:ilvl w:val="0"/>
          <w:numId w:val="312"/>
        </w:numPr>
      </w:pPr>
      <w:r>
        <w:rPr>
          <w:b/>
          <w:bCs/>
        </w:rPr>
        <w:t>Dispatcher</w:t>
      </w:r>
      <w:r>
        <w:t xml:space="preserve"> - Front Controller may use a dispatcher object which can dispatch the request to corresponding specific handler.</w:t>
      </w:r>
    </w:p>
    <w:p w:rsidR="00553174" w:rsidRDefault="00553174" w:rsidP="00553174">
      <w:pPr>
        <w:pStyle w:val="NormalWeb"/>
        <w:numPr>
          <w:ilvl w:val="0"/>
          <w:numId w:val="312"/>
        </w:numPr>
      </w:pPr>
      <w:r>
        <w:rPr>
          <w:b/>
          <w:bCs/>
        </w:rPr>
        <w:t>View</w:t>
      </w:r>
      <w:r>
        <w:t xml:space="preserve"> - Views are the object for which the requests are made.</w:t>
      </w:r>
    </w:p>
    <w:p w:rsidR="00553174" w:rsidRDefault="00553174" w:rsidP="00553174">
      <w:pPr>
        <w:pStyle w:val="Heading2"/>
      </w:pPr>
      <w:r>
        <w:t>Implementation</w:t>
      </w:r>
    </w:p>
    <w:p w:rsidR="00553174" w:rsidRDefault="00553174" w:rsidP="00553174">
      <w:pPr>
        <w:pStyle w:val="NormalWeb"/>
      </w:pPr>
      <w:r>
        <w:t xml:space="preserve">We are going to create a </w:t>
      </w:r>
      <w:r>
        <w:rPr>
          <w:i/>
          <w:iCs/>
        </w:rPr>
        <w:t>FrontController</w:t>
      </w:r>
      <w:r>
        <w:t xml:space="preserve"> and </w:t>
      </w:r>
      <w:r>
        <w:rPr>
          <w:i/>
          <w:iCs/>
        </w:rPr>
        <w:t>Dispatcher</w:t>
      </w:r>
      <w:r>
        <w:t xml:space="preserve"> to act as Front Controller and Dispatcher correspondingly. </w:t>
      </w:r>
      <w:r>
        <w:rPr>
          <w:i/>
          <w:iCs/>
        </w:rPr>
        <w:t>HomeView</w:t>
      </w:r>
      <w:r>
        <w:t xml:space="preserve"> and </w:t>
      </w:r>
      <w:r>
        <w:rPr>
          <w:i/>
          <w:iCs/>
        </w:rPr>
        <w:t>StudentView</w:t>
      </w:r>
      <w:r>
        <w:t xml:space="preserve"> represent various views for which requests can come to front controller. </w:t>
      </w:r>
    </w:p>
    <w:p w:rsidR="00553174" w:rsidRDefault="00553174" w:rsidP="00553174">
      <w:pPr>
        <w:pStyle w:val="NormalWeb"/>
      </w:pPr>
      <w:r>
        <w:rPr>
          <w:i/>
          <w:iCs/>
        </w:rPr>
        <w:t>FrontControllerPatternDemo</w:t>
      </w:r>
      <w:r>
        <w:t xml:space="preserve">, our demo class, will use </w:t>
      </w:r>
      <w:r>
        <w:rPr>
          <w:i/>
          <w:iCs/>
        </w:rPr>
        <w:t>FrontController</w:t>
      </w:r>
      <w:r>
        <w:t xml:space="preserve"> to demonstrate Front Controller Design Pattern.</w:t>
      </w:r>
    </w:p>
    <w:p w:rsidR="00553174" w:rsidRDefault="00553174" w:rsidP="00553174">
      <w:r>
        <w:rPr>
          <w:noProof/>
        </w:rPr>
        <w:lastRenderedPageBreak/>
        <w:drawing>
          <wp:inline distT="0" distB="0" distL="0" distR="0">
            <wp:extent cx="5276850" cy="2676525"/>
            <wp:effectExtent l="0" t="0" r="0" b="9525"/>
            <wp:docPr id="63" name="Picture 63" descr="Front Controller Pattern 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Front Controller Pattern UML Diagram"/>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276850" cy="2676525"/>
                    </a:xfrm>
                    <a:prstGeom prst="rect">
                      <a:avLst/>
                    </a:prstGeom>
                    <a:noFill/>
                    <a:ln>
                      <a:noFill/>
                    </a:ln>
                  </pic:spPr>
                </pic:pic>
              </a:graphicData>
            </a:graphic>
          </wp:inline>
        </w:drawing>
      </w:r>
    </w:p>
    <w:p w:rsidR="00553174" w:rsidRDefault="00553174" w:rsidP="00553174">
      <w:pPr>
        <w:pStyle w:val="Heading2"/>
      </w:pPr>
      <w:r>
        <w:t>Step 1</w:t>
      </w:r>
    </w:p>
    <w:p w:rsidR="00553174" w:rsidRDefault="00553174" w:rsidP="00553174">
      <w:pPr>
        <w:pStyle w:val="NormalWeb"/>
      </w:pPr>
      <w:r>
        <w:t>Create Views.</w:t>
      </w:r>
    </w:p>
    <w:p w:rsidR="00553174" w:rsidRDefault="00553174" w:rsidP="00553174">
      <w:pPr>
        <w:pStyle w:val="NormalWeb"/>
      </w:pPr>
      <w:r>
        <w:rPr>
          <w:i/>
          <w:iCs/>
        </w:rPr>
        <w:t>HomeView.java</w:t>
      </w:r>
    </w:p>
    <w:p w:rsidR="00553174" w:rsidRDefault="00553174" w:rsidP="00553174">
      <w:pPr>
        <w:pStyle w:val="HTMLPreformatted"/>
        <w:rPr>
          <w:rStyle w:val="pln"/>
          <w:rFonts w:eastAsiaTheme="majorEastAsia"/>
        </w:rPr>
      </w:pPr>
      <w:proofErr w:type="gramStart"/>
      <w:r>
        <w:rPr>
          <w:rStyle w:val="kwd"/>
        </w:rPr>
        <w:t>public</w:t>
      </w:r>
      <w:proofErr w:type="gramEnd"/>
      <w:r>
        <w:rPr>
          <w:rStyle w:val="pln"/>
          <w:rFonts w:eastAsiaTheme="majorEastAsia"/>
        </w:rPr>
        <w:t xml:space="preserve"> </w:t>
      </w:r>
      <w:r>
        <w:rPr>
          <w:rStyle w:val="kwd"/>
        </w:rPr>
        <w:t>class</w:t>
      </w:r>
      <w:r>
        <w:rPr>
          <w:rStyle w:val="pln"/>
          <w:rFonts w:eastAsiaTheme="majorEastAsia"/>
        </w:rPr>
        <w:t xml:space="preserve"> </w:t>
      </w:r>
      <w:r>
        <w:rPr>
          <w:rStyle w:val="typ"/>
        </w:rPr>
        <w:t>HomeView</w:t>
      </w:r>
      <w:r>
        <w:rPr>
          <w:rStyle w:val="pln"/>
          <w:rFonts w:eastAsiaTheme="majorEastAsia"/>
        </w:rPr>
        <w:t xml:space="preserve"> </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kwd"/>
        </w:rPr>
        <w:t>public</w:t>
      </w:r>
      <w:proofErr w:type="gramEnd"/>
      <w:r>
        <w:rPr>
          <w:rStyle w:val="pln"/>
          <w:rFonts w:eastAsiaTheme="majorEastAsia"/>
        </w:rPr>
        <w:t xml:space="preserve"> </w:t>
      </w:r>
      <w:r>
        <w:rPr>
          <w:rStyle w:val="kwd"/>
        </w:rPr>
        <w:t>void</w:t>
      </w:r>
      <w:r>
        <w:rPr>
          <w:rStyle w:val="pln"/>
          <w:rFonts w:eastAsiaTheme="majorEastAsia"/>
        </w:rPr>
        <w:t xml:space="preserve"> show</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typ"/>
        </w:rPr>
        <w:t>System</w:t>
      </w:r>
      <w:r>
        <w:rPr>
          <w:rStyle w:val="pun"/>
        </w:rPr>
        <w:t>.</w:t>
      </w:r>
      <w:r>
        <w:rPr>
          <w:rStyle w:val="kwd"/>
        </w:rPr>
        <w:t>out</w:t>
      </w:r>
      <w:r>
        <w:rPr>
          <w:rStyle w:val="pun"/>
        </w:rPr>
        <w:t>.</w:t>
      </w:r>
      <w:r>
        <w:rPr>
          <w:rStyle w:val="pln"/>
          <w:rFonts w:eastAsiaTheme="majorEastAsia"/>
        </w:rPr>
        <w:t>println</w:t>
      </w:r>
      <w:r>
        <w:rPr>
          <w:rStyle w:val="pun"/>
        </w:rPr>
        <w:t>(</w:t>
      </w:r>
      <w:proofErr w:type="gramEnd"/>
      <w:r>
        <w:rPr>
          <w:rStyle w:val="str"/>
        </w:rPr>
        <w:t>"Displaying Home Page"</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r>
        <w:rPr>
          <w:rStyle w:val="pun"/>
        </w:rPr>
        <w:t>}</w:t>
      </w:r>
    </w:p>
    <w:p w:rsidR="00553174" w:rsidRDefault="00553174" w:rsidP="00553174">
      <w:pPr>
        <w:pStyle w:val="HTMLPreformatted"/>
      </w:pPr>
      <w:r>
        <w:rPr>
          <w:rStyle w:val="pun"/>
        </w:rPr>
        <w:t>}</w:t>
      </w:r>
    </w:p>
    <w:p w:rsidR="00553174" w:rsidRDefault="00553174" w:rsidP="00553174">
      <w:pPr>
        <w:pStyle w:val="NormalWeb"/>
      </w:pPr>
      <w:r>
        <w:rPr>
          <w:i/>
          <w:iCs/>
        </w:rPr>
        <w:t>StudentView.java</w:t>
      </w:r>
    </w:p>
    <w:p w:rsidR="00553174" w:rsidRDefault="00553174" w:rsidP="00553174">
      <w:pPr>
        <w:pStyle w:val="HTMLPreformatted"/>
        <w:rPr>
          <w:rStyle w:val="pln"/>
          <w:rFonts w:eastAsiaTheme="majorEastAsia"/>
        </w:rPr>
      </w:pPr>
      <w:proofErr w:type="gramStart"/>
      <w:r>
        <w:rPr>
          <w:rStyle w:val="kwd"/>
        </w:rPr>
        <w:t>public</w:t>
      </w:r>
      <w:proofErr w:type="gramEnd"/>
      <w:r>
        <w:rPr>
          <w:rStyle w:val="pln"/>
          <w:rFonts w:eastAsiaTheme="majorEastAsia"/>
        </w:rPr>
        <w:t xml:space="preserve"> </w:t>
      </w:r>
      <w:r>
        <w:rPr>
          <w:rStyle w:val="kwd"/>
        </w:rPr>
        <w:t>class</w:t>
      </w:r>
      <w:r>
        <w:rPr>
          <w:rStyle w:val="pln"/>
          <w:rFonts w:eastAsiaTheme="majorEastAsia"/>
        </w:rPr>
        <w:t xml:space="preserve"> </w:t>
      </w:r>
      <w:r>
        <w:rPr>
          <w:rStyle w:val="typ"/>
        </w:rPr>
        <w:t>StudentView</w:t>
      </w:r>
      <w:r>
        <w:rPr>
          <w:rStyle w:val="pln"/>
          <w:rFonts w:eastAsiaTheme="majorEastAsia"/>
        </w:rPr>
        <w:t xml:space="preserve"> </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kwd"/>
        </w:rPr>
        <w:t>public</w:t>
      </w:r>
      <w:proofErr w:type="gramEnd"/>
      <w:r>
        <w:rPr>
          <w:rStyle w:val="pln"/>
          <w:rFonts w:eastAsiaTheme="majorEastAsia"/>
        </w:rPr>
        <w:t xml:space="preserve"> </w:t>
      </w:r>
      <w:r>
        <w:rPr>
          <w:rStyle w:val="kwd"/>
        </w:rPr>
        <w:t>void</w:t>
      </w:r>
      <w:r>
        <w:rPr>
          <w:rStyle w:val="pln"/>
          <w:rFonts w:eastAsiaTheme="majorEastAsia"/>
        </w:rPr>
        <w:t xml:space="preserve"> show</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typ"/>
        </w:rPr>
        <w:t>System</w:t>
      </w:r>
      <w:r>
        <w:rPr>
          <w:rStyle w:val="pun"/>
        </w:rPr>
        <w:t>.</w:t>
      </w:r>
      <w:r>
        <w:rPr>
          <w:rStyle w:val="kwd"/>
        </w:rPr>
        <w:t>out</w:t>
      </w:r>
      <w:r>
        <w:rPr>
          <w:rStyle w:val="pun"/>
        </w:rPr>
        <w:t>.</w:t>
      </w:r>
      <w:r>
        <w:rPr>
          <w:rStyle w:val="pln"/>
          <w:rFonts w:eastAsiaTheme="majorEastAsia"/>
        </w:rPr>
        <w:t>println</w:t>
      </w:r>
      <w:r>
        <w:rPr>
          <w:rStyle w:val="pun"/>
        </w:rPr>
        <w:t>(</w:t>
      </w:r>
      <w:proofErr w:type="gramEnd"/>
      <w:r>
        <w:rPr>
          <w:rStyle w:val="str"/>
        </w:rPr>
        <w:t>"Displaying Student Page"</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r>
        <w:rPr>
          <w:rStyle w:val="pun"/>
        </w:rPr>
        <w:t>}</w:t>
      </w:r>
    </w:p>
    <w:p w:rsidR="00553174" w:rsidRDefault="00553174" w:rsidP="00553174">
      <w:pPr>
        <w:pStyle w:val="HTMLPreformatted"/>
      </w:pPr>
      <w:r>
        <w:rPr>
          <w:rStyle w:val="pun"/>
        </w:rPr>
        <w:t>}</w:t>
      </w:r>
    </w:p>
    <w:p w:rsidR="00553174" w:rsidRDefault="00553174" w:rsidP="00553174">
      <w:pPr>
        <w:pStyle w:val="Heading2"/>
      </w:pPr>
      <w:r>
        <w:t>Step 2</w:t>
      </w:r>
    </w:p>
    <w:p w:rsidR="00553174" w:rsidRDefault="00553174" w:rsidP="00553174">
      <w:pPr>
        <w:pStyle w:val="NormalWeb"/>
      </w:pPr>
      <w:r>
        <w:t>Create Dispatcher.</w:t>
      </w:r>
    </w:p>
    <w:p w:rsidR="00553174" w:rsidRDefault="00553174" w:rsidP="00553174">
      <w:pPr>
        <w:pStyle w:val="NormalWeb"/>
      </w:pPr>
      <w:r>
        <w:rPr>
          <w:i/>
          <w:iCs/>
        </w:rPr>
        <w:t>Dispatcher.java</w:t>
      </w:r>
    </w:p>
    <w:p w:rsidR="00553174" w:rsidRDefault="00553174" w:rsidP="00553174">
      <w:pPr>
        <w:pStyle w:val="HTMLPreformatted"/>
        <w:rPr>
          <w:rStyle w:val="pln"/>
          <w:rFonts w:eastAsiaTheme="majorEastAsia"/>
        </w:rPr>
      </w:pPr>
      <w:proofErr w:type="gramStart"/>
      <w:r>
        <w:rPr>
          <w:rStyle w:val="kwd"/>
        </w:rPr>
        <w:t>public</w:t>
      </w:r>
      <w:proofErr w:type="gramEnd"/>
      <w:r>
        <w:rPr>
          <w:rStyle w:val="pln"/>
          <w:rFonts w:eastAsiaTheme="majorEastAsia"/>
        </w:rPr>
        <w:t xml:space="preserve"> </w:t>
      </w:r>
      <w:r>
        <w:rPr>
          <w:rStyle w:val="kwd"/>
        </w:rPr>
        <w:t>class</w:t>
      </w:r>
      <w:r>
        <w:rPr>
          <w:rStyle w:val="pln"/>
          <w:rFonts w:eastAsiaTheme="majorEastAsia"/>
        </w:rPr>
        <w:t xml:space="preserve"> </w:t>
      </w:r>
      <w:r>
        <w:rPr>
          <w:rStyle w:val="typ"/>
        </w:rPr>
        <w:t>Dispatcher</w:t>
      </w:r>
      <w:r>
        <w:rPr>
          <w:rStyle w:val="pln"/>
          <w:rFonts w:eastAsiaTheme="majorEastAsia"/>
        </w:rPr>
        <w:t xml:space="preserve"> </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kwd"/>
        </w:rPr>
        <w:t>private</w:t>
      </w:r>
      <w:proofErr w:type="gramEnd"/>
      <w:r>
        <w:rPr>
          <w:rStyle w:val="pln"/>
          <w:rFonts w:eastAsiaTheme="majorEastAsia"/>
        </w:rPr>
        <w:t xml:space="preserve"> </w:t>
      </w:r>
      <w:r>
        <w:rPr>
          <w:rStyle w:val="typ"/>
        </w:rPr>
        <w:t>StudentView</w:t>
      </w:r>
      <w:r>
        <w:rPr>
          <w:rStyle w:val="pln"/>
          <w:rFonts w:eastAsiaTheme="majorEastAsia"/>
        </w:rPr>
        <w:t xml:space="preserve"> studentView</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kwd"/>
        </w:rPr>
        <w:t>private</w:t>
      </w:r>
      <w:proofErr w:type="gramEnd"/>
      <w:r>
        <w:rPr>
          <w:rStyle w:val="pln"/>
          <w:rFonts w:eastAsiaTheme="majorEastAsia"/>
        </w:rPr>
        <w:t xml:space="preserve"> </w:t>
      </w:r>
      <w:r>
        <w:rPr>
          <w:rStyle w:val="typ"/>
        </w:rPr>
        <w:t>HomeView</w:t>
      </w:r>
      <w:r>
        <w:rPr>
          <w:rStyle w:val="pln"/>
          <w:rFonts w:eastAsiaTheme="majorEastAsia"/>
        </w:rPr>
        <w:t xml:space="preserve"> homeView</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kwd"/>
        </w:rPr>
        <w:t>public</w:t>
      </w:r>
      <w:proofErr w:type="gramEnd"/>
      <w:r>
        <w:rPr>
          <w:rStyle w:val="pln"/>
          <w:rFonts w:eastAsiaTheme="majorEastAsia"/>
        </w:rPr>
        <w:t xml:space="preserve"> </w:t>
      </w:r>
      <w:r>
        <w:rPr>
          <w:rStyle w:val="typ"/>
        </w:rPr>
        <w:t>Dispatcher</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pln"/>
          <w:rFonts w:eastAsiaTheme="majorEastAsia"/>
        </w:rPr>
        <w:t>studentView</w:t>
      </w:r>
      <w:proofErr w:type="gramEnd"/>
      <w:r>
        <w:rPr>
          <w:rStyle w:val="pln"/>
          <w:rFonts w:eastAsiaTheme="majorEastAsia"/>
        </w:rPr>
        <w:t xml:space="preserve"> </w:t>
      </w:r>
      <w:r>
        <w:rPr>
          <w:rStyle w:val="pun"/>
        </w:rPr>
        <w:t>=</w:t>
      </w:r>
      <w:r>
        <w:rPr>
          <w:rStyle w:val="pln"/>
          <w:rFonts w:eastAsiaTheme="majorEastAsia"/>
        </w:rPr>
        <w:t xml:space="preserve"> </w:t>
      </w:r>
      <w:r>
        <w:rPr>
          <w:rStyle w:val="kwd"/>
        </w:rPr>
        <w:t>new</w:t>
      </w:r>
      <w:r>
        <w:rPr>
          <w:rStyle w:val="pln"/>
          <w:rFonts w:eastAsiaTheme="majorEastAsia"/>
        </w:rPr>
        <w:t xml:space="preserve"> </w:t>
      </w:r>
      <w:r>
        <w:rPr>
          <w:rStyle w:val="typ"/>
        </w:rPr>
        <w:t>StudentView</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pln"/>
          <w:rFonts w:eastAsiaTheme="majorEastAsia"/>
        </w:rPr>
        <w:t>homeView</w:t>
      </w:r>
      <w:proofErr w:type="gramEnd"/>
      <w:r>
        <w:rPr>
          <w:rStyle w:val="pln"/>
          <w:rFonts w:eastAsiaTheme="majorEastAsia"/>
        </w:rPr>
        <w:t xml:space="preserve"> </w:t>
      </w:r>
      <w:r>
        <w:rPr>
          <w:rStyle w:val="pun"/>
        </w:rPr>
        <w:t>=</w:t>
      </w:r>
      <w:r>
        <w:rPr>
          <w:rStyle w:val="pln"/>
          <w:rFonts w:eastAsiaTheme="majorEastAsia"/>
        </w:rPr>
        <w:t xml:space="preserve"> </w:t>
      </w:r>
      <w:r>
        <w:rPr>
          <w:rStyle w:val="kwd"/>
        </w:rPr>
        <w:t>new</w:t>
      </w:r>
      <w:r>
        <w:rPr>
          <w:rStyle w:val="pln"/>
          <w:rFonts w:eastAsiaTheme="majorEastAsia"/>
        </w:rPr>
        <w:t xml:space="preserve"> </w:t>
      </w:r>
      <w:r>
        <w:rPr>
          <w:rStyle w:val="typ"/>
        </w:rPr>
        <w:t>HomeView</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r>
        <w:rPr>
          <w:rStyle w:val="pun"/>
        </w:rPr>
        <w:t>}</w:t>
      </w:r>
    </w:p>
    <w:p w:rsidR="00553174" w:rsidRDefault="00553174" w:rsidP="00553174">
      <w:pPr>
        <w:pStyle w:val="HTMLPreformatted"/>
        <w:rPr>
          <w:rStyle w:val="pln"/>
          <w:rFonts w:eastAsiaTheme="majorEastAsia"/>
        </w:rPr>
      </w:pP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kwd"/>
        </w:rPr>
        <w:t>public</w:t>
      </w:r>
      <w:proofErr w:type="gramEnd"/>
      <w:r>
        <w:rPr>
          <w:rStyle w:val="pln"/>
          <w:rFonts w:eastAsiaTheme="majorEastAsia"/>
        </w:rPr>
        <w:t xml:space="preserve"> </w:t>
      </w:r>
      <w:r>
        <w:rPr>
          <w:rStyle w:val="kwd"/>
        </w:rPr>
        <w:t>void</w:t>
      </w:r>
      <w:r>
        <w:rPr>
          <w:rStyle w:val="pln"/>
          <w:rFonts w:eastAsiaTheme="majorEastAsia"/>
        </w:rPr>
        <w:t xml:space="preserve"> dispatch</w:t>
      </w:r>
      <w:r>
        <w:rPr>
          <w:rStyle w:val="pun"/>
        </w:rPr>
        <w:t>(</w:t>
      </w:r>
      <w:r>
        <w:rPr>
          <w:rStyle w:val="typ"/>
        </w:rPr>
        <w:t>String</w:t>
      </w:r>
      <w:r>
        <w:rPr>
          <w:rStyle w:val="pln"/>
          <w:rFonts w:eastAsiaTheme="majorEastAsia"/>
        </w:rPr>
        <w:t xml:space="preserve"> request</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kwd"/>
        </w:rPr>
        <w:t>if</w:t>
      </w:r>
      <w:r>
        <w:rPr>
          <w:rStyle w:val="pun"/>
        </w:rPr>
        <w:t>(</w:t>
      </w:r>
      <w:proofErr w:type="gramEnd"/>
      <w:r>
        <w:rPr>
          <w:rStyle w:val="pln"/>
          <w:rFonts w:eastAsiaTheme="majorEastAsia"/>
        </w:rPr>
        <w:t>request</w:t>
      </w:r>
      <w:r>
        <w:rPr>
          <w:rStyle w:val="pun"/>
        </w:rPr>
        <w:t>.</w:t>
      </w:r>
      <w:r>
        <w:rPr>
          <w:rStyle w:val="pln"/>
          <w:rFonts w:eastAsiaTheme="majorEastAsia"/>
        </w:rPr>
        <w:t>equalsIgnoreCase</w:t>
      </w:r>
      <w:r>
        <w:rPr>
          <w:rStyle w:val="pun"/>
        </w:rPr>
        <w:t>(</w:t>
      </w:r>
      <w:r>
        <w:rPr>
          <w:rStyle w:val="str"/>
        </w:rPr>
        <w:t>"STUDENT"</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pln"/>
          <w:rFonts w:eastAsiaTheme="majorEastAsia"/>
        </w:rPr>
        <w:t>studentView</w:t>
      </w:r>
      <w:r>
        <w:rPr>
          <w:rStyle w:val="pun"/>
        </w:rPr>
        <w:t>.</w:t>
      </w:r>
      <w:r>
        <w:rPr>
          <w:rStyle w:val="pln"/>
          <w:rFonts w:eastAsiaTheme="majorEastAsia"/>
        </w:rPr>
        <w:t>show</w:t>
      </w:r>
      <w:r>
        <w:rPr>
          <w:rStyle w:val="pun"/>
        </w:rPr>
        <w:t>(</w:t>
      </w:r>
      <w:proofErr w:type="gramEnd"/>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kwd"/>
        </w:rPr>
        <w:t>else</w:t>
      </w:r>
      <w:r>
        <w:rPr>
          <w:rStyle w:val="pun"/>
        </w:rPr>
        <w:t>{</w:t>
      </w:r>
      <w:proofErr w:type="gramEnd"/>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pln"/>
          <w:rFonts w:eastAsiaTheme="majorEastAsia"/>
        </w:rPr>
        <w:t>homeView</w:t>
      </w:r>
      <w:r>
        <w:rPr>
          <w:rStyle w:val="pun"/>
        </w:rPr>
        <w:t>.</w:t>
      </w:r>
      <w:r>
        <w:rPr>
          <w:rStyle w:val="pln"/>
          <w:rFonts w:eastAsiaTheme="majorEastAsia"/>
        </w:rPr>
        <w:t>show</w:t>
      </w:r>
      <w:r>
        <w:rPr>
          <w:rStyle w:val="pun"/>
        </w:rPr>
        <w:t>(</w:t>
      </w:r>
      <w:proofErr w:type="gramEnd"/>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r>
        <w:rPr>
          <w:rStyle w:val="pun"/>
        </w:rPr>
        <w:t>}</w:t>
      </w:r>
      <w:r>
        <w:rPr>
          <w:rStyle w:val="pln"/>
          <w:rFonts w:eastAsiaTheme="majorEastAsia"/>
        </w:rPr>
        <w:tab/>
      </w:r>
    </w:p>
    <w:p w:rsidR="00553174" w:rsidRDefault="00553174" w:rsidP="00553174">
      <w:pPr>
        <w:pStyle w:val="HTMLPreformatted"/>
        <w:rPr>
          <w:rStyle w:val="pln"/>
          <w:rFonts w:eastAsiaTheme="majorEastAsia"/>
        </w:rPr>
      </w:pPr>
      <w:r>
        <w:rPr>
          <w:rStyle w:val="pln"/>
          <w:rFonts w:eastAsiaTheme="majorEastAsia"/>
        </w:rPr>
        <w:t xml:space="preserve">   </w:t>
      </w:r>
      <w:r>
        <w:rPr>
          <w:rStyle w:val="pun"/>
        </w:rPr>
        <w:t>}</w:t>
      </w:r>
    </w:p>
    <w:p w:rsidR="00553174" w:rsidRDefault="00553174" w:rsidP="00553174">
      <w:pPr>
        <w:pStyle w:val="HTMLPreformatted"/>
      </w:pPr>
      <w:r>
        <w:rPr>
          <w:rStyle w:val="pun"/>
        </w:rPr>
        <w:t>}</w:t>
      </w:r>
    </w:p>
    <w:p w:rsidR="00553174" w:rsidRDefault="00553174" w:rsidP="00553174">
      <w:pPr>
        <w:pStyle w:val="Heading2"/>
      </w:pPr>
      <w:r>
        <w:t>Step 3</w:t>
      </w:r>
    </w:p>
    <w:p w:rsidR="00553174" w:rsidRDefault="00553174" w:rsidP="00553174">
      <w:pPr>
        <w:pStyle w:val="NormalWeb"/>
      </w:pPr>
      <w:r>
        <w:t>Create FrontController</w:t>
      </w:r>
    </w:p>
    <w:p w:rsidR="00553174" w:rsidRDefault="00553174" w:rsidP="00553174">
      <w:pPr>
        <w:pStyle w:val="NormalWeb"/>
      </w:pPr>
      <w:r>
        <w:rPr>
          <w:i/>
          <w:iCs/>
        </w:rPr>
        <w:t>FrontController.java</w:t>
      </w:r>
    </w:p>
    <w:p w:rsidR="00553174" w:rsidRDefault="00553174" w:rsidP="00553174">
      <w:pPr>
        <w:pStyle w:val="HTMLPreformatted"/>
        <w:rPr>
          <w:rStyle w:val="pln"/>
          <w:rFonts w:eastAsiaTheme="majorEastAsia"/>
        </w:rPr>
      </w:pPr>
      <w:proofErr w:type="gramStart"/>
      <w:r>
        <w:rPr>
          <w:rStyle w:val="kwd"/>
        </w:rPr>
        <w:t>public</w:t>
      </w:r>
      <w:proofErr w:type="gramEnd"/>
      <w:r>
        <w:rPr>
          <w:rStyle w:val="pln"/>
          <w:rFonts w:eastAsiaTheme="majorEastAsia"/>
        </w:rPr>
        <w:t xml:space="preserve"> </w:t>
      </w:r>
      <w:r>
        <w:rPr>
          <w:rStyle w:val="kwd"/>
        </w:rPr>
        <w:t>class</w:t>
      </w:r>
      <w:r>
        <w:rPr>
          <w:rStyle w:val="pln"/>
          <w:rFonts w:eastAsiaTheme="majorEastAsia"/>
        </w:rPr>
        <w:t xml:space="preserve"> </w:t>
      </w:r>
      <w:r>
        <w:rPr>
          <w:rStyle w:val="typ"/>
        </w:rPr>
        <w:t>FrontController</w:t>
      </w:r>
      <w:r>
        <w:rPr>
          <w:rStyle w:val="pln"/>
          <w:rFonts w:eastAsiaTheme="majorEastAsia"/>
        </w:rPr>
        <w:t xml:space="preserve"> </w:t>
      </w:r>
      <w:r>
        <w:rPr>
          <w:rStyle w:val="pun"/>
        </w:rPr>
        <w:t>{</w:t>
      </w:r>
    </w:p>
    <w:p w:rsidR="00553174" w:rsidRDefault="00553174" w:rsidP="00553174">
      <w:pPr>
        <w:pStyle w:val="HTMLPreformatted"/>
        <w:rPr>
          <w:rStyle w:val="pln"/>
          <w:rFonts w:eastAsiaTheme="majorEastAsia"/>
        </w:rPr>
      </w:pPr>
      <w:r>
        <w:rPr>
          <w:rStyle w:val="pln"/>
          <w:rFonts w:eastAsiaTheme="majorEastAsia"/>
        </w:rPr>
        <w:tab/>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kwd"/>
        </w:rPr>
        <w:t>private</w:t>
      </w:r>
      <w:proofErr w:type="gramEnd"/>
      <w:r>
        <w:rPr>
          <w:rStyle w:val="pln"/>
          <w:rFonts w:eastAsiaTheme="majorEastAsia"/>
        </w:rPr>
        <w:t xml:space="preserve"> </w:t>
      </w:r>
      <w:r>
        <w:rPr>
          <w:rStyle w:val="typ"/>
        </w:rPr>
        <w:t>Dispatcher</w:t>
      </w:r>
      <w:r>
        <w:rPr>
          <w:rStyle w:val="pln"/>
          <w:rFonts w:eastAsiaTheme="majorEastAsia"/>
        </w:rPr>
        <w:t xml:space="preserve"> dispatcher</w:t>
      </w:r>
      <w:r>
        <w:rPr>
          <w:rStyle w:val="pun"/>
        </w:rPr>
        <w:t>;</w:t>
      </w:r>
    </w:p>
    <w:p w:rsidR="00553174" w:rsidRDefault="00553174" w:rsidP="00553174">
      <w:pPr>
        <w:pStyle w:val="HTMLPreformatted"/>
        <w:rPr>
          <w:rStyle w:val="pln"/>
          <w:rFonts w:eastAsiaTheme="majorEastAsia"/>
        </w:rPr>
      </w:pP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kwd"/>
        </w:rPr>
        <w:t>public</w:t>
      </w:r>
      <w:proofErr w:type="gramEnd"/>
      <w:r>
        <w:rPr>
          <w:rStyle w:val="pln"/>
          <w:rFonts w:eastAsiaTheme="majorEastAsia"/>
        </w:rPr>
        <w:t xml:space="preserve"> </w:t>
      </w:r>
      <w:r>
        <w:rPr>
          <w:rStyle w:val="typ"/>
        </w:rPr>
        <w:t>FrontController</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pln"/>
          <w:rFonts w:eastAsiaTheme="majorEastAsia"/>
        </w:rPr>
        <w:t>dispatcher</w:t>
      </w:r>
      <w:proofErr w:type="gramEnd"/>
      <w:r>
        <w:rPr>
          <w:rStyle w:val="pln"/>
          <w:rFonts w:eastAsiaTheme="majorEastAsia"/>
        </w:rPr>
        <w:t xml:space="preserve"> </w:t>
      </w:r>
      <w:r>
        <w:rPr>
          <w:rStyle w:val="pun"/>
        </w:rPr>
        <w:t>=</w:t>
      </w:r>
      <w:r>
        <w:rPr>
          <w:rStyle w:val="pln"/>
          <w:rFonts w:eastAsiaTheme="majorEastAsia"/>
        </w:rPr>
        <w:t xml:space="preserve"> </w:t>
      </w:r>
      <w:r>
        <w:rPr>
          <w:rStyle w:val="kwd"/>
        </w:rPr>
        <w:t>new</w:t>
      </w:r>
      <w:r>
        <w:rPr>
          <w:rStyle w:val="pln"/>
          <w:rFonts w:eastAsiaTheme="majorEastAsia"/>
        </w:rPr>
        <w:t xml:space="preserve"> </w:t>
      </w:r>
      <w:r>
        <w:rPr>
          <w:rStyle w:val="typ"/>
        </w:rPr>
        <w:t>Dispatcher</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r>
        <w:rPr>
          <w:rStyle w:val="pun"/>
        </w:rPr>
        <w:t>}</w:t>
      </w:r>
    </w:p>
    <w:p w:rsidR="00553174" w:rsidRDefault="00553174" w:rsidP="00553174">
      <w:pPr>
        <w:pStyle w:val="HTMLPreformatted"/>
        <w:rPr>
          <w:rStyle w:val="pln"/>
          <w:rFonts w:eastAsiaTheme="majorEastAsia"/>
        </w:rPr>
      </w:pP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kwd"/>
        </w:rPr>
        <w:t>private</w:t>
      </w:r>
      <w:proofErr w:type="gramEnd"/>
      <w:r>
        <w:rPr>
          <w:rStyle w:val="pln"/>
          <w:rFonts w:eastAsiaTheme="majorEastAsia"/>
        </w:rPr>
        <w:t xml:space="preserve"> </w:t>
      </w:r>
      <w:r>
        <w:rPr>
          <w:rStyle w:val="kwd"/>
        </w:rPr>
        <w:t>boolean</w:t>
      </w:r>
      <w:r>
        <w:rPr>
          <w:rStyle w:val="pln"/>
          <w:rFonts w:eastAsiaTheme="majorEastAsia"/>
        </w:rPr>
        <w:t xml:space="preserve"> isAuthenticUser</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typ"/>
        </w:rPr>
        <w:t>System</w:t>
      </w:r>
      <w:r>
        <w:rPr>
          <w:rStyle w:val="pun"/>
        </w:rPr>
        <w:t>.</w:t>
      </w:r>
      <w:r>
        <w:rPr>
          <w:rStyle w:val="kwd"/>
        </w:rPr>
        <w:t>out</w:t>
      </w:r>
      <w:r>
        <w:rPr>
          <w:rStyle w:val="pun"/>
        </w:rPr>
        <w:t>.</w:t>
      </w:r>
      <w:r>
        <w:rPr>
          <w:rStyle w:val="pln"/>
          <w:rFonts w:eastAsiaTheme="majorEastAsia"/>
        </w:rPr>
        <w:t>println</w:t>
      </w:r>
      <w:r>
        <w:rPr>
          <w:rStyle w:val="pun"/>
        </w:rPr>
        <w:t>(</w:t>
      </w:r>
      <w:proofErr w:type="gramEnd"/>
      <w:r>
        <w:rPr>
          <w:rStyle w:val="str"/>
        </w:rPr>
        <w:t>"User is authenticated successfully."</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kwd"/>
        </w:rPr>
        <w:t>return</w:t>
      </w:r>
      <w:proofErr w:type="gramEnd"/>
      <w:r>
        <w:rPr>
          <w:rStyle w:val="pln"/>
          <w:rFonts w:eastAsiaTheme="majorEastAsia"/>
        </w:rPr>
        <w:t xml:space="preserve"> </w:t>
      </w:r>
      <w:r>
        <w:rPr>
          <w:rStyle w:val="kwd"/>
        </w:rPr>
        <w:t>true</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r>
        <w:rPr>
          <w:rStyle w:val="pun"/>
        </w:rPr>
        <w:t>}</w:t>
      </w:r>
    </w:p>
    <w:p w:rsidR="00553174" w:rsidRDefault="00553174" w:rsidP="00553174">
      <w:pPr>
        <w:pStyle w:val="HTMLPreformatted"/>
        <w:rPr>
          <w:rStyle w:val="pln"/>
          <w:rFonts w:eastAsiaTheme="majorEastAsia"/>
        </w:rPr>
      </w:pP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kwd"/>
        </w:rPr>
        <w:t>private</w:t>
      </w:r>
      <w:proofErr w:type="gramEnd"/>
      <w:r>
        <w:rPr>
          <w:rStyle w:val="pln"/>
          <w:rFonts w:eastAsiaTheme="majorEastAsia"/>
        </w:rPr>
        <w:t xml:space="preserve"> </w:t>
      </w:r>
      <w:r>
        <w:rPr>
          <w:rStyle w:val="kwd"/>
        </w:rPr>
        <w:t>void</w:t>
      </w:r>
      <w:r>
        <w:rPr>
          <w:rStyle w:val="pln"/>
          <w:rFonts w:eastAsiaTheme="majorEastAsia"/>
        </w:rPr>
        <w:t xml:space="preserve"> trackRequest</w:t>
      </w:r>
      <w:r>
        <w:rPr>
          <w:rStyle w:val="pun"/>
        </w:rPr>
        <w:t>(</w:t>
      </w:r>
      <w:r>
        <w:rPr>
          <w:rStyle w:val="typ"/>
        </w:rPr>
        <w:t>String</w:t>
      </w:r>
      <w:r>
        <w:rPr>
          <w:rStyle w:val="pln"/>
          <w:rFonts w:eastAsiaTheme="majorEastAsia"/>
        </w:rPr>
        <w:t xml:space="preserve"> request</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typ"/>
        </w:rPr>
        <w:t>System</w:t>
      </w:r>
      <w:r>
        <w:rPr>
          <w:rStyle w:val="pun"/>
        </w:rPr>
        <w:t>.</w:t>
      </w:r>
      <w:r>
        <w:rPr>
          <w:rStyle w:val="kwd"/>
        </w:rPr>
        <w:t>out</w:t>
      </w:r>
      <w:r>
        <w:rPr>
          <w:rStyle w:val="pun"/>
        </w:rPr>
        <w:t>.</w:t>
      </w:r>
      <w:r>
        <w:rPr>
          <w:rStyle w:val="pln"/>
          <w:rFonts w:eastAsiaTheme="majorEastAsia"/>
        </w:rPr>
        <w:t>println</w:t>
      </w:r>
      <w:r>
        <w:rPr>
          <w:rStyle w:val="pun"/>
        </w:rPr>
        <w:t>(</w:t>
      </w:r>
      <w:proofErr w:type="gramEnd"/>
      <w:r>
        <w:rPr>
          <w:rStyle w:val="str"/>
        </w:rPr>
        <w:t>"Page requested: "</w:t>
      </w:r>
      <w:r>
        <w:rPr>
          <w:rStyle w:val="pln"/>
          <w:rFonts w:eastAsiaTheme="majorEastAsia"/>
        </w:rPr>
        <w:t xml:space="preserve"> </w:t>
      </w:r>
      <w:r>
        <w:rPr>
          <w:rStyle w:val="pun"/>
        </w:rPr>
        <w:t>+</w:t>
      </w:r>
      <w:r>
        <w:rPr>
          <w:rStyle w:val="pln"/>
          <w:rFonts w:eastAsiaTheme="majorEastAsia"/>
        </w:rPr>
        <w:t xml:space="preserve"> request</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r>
        <w:rPr>
          <w:rStyle w:val="pun"/>
        </w:rPr>
        <w:t>}</w:t>
      </w:r>
    </w:p>
    <w:p w:rsidR="00553174" w:rsidRDefault="00553174" w:rsidP="00553174">
      <w:pPr>
        <w:pStyle w:val="HTMLPreformatted"/>
        <w:rPr>
          <w:rStyle w:val="pln"/>
          <w:rFonts w:eastAsiaTheme="majorEastAsia"/>
        </w:rPr>
      </w:pP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kwd"/>
        </w:rPr>
        <w:t>public</w:t>
      </w:r>
      <w:proofErr w:type="gramEnd"/>
      <w:r>
        <w:rPr>
          <w:rStyle w:val="pln"/>
          <w:rFonts w:eastAsiaTheme="majorEastAsia"/>
        </w:rPr>
        <w:t xml:space="preserve"> </w:t>
      </w:r>
      <w:r>
        <w:rPr>
          <w:rStyle w:val="kwd"/>
        </w:rPr>
        <w:t>void</w:t>
      </w:r>
      <w:r>
        <w:rPr>
          <w:rStyle w:val="pln"/>
          <w:rFonts w:eastAsiaTheme="majorEastAsia"/>
        </w:rPr>
        <w:t xml:space="preserve"> dispatchRequest</w:t>
      </w:r>
      <w:r>
        <w:rPr>
          <w:rStyle w:val="pun"/>
        </w:rPr>
        <w:t>(</w:t>
      </w:r>
      <w:r>
        <w:rPr>
          <w:rStyle w:val="typ"/>
        </w:rPr>
        <w:t>String</w:t>
      </w:r>
      <w:r>
        <w:rPr>
          <w:rStyle w:val="pln"/>
          <w:rFonts w:eastAsiaTheme="majorEastAsia"/>
        </w:rPr>
        <w:t xml:space="preserve"> request</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r>
        <w:rPr>
          <w:rStyle w:val="com"/>
        </w:rPr>
        <w:t>//log each request</w:t>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pln"/>
          <w:rFonts w:eastAsiaTheme="majorEastAsia"/>
        </w:rPr>
        <w:t>trackRequest</w:t>
      </w:r>
      <w:r>
        <w:rPr>
          <w:rStyle w:val="pun"/>
        </w:rPr>
        <w:t>(</w:t>
      </w:r>
      <w:proofErr w:type="gramEnd"/>
      <w:r>
        <w:rPr>
          <w:rStyle w:val="pln"/>
          <w:rFonts w:eastAsiaTheme="majorEastAsia"/>
        </w:rPr>
        <w:t>request</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p>
    <w:p w:rsidR="00553174" w:rsidRDefault="00553174" w:rsidP="00553174">
      <w:pPr>
        <w:pStyle w:val="HTMLPreformatted"/>
        <w:rPr>
          <w:rStyle w:val="pln"/>
          <w:rFonts w:eastAsiaTheme="majorEastAsia"/>
        </w:rPr>
      </w:pPr>
      <w:r>
        <w:rPr>
          <w:rStyle w:val="pln"/>
          <w:rFonts w:eastAsiaTheme="majorEastAsia"/>
        </w:rPr>
        <w:t xml:space="preserve">      </w:t>
      </w:r>
      <w:r>
        <w:rPr>
          <w:rStyle w:val="com"/>
        </w:rPr>
        <w:t>//authenticate the user</w:t>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kwd"/>
        </w:rPr>
        <w:t>if</w:t>
      </w:r>
      <w:r>
        <w:rPr>
          <w:rStyle w:val="pun"/>
        </w:rPr>
        <w:t>(</w:t>
      </w:r>
      <w:proofErr w:type="gramEnd"/>
      <w:r>
        <w:rPr>
          <w:rStyle w:val="pln"/>
          <w:rFonts w:eastAsiaTheme="majorEastAsia"/>
        </w:rPr>
        <w:t>isAuthenticUser</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pln"/>
          <w:rFonts w:eastAsiaTheme="majorEastAsia"/>
        </w:rPr>
        <w:t>dispatcher</w:t>
      </w:r>
      <w:r>
        <w:rPr>
          <w:rStyle w:val="pun"/>
        </w:rPr>
        <w:t>.</w:t>
      </w:r>
      <w:r>
        <w:rPr>
          <w:rStyle w:val="pln"/>
          <w:rFonts w:eastAsiaTheme="majorEastAsia"/>
        </w:rPr>
        <w:t>dispatch</w:t>
      </w:r>
      <w:r>
        <w:rPr>
          <w:rStyle w:val="pun"/>
        </w:rPr>
        <w:t>(</w:t>
      </w:r>
      <w:proofErr w:type="gramEnd"/>
      <w:r>
        <w:rPr>
          <w:rStyle w:val="pln"/>
          <w:rFonts w:eastAsiaTheme="majorEastAsia"/>
        </w:rPr>
        <w:t>request</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r>
        <w:rPr>
          <w:rStyle w:val="pun"/>
        </w:rPr>
        <w:t>}</w:t>
      </w:r>
      <w:r>
        <w:rPr>
          <w:rStyle w:val="pln"/>
          <w:rFonts w:eastAsiaTheme="majorEastAsia"/>
        </w:rPr>
        <w:tab/>
      </w:r>
    </w:p>
    <w:p w:rsidR="00553174" w:rsidRDefault="00553174" w:rsidP="00553174">
      <w:pPr>
        <w:pStyle w:val="HTMLPreformatted"/>
        <w:rPr>
          <w:rStyle w:val="pln"/>
          <w:rFonts w:eastAsiaTheme="majorEastAsia"/>
        </w:rPr>
      </w:pPr>
      <w:r>
        <w:rPr>
          <w:rStyle w:val="pln"/>
          <w:rFonts w:eastAsiaTheme="majorEastAsia"/>
        </w:rPr>
        <w:t xml:space="preserve">   </w:t>
      </w:r>
      <w:r>
        <w:rPr>
          <w:rStyle w:val="pun"/>
        </w:rPr>
        <w:t>}</w:t>
      </w:r>
    </w:p>
    <w:p w:rsidR="00553174" w:rsidRDefault="00553174" w:rsidP="00553174">
      <w:pPr>
        <w:pStyle w:val="HTMLPreformatted"/>
      </w:pPr>
      <w:r>
        <w:rPr>
          <w:rStyle w:val="pun"/>
        </w:rPr>
        <w:t>}</w:t>
      </w:r>
    </w:p>
    <w:p w:rsidR="00553174" w:rsidRDefault="00553174" w:rsidP="00553174">
      <w:pPr>
        <w:pStyle w:val="Heading2"/>
      </w:pPr>
      <w:r>
        <w:t>Step 4</w:t>
      </w:r>
    </w:p>
    <w:p w:rsidR="00553174" w:rsidRDefault="00553174" w:rsidP="00553174">
      <w:pPr>
        <w:pStyle w:val="NormalWeb"/>
      </w:pPr>
      <w:r>
        <w:t xml:space="preserve">Use the </w:t>
      </w:r>
      <w:r>
        <w:rPr>
          <w:i/>
          <w:iCs/>
        </w:rPr>
        <w:t>FrontController</w:t>
      </w:r>
      <w:r>
        <w:t xml:space="preserve"> to demonstrate Front Controller Design Pattern.</w:t>
      </w:r>
    </w:p>
    <w:p w:rsidR="00553174" w:rsidRDefault="00553174" w:rsidP="00553174">
      <w:pPr>
        <w:pStyle w:val="NormalWeb"/>
      </w:pPr>
      <w:r>
        <w:rPr>
          <w:i/>
          <w:iCs/>
        </w:rPr>
        <w:t>FrontControllerPatternDemo.java</w:t>
      </w:r>
    </w:p>
    <w:p w:rsidR="00553174" w:rsidRDefault="00553174" w:rsidP="00553174">
      <w:pPr>
        <w:pStyle w:val="HTMLPreformatted"/>
        <w:rPr>
          <w:rStyle w:val="pln"/>
          <w:rFonts w:eastAsiaTheme="majorEastAsia"/>
        </w:rPr>
      </w:pPr>
      <w:proofErr w:type="gramStart"/>
      <w:r>
        <w:rPr>
          <w:rStyle w:val="kwd"/>
        </w:rPr>
        <w:t>public</w:t>
      </w:r>
      <w:proofErr w:type="gramEnd"/>
      <w:r>
        <w:rPr>
          <w:rStyle w:val="pln"/>
          <w:rFonts w:eastAsiaTheme="majorEastAsia"/>
        </w:rPr>
        <w:t xml:space="preserve"> </w:t>
      </w:r>
      <w:r>
        <w:rPr>
          <w:rStyle w:val="kwd"/>
        </w:rPr>
        <w:t>class</w:t>
      </w:r>
      <w:r>
        <w:rPr>
          <w:rStyle w:val="pln"/>
          <w:rFonts w:eastAsiaTheme="majorEastAsia"/>
        </w:rPr>
        <w:t xml:space="preserve"> </w:t>
      </w:r>
      <w:r>
        <w:rPr>
          <w:rStyle w:val="typ"/>
        </w:rPr>
        <w:t>FrontControllerPatternDemo</w:t>
      </w:r>
      <w:r>
        <w:rPr>
          <w:rStyle w:val="pln"/>
          <w:rFonts w:eastAsiaTheme="majorEastAsia"/>
        </w:rPr>
        <w:t xml:space="preserve"> </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kwd"/>
        </w:rPr>
        <w:t>public</w:t>
      </w:r>
      <w:proofErr w:type="gramEnd"/>
      <w:r>
        <w:rPr>
          <w:rStyle w:val="pln"/>
          <w:rFonts w:eastAsiaTheme="majorEastAsia"/>
        </w:rPr>
        <w:t xml:space="preserve"> </w:t>
      </w:r>
      <w:r>
        <w:rPr>
          <w:rStyle w:val="kwd"/>
        </w:rPr>
        <w:t>static</w:t>
      </w:r>
      <w:r>
        <w:rPr>
          <w:rStyle w:val="pln"/>
          <w:rFonts w:eastAsiaTheme="majorEastAsia"/>
        </w:rPr>
        <w:t xml:space="preserve"> </w:t>
      </w:r>
      <w:r>
        <w:rPr>
          <w:rStyle w:val="kwd"/>
        </w:rPr>
        <w:t>void</w:t>
      </w:r>
      <w:r>
        <w:rPr>
          <w:rStyle w:val="pln"/>
          <w:rFonts w:eastAsiaTheme="majorEastAsia"/>
        </w:rPr>
        <w:t xml:space="preserve"> main</w:t>
      </w:r>
      <w:r>
        <w:rPr>
          <w:rStyle w:val="pun"/>
        </w:rPr>
        <w:t>(</w:t>
      </w:r>
      <w:r>
        <w:rPr>
          <w:rStyle w:val="typ"/>
        </w:rPr>
        <w:t>String</w:t>
      </w:r>
      <w:r>
        <w:rPr>
          <w:rStyle w:val="pun"/>
        </w:rPr>
        <w:t>[]</w:t>
      </w:r>
      <w:r>
        <w:rPr>
          <w:rStyle w:val="pln"/>
          <w:rFonts w:eastAsiaTheme="majorEastAsia"/>
        </w:rPr>
        <w:t xml:space="preserve"> args</w:t>
      </w:r>
      <w:r>
        <w:rPr>
          <w:rStyle w:val="pun"/>
        </w:rPr>
        <w:t>)</w:t>
      </w:r>
      <w:r>
        <w:rPr>
          <w:rStyle w:val="pln"/>
          <w:rFonts w:eastAsiaTheme="majorEastAsia"/>
        </w:rPr>
        <w:t xml:space="preserve"> </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p>
    <w:p w:rsidR="00553174" w:rsidRDefault="00553174" w:rsidP="00553174">
      <w:pPr>
        <w:pStyle w:val="HTMLPreformatted"/>
        <w:rPr>
          <w:rStyle w:val="pln"/>
          <w:rFonts w:eastAsiaTheme="majorEastAsia"/>
        </w:rPr>
      </w:pPr>
      <w:r>
        <w:rPr>
          <w:rStyle w:val="pln"/>
          <w:rFonts w:eastAsiaTheme="majorEastAsia"/>
        </w:rPr>
        <w:t xml:space="preserve">      </w:t>
      </w:r>
      <w:r>
        <w:rPr>
          <w:rStyle w:val="typ"/>
        </w:rPr>
        <w:t>FrontController</w:t>
      </w:r>
      <w:r>
        <w:rPr>
          <w:rStyle w:val="pln"/>
          <w:rFonts w:eastAsiaTheme="majorEastAsia"/>
        </w:rPr>
        <w:t xml:space="preserve"> frontController </w:t>
      </w:r>
      <w:r>
        <w:rPr>
          <w:rStyle w:val="pun"/>
        </w:rPr>
        <w:t>=</w:t>
      </w:r>
      <w:r>
        <w:rPr>
          <w:rStyle w:val="pln"/>
          <w:rFonts w:eastAsiaTheme="majorEastAsia"/>
        </w:rPr>
        <w:t xml:space="preserve"> </w:t>
      </w:r>
      <w:r>
        <w:rPr>
          <w:rStyle w:val="kwd"/>
        </w:rPr>
        <w:t>new</w:t>
      </w:r>
      <w:r>
        <w:rPr>
          <w:rStyle w:val="pln"/>
          <w:rFonts w:eastAsiaTheme="majorEastAsia"/>
        </w:rPr>
        <w:t xml:space="preserve"> </w:t>
      </w:r>
      <w:proofErr w:type="gramStart"/>
      <w:r>
        <w:rPr>
          <w:rStyle w:val="typ"/>
        </w:rPr>
        <w:t>FrontController</w:t>
      </w:r>
      <w:r>
        <w:rPr>
          <w:rStyle w:val="pun"/>
        </w:rPr>
        <w:t>(</w:t>
      </w:r>
      <w:proofErr w:type="gramEnd"/>
      <w:r>
        <w:rPr>
          <w:rStyle w:val="pun"/>
        </w:rPr>
        <w:t>);</w:t>
      </w:r>
    </w:p>
    <w:p w:rsidR="00553174" w:rsidRDefault="00553174" w:rsidP="00553174">
      <w:pPr>
        <w:pStyle w:val="HTMLPreformatted"/>
        <w:rPr>
          <w:rStyle w:val="pln"/>
          <w:rFonts w:eastAsiaTheme="majorEastAsia"/>
        </w:rPr>
      </w:pPr>
      <w:r>
        <w:rPr>
          <w:rStyle w:val="pln"/>
          <w:rFonts w:eastAsiaTheme="majorEastAsia"/>
        </w:rPr>
        <w:lastRenderedPageBreak/>
        <w:t xml:space="preserve">      </w:t>
      </w:r>
      <w:proofErr w:type="gramStart"/>
      <w:r>
        <w:rPr>
          <w:rStyle w:val="pln"/>
          <w:rFonts w:eastAsiaTheme="majorEastAsia"/>
        </w:rPr>
        <w:t>frontController</w:t>
      </w:r>
      <w:r>
        <w:rPr>
          <w:rStyle w:val="pun"/>
        </w:rPr>
        <w:t>.</w:t>
      </w:r>
      <w:r>
        <w:rPr>
          <w:rStyle w:val="pln"/>
          <w:rFonts w:eastAsiaTheme="majorEastAsia"/>
        </w:rPr>
        <w:t>dispatchRequest</w:t>
      </w:r>
      <w:r>
        <w:rPr>
          <w:rStyle w:val="pun"/>
        </w:rPr>
        <w:t>(</w:t>
      </w:r>
      <w:proofErr w:type="gramEnd"/>
      <w:r>
        <w:rPr>
          <w:rStyle w:val="str"/>
        </w:rPr>
        <w:t>"HOME"</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pln"/>
          <w:rFonts w:eastAsiaTheme="majorEastAsia"/>
        </w:rPr>
        <w:t>frontController</w:t>
      </w:r>
      <w:r>
        <w:rPr>
          <w:rStyle w:val="pun"/>
        </w:rPr>
        <w:t>.</w:t>
      </w:r>
      <w:r>
        <w:rPr>
          <w:rStyle w:val="pln"/>
          <w:rFonts w:eastAsiaTheme="majorEastAsia"/>
        </w:rPr>
        <w:t>dispatchRequest</w:t>
      </w:r>
      <w:r>
        <w:rPr>
          <w:rStyle w:val="pun"/>
        </w:rPr>
        <w:t>(</w:t>
      </w:r>
      <w:proofErr w:type="gramEnd"/>
      <w:r>
        <w:rPr>
          <w:rStyle w:val="str"/>
        </w:rPr>
        <w:t>"STUDENT"</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r>
        <w:rPr>
          <w:rStyle w:val="pun"/>
        </w:rPr>
        <w:t>}</w:t>
      </w:r>
    </w:p>
    <w:p w:rsidR="00553174" w:rsidRDefault="00553174" w:rsidP="00553174">
      <w:pPr>
        <w:pStyle w:val="HTMLPreformatted"/>
      </w:pPr>
      <w:r>
        <w:rPr>
          <w:rStyle w:val="pun"/>
        </w:rPr>
        <w:t>}</w:t>
      </w:r>
    </w:p>
    <w:p w:rsidR="00553174" w:rsidRDefault="00553174" w:rsidP="00553174">
      <w:pPr>
        <w:pStyle w:val="Heading2"/>
      </w:pPr>
      <w:r>
        <w:t>Step 5</w:t>
      </w:r>
    </w:p>
    <w:p w:rsidR="00553174" w:rsidRDefault="00553174" w:rsidP="00553174">
      <w:pPr>
        <w:pStyle w:val="NormalWeb"/>
      </w:pPr>
      <w:r>
        <w:t>Verify the output.</w:t>
      </w:r>
    </w:p>
    <w:p w:rsidR="00553174" w:rsidRDefault="00553174" w:rsidP="00553174">
      <w:pPr>
        <w:pStyle w:val="HTMLPreformatted"/>
      </w:pPr>
      <w:r>
        <w:t>Page requested: HOME</w:t>
      </w:r>
    </w:p>
    <w:p w:rsidR="00553174" w:rsidRDefault="00553174" w:rsidP="00553174">
      <w:pPr>
        <w:pStyle w:val="HTMLPreformatted"/>
      </w:pPr>
      <w:r>
        <w:t>User is authenticated successfully.</w:t>
      </w:r>
    </w:p>
    <w:p w:rsidR="00553174" w:rsidRDefault="00553174" w:rsidP="00553174">
      <w:pPr>
        <w:pStyle w:val="HTMLPreformatted"/>
      </w:pPr>
      <w:r>
        <w:t>Displaying Home Page</w:t>
      </w:r>
    </w:p>
    <w:p w:rsidR="00553174" w:rsidRDefault="00553174" w:rsidP="00553174">
      <w:pPr>
        <w:pStyle w:val="HTMLPreformatted"/>
      </w:pPr>
      <w:r>
        <w:t>Page requested: STUDENT</w:t>
      </w:r>
    </w:p>
    <w:p w:rsidR="00553174" w:rsidRDefault="00553174" w:rsidP="00553174">
      <w:pPr>
        <w:pStyle w:val="HTMLPreformatted"/>
      </w:pPr>
      <w:r>
        <w:t>User is authenticated successfully.</w:t>
      </w:r>
    </w:p>
    <w:p w:rsidR="00553174" w:rsidRDefault="00553174" w:rsidP="00553174">
      <w:pPr>
        <w:pStyle w:val="HTMLPreformatted"/>
      </w:pPr>
      <w:r>
        <w:t>Displaying Student Page</w:t>
      </w:r>
    </w:p>
    <w:p w:rsidR="00553174" w:rsidRDefault="00553174" w:rsidP="00695A63">
      <w:pPr>
        <w:shd w:val="clear" w:color="auto" w:fill="F9FBF9"/>
        <w:spacing w:after="0" w:line="345" w:lineRule="atLeast"/>
        <w:jc w:val="both"/>
        <w:rPr>
          <w:b/>
          <w:color w:val="000000"/>
          <w:sz w:val="20"/>
          <w:szCs w:val="20"/>
        </w:rPr>
      </w:pPr>
      <w:r>
        <w:rPr>
          <w:b/>
          <w:color w:val="000000"/>
          <w:sz w:val="20"/>
          <w:szCs w:val="20"/>
        </w:rPr>
        <w:t>Interpreter controller pattern:</w:t>
      </w:r>
    </w:p>
    <w:p w:rsidR="00553174" w:rsidRDefault="00553174" w:rsidP="00553174">
      <w:pPr>
        <w:pStyle w:val="NormalWeb"/>
      </w:pPr>
      <w:r>
        <w:t>The intercepting filter design pattern is used when we want to do some pre-processing / post-processing with request or response of the application. Filters are defined and applied on the request before passing the request to actual target application. Filters can do the authentication/ authorization/ logging or tracking of request and then pass the requests to corresponding handlers. Following are the entities of this type of design pattern.</w:t>
      </w:r>
    </w:p>
    <w:p w:rsidR="00553174" w:rsidRDefault="00553174" w:rsidP="00553174">
      <w:pPr>
        <w:pStyle w:val="NormalWeb"/>
        <w:numPr>
          <w:ilvl w:val="0"/>
          <w:numId w:val="313"/>
        </w:numPr>
      </w:pPr>
      <w:r>
        <w:rPr>
          <w:b/>
          <w:bCs/>
        </w:rPr>
        <w:t>Filter</w:t>
      </w:r>
      <w:r>
        <w:t xml:space="preserve"> - Filter which will performs certain task prior or after execution of request by request handler.</w:t>
      </w:r>
    </w:p>
    <w:p w:rsidR="00553174" w:rsidRDefault="00553174" w:rsidP="00553174">
      <w:pPr>
        <w:pStyle w:val="NormalWeb"/>
        <w:numPr>
          <w:ilvl w:val="0"/>
          <w:numId w:val="313"/>
        </w:numPr>
      </w:pPr>
      <w:r>
        <w:rPr>
          <w:b/>
          <w:bCs/>
        </w:rPr>
        <w:t>Filter Chain</w:t>
      </w:r>
      <w:r>
        <w:t xml:space="preserve"> - Filter Chain carries multiple filters and help to execute them in defined order on target.</w:t>
      </w:r>
    </w:p>
    <w:p w:rsidR="00553174" w:rsidRDefault="00553174" w:rsidP="00553174">
      <w:pPr>
        <w:pStyle w:val="NormalWeb"/>
        <w:numPr>
          <w:ilvl w:val="0"/>
          <w:numId w:val="313"/>
        </w:numPr>
      </w:pPr>
      <w:r>
        <w:rPr>
          <w:b/>
          <w:bCs/>
        </w:rPr>
        <w:t>Target</w:t>
      </w:r>
      <w:r>
        <w:t xml:space="preserve"> - Target object is the request handler</w:t>
      </w:r>
    </w:p>
    <w:p w:rsidR="00553174" w:rsidRDefault="00553174" w:rsidP="00553174">
      <w:pPr>
        <w:pStyle w:val="NormalWeb"/>
        <w:numPr>
          <w:ilvl w:val="0"/>
          <w:numId w:val="313"/>
        </w:numPr>
      </w:pPr>
      <w:r>
        <w:rPr>
          <w:b/>
          <w:bCs/>
        </w:rPr>
        <w:t>Filter Manager</w:t>
      </w:r>
      <w:r>
        <w:t xml:space="preserve"> - Filter Manager manages the filters and Filter Chain.</w:t>
      </w:r>
    </w:p>
    <w:p w:rsidR="00553174" w:rsidRDefault="00553174" w:rsidP="00553174">
      <w:pPr>
        <w:pStyle w:val="NormalWeb"/>
        <w:numPr>
          <w:ilvl w:val="0"/>
          <w:numId w:val="313"/>
        </w:numPr>
      </w:pPr>
      <w:r>
        <w:rPr>
          <w:b/>
          <w:bCs/>
        </w:rPr>
        <w:t>Client</w:t>
      </w:r>
      <w:r>
        <w:t xml:space="preserve"> - Client is the object who sends request to the Target object.</w:t>
      </w:r>
    </w:p>
    <w:p w:rsidR="00553174" w:rsidRDefault="00553174" w:rsidP="00553174">
      <w:pPr>
        <w:pStyle w:val="Heading2"/>
      </w:pPr>
      <w:r>
        <w:t>Implementation</w:t>
      </w:r>
    </w:p>
    <w:p w:rsidR="00553174" w:rsidRDefault="00553174" w:rsidP="00553174">
      <w:pPr>
        <w:pStyle w:val="NormalWeb"/>
      </w:pPr>
      <w:r>
        <w:t xml:space="preserve">We are going to create a </w:t>
      </w:r>
      <w:r>
        <w:rPr>
          <w:i/>
          <w:iCs/>
        </w:rPr>
        <w:t>FilterChain</w:t>
      </w:r>
      <w:proofErr w:type="gramStart"/>
      <w:r>
        <w:t>,</w:t>
      </w:r>
      <w:r>
        <w:rPr>
          <w:i/>
          <w:iCs/>
        </w:rPr>
        <w:t>FilterManager</w:t>
      </w:r>
      <w:proofErr w:type="gramEnd"/>
      <w:r>
        <w:t xml:space="preserve">, </w:t>
      </w:r>
      <w:r>
        <w:rPr>
          <w:i/>
          <w:iCs/>
        </w:rPr>
        <w:t>Target</w:t>
      </w:r>
      <w:r>
        <w:t xml:space="preserve">, </w:t>
      </w:r>
      <w:r>
        <w:rPr>
          <w:i/>
          <w:iCs/>
        </w:rPr>
        <w:t>Client</w:t>
      </w:r>
      <w:r>
        <w:t xml:space="preserve"> as various objects representing our entities.</w:t>
      </w:r>
      <w:r>
        <w:rPr>
          <w:i/>
          <w:iCs/>
        </w:rPr>
        <w:t>AuthenticationFilter</w:t>
      </w:r>
      <w:r>
        <w:t xml:space="preserve"> and </w:t>
      </w:r>
      <w:r>
        <w:rPr>
          <w:i/>
          <w:iCs/>
        </w:rPr>
        <w:t>DebugFilter</w:t>
      </w:r>
      <w:r>
        <w:t xml:space="preserve"> represent concrete filters.</w:t>
      </w:r>
    </w:p>
    <w:p w:rsidR="00553174" w:rsidRDefault="00553174" w:rsidP="00553174">
      <w:pPr>
        <w:pStyle w:val="NormalWeb"/>
      </w:pPr>
      <w:r>
        <w:rPr>
          <w:i/>
          <w:iCs/>
        </w:rPr>
        <w:t>InterceptingFilterDemo</w:t>
      </w:r>
      <w:r>
        <w:t xml:space="preserve">, our demo class, will use </w:t>
      </w:r>
      <w:r>
        <w:rPr>
          <w:i/>
          <w:iCs/>
        </w:rPr>
        <w:t>Client</w:t>
      </w:r>
      <w:r>
        <w:t xml:space="preserve"> to demonstrate Intercepting Filter Design Pattern.</w:t>
      </w:r>
    </w:p>
    <w:p w:rsidR="00553174" w:rsidRDefault="00553174" w:rsidP="00553174">
      <w:r>
        <w:rPr>
          <w:noProof/>
        </w:rPr>
        <w:lastRenderedPageBreak/>
        <w:drawing>
          <wp:inline distT="0" distB="0" distL="0" distR="0">
            <wp:extent cx="5334000" cy="4171950"/>
            <wp:effectExtent l="0" t="0" r="0" b="0"/>
            <wp:docPr id="64" name="Picture 64" descr="Intercepting Filter Pattern 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Intercepting Filter Pattern UML Diagram"/>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334000" cy="4171950"/>
                    </a:xfrm>
                    <a:prstGeom prst="rect">
                      <a:avLst/>
                    </a:prstGeom>
                    <a:noFill/>
                    <a:ln>
                      <a:noFill/>
                    </a:ln>
                  </pic:spPr>
                </pic:pic>
              </a:graphicData>
            </a:graphic>
          </wp:inline>
        </w:drawing>
      </w:r>
    </w:p>
    <w:p w:rsidR="00553174" w:rsidRDefault="00553174" w:rsidP="00553174">
      <w:pPr>
        <w:pStyle w:val="Heading2"/>
      </w:pPr>
      <w:r>
        <w:t>Step 1</w:t>
      </w:r>
    </w:p>
    <w:p w:rsidR="00553174" w:rsidRDefault="00553174" w:rsidP="00553174">
      <w:pPr>
        <w:pStyle w:val="NormalWeb"/>
      </w:pPr>
      <w:r>
        <w:t>Create Filter interface.</w:t>
      </w:r>
    </w:p>
    <w:p w:rsidR="00553174" w:rsidRDefault="00553174" w:rsidP="00553174">
      <w:pPr>
        <w:pStyle w:val="NormalWeb"/>
      </w:pPr>
      <w:r>
        <w:rPr>
          <w:i/>
          <w:iCs/>
        </w:rPr>
        <w:t>Filter.java</w:t>
      </w:r>
    </w:p>
    <w:p w:rsidR="00553174" w:rsidRDefault="00553174" w:rsidP="00553174">
      <w:pPr>
        <w:pStyle w:val="HTMLPreformatted"/>
        <w:rPr>
          <w:rStyle w:val="pln"/>
          <w:rFonts w:eastAsiaTheme="majorEastAsia"/>
        </w:rPr>
      </w:pPr>
      <w:proofErr w:type="gramStart"/>
      <w:r>
        <w:rPr>
          <w:rStyle w:val="kwd"/>
        </w:rPr>
        <w:t>public</w:t>
      </w:r>
      <w:proofErr w:type="gramEnd"/>
      <w:r>
        <w:rPr>
          <w:rStyle w:val="pln"/>
          <w:rFonts w:eastAsiaTheme="majorEastAsia"/>
        </w:rPr>
        <w:t xml:space="preserve"> </w:t>
      </w:r>
      <w:r>
        <w:rPr>
          <w:rStyle w:val="kwd"/>
        </w:rPr>
        <w:t>interface</w:t>
      </w:r>
      <w:r>
        <w:rPr>
          <w:rStyle w:val="pln"/>
          <w:rFonts w:eastAsiaTheme="majorEastAsia"/>
        </w:rPr>
        <w:t xml:space="preserve"> </w:t>
      </w:r>
      <w:r>
        <w:rPr>
          <w:rStyle w:val="typ"/>
        </w:rPr>
        <w:t>Filter</w:t>
      </w:r>
      <w:r>
        <w:rPr>
          <w:rStyle w:val="pln"/>
          <w:rFonts w:eastAsiaTheme="majorEastAsia"/>
        </w:rPr>
        <w:t xml:space="preserve"> </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kwd"/>
        </w:rPr>
        <w:t>public</w:t>
      </w:r>
      <w:proofErr w:type="gramEnd"/>
      <w:r>
        <w:rPr>
          <w:rStyle w:val="pln"/>
          <w:rFonts w:eastAsiaTheme="majorEastAsia"/>
        </w:rPr>
        <w:t xml:space="preserve"> </w:t>
      </w:r>
      <w:r>
        <w:rPr>
          <w:rStyle w:val="kwd"/>
        </w:rPr>
        <w:t>void</w:t>
      </w:r>
      <w:r>
        <w:rPr>
          <w:rStyle w:val="pln"/>
          <w:rFonts w:eastAsiaTheme="majorEastAsia"/>
        </w:rPr>
        <w:t xml:space="preserve"> execute</w:t>
      </w:r>
      <w:r>
        <w:rPr>
          <w:rStyle w:val="pun"/>
        </w:rPr>
        <w:t>(</w:t>
      </w:r>
      <w:r>
        <w:rPr>
          <w:rStyle w:val="typ"/>
        </w:rPr>
        <w:t>String</w:t>
      </w:r>
      <w:r>
        <w:rPr>
          <w:rStyle w:val="pln"/>
          <w:rFonts w:eastAsiaTheme="majorEastAsia"/>
        </w:rPr>
        <w:t xml:space="preserve"> request</w:t>
      </w:r>
      <w:r>
        <w:rPr>
          <w:rStyle w:val="pun"/>
        </w:rPr>
        <w:t>);</w:t>
      </w:r>
    </w:p>
    <w:p w:rsidR="00553174" w:rsidRDefault="00553174" w:rsidP="00553174">
      <w:pPr>
        <w:pStyle w:val="HTMLPreformatted"/>
      </w:pPr>
      <w:r>
        <w:rPr>
          <w:rStyle w:val="pun"/>
        </w:rPr>
        <w:t>}</w:t>
      </w:r>
    </w:p>
    <w:p w:rsidR="00553174" w:rsidRDefault="00553174" w:rsidP="00553174">
      <w:pPr>
        <w:pStyle w:val="Heading2"/>
      </w:pPr>
      <w:r>
        <w:t>Step 2</w:t>
      </w:r>
    </w:p>
    <w:p w:rsidR="00553174" w:rsidRDefault="00553174" w:rsidP="00553174">
      <w:pPr>
        <w:pStyle w:val="NormalWeb"/>
      </w:pPr>
      <w:r>
        <w:t>Create concrete filters.</w:t>
      </w:r>
    </w:p>
    <w:p w:rsidR="00553174" w:rsidRDefault="00553174" w:rsidP="00553174">
      <w:pPr>
        <w:pStyle w:val="NormalWeb"/>
      </w:pPr>
      <w:r>
        <w:rPr>
          <w:i/>
          <w:iCs/>
        </w:rPr>
        <w:t>AuthenticationFilter.java</w:t>
      </w:r>
    </w:p>
    <w:p w:rsidR="00553174" w:rsidRDefault="00553174" w:rsidP="00553174">
      <w:pPr>
        <w:pStyle w:val="HTMLPreformatted"/>
        <w:rPr>
          <w:rStyle w:val="pln"/>
          <w:rFonts w:eastAsiaTheme="majorEastAsia"/>
        </w:rPr>
      </w:pPr>
      <w:proofErr w:type="gramStart"/>
      <w:r>
        <w:rPr>
          <w:rStyle w:val="kwd"/>
        </w:rPr>
        <w:t>public</w:t>
      </w:r>
      <w:proofErr w:type="gramEnd"/>
      <w:r>
        <w:rPr>
          <w:rStyle w:val="pln"/>
          <w:rFonts w:eastAsiaTheme="majorEastAsia"/>
        </w:rPr>
        <w:t xml:space="preserve"> </w:t>
      </w:r>
      <w:r>
        <w:rPr>
          <w:rStyle w:val="kwd"/>
        </w:rPr>
        <w:t>class</w:t>
      </w:r>
      <w:r>
        <w:rPr>
          <w:rStyle w:val="pln"/>
          <w:rFonts w:eastAsiaTheme="majorEastAsia"/>
        </w:rPr>
        <w:t xml:space="preserve"> </w:t>
      </w:r>
      <w:r>
        <w:rPr>
          <w:rStyle w:val="typ"/>
        </w:rPr>
        <w:t>AuthenticationFilter</w:t>
      </w:r>
      <w:r>
        <w:rPr>
          <w:rStyle w:val="pln"/>
          <w:rFonts w:eastAsiaTheme="majorEastAsia"/>
        </w:rPr>
        <w:t xml:space="preserve"> </w:t>
      </w:r>
      <w:r>
        <w:rPr>
          <w:rStyle w:val="kwd"/>
        </w:rPr>
        <w:t>implements</w:t>
      </w:r>
      <w:r>
        <w:rPr>
          <w:rStyle w:val="pln"/>
          <w:rFonts w:eastAsiaTheme="majorEastAsia"/>
        </w:rPr>
        <w:t xml:space="preserve"> </w:t>
      </w:r>
      <w:r>
        <w:rPr>
          <w:rStyle w:val="typ"/>
        </w:rPr>
        <w:t>Filter</w:t>
      </w:r>
      <w:r>
        <w:rPr>
          <w:rStyle w:val="pln"/>
          <w:rFonts w:eastAsiaTheme="majorEastAsia"/>
        </w:rPr>
        <w:t xml:space="preserve"> </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kwd"/>
        </w:rPr>
        <w:t>public</w:t>
      </w:r>
      <w:proofErr w:type="gramEnd"/>
      <w:r>
        <w:rPr>
          <w:rStyle w:val="pln"/>
          <w:rFonts w:eastAsiaTheme="majorEastAsia"/>
        </w:rPr>
        <w:t xml:space="preserve"> </w:t>
      </w:r>
      <w:r>
        <w:rPr>
          <w:rStyle w:val="kwd"/>
        </w:rPr>
        <w:t>void</w:t>
      </w:r>
      <w:r>
        <w:rPr>
          <w:rStyle w:val="pln"/>
          <w:rFonts w:eastAsiaTheme="majorEastAsia"/>
        </w:rPr>
        <w:t xml:space="preserve"> execute</w:t>
      </w:r>
      <w:r>
        <w:rPr>
          <w:rStyle w:val="pun"/>
        </w:rPr>
        <w:t>(</w:t>
      </w:r>
      <w:r>
        <w:rPr>
          <w:rStyle w:val="typ"/>
        </w:rPr>
        <w:t>String</w:t>
      </w:r>
      <w:r>
        <w:rPr>
          <w:rStyle w:val="pln"/>
          <w:rFonts w:eastAsiaTheme="majorEastAsia"/>
        </w:rPr>
        <w:t xml:space="preserve"> request</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typ"/>
        </w:rPr>
        <w:t>System</w:t>
      </w:r>
      <w:r>
        <w:rPr>
          <w:rStyle w:val="pun"/>
        </w:rPr>
        <w:t>.</w:t>
      </w:r>
      <w:r>
        <w:rPr>
          <w:rStyle w:val="kwd"/>
        </w:rPr>
        <w:t>out</w:t>
      </w:r>
      <w:r>
        <w:rPr>
          <w:rStyle w:val="pun"/>
        </w:rPr>
        <w:t>.</w:t>
      </w:r>
      <w:r>
        <w:rPr>
          <w:rStyle w:val="pln"/>
          <w:rFonts w:eastAsiaTheme="majorEastAsia"/>
        </w:rPr>
        <w:t>println</w:t>
      </w:r>
      <w:r>
        <w:rPr>
          <w:rStyle w:val="pun"/>
        </w:rPr>
        <w:t>(</w:t>
      </w:r>
      <w:proofErr w:type="gramEnd"/>
      <w:r>
        <w:rPr>
          <w:rStyle w:val="str"/>
        </w:rPr>
        <w:t>"Authenticating request: "</w:t>
      </w:r>
      <w:r>
        <w:rPr>
          <w:rStyle w:val="pln"/>
          <w:rFonts w:eastAsiaTheme="majorEastAsia"/>
        </w:rPr>
        <w:t xml:space="preserve"> </w:t>
      </w:r>
      <w:r>
        <w:rPr>
          <w:rStyle w:val="pun"/>
        </w:rPr>
        <w:t>+</w:t>
      </w:r>
      <w:r>
        <w:rPr>
          <w:rStyle w:val="pln"/>
          <w:rFonts w:eastAsiaTheme="majorEastAsia"/>
        </w:rPr>
        <w:t xml:space="preserve"> request</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r>
        <w:rPr>
          <w:rStyle w:val="pun"/>
        </w:rPr>
        <w:t>}</w:t>
      </w:r>
    </w:p>
    <w:p w:rsidR="00553174" w:rsidRDefault="00553174" w:rsidP="00553174">
      <w:pPr>
        <w:pStyle w:val="HTMLPreformatted"/>
      </w:pPr>
      <w:r>
        <w:rPr>
          <w:rStyle w:val="pun"/>
        </w:rPr>
        <w:t>}</w:t>
      </w:r>
    </w:p>
    <w:p w:rsidR="00553174" w:rsidRDefault="00553174" w:rsidP="00553174">
      <w:pPr>
        <w:pStyle w:val="NormalWeb"/>
      </w:pPr>
      <w:r>
        <w:rPr>
          <w:i/>
          <w:iCs/>
        </w:rPr>
        <w:t>DebugFilter.java</w:t>
      </w:r>
    </w:p>
    <w:p w:rsidR="00553174" w:rsidRDefault="00553174" w:rsidP="00553174">
      <w:pPr>
        <w:pStyle w:val="HTMLPreformatted"/>
        <w:rPr>
          <w:rStyle w:val="pln"/>
          <w:rFonts w:eastAsiaTheme="majorEastAsia"/>
        </w:rPr>
      </w:pPr>
      <w:proofErr w:type="gramStart"/>
      <w:r>
        <w:rPr>
          <w:rStyle w:val="kwd"/>
        </w:rPr>
        <w:lastRenderedPageBreak/>
        <w:t>public</w:t>
      </w:r>
      <w:proofErr w:type="gramEnd"/>
      <w:r>
        <w:rPr>
          <w:rStyle w:val="pln"/>
          <w:rFonts w:eastAsiaTheme="majorEastAsia"/>
        </w:rPr>
        <w:t xml:space="preserve"> </w:t>
      </w:r>
      <w:r>
        <w:rPr>
          <w:rStyle w:val="kwd"/>
        </w:rPr>
        <w:t>class</w:t>
      </w:r>
      <w:r>
        <w:rPr>
          <w:rStyle w:val="pln"/>
          <w:rFonts w:eastAsiaTheme="majorEastAsia"/>
        </w:rPr>
        <w:t xml:space="preserve"> </w:t>
      </w:r>
      <w:r>
        <w:rPr>
          <w:rStyle w:val="typ"/>
        </w:rPr>
        <w:t>DebugFilter</w:t>
      </w:r>
      <w:r>
        <w:rPr>
          <w:rStyle w:val="pln"/>
          <w:rFonts w:eastAsiaTheme="majorEastAsia"/>
        </w:rPr>
        <w:t xml:space="preserve"> </w:t>
      </w:r>
      <w:r>
        <w:rPr>
          <w:rStyle w:val="kwd"/>
        </w:rPr>
        <w:t>implements</w:t>
      </w:r>
      <w:r>
        <w:rPr>
          <w:rStyle w:val="pln"/>
          <w:rFonts w:eastAsiaTheme="majorEastAsia"/>
        </w:rPr>
        <w:t xml:space="preserve"> </w:t>
      </w:r>
      <w:r>
        <w:rPr>
          <w:rStyle w:val="typ"/>
        </w:rPr>
        <w:t>Filter</w:t>
      </w:r>
      <w:r>
        <w:rPr>
          <w:rStyle w:val="pln"/>
          <w:rFonts w:eastAsiaTheme="majorEastAsia"/>
        </w:rPr>
        <w:t xml:space="preserve"> </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kwd"/>
        </w:rPr>
        <w:t>public</w:t>
      </w:r>
      <w:proofErr w:type="gramEnd"/>
      <w:r>
        <w:rPr>
          <w:rStyle w:val="pln"/>
          <w:rFonts w:eastAsiaTheme="majorEastAsia"/>
        </w:rPr>
        <w:t xml:space="preserve"> </w:t>
      </w:r>
      <w:r>
        <w:rPr>
          <w:rStyle w:val="kwd"/>
        </w:rPr>
        <w:t>void</w:t>
      </w:r>
      <w:r>
        <w:rPr>
          <w:rStyle w:val="pln"/>
          <w:rFonts w:eastAsiaTheme="majorEastAsia"/>
        </w:rPr>
        <w:t xml:space="preserve"> execute</w:t>
      </w:r>
      <w:r>
        <w:rPr>
          <w:rStyle w:val="pun"/>
        </w:rPr>
        <w:t>(</w:t>
      </w:r>
      <w:r>
        <w:rPr>
          <w:rStyle w:val="typ"/>
        </w:rPr>
        <w:t>String</w:t>
      </w:r>
      <w:r>
        <w:rPr>
          <w:rStyle w:val="pln"/>
          <w:rFonts w:eastAsiaTheme="majorEastAsia"/>
        </w:rPr>
        <w:t xml:space="preserve"> request</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typ"/>
        </w:rPr>
        <w:t>System</w:t>
      </w:r>
      <w:r>
        <w:rPr>
          <w:rStyle w:val="pun"/>
        </w:rPr>
        <w:t>.</w:t>
      </w:r>
      <w:r>
        <w:rPr>
          <w:rStyle w:val="kwd"/>
        </w:rPr>
        <w:t>out</w:t>
      </w:r>
      <w:r>
        <w:rPr>
          <w:rStyle w:val="pun"/>
        </w:rPr>
        <w:t>.</w:t>
      </w:r>
      <w:r>
        <w:rPr>
          <w:rStyle w:val="pln"/>
          <w:rFonts w:eastAsiaTheme="majorEastAsia"/>
        </w:rPr>
        <w:t>println</w:t>
      </w:r>
      <w:r>
        <w:rPr>
          <w:rStyle w:val="pun"/>
        </w:rPr>
        <w:t>(</w:t>
      </w:r>
      <w:proofErr w:type="gramEnd"/>
      <w:r>
        <w:rPr>
          <w:rStyle w:val="str"/>
        </w:rPr>
        <w:t>"request log: "</w:t>
      </w:r>
      <w:r>
        <w:rPr>
          <w:rStyle w:val="pln"/>
          <w:rFonts w:eastAsiaTheme="majorEastAsia"/>
        </w:rPr>
        <w:t xml:space="preserve"> </w:t>
      </w:r>
      <w:r>
        <w:rPr>
          <w:rStyle w:val="pun"/>
        </w:rPr>
        <w:t>+</w:t>
      </w:r>
      <w:r>
        <w:rPr>
          <w:rStyle w:val="pln"/>
          <w:rFonts w:eastAsiaTheme="majorEastAsia"/>
        </w:rPr>
        <w:t xml:space="preserve"> request</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r>
        <w:rPr>
          <w:rStyle w:val="pun"/>
        </w:rPr>
        <w:t>}</w:t>
      </w:r>
    </w:p>
    <w:p w:rsidR="00553174" w:rsidRDefault="00553174" w:rsidP="00553174">
      <w:pPr>
        <w:pStyle w:val="HTMLPreformatted"/>
      </w:pPr>
      <w:r>
        <w:rPr>
          <w:rStyle w:val="pun"/>
        </w:rPr>
        <w:t>}</w:t>
      </w:r>
    </w:p>
    <w:p w:rsidR="00553174" w:rsidRDefault="00553174" w:rsidP="00553174">
      <w:pPr>
        <w:pStyle w:val="Heading2"/>
      </w:pPr>
      <w:r>
        <w:t>Step 3</w:t>
      </w:r>
    </w:p>
    <w:p w:rsidR="00553174" w:rsidRDefault="00553174" w:rsidP="00553174">
      <w:pPr>
        <w:pStyle w:val="NormalWeb"/>
      </w:pPr>
      <w:r>
        <w:t>Create Target</w:t>
      </w:r>
    </w:p>
    <w:p w:rsidR="00553174" w:rsidRDefault="00553174" w:rsidP="00553174">
      <w:pPr>
        <w:pStyle w:val="NormalWeb"/>
      </w:pPr>
      <w:r>
        <w:rPr>
          <w:i/>
          <w:iCs/>
        </w:rPr>
        <w:t>Target.java</w:t>
      </w:r>
    </w:p>
    <w:p w:rsidR="00553174" w:rsidRDefault="00553174" w:rsidP="00553174">
      <w:pPr>
        <w:pStyle w:val="HTMLPreformatted"/>
        <w:rPr>
          <w:rStyle w:val="pln"/>
          <w:rFonts w:eastAsiaTheme="majorEastAsia"/>
        </w:rPr>
      </w:pPr>
      <w:proofErr w:type="gramStart"/>
      <w:r>
        <w:rPr>
          <w:rStyle w:val="kwd"/>
        </w:rPr>
        <w:t>public</w:t>
      </w:r>
      <w:proofErr w:type="gramEnd"/>
      <w:r>
        <w:rPr>
          <w:rStyle w:val="pln"/>
          <w:rFonts w:eastAsiaTheme="majorEastAsia"/>
        </w:rPr>
        <w:t xml:space="preserve"> </w:t>
      </w:r>
      <w:r>
        <w:rPr>
          <w:rStyle w:val="kwd"/>
        </w:rPr>
        <w:t>class</w:t>
      </w:r>
      <w:r>
        <w:rPr>
          <w:rStyle w:val="pln"/>
          <w:rFonts w:eastAsiaTheme="majorEastAsia"/>
        </w:rPr>
        <w:t xml:space="preserve"> </w:t>
      </w:r>
      <w:r>
        <w:rPr>
          <w:rStyle w:val="typ"/>
        </w:rPr>
        <w:t>Target</w:t>
      </w:r>
      <w:r>
        <w:rPr>
          <w:rStyle w:val="pln"/>
          <w:rFonts w:eastAsiaTheme="majorEastAsia"/>
        </w:rPr>
        <w:t xml:space="preserve"> </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kwd"/>
        </w:rPr>
        <w:t>public</w:t>
      </w:r>
      <w:proofErr w:type="gramEnd"/>
      <w:r>
        <w:rPr>
          <w:rStyle w:val="pln"/>
          <w:rFonts w:eastAsiaTheme="majorEastAsia"/>
        </w:rPr>
        <w:t xml:space="preserve"> </w:t>
      </w:r>
      <w:r>
        <w:rPr>
          <w:rStyle w:val="kwd"/>
        </w:rPr>
        <w:t>void</w:t>
      </w:r>
      <w:r>
        <w:rPr>
          <w:rStyle w:val="pln"/>
          <w:rFonts w:eastAsiaTheme="majorEastAsia"/>
        </w:rPr>
        <w:t xml:space="preserve"> execute</w:t>
      </w:r>
      <w:r>
        <w:rPr>
          <w:rStyle w:val="pun"/>
        </w:rPr>
        <w:t>(</w:t>
      </w:r>
      <w:r>
        <w:rPr>
          <w:rStyle w:val="typ"/>
        </w:rPr>
        <w:t>String</w:t>
      </w:r>
      <w:r>
        <w:rPr>
          <w:rStyle w:val="pln"/>
          <w:rFonts w:eastAsiaTheme="majorEastAsia"/>
        </w:rPr>
        <w:t xml:space="preserve"> request</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typ"/>
        </w:rPr>
        <w:t>System</w:t>
      </w:r>
      <w:r>
        <w:rPr>
          <w:rStyle w:val="pun"/>
        </w:rPr>
        <w:t>.</w:t>
      </w:r>
      <w:r>
        <w:rPr>
          <w:rStyle w:val="kwd"/>
        </w:rPr>
        <w:t>out</w:t>
      </w:r>
      <w:r>
        <w:rPr>
          <w:rStyle w:val="pun"/>
        </w:rPr>
        <w:t>.</w:t>
      </w:r>
      <w:r>
        <w:rPr>
          <w:rStyle w:val="pln"/>
          <w:rFonts w:eastAsiaTheme="majorEastAsia"/>
        </w:rPr>
        <w:t>println</w:t>
      </w:r>
      <w:r>
        <w:rPr>
          <w:rStyle w:val="pun"/>
        </w:rPr>
        <w:t>(</w:t>
      </w:r>
      <w:proofErr w:type="gramEnd"/>
      <w:r>
        <w:rPr>
          <w:rStyle w:val="str"/>
        </w:rPr>
        <w:t>"Executing request: "</w:t>
      </w:r>
      <w:r>
        <w:rPr>
          <w:rStyle w:val="pln"/>
          <w:rFonts w:eastAsiaTheme="majorEastAsia"/>
        </w:rPr>
        <w:t xml:space="preserve"> </w:t>
      </w:r>
      <w:r>
        <w:rPr>
          <w:rStyle w:val="pun"/>
        </w:rPr>
        <w:t>+</w:t>
      </w:r>
      <w:r>
        <w:rPr>
          <w:rStyle w:val="pln"/>
          <w:rFonts w:eastAsiaTheme="majorEastAsia"/>
        </w:rPr>
        <w:t xml:space="preserve"> request</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r>
        <w:rPr>
          <w:rStyle w:val="pun"/>
        </w:rPr>
        <w:t>}</w:t>
      </w:r>
    </w:p>
    <w:p w:rsidR="00553174" w:rsidRDefault="00553174" w:rsidP="00553174">
      <w:pPr>
        <w:pStyle w:val="HTMLPreformatted"/>
      </w:pPr>
      <w:r>
        <w:rPr>
          <w:rStyle w:val="pun"/>
        </w:rPr>
        <w:t>}</w:t>
      </w:r>
    </w:p>
    <w:p w:rsidR="00553174" w:rsidRDefault="00553174" w:rsidP="00553174">
      <w:pPr>
        <w:pStyle w:val="Heading2"/>
      </w:pPr>
      <w:r>
        <w:t>Step 4</w:t>
      </w:r>
    </w:p>
    <w:p w:rsidR="00553174" w:rsidRDefault="00553174" w:rsidP="00553174">
      <w:pPr>
        <w:pStyle w:val="NormalWeb"/>
      </w:pPr>
      <w:r>
        <w:t>Create Filter Chain</w:t>
      </w:r>
    </w:p>
    <w:p w:rsidR="00553174" w:rsidRDefault="00553174" w:rsidP="00553174">
      <w:pPr>
        <w:pStyle w:val="NormalWeb"/>
      </w:pPr>
      <w:r>
        <w:rPr>
          <w:i/>
          <w:iCs/>
        </w:rPr>
        <w:t>FilterChain.java</w:t>
      </w:r>
    </w:p>
    <w:p w:rsidR="00553174" w:rsidRDefault="00553174" w:rsidP="00553174">
      <w:pPr>
        <w:pStyle w:val="HTMLPreformatted"/>
        <w:rPr>
          <w:rStyle w:val="pln"/>
          <w:rFonts w:eastAsiaTheme="majorEastAsia"/>
        </w:rPr>
      </w:pPr>
      <w:proofErr w:type="gramStart"/>
      <w:r>
        <w:rPr>
          <w:rStyle w:val="kwd"/>
        </w:rPr>
        <w:t>import</w:t>
      </w:r>
      <w:proofErr w:type="gramEnd"/>
      <w:r>
        <w:rPr>
          <w:rStyle w:val="pln"/>
          <w:rFonts w:eastAsiaTheme="majorEastAsia"/>
        </w:rPr>
        <w:t xml:space="preserve"> java</w:t>
      </w:r>
      <w:r>
        <w:rPr>
          <w:rStyle w:val="pun"/>
        </w:rPr>
        <w:t>.</w:t>
      </w:r>
      <w:r>
        <w:rPr>
          <w:rStyle w:val="pln"/>
          <w:rFonts w:eastAsiaTheme="majorEastAsia"/>
        </w:rPr>
        <w:t>util</w:t>
      </w:r>
      <w:r>
        <w:rPr>
          <w:rStyle w:val="pun"/>
        </w:rPr>
        <w:t>.</w:t>
      </w:r>
      <w:r>
        <w:rPr>
          <w:rStyle w:val="typ"/>
        </w:rPr>
        <w:t>ArrayList</w:t>
      </w:r>
      <w:r>
        <w:rPr>
          <w:rStyle w:val="pun"/>
        </w:rPr>
        <w:t>;</w:t>
      </w:r>
    </w:p>
    <w:p w:rsidR="00553174" w:rsidRDefault="00553174" w:rsidP="00553174">
      <w:pPr>
        <w:pStyle w:val="HTMLPreformatted"/>
        <w:rPr>
          <w:rStyle w:val="pln"/>
          <w:rFonts w:eastAsiaTheme="majorEastAsia"/>
        </w:rPr>
      </w:pPr>
      <w:proofErr w:type="gramStart"/>
      <w:r>
        <w:rPr>
          <w:rStyle w:val="kwd"/>
        </w:rPr>
        <w:t>import</w:t>
      </w:r>
      <w:proofErr w:type="gramEnd"/>
      <w:r>
        <w:rPr>
          <w:rStyle w:val="pln"/>
          <w:rFonts w:eastAsiaTheme="majorEastAsia"/>
        </w:rPr>
        <w:t xml:space="preserve"> java</w:t>
      </w:r>
      <w:r>
        <w:rPr>
          <w:rStyle w:val="pun"/>
        </w:rPr>
        <w:t>.</w:t>
      </w:r>
      <w:r>
        <w:rPr>
          <w:rStyle w:val="pln"/>
          <w:rFonts w:eastAsiaTheme="majorEastAsia"/>
        </w:rPr>
        <w:t>util</w:t>
      </w:r>
      <w:r>
        <w:rPr>
          <w:rStyle w:val="pun"/>
        </w:rPr>
        <w:t>.</w:t>
      </w:r>
      <w:r>
        <w:rPr>
          <w:rStyle w:val="typ"/>
        </w:rPr>
        <w:t>List</w:t>
      </w:r>
      <w:r>
        <w:rPr>
          <w:rStyle w:val="pun"/>
        </w:rPr>
        <w:t>;</w:t>
      </w:r>
    </w:p>
    <w:p w:rsidR="00553174" w:rsidRDefault="00553174" w:rsidP="00553174">
      <w:pPr>
        <w:pStyle w:val="HTMLPreformatted"/>
        <w:rPr>
          <w:rStyle w:val="pln"/>
          <w:rFonts w:eastAsiaTheme="majorEastAsia"/>
        </w:rPr>
      </w:pPr>
    </w:p>
    <w:p w:rsidR="00553174" w:rsidRDefault="00553174" w:rsidP="00553174">
      <w:pPr>
        <w:pStyle w:val="HTMLPreformatted"/>
        <w:rPr>
          <w:rStyle w:val="pln"/>
          <w:rFonts w:eastAsiaTheme="majorEastAsia"/>
        </w:rPr>
      </w:pPr>
      <w:proofErr w:type="gramStart"/>
      <w:r>
        <w:rPr>
          <w:rStyle w:val="kwd"/>
        </w:rPr>
        <w:t>public</w:t>
      </w:r>
      <w:proofErr w:type="gramEnd"/>
      <w:r>
        <w:rPr>
          <w:rStyle w:val="pln"/>
          <w:rFonts w:eastAsiaTheme="majorEastAsia"/>
        </w:rPr>
        <w:t xml:space="preserve"> </w:t>
      </w:r>
      <w:r>
        <w:rPr>
          <w:rStyle w:val="kwd"/>
        </w:rPr>
        <w:t>class</w:t>
      </w:r>
      <w:r>
        <w:rPr>
          <w:rStyle w:val="pln"/>
          <w:rFonts w:eastAsiaTheme="majorEastAsia"/>
        </w:rPr>
        <w:t xml:space="preserve"> </w:t>
      </w:r>
      <w:r>
        <w:rPr>
          <w:rStyle w:val="typ"/>
        </w:rPr>
        <w:t>FilterChain</w:t>
      </w:r>
      <w:r>
        <w:rPr>
          <w:rStyle w:val="pln"/>
          <w:rFonts w:eastAsiaTheme="majorEastAsia"/>
        </w:rPr>
        <w:t xml:space="preserve"> </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kwd"/>
        </w:rPr>
        <w:t>private</w:t>
      </w:r>
      <w:proofErr w:type="gramEnd"/>
      <w:r>
        <w:rPr>
          <w:rStyle w:val="pln"/>
          <w:rFonts w:eastAsiaTheme="majorEastAsia"/>
        </w:rPr>
        <w:t xml:space="preserve"> </w:t>
      </w:r>
      <w:r>
        <w:rPr>
          <w:rStyle w:val="typ"/>
        </w:rPr>
        <w:t>List</w:t>
      </w:r>
      <w:r>
        <w:rPr>
          <w:rStyle w:val="pun"/>
        </w:rPr>
        <w:t>&lt;</w:t>
      </w:r>
      <w:r>
        <w:rPr>
          <w:rStyle w:val="typ"/>
        </w:rPr>
        <w:t>Filter</w:t>
      </w:r>
      <w:r>
        <w:rPr>
          <w:rStyle w:val="pun"/>
        </w:rPr>
        <w:t>&gt;</w:t>
      </w:r>
      <w:r>
        <w:rPr>
          <w:rStyle w:val="pln"/>
          <w:rFonts w:eastAsiaTheme="majorEastAsia"/>
        </w:rPr>
        <w:t xml:space="preserve"> filters </w:t>
      </w:r>
      <w:r>
        <w:rPr>
          <w:rStyle w:val="pun"/>
        </w:rPr>
        <w:t>=</w:t>
      </w:r>
      <w:r>
        <w:rPr>
          <w:rStyle w:val="pln"/>
          <w:rFonts w:eastAsiaTheme="majorEastAsia"/>
        </w:rPr>
        <w:t xml:space="preserve"> </w:t>
      </w:r>
      <w:r>
        <w:rPr>
          <w:rStyle w:val="kwd"/>
        </w:rPr>
        <w:t>new</w:t>
      </w:r>
      <w:r>
        <w:rPr>
          <w:rStyle w:val="pln"/>
          <w:rFonts w:eastAsiaTheme="majorEastAsia"/>
        </w:rPr>
        <w:t xml:space="preserve"> </w:t>
      </w:r>
      <w:r>
        <w:rPr>
          <w:rStyle w:val="typ"/>
        </w:rPr>
        <w:t>ArrayList</w:t>
      </w:r>
      <w:r>
        <w:rPr>
          <w:rStyle w:val="pun"/>
        </w:rPr>
        <w:t>&lt;</w:t>
      </w:r>
      <w:r>
        <w:rPr>
          <w:rStyle w:val="typ"/>
        </w:rPr>
        <w:t>Filter</w:t>
      </w:r>
      <w:r>
        <w:rPr>
          <w:rStyle w:val="pun"/>
        </w:rPr>
        <w:t>&gt;();</w:t>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kwd"/>
        </w:rPr>
        <w:t>private</w:t>
      </w:r>
      <w:proofErr w:type="gramEnd"/>
      <w:r>
        <w:rPr>
          <w:rStyle w:val="pln"/>
          <w:rFonts w:eastAsiaTheme="majorEastAsia"/>
        </w:rPr>
        <w:t xml:space="preserve"> </w:t>
      </w:r>
      <w:r>
        <w:rPr>
          <w:rStyle w:val="typ"/>
        </w:rPr>
        <w:t>Target</w:t>
      </w:r>
      <w:r>
        <w:rPr>
          <w:rStyle w:val="pln"/>
          <w:rFonts w:eastAsiaTheme="majorEastAsia"/>
        </w:rPr>
        <w:t xml:space="preserve"> target</w:t>
      </w:r>
      <w:r>
        <w:rPr>
          <w:rStyle w:val="pun"/>
        </w:rPr>
        <w:t>;</w:t>
      </w:r>
    </w:p>
    <w:p w:rsidR="00553174" w:rsidRDefault="00553174" w:rsidP="00553174">
      <w:pPr>
        <w:pStyle w:val="HTMLPreformatted"/>
        <w:rPr>
          <w:rStyle w:val="pln"/>
          <w:rFonts w:eastAsiaTheme="majorEastAsia"/>
        </w:rPr>
      </w:pP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kwd"/>
        </w:rPr>
        <w:t>public</w:t>
      </w:r>
      <w:proofErr w:type="gramEnd"/>
      <w:r>
        <w:rPr>
          <w:rStyle w:val="pln"/>
          <w:rFonts w:eastAsiaTheme="majorEastAsia"/>
        </w:rPr>
        <w:t xml:space="preserve"> </w:t>
      </w:r>
      <w:r>
        <w:rPr>
          <w:rStyle w:val="kwd"/>
        </w:rPr>
        <w:t>void</w:t>
      </w:r>
      <w:r>
        <w:rPr>
          <w:rStyle w:val="pln"/>
          <w:rFonts w:eastAsiaTheme="majorEastAsia"/>
        </w:rPr>
        <w:t xml:space="preserve"> addFilter</w:t>
      </w:r>
      <w:r>
        <w:rPr>
          <w:rStyle w:val="pun"/>
        </w:rPr>
        <w:t>(</w:t>
      </w:r>
      <w:r>
        <w:rPr>
          <w:rStyle w:val="typ"/>
        </w:rPr>
        <w:t>Filter</w:t>
      </w:r>
      <w:r>
        <w:rPr>
          <w:rStyle w:val="pln"/>
          <w:rFonts w:eastAsiaTheme="majorEastAsia"/>
        </w:rPr>
        <w:t xml:space="preserve"> filter</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pln"/>
          <w:rFonts w:eastAsiaTheme="majorEastAsia"/>
        </w:rPr>
        <w:t>filters</w:t>
      </w:r>
      <w:r>
        <w:rPr>
          <w:rStyle w:val="pun"/>
        </w:rPr>
        <w:t>.</w:t>
      </w:r>
      <w:r>
        <w:rPr>
          <w:rStyle w:val="pln"/>
          <w:rFonts w:eastAsiaTheme="majorEastAsia"/>
        </w:rPr>
        <w:t>add</w:t>
      </w:r>
      <w:r>
        <w:rPr>
          <w:rStyle w:val="pun"/>
        </w:rPr>
        <w:t>(</w:t>
      </w:r>
      <w:proofErr w:type="gramEnd"/>
      <w:r>
        <w:rPr>
          <w:rStyle w:val="pln"/>
          <w:rFonts w:eastAsiaTheme="majorEastAsia"/>
        </w:rPr>
        <w:t>filter</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r>
        <w:rPr>
          <w:rStyle w:val="pun"/>
        </w:rPr>
        <w:t>}</w:t>
      </w:r>
    </w:p>
    <w:p w:rsidR="00553174" w:rsidRDefault="00553174" w:rsidP="00553174">
      <w:pPr>
        <w:pStyle w:val="HTMLPreformatted"/>
        <w:rPr>
          <w:rStyle w:val="pln"/>
          <w:rFonts w:eastAsiaTheme="majorEastAsia"/>
        </w:rPr>
      </w:pP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kwd"/>
        </w:rPr>
        <w:t>public</w:t>
      </w:r>
      <w:proofErr w:type="gramEnd"/>
      <w:r>
        <w:rPr>
          <w:rStyle w:val="pln"/>
          <w:rFonts w:eastAsiaTheme="majorEastAsia"/>
        </w:rPr>
        <w:t xml:space="preserve"> </w:t>
      </w:r>
      <w:r>
        <w:rPr>
          <w:rStyle w:val="kwd"/>
        </w:rPr>
        <w:t>void</w:t>
      </w:r>
      <w:r>
        <w:rPr>
          <w:rStyle w:val="pln"/>
          <w:rFonts w:eastAsiaTheme="majorEastAsia"/>
        </w:rPr>
        <w:t xml:space="preserve"> execute</w:t>
      </w:r>
      <w:r>
        <w:rPr>
          <w:rStyle w:val="pun"/>
        </w:rPr>
        <w:t>(</w:t>
      </w:r>
      <w:r>
        <w:rPr>
          <w:rStyle w:val="typ"/>
        </w:rPr>
        <w:t>String</w:t>
      </w:r>
      <w:r>
        <w:rPr>
          <w:rStyle w:val="pln"/>
          <w:rFonts w:eastAsiaTheme="majorEastAsia"/>
        </w:rPr>
        <w:t xml:space="preserve"> request</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kwd"/>
        </w:rPr>
        <w:t>for</w:t>
      </w:r>
      <w:proofErr w:type="gramEnd"/>
      <w:r>
        <w:rPr>
          <w:rStyle w:val="pln"/>
          <w:rFonts w:eastAsiaTheme="majorEastAsia"/>
        </w:rPr>
        <w:t xml:space="preserve"> </w:t>
      </w:r>
      <w:r>
        <w:rPr>
          <w:rStyle w:val="pun"/>
        </w:rPr>
        <w:t>(</w:t>
      </w:r>
      <w:r>
        <w:rPr>
          <w:rStyle w:val="typ"/>
        </w:rPr>
        <w:t>Filter</w:t>
      </w:r>
      <w:r>
        <w:rPr>
          <w:rStyle w:val="pln"/>
          <w:rFonts w:eastAsiaTheme="majorEastAsia"/>
        </w:rPr>
        <w:t xml:space="preserve"> filter </w:t>
      </w:r>
      <w:r>
        <w:rPr>
          <w:rStyle w:val="pun"/>
        </w:rPr>
        <w:t>:</w:t>
      </w:r>
      <w:r>
        <w:rPr>
          <w:rStyle w:val="pln"/>
          <w:rFonts w:eastAsiaTheme="majorEastAsia"/>
        </w:rPr>
        <w:t xml:space="preserve"> filters</w:t>
      </w:r>
      <w:r>
        <w:rPr>
          <w:rStyle w:val="pun"/>
        </w:rPr>
        <w:t>)</w:t>
      </w:r>
      <w:r>
        <w:rPr>
          <w:rStyle w:val="pln"/>
          <w:rFonts w:eastAsiaTheme="majorEastAsia"/>
        </w:rPr>
        <w:t xml:space="preserve"> </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pln"/>
          <w:rFonts w:eastAsiaTheme="majorEastAsia"/>
        </w:rPr>
        <w:t>filter</w:t>
      </w:r>
      <w:r>
        <w:rPr>
          <w:rStyle w:val="pun"/>
        </w:rPr>
        <w:t>.</w:t>
      </w:r>
      <w:r>
        <w:rPr>
          <w:rStyle w:val="pln"/>
          <w:rFonts w:eastAsiaTheme="majorEastAsia"/>
        </w:rPr>
        <w:t>execute</w:t>
      </w:r>
      <w:r>
        <w:rPr>
          <w:rStyle w:val="pun"/>
        </w:rPr>
        <w:t>(</w:t>
      </w:r>
      <w:proofErr w:type="gramEnd"/>
      <w:r>
        <w:rPr>
          <w:rStyle w:val="pln"/>
          <w:rFonts w:eastAsiaTheme="majorEastAsia"/>
        </w:rPr>
        <w:t>request</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pln"/>
          <w:rFonts w:eastAsiaTheme="majorEastAsia"/>
        </w:rPr>
        <w:t>target</w:t>
      </w:r>
      <w:r>
        <w:rPr>
          <w:rStyle w:val="pun"/>
        </w:rPr>
        <w:t>.</w:t>
      </w:r>
      <w:r>
        <w:rPr>
          <w:rStyle w:val="pln"/>
          <w:rFonts w:eastAsiaTheme="majorEastAsia"/>
        </w:rPr>
        <w:t>execute</w:t>
      </w:r>
      <w:r>
        <w:rPr>
          <w:rStyle w:val="pun"/>
        </w:rPr>
        <w:t>(</w:t>
      </w:r>
      <w:proofErr w:type="gramEnd"/>
      <w:r>
        <w:rPr>
          <w:rStyle w:val="pln"/>
          <w:rFonts w:eastAsiaTheme="majorEastAsia"/>
        </w:rPr>
        <w:t>request</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r>
        <w:rPr>
          <w:rStyle w:val="pun"/>
        </w:rPr>
        <w:t>}</w:t>
      </w:r>
    </w:p>
    <w:p w:rsidR="00553174" w:rsidRDefault="00553174" w:rsidP="00553174">
      <w:pPr>
        <w:pStyle w:val="HTMLPreformatted"/>
        <w:rPr>
          <w:rStyle w:val="pln"/>
          <w:rFonts w:eastAsiaTheme="majorEastAsia"/>
        </w:rPr>
      </w:pP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kwd"/>
        </w:rPr>
        <w:t>public</w:t>
      </w:r>
      <w:proofErr w:type="gramEnd"/>
      <w:r>
        <w:rPr>
          <w:rStyle w:val="pln"/>
          <w:rFonts w:eastAsiaTheme="majorEastAsia"/>
        </w:rPr>
        <w:t xml:space="preserve"> </w:t>
      </w:r>
      <w:r>
        <w:rPr>
          <w:rStyle w:val="kwd"/>
        </w:rPr>
        <w:t>void</w:t>
      </w:r>
      <w:r>
        <w:rPr>
          <w:rStyle w:val="pln"/>
          <w:rFonts w:eastAsiaTheme="majorEastAsia"/>
        </w:rPr>
        <w:t xml:space="preserve"> setTarget</w:t>
      </w:r>
      <w:r>
        <w:rPr>
          <w:rStyle w:val="pun"/>
        </w:rPr>
        <w:t>(</w:t>
      </w:r>
      <w:r>
        <w:rPr>
          <w:rStyle w:val="typ"/>
        </w:rPr>
        <w:t>Target</w:t>
      </w:r>
      <w:r>
        <w:rPr>
          <w:rStyle w:val="pln"/>
          <w:rFonts w:eastAsiaTheme="majorEastAsia"/>
        </w:rPr>
        <w:t xml:space="preserve"> target</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r>
        <w:rPr>
          <w:rStyle w:val="kwd"/>
        </w:rPr>
        <w:t>this</w:t>
      </w:r>
      <w:r>
        <w:rPr>
          <w:rStyle w:val="pun"/>
        </w:rPr>
        <w:t>.</w:t>
      </w:r>
      <w:r>
        <w:rPr>
          <w:rStyle w:val="pln"/>
          <w:rFonts w:eastAsiaTheme="majorEastAsia"/>
        </w:rPr>
        <w:t xml:space="preserve">target </w:t>
      </w:r>
      <w:r>
        <w:rPr>
          <w:rStyle w:val="pun"/>
        </w:rPr>
        <w:t>=</w:t>
      </w:r>
      <w:r>
        <w:rPr>
          <w:rStyle w:val="pln"/>
          <w:rFonts w:eastAsiaTheme="majorEastAsia"/>
        </w:rPr>
        <w:t xml:space="preserve"> target</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r>
        <w:rPr>
          <w:rStyle w:val="pun"/>
        </w:rPr>
        <w:t>}</w:t>
      </w:r>
    </w:p>
    <w:p w:rsidR="00553174" w:rsidRDefault="00553174" w:rsidP="00553174">
      <w:pPr>
        <w:pStyle w:val="HTMLPreformatted"/>
      </w:pPr>
      <w:r>
        <w:rPr>
          <w:rStyle w:val="pun"/>
        </w:rPr>
        <w:t>}</w:t>
      </w:r>
    </w:p>
    <w:p w:rsidR="00553174" w:rsidRDefault="00553174" w:rsidP="00553174">
      <w:pPr>
        <w:pStyle w:val="Heading2"/>
      </w:pPr>
      <w:r>
        <w:t>Step 5</w:t>
      </w:r>
    </w:p>
    <w:p w:rsidR="00553174" w:rsidRDefault="00553174" w:rsidP="00553174">
      <w:pPr>
        <w:pStyle w:val="NormalWeb"/>
      </w:pPr>
      <w:r>
        <w:t>Create Filter Manager</w:t>
      </w:r>
    </w:p>
    <w:p w:rsidR="00553174" w:rsidRDefault="00553174" w:rsidP="00553174">
      <w:pPr>
        <w:pStyle w:val="NormalWeb"/>
      </w:pPr>
      <w:r>
        <w:rPr>
          <w:i/>
          <w:iCs/>
        </w:rPr>
        <w:t>FilterManager.java</w:t>
      </w:r>
    </w:p>
    <w:p w:rsidR="00553174" w:rsidRDefault="00553174" w:rsidP="00553174">
      <w:pPr>
        <w:pStyle w:val="HTMLPreformatted"/>
        <w:rPr>
          <w:rStyle w:val="pln"/>
          <w:rFonts w:eastAsiaTheme="majorEastAsia"/>
        </w:rPr>
      </w:pPr>
      <w:proofErr w:type="gramStart"/>
      <w:r>
        <w:rPr>
          <w:rStyle w:val="kwd"/>
        </w:rPr>
        <w:t>public</w:t>
      </w:r>
      <w:proofErr w:type="gramEnd"/>
      <w:r>
        <w:rPr>
          <w:rStyle w:val="pln"/>
          <w:rFonts w:eastAsiaTheme="majorEastAsia"/>
        </w:rPr>
        <w:t xml:space="preserve"> </w:t>
      </w:r>
      <w:r>
        <w:rPr>
          <w:rStyle w:val="kwd"/>
        </w:rPr>
        <w:t>class</w:t>
      </w:r>
      <w:r>
        <w:rPr>
          <w:rStyle w:val="pln"/>
          <w:rFonts w:eastAsiaTheme="majorEastAsia"/>
        </w:rPr>
        <w:t xml:space="preserve"> </w:t>
      </w:r>
      <w:r>
        <w:rPr>
          <w:rStyle w:val="typ"/>
        </w:rPr>
        <w:t>FilterManager</w:t>
      </w:r>
      <w:r>
        <w:rPr>
          <w:rStyle w:val="pln"/>
          <w:rFonts w:eastAsiaTheme="majorEastAsia"/>
        </w:rPr>
        <w:t xml:space="preserve"> </w:t>
      </w:r>
      <w:r>
        <w:rPr>
          <w:rStyle w:val="pun"/>
        </w:rPr>
        <w:t>{</w:t>
      </w:r>
    </w:p>
    <w:p w:rsidR="00553174" w:rsidRDefault="00553174" w:rsidP="00553174">
      <w:pPr>
        <w:pStyle w:val="HTMLPreformatted"/>
        <w:rPr>
          <w:rStyle w:val="pln"/>
          <w:rFonts w:eastAsiaTheme="majorEastAsia"/>
        </w:rPr>
      </w:pPr>
      <w:r>
        <w:rPr>
          <w:rStyle w:val="pln"/>
          <w:rFonts w:eastAsiaTheme="majorEastAsia"/>
        </w:rPr>
        <w:lastRenderedPageBreak/>
        <w:t xml:space="preserve">   </w:t>
      </w:r>
      <w:r>
        <w:rPr>
          <w:rStyle w:val="typ"/>
        </w:rPr>
        <w:t>FilterChain</w:t>
      </w:r>
      <w:r>
        <w:rPr>
          <w:rStyle w:val="pln"/>
          <w:rFonts w:eastAsiaTheme="majorEastAsia"/>
        </w:rPr>
        <w:t xml:space="preserve"> filterChain</w:t>
      </w:r>
      <w:r>
        <w:rPr>
          <w:rStyle w:val="pun"/>
        </w:rPr>
        <w:t>;</w:t>
      </w:r>
    </w:p>
    <w:p w:rsidR="00553174" w:rsidRDefault="00553174" w:rsidP="00553174">
      <w:pPr>
        <w:pStyle w:val="HTMLPreformatted"/>
        <w:rPr>
          <w:rStyle w:val="pln"/>
          <w:rFonts w:eastAsiaTheme="majorEastAsia"/>
        </w:rPr>
      </w:pP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kwd"/>
        </w:rPr>
        <w:t>public</w:t>
      </w:r>
      <w:proofErr w:type="gramEnd"/>
      <w:r>
        <w:rPr>
          <w:rStyle w:val="pln"/>
          <w:rFonts w:eastAsiaTheme="majorEastAsia"/>
        </w:rPr>
        <w:t xml:space="preserve"> </w:t>
      </w:r>
      <w:r>
        <w:rPr>
          <w:rStyle w:val="typ"/>
        </w:rPr>
        <w:t>FilterManager</w:t>
      </w:r>
      <w:r>
        <w:rPr>
          <w:rStyle w:val="pun"/>
        </w:rPr>
        <w:t>(</w:t>
      </w:r>
      <w:r>
        <w:rPr>
          <w:rStyle w:val="typ"/>
        </w:rPr>
        <w:t>Target</w:t>
      </w:r>
      <w:r>
        <w:rPr>
          <w:rStyle w:val="pln"/>
          <w:rFonts w:eastAsiaTheme="majorEastAsia"/>
        </w:rPr>
        <w:t xml:space="preserve"> target</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pln"/>
          <w:rFonts w:eastAsiaTheme="majorEastAsia"/>
        </w:rPr>
        <w:t>filterChain</w:t>
      </w:r>
      <w:proofErr w:type="gramEnd"/>
      <w:r>
        <w:rPr>
          <w:rStyle w:val="pln"/>
          <w:rFonts w:eastAsiaTheme="majorEastAsia"/>
        </w:rPr>
        <w:t xml:space="preserve"> </w:t>
      </w:r>
      <w:r>
        <w:rPr>
          <w:rStyle w:val="pun"/>
        </w:rPr>
        <w:t>=</w:t>
      </w:r>
      <w:r>
        <w:rPr>
          <w:rStyle w:val="pln"/>
          <w:rFonts w:eastAsiaTheme="majorEastAsia"/>
        </w:rPr>
        <w:t xml:space="preserve"> </w:t>
      </w:r>
      <w:r>
        <w:rPr>
          <w:rStyle w:val="kwd"/>
        </w:rPr>
        <w:t>new</w:t>
      </w:r>
      <w:r>
        <w:rPr>
          <w:rStyle w:val="pln"/>
          <w:rFonts w:eastAsiaTheme="majorEastAsia"/>
        </w:rPr>
        <w:t xml:space="preserve"> </w:t>
      </w:r>
      <w:r>
        <w:rPr>
          <w:rStyle w:val="typ"/>
        </w:rPr>
        <w:t>FilterChain</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pln"/>
          <w:rFonts w:eastAsiaTheme="majorEastAsia"/>
        </w:rPr>
        <w:t>filterChain</w:t>
      </w:r>
      <w:r>
        <w:rPr>
          <w:rStyle w:val="pun"/>
        </w:rPr>
        <w:t>.</w:t>
      </w:r>
      <w:r>
        <w:rPr>
          <w:rStyle w:val="pln"/>
          <w:rFonts w:eastAsiaTheme="majorEastAsia"/>
        </w:rPr>
        <w:t>setTarget</w:t>
      </w:r>
      <w:r>
        <w:rPr>
          <w:rStyle w:val="pun"/>
        </w:rPr>
        <w:t>(</w:t>
      </w:r>
      <w:proofErr w:type="gramEnd"/>
      <w:r>
        <w:rPr>
          <w:rStyle w:val="pln"/>
          <w:rFonts w:eastAsiaTheme="majorEastAsia"/>
        </w:rPr>
        <w:t>target</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kwd"/>
        </w:rPr>
        <w:t>public</w:t>
      </w:r>
      <w:proofErr w:type="gramEnd"/>
      <w:r>
        <w:rPr>
          <w:rStyle w:val="pln"/>
          <w:rFonts w:eastAsiaTheme="majorEastAsia"/>
        </w:rPr>
        <w:t xml:space="preserve"> </w:t>
      </w:r>
      <w:r>
        <w:rPr>
          <w:rStyle w:val="kwd"/>
        </w:rPr>
        <w:t>void</w:t>
      </w:r>
      <w:r>
        <w:rPr>
          <w:rStyle w:val="pln"/>
          <w:rFonts w:eastAsiaTheme="majorEastAsia"/>
        </w:rPr>
        <w:t xml:space="preserve"> setFilter</w:t>
      </w:r>
      <w:r>
        <w:rPr>
          <w:rStyle w:val="pun"/>
        </w:rPr>
        <w:t>(</w:t>
      </w:r>
      <w:r>
        <w:rPr>
          <w:rStyle w:val="typ"/>
        </w:rPr>
        <w:t>Filter</w:t>
      </w:r>
      <w:r>
        <w:rPr>
          <w:rStyle w:val="pln"/>
          <w:rFonts w:eastAsiaTheme="majorEastAsia"/>
        </w:rPr>
        <w:t xml:space="preserve"> filter</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pln"/>
          <w:rFonts w:eastAsiaTheme="majorEastAsia"/>
        </w:rPr>
        <w:t>filterChain</w:t>
      </w:r>
      <w:r>
        <w:rPr>
          <w:rStyle w:val="pun"/>
        </w:rPr>
        <w:t>.</w:t>
      </w:r>
      <w:r>
        <w:rPr>
          <w:rStyle w:val="pln"/>
          <w:rFonts w:eastAsiaTheme="majorEastAsia"/>
        </w:rPr>
        <w:t>addFilter</w:t>
      </w:r>
      <w:r>
        <w:rPr>
          <w:rStyle w:val="pun"/>
        </w:rPr>
        <w:t>(</w:t>
      </w:r>
      <w:proofErr w:type="gramEnd"/>
      <w:r>
        <w:rPr>
          <w:rStyle w:val="pln"/>
          <w:rFonts w:eastAsiaTheme="majorEastAsia"/>
        </w:rPr>
        <w:t>filter</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r>
        <w:rPr>
          <w:rStyle w:val="pun"/>
        </w:rPr>
        <w:t>}</w:t>
      </w:r>
    </w:p>
    <w:p w:rsidR="00553174" w:rsidRDefault="00553174" w:rsidP="00553174">
      <w:pPr>
        <w:pStyle w:val="HTMLPreformatted"/>
        <w:rPr>
          <w:rStyle w:val="pln"/>
          <w:rFonts w:eastAsiaTheme="majorEastAsia"/>
        </w:rPr>
      </w:pP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kwd"/>
        </w:rPr>
        <w:t>public</w:t>
      </w:r>
      <w:proofErr w:type="gramEnd"/>
      <w:r>
        <w:rPr>
          <w:rStyle w:val="pln"/>
          <w:rFonts w:eastAsiaTheme="majorEastAsia"/>
        </w:rPr>
        <w:t xml:space="preserve"> </w:t>
      </w:r>
      <w:r>
        <w:rPr>
          <w:rStyle w:val="kwd"/>
        </w:rPr>
        <w:t>void</w:t>
      </w:r>
      <w:r>
        <w:rPr>
          <w:rStyle w:val="pln"/>
          <w:rFonts w:eastAsiaTheme="majorEastAsia"/>
        </w:rPr>
        <w:t xml:space="preserve"> filterRequest</w:t>
      </w:r>
      <w:r>
        <w:rPr>
          <w:rStyle w:val="pun"/>
        </w:rPr>
        <w:t>(</w:t>
      </w:r>
      <w:r>
        <w:rPr>
          <w:rStyle w:val="typ"/>
        </w:rPr>
        <w:t>String</w:t>
      </w:r>
      <w:r>
        <w:rPr>
          <w:rStyle w:val="pln"/>
          <w:rFonts w:eastAsiaTheme="majorEastAsia"/>
        </w:rPr>
        <w:t xml:space="preserve"> request</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pln"/>
          <w:rFonts w:eastAsiaTheme="majorEastAsia"/>
        </w:rPr>
        <w:t>filterChain</w:t>
      </w:r>
      <w:r>
        <w:rPr>
          <w:rStyle w:val="pun"/>
        </w:rPr>
        <w:t>.</w:t>
      </w:r>
      <w:r>
        <w:rPr>
          <w:rStyle w:val="pln"/>
          <w:rFonts w:eastAsiaTheme="majorEastAsia"/>
        </w:rPr>
        <w:t>execute</w:t>
      </w:r>
      <w:r>
        <w:rPr>
          <w:rStyle w:val="pun"/>
        </w:rPr>
        <w:t>(</w:t>
      </w:r>
      <w:proofErr w:type="gramEnd"/>
      <w:r>
        <w:rPr>
          <w:rStyle w:val="pln"/>
          <w:rFonts w:eastAsiaTheme="majorEastAsia"/>
        </w:rPr>
        <w:t>request</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r>
        <w:rPr>
          <w:rStyle w:val="pun"/>
        </w:rPr>
        <w:t>}</w:t>
      </w:r>
    </w:p>
    <w:p w:rsidR="00553174" w:rsidRDefault="00553174" w:rsidP="00553174">
      <w:pPr>
        <w:pStyle w:val="HTMLPreformatted"/>
      </w:pPr>
      <w:r>
        <w:rPr>
          <w:rStyle w:val="pun"/>
        </w:rPr>
        <w:t>}</w:t>
      </w:r>
    </w:p>
    <w:p w:rsidR="00553174" w:rsidRDefault="00553174" w:rsidP="00553174">
      <w:pPr>
        <w:pStyle w:val="Heading2"/>
      </w:pPr>
      <w:r>
        <w:t>Step 6</w:t>
      </w:r>
    </w:p>
    <w:p w:rsidR="00553174" w:rsidRDefault="00553174" w:rsidP="00553174">
      <w:pPr>
        <w:pStyle w:val="NormalWeb"/>
      </w:pPr>
      <w:r>
        <w:t>Create Client</w:t>
      </w:r>
    </w:p>
    <w:p w:rsidR="00553174" w:rsidRDefault="00553174" w:rsidP="00553174">
      <w:pPr>
        <w:pStyle w:val="NormalWeb"/>
      </w:pPr>
      <w:r>
        <w:rPr>
          <w:i/>
          <w:iCs/>
        </w:rPr>
        <w:t>Client.java</w:t>
      </w:r>
    </w:p>
    <w:p w:rsidR="00553174" w:rsidRDefault="00553174" w:rsidP="00553174">
      <w:pPr>
        <w:pStyle w:val="HTMLPreformatted"/>
        <w:rPr>
          <w:rStyle w:val="pln"/>
          <w:rFonts w:eastAsiaTheme="majorEastAsia"/>
        </w:rPr>
      </w:pPr>
      <w:proofErr w:type="gramStart"/>
      <w:r>
        <w:rPr>
          <w:rStyle w:val="kwd"/>
        </w:rPr>
        <w:t>public</w:t>
      </w:r>
      <w:proofErr w:type="gramEnd"/>
      <w:r>
        <w:rPr>
          <w:rStyle w:val="pln"/>
          <w:rFonts w:eastAsiaTheme="majorEastAsia"/>
        </w:rPr>
        <w:t xml:space="preserve"> </w:t>
      </w:r>
      <w:r>
        <w:rPr>
          <w:rStyle w:val="kwd"/>
        </w:rPr>
        <w:t>class</w:t>
      </w:r>
      <w:r>
        <w:rPr>
          <w:rStyle w:val="pln"/>
          <w:rFonts w:eastAsiaTheme="majorEastAsia"/>
        </w:rPr>
        <w:t xml:space="preserve"> </w:t>
      </w:r>
      <w:r>
        <w:rPr>
          <w:rStyle w:val="typ"/>
        </w:rPr>
        <w:t>Client</w:t>
      </w:r>
      <w:r>
        <w:rPr>
          <w:rStyle w:val="pln"/>
          <w:rFonts w:eastAsiaTheme="majorEastAsia"/>
        </w:rPr>
        <w:t xml:space="preserve"> </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r>
        <w:rPr>
          <w:rStyle w:val="typ"/>
        </w:rPr>
        <w:t>FilterManager</w:t>
      </w:r>
      <w:r>
        <w:rPr>
          <w:rStyle w:val="pln"/>
          <w:rFonts w:eastAsiaTheme="majorEastAsia"/>
        </w:rPr>
        <w:t xml:space="preserve"> filterManager</w:t>
      </w:r>
      <w:r>
        <w:rPr>
          <w:rStyle w:val="pun"/>
        </w:rPr>
        <w:t>;</w:t>
      </w:r>
    </w:p>
    <w:p w:rsidR="00553174" w:rsidRDefault="00553174" w:rsidP="00553174">
      <w:pPr>
        <w:pStyle w:val="HTMLPreformatted"/>
        <w:rPr>
          <w:rStyle w:val="pln"/>
          <w:rFonts w:eastAsiaTheme="majorEastAsia"/>
        </w:rPr>
      </w:pP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kwd"/>
        </w:rPr>
        <w:t>public</w:t>
      </w:r>
      <w:proofErr w:type="gramEnd"/>
      <w:r>
        <w:rPr>
          <w:rStyle w:val="pln"/>
          <w:rFonts w:eastAsiaTheme="majorEastAsia"/>
        </w:rPr>
        <w:t xml:space="preserve"> </w:t>
      </w:r>
      <w:r>
        <w:rPr>
          <w:rStyle w:val="kwd"/>
        </w:rPr>
        <w:t>void</w:t>
      </w:r>
      <w:r>
        <w:rPr>
          <w:rStyle w:val="pln"/>
          <w:rFonts w:eastAsiaTheme="majorEastAsia"/>
        </w:rPr>
        <w:t xml:space="preserve"> setFilterManager</w:t>
      </w:r>
      <w:r>
        <w:rPr>
          <w:rStyle w:val="pun"/>
        </w:rPr>
        <w:t>(</w:t>
      </w:r>
      <w:r>
        <w:rPr>
          <w:rStyle w:val="typ"/>
        </w:rPr>
        <w:t>FilterManager</w:t>
      </w:r>
      <w:r>
        <w:rPr>
          <w:rStyle w:val="pln"/>
          <w:rFonts w:eastAsiaTheme="majorEastAsia"/>
        </w:rPr>
        <w:t xml:space="preserve"> filterManager</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r>
        <w:rPr>
          <w:rStyle w:val="kwd"/>
        </w:rPr>
        <w:t>this</w:t>
      </w:r>
      <w:r>
        <w:rPr>
          <w:rStyle w:val="pun"/>
        </w:rPr>
        <w:t>.</w:t>
      </w:r>
      <w:r>
        <w:rPr>
          <w:rStyle w:val="pln"/>
          <w:rFonts w:eastAsiaTheme="majorEastAsia"/>
        </w:rPr>
        <w:t xml:space="preserve">filterManager </w:t>
      </w:r>
      <w:r>
        <w:rPr>
          <w:rStyle w:val="pun"/>
        </w:rPr>
        <w:t>=</w:t>
      </w:r>
      <w:r>
        <w:rPr>
          <w:rStyle w:val="pln"/>
          <w:rFonts w:eastAsiaTheme="majorEastAsia"/>
        </w:rPr>
        <w:t xml:space="preserve"> filterManager</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r>
        <w:rPr>
          <w:rStyle w:val="pun"/>
        </w:rPr>
        <w:t>}</w:t>
      </w:r>
    </w:p>
    <w:p w:rsidR="00553174" w:rsidRDefault="00553174" w:rsidP="00553174">
      <w:pPr>
        <w:pStyle w:val="HTMLPreformatted"/>
        <w:rPr>
          <w:rStyle w:val="pln"/>
          <w:rFonts w:eastAsiaTheme="majorEastAsia"/>
        </w:rPr>
      </w:pP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kwd"/>
        </w:rPr>
        <w:t>public</w:t>
      </w:r>
      <w:proofErr w:type="gramEnd"/>
      <w:r>
        <w:rPr>
          <w:rStyle w:val="pln"/>
          <w:rFonts w:eastAsiaTheme="majorEastAsia"/>
        </w:rPr>
        <w:t xml:space="preserve"> </w:t>
      </w:r>
      <w:r>
        <w:rPr>
          <w:rStyle w:val="kwd"/>
        </w:rPr>
        <w:t>void</w:t>
      </w:r>
      <w:r>
        <w:rPr>
          <w:rStyle w:val="pln"/>
          <w:rFonts w:eastAsiaTheme="majorEastAsia"/>
        </w:rPr>
        <w:t xml:space="preserve"> sendRequest</w:t>
      </w:r>
      <w:r>
        <w:rPr>
          <w:rStyle w:val="pun"/>
        </w:rPr>
        <w:t>(</w:t>
      </w:r>
      <w:r>
        <w:rPr>
          <w:rStyle w:val="typ"/>
        </w:rPr>
        <w:t>String</w:t>
      </w:r>
      <w:r>
        <w:rPr>
          <w:rStyle w:val="pln"/>
          <w:rFonts w:eastAsiaTheme="majorEastAsia"/>
        </w:rPr>
        <w:t xml:space="preserve"> request</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pln"/>
          <w:rFonts w:eastAsiaTheme="majorEastAsia"/>
        </w:rPr>
        <w:t>filterManager</w:t>
      </w:r>
      <w:r>
        <w:rPr>
          <w:rStyle w:val="pun"/>
        </w:rPr>
        <w:t>.</w:t>
      </w:r>
      <w:r>
        <w:rPr>
          <w:rStyle w:val="pln"/>
          <w:rFonts w:eastAsiaTheme="majorEastAsia"/>
        </w:rPr>
        <w:t>filterRequest</w:t>
      </w:r>
      <w:r>
        <w:rPr>
          <w:rStyle w:val="pun"/>
        </w:rPr>
        <w:t>(</w:t>
      </w:r>
      <w:proofErr w:type="gramEnd"/>
      <w:r>
        <w:rPr>
          <w:rStyle w:val="pln"/>
          <w:rFonts w:eastAsiaTheme="majorEastAsia"/>
        </w:rPr>
        <w:t>request</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r>
        <w:rPr>
          <w:rStyle w:val="pun"/>
        </w:rPr>
        <w:t>}</w:t>
      </w:r>
    </w:p>
    <w:p w:rsidR="00553174" w:rsidRDefault="00553174" w:rsidP="00553174">
      <w:pPr>
        <w:pStyle w:val="HTMLPreformatted"/>
      </w:pPr>
      <w:r>
        <w:rPr>
          <w:rStyle w:val="pun"/>
        </w:rPr>
        <w:t>}</w:t>
      </w:r>
    </w:p>
    <w:p w:rsidR="00553174" w:rsidRDefault="00553174" w:rsidP="00553174">
      <w:pPr>
        <w:pStyle w:val="Heading2"/>
      </w:pPr>
      <w:r>
        <w:t>Step 7</w:t>
      </w:r>
    </w:p>
    <w:p w:rsidR="00553174" w:rsidRDefault="00553174" w:rsidP="00553174">
      <w:pPr>
        <w:pStyle w:val="NormalWeb"/>
      </w:pPr>
      <w:r>
        <w:t xml:space="preserve">Use the </w:t>
      </w:r>
      <w:r>
        <w:rPr>
          <w:i/>
          <w:iCs/>
        </w:rPr>
        <w:t>Client</w:t>
      </w:r>
      <w:r>
        <w:t xml:space="preserve"> to demonstrate Intercepting Filter Design Pattern.</w:t>
      </w:r>
    </w:p>
    <w:p w:rsidR="00553174" w:rsidRDefault="00553174" w:rsidP="00553174">
      <w:pPr>
        <w:pStyle w:val="NormalWeb"/>
      </w:pPr>
      <w:r>
        <w:rPr>
          <w:i/>
          <w:iCs/>
        </w:rPr>
        <w:t>InterceptingFilterDemo.java</w:t>
      </w:r>
    </w:p>
    <w:p w:rsidR="00553174" w:rsidRDefault="00553174" w:rsidP="00553174">
      <w:pPr>
        <w:pStyle w:val="HTMLPreformatted"/>
        <w:rPr>
          <w:rStyle w:val="pln"/>
          <w:rFonts w:eastAsiaTheme="majorEastAsia"/>
        </w:rPr>
      </w:pPr>
      <w:proofErr w:type="gramStart"/>
      <w:r>
        <w:rPr>
          <w:rStyle w:val="kwd"/>
        </w:rPr>
        <w:t>public</w:t>
      </w:r>
      <w:proofErr w:type="gramEnd"/>
      <w:r>
        <w:rPr>
          <w:rStyle w:val="pln"/>
          <w:rFonts w:eastAsiaTheme="majorEastAsia"/>
        </w:rPr>
        <w:t xml:space="preserve"> </w:t>
      </w:r>
      <w:r>
        <w:rPr>
          <w:rStyle w:val="kwd"/>
        </w:rPr>
        <w:t>class</w:t>
      </w:r>
      <w:r>
        <w:rPr>
          <w:rStyle w:val="pln"/>
          <w:rFonts w:eastAsiaTheme="majorEastAsia"/>
        </w:rPr>
        <w:t xml:space="preserve"> </w:t>
      </w:r>
      <w:r>
        <w:rPr>
          <w:rStyle w:val="typ"/>
        </w:rPr>
        <w:t>InterceptingFilterDemo</w:t>
      </w:r>
      <w:r>
        <w:rPr>
          <w:rStyle w:val="pln"/>
          <w:rFonts w:eastAsiaTheme="majorEastAsia"/>
        </w:rPr>
        <w:t xml:space="preserve"> </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kwd"/>
        </w:rPr>
        <w:t>public</w:t>
      </w:r>
      <w:proofErr w:type="gramEnd"/>
      <w:r>
        <w:rPr>
          <w:rStyle w:val="pln"/>
          <w:rFonts w:eastAsiaTheme="majorEastAsia"/>
        </w:rPr>
        <w:t xml:space="preserve"> </w:t>
      </w:r>
      <w:r>
        <w:rPr>
          <w:rStyle w:val="kwd"/>
        </w:rPr>
        <w:t>static</w:t>
      </w:r>
      <w:r>
        <w:rPr>
          <w:rStyle w:val="pln"/>
          <w:rFonts w:eastAsiaTheme="majorEastAsia"/>
        </w:rPr>
        <w:t xml:space="preserve"> </w:t>
      </w:r>
      <w:r>
        <w:rPr>
          <w:rStyle w:val="kwd"/>
        </w:rPr>
        <w:t>void</w:t>
      </w:r>
      <w:r>
        <w:rPr>
          <w:rStyle w:val="pln"/>
          <w:rFonts w:eastAsiaTheme="majorEastAsia"/>
        </w:rPr>
        <w:t xml:space="preserve"> main</w:t>
      </w:r>
      <w:r>
        <w:rPr>
          <w:rStyle w:val="pun"/>
        </w:rPr>
        <w:t>(</w:t>
      </w:r>
      <w:r>
        <w:rPr>
          <w:rStyle w:val="typ"/>
        </w:rPr>
        <w:t>String</w:t>
      </w:r>
      <w:r>
        <w:rPr>
          <w:rStyle w:val="pun"/>
        </w:rPr>
        <w:t>[]</w:t>
      </w:r>
      <w:r>
        <w:rPr>
          <w:rStyle w:val="pln"/>
          <w:rFonts w:eastAsiaTheme="majorEastAsia"/>
        </w:rPr>
        <w:t xml:space="preserve"> args</w:t>
      </w:r>
      <w:r>
        <w:rPr>
          <w:rStyle w:val="pun"/>
        </w:rPr>
        <w:t>)</w:t>
      </w:r>
      <w:r>
        <w:rPr>
          <w:rStyle w:val="pln"/>
          <w:rFonts w:eastAsiaTheme="majorEastAsia"/>
        </w:rPr>
        <w:t xml:space="preserve"> </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r>
        <w:rPr>
          <w:rStyle w:val="typ"/>
        </w:rPr>
        <w:t>FilterManager</w:t>
      </w:r>
      <w:r>
        <w:rPr>
          <w:rStyle w:val="pln"/>
          <w:rFonts w:eastAsiaTheme="majorEastAsia"/>
        </w:rPr>
        <w:t xml:space="preserve"> filterManager </w:t>
      </w:r>
      <w:r>
        <w:rPr>
          <w:rStyle w:val="pun"/>
        </w:rPr>
        <w:t>=</w:t>
      </w:r>
      <w:r>
        <w:rPr>
          <w:rStyle w:val="pln"/>
          <w:rFonts w:eastAsiaTheme="majorEastAsia"/>
        </w:rPr>
        <w:t xml:space="preserve"> </w:t>
      </w:r>
      <w:r>
        <w:rPr>
          <w:rStyle w:val="kwd"/>
        </w:rPr>
        <w:t>new</w:t>
      </w:r>
      <w:r>
        <w:rPr>
          <w:rStyle w:val="pln"/>
          <w:rFonts w:eastAsiaTheme="majorEastAsia"/>
        </w:rPr>
        <w:t xml:space="preserve"> </w:t>
      </w:r>
      <w:proofErr w:type="gramStart"/>
      <w:r>
        <w:rPr>
          <w:rStyle w:val="typ"/>
        </w:rPr>
        <w:t>FilterManager</w:t>
      </w:r>
      <w:r>
        <w:rPr>
          <w:rStyle w:val="pun"/>
        </w:rPr>
        <w:t>(</w:t>
      </w:r>
      <w:proofErr w:type="gramEnd"/>
      <w:r>
        <w:rPr>
          <w:rStyle w:val="kwd"/>
        </w:rPr>
        <w:t>new</w:t>
      </w:r>
      <w:r>
        <w:rPr>
          <w:rStyle w:val="pln"/>
          <w:rFonts w:eastAsiaTheme="majorEastAsia"/>
        </w:rPr>
        <w:t xml:space="preserve"> </w:t>
      </w:r>
      <w:r>
        <w:rPr>
          <w:rStyle w:val="typ"/>
        </w:rPr>
        <w:t>Target</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pln"/>
          <w:rFonts w:eastAsiaTheme="majorEastAsia"/>
        </w:rPr>
        <w:t>filterManager</w:t>
      </w:r>
      <w:r>
        <w:rPr>
          <w:rStyle w:val="pun"/>
        </w:rPr>
        <w:t>.</w:t>
      </w:r>
      <w:r>
        <w:rPr>
          <w:rStyle w:val="pln"/>
          <w:rFonts w:eastAsiaTheme="majorEastAsia"/>
        </w:rPr>
        <w:t>setFilter</w:t>
      </w:r>
      <w:r>
        <w:rPr>
          <w:rStyle w:val="pun"/>
        </w:rPr>
        <w:t>(</w:t>
      </w:r>
      <w:proofErr w:type="gramEnd"/>
      <w:r>
        <w:rPr>
          <w:rStyle w:val="kwd"/>
        </w:rPr>
        <w:t>new</w:t>
      </w:r>
      <w:r>
        <w:rPr>
          <w:rStyle w:val="pln"/>
          <w:rFonts w:eastAsiaTheme="majorEastAsia"/>
        </w:rPr>
        <w:t xml:space="preserve"> </w:t>
      </w:r>
      <w:r>
        <w:rPr>
          <w:rStyle w:val="typ"/>
        </w:rPr>
        <w:t>AuthenticationFilter</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pln"/>
          <w:rFonts w:eastAsiaTheme="majorEastAsia"/>
        </w:rPr>
        <w:t>filterManager</w:t>
      </w:r>
      <w:r>
        <w:rPr>
          <w:rStyle w:val="pun"/>
        </w:rPr>
        <w:t>.</w:t>
      </w:r>
      <w:r>
        <w:rPr>
          <w:rStyle w:val="pln"/>
          <w:rFonts w:eastAsiaTheme="majorEastAsia"/>
        </w:rPr>
        <w:t>setFilter</w:t>
      </w:r>
      <w:r>
        <w:rPr>
          <w:rStyle w:val="pun"/>
        </w:rPr>
        <w:t>(</w:t>
      </w:r>
      <w:proofErr w:type="gramEnd"/>
      <w:r>
        <w:rPr>
          <w:rStyle w:val="kwd"/>
        </w:rPr>
        <w:t>new</w:t>
      </w:r>
      <w:r>
        <w:rPr>
          <w:rStyle w:val="pln"/>
          <w:rFonts w:eastAsiaTheme="majorEastAsia"/>
        </w:rPr>
        <w:t xml:space="preserve"> </w:t>
      </w:r>
      <w:r>
        <w:rPr>
          <w:rStyle w:val="typ"/>
        </w:rPr>
        <w:t>DebugFilter</w:t>
      </w:r>
      <w:r>
        <w:rPr>
          <w:rStyle w:val="pun"/>
        </w:rPr>
        <w:t>());</w:t>
      </w:r>
    </w:p>
    <w:p w:rsidR="00553174" w:rsidRDefault="00553174" w:rsidP="00553174">
      <w:pPr>
        <w:pStyle w:val="HTMLPreformatted"/>
        <w:rPr>
          <w:rStyle w:val="pln"/>
          <w:rFonts w:eastAsiaTheme="majorEastAsia"/>
        </w:rPr>
      </w:pPr>
    </w:p>
    <w:p w:rsidR="00553174" w:rsidRDefault="00553174" w:rsidP="00553174">
      <w:pPr>
        <w:pStyle w:val="HTMLPreformatted"/>
        <w:rPr>
          <w:rStyle w:val="pln"/>
          <w:rFonts w:eastAsiaTheme="majorEastAsia"/>
        </w:rPr>
      </w:pPr>
      <w:r>
        <w:rPr>
          <w:rStyle w:val="pln"/>
          <w:rFonts w:eastAsiaTheme="majorEastAsia"/>
        </w:rPr>
        <w:t xml:space="preserve">      </w:t>
      </w:r>
      <w:r>
        <w:rPr>
          <w:rStyle w:val="typ"/>
        </w:rPr>
        <w:t>Client</w:t>
      </w:r>
      <w:r>
        <w:rPr>
          <w:rStyle w:val="pln"/>
          <w:rFonts w:eastAsiaTheme="majorEastAsia"/>
        </w:rPr>
        <w:t xml:space="preserve"> client </w:t>
      </w:r>
      <w:r>
        <w:rPr>
          <w:rStyle w:val="pun"/>
        </w:rPr>
        <w:t>=</w:t>
      </w:r>
      <w:r>
        <w:rPr>
          <w:rStyle w:val="pln"/>
          <w:rFonts w:eastAsiaTheme="majorEastAsia"/>
        </w:rPr>
        <w:t xml:space="preserve"> </w:t>
      </w:r>
      <w:r>
        <w:rPr>
          <w:rStyle w:val="kwd"/>
        </w:rPr>
        <w:t>new</w:t>
      </w:r>
      <w:r>
        <w:rPr>
          <w:rStyle w:val="pln"/>
          <w:rFonts w:eastAsiaTheme="majorEastAsia"/>
        </w:rPr>
        <w:t xml:space="preserve"> </w:t>
      </w:r>
      <w:proofErr w:type="gramStart"/>
      <w:r>
        <w:rPr>
          <w:rStyle w:val="typ"/>
        </w:rPr>
        <w:t>Client</w:t>
      </w:r>
      <w:r>
        <w:rPr>
          <w:rStyle w:val="pun"/>
        </w:rPr>
        <w:t>(</w:t>
      </w:r>
      <w:proofErr w:type="gramEnd"/>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pln"/>
          <w:rFonts w:eastAsiaTheme="majorEastAsia"/>
        </w:rPr>
        <w:t>client</w:t>
      </w:r>
      <w:r>
        <w:rPr>
          <w:rStyle w:val="pun"/>
        </w:rPr>
        <w:t>.</w:t>
      </w:r>
      <w:r>
        <w:rPr>
          <w:rStyle w:val="pln"/>
          <w:rFonts w:eastAsiaTheme="majorEastAsia"/>
        </w:rPr>
        <w:t>setFilterManager</w:t>
      </w:r>
      <w:r>
        <w:rPr>
          <w:rStyle w:val="pun"/>
        </w:rPr>
        <w:t>(</w:t>
      </w:r>
      <w:proofErr w:type="gramEnd"/>
      <w:r>
        <w:rPr>
          <w:rStyle w:val="pln"/>
          <w:rFonts w:eastAsiaTheme="majorEastAsia"/>
        </w:rPr>
        <w:t>filterManager</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proofErr w:type="gramStart"/>
      <w:r>
        <w:rPr>
          <w:rStyle w:val="pln"/>
          <w:rFonts w:eastAsiaTheme="majorEastAsia"/>
        </w:rPr>
        <w:t>client</w:t>
      </w:r>
      <w:r>
        <w:rPr>
          <w:rStyle w:val="pun"/>
        </w:rPr>
        <w:t>.</w:t>
      </w:r>
      <w:r>
        <w:rPr>
          <w:rStyle w:val="pln"/>
          <w:rFonts w:eastAsiaTheme="majorEastAsia"/>
        </w:rPr>
        <w:t>sendRequest</w:t>
      </w:r>
      <w:r>
        <w:rPr>
          <w:rStyle w:val="pun"/>
        </w:rPr>
        <w:t>(</w:t>
      </w:r>
      <w:proofErr w:type="gramEnd"/>
      <w:r>
        <w:rPr>
          <w:rStyle w:val="str"/>
        </w:rPr>
        <w:t>"HOME"</w:t>
      </w:r>
      <w:r>
        <w:rPr>
          <w:rStyle w:val="pun"/>
        </w:rPr>
        <w:t>);</w:t>
      </w:r>
    </w:p>
    <w:p w:rsidR="00553174" w:rsidRDefault="00553174" w:rsidP="00553174">
      <w:pPr>
        <w:pStyle w:val="HTMLPreformatted"/>
        <w:rPr>
          <w:rStyle w:val="pln"/>
          <w:rFonts w:eastAsiaTheme="majorEastAsia"/>
        </w:rPr>
      </w:pPr>
      <w:r>
        <w:rPr>
          <w:rStyle w:val="pln"/>
          <w:rFonts w:eastAsiaTheme="majorEastAsia"/>
        </w:rPr>
        <w:t xml:space="preserve">   </w:t>
      </w:r>
      <w:r>
        <w:rPr>
          <w:rStyle w:val="pun"/>
        </w:rPr>
        <w:t>}</w:t>
      </w:r>
    </w:p>
    <w:p w:rsidR="00553174" w:rsidRDefault="00553174" w:rsidP="00553174">
      <w:pPr>
        <w:pStyle w:val="HTMLPreformatted"/>
      </w:pPr>
      <w:r>
        <w:rPr>
          <w:rStyle w:val="pun"/>
        </w:rPr>
        <w:t>}</w:t>
      </w:r>
    </w:p>
    <w:p w:rsidR="00553174" w:rsidRDefault="00553174" w:rsidP="00553174">
      <w:pPr>
        <w:pStyle w:val="Heading2"/>
      </w:pPr>
      <w:r>
        <w:t>Step 8</w:t>
      </w:r>
    </w:p>
    <w:p w:rsidR="00553174" w:rsidRDefault="00553174" w:rsidP="00553174">
      <w:pPr>
        <w:pStyle w:val="NormalWeb"/>
      </w:pPr>
      <w:r>
        <w:t>Verify the output.</w:t>
      </w:r>
    </w:p>
    <w:p w:rsidR="00553174" w:rsidRDefault="00553174" w:rsidP="00553174">
      <w:pPr>
        <w:pStyle w:val="HTMLPreformatted"/>
      </w:pPr>
      <w:r>
        <w:lastRenderedPageBreak/>
        <w:t>Authenticating request: HOME</w:t>
      </w:r>
    </w:p>
    <w:p w:rsidR="00553174" w:rsidRDefault="00553174" w:rsidP="00553174">
      <w:pPr>
        <w:pStyle w:val="HTMLPreformatted"/>
      </w:pPr>
      <w:proofErr w:type="gramStart"/>
      <w:r>
        <w:t>request</w:t>
      </w:r>
      <w:proofErr w:type="gramEnd"/>
      <w:r>
        <w:t xml:space="preserve"> log: HOME</w:t>
      </w:r>
    </w:p>
    <w:p w:rsidR="00553174" w:rsidRDefault="00553174" w:rsidP="00553174">
      <w:pPr>
        <w:pStyle w:val="HTMLPreformatted"/>
      </w:pPr>
      <w:r>
        <w:t>Executing request: HOME</w:t>
      </w:r>
    </w:p>
    <w:p w:rsidR="00553174" w:rsidRDefault="004F52BA" w:rsidP="00695A63">
      <w:pPr>
        <w:shd w:val="clear" w:color="auto" w:fill="F9FBF9"/>
        <w:spacing w:after="0" w:line="345" w:lineRule="atLeast"/>
        <w:jc w:val="both"/>
        <w:rPr>
          <w:b/>
          <w:color w:val="000000"/>
          <w:sz w:val="20"/>
          <w:szCs w:val="20"/>
        </w:rPr>
      </w:pPr>
      <w:r>
        <w:rPr>
          <w:b/>
          <w:color w:val="000000"/>
          <w:sz w:val="20"/>
          <w:szCs w:val="20"/>
        </w:rPr>
        <w:t xml:space="preserve">Service locater pattern </w:t>
      </w:r>
      <w:r w:rsidRPr="004F52BA">
        <w:rPr>
          <w:b/>
          <w:color w:val="000000"/>
          <w:sz w:val="20"/>
          <w:szCs w:val="20"/>
        </w:rPr>
        <w:sym w:font="Wingdings" w:char="F0E0"/>
      </w:r>
    </w:p>
    <w:p w:rsidR="004F52BA" w:rsidRDefault="004F52BA" w:rsidP="004F52BA">
      <w:pPr>
        <w:pStyle w:val="NormalWeb"/>
      </w:pPr>
      <w:r>
        <w:t>The service locator design pattern is used when we want to locate various services using JNDI lookup. Considering high cost of looking up JNDI for a service, Service Locator pattern makes use of caching technique. For the first time a service is required, Service Locator looks up in JNDI and caches the service object. Further lookup or same service via Service Locator is done in its cache which improves the performance of application to great extent. Following are the entities of this type of design pattern.</w:t>
      </w:r>
    </w:p>
    <w:p w:rsidR="004F52BA" w:rsidRDefault="004F52BA" w:rsidP="004F52BA">
      <w:pPr>
        <w:pStyle w:val="NormalWeb"/>
        <w:numPr>
          <w:ilvl w:val="0"/>
          <w:numId w:val="314"/>
        </w:numPr>
      </w:pPr>
      <w:r>
        <w:rPr>
          <w:b/>
          <w:bCs/>
        </w:rPr>
        <w:t>Service</w:t>
      </w:r>
      <w:r>
        <w:t xml:space="preserve"> - Actual Service which will process the request. Reference of such service is to be looked upon in JNDI server.</w:t>
      </w:r>
    </w:p>
    <w:p w:rsidR="004F52BA" w:rsidRDefault="004F52BA" w:rsidP="004F52BA">
      <w:pPr>
        <w:pStyle w:val="NormalWeb"/>
        <w:numPr>
          <w:ilvl w:val="0"/>
          <w:numId w:val="314"/>
        </w:numPr>
      </w:pPr>
      <w:r>
        <w:rPr>
          <w:b/>
          <w:bCs/>
        </w:rPr>
        <w:t>Context / Initial Context</w:t>
      </w:r>
      <w:r>
        <w:t xml:space="preserve"> - JNDI Context carries the reference to service used for lookup purpose.</w:t>
      </w:r>
    </w:p>
    <w:p w:rsidR="004F52BA" w:rsidRDefault="004F52BA" w:rsidP="004F52BA">
      <w:pPr>
        <w:pStyle w:val="NormalWeb"/>
        <w:numPr>
          <w:ilvl w:val="0"/>
          <w:numId w:val="314"/>
        </w:numPr>
      </w:pPr>
      <w:r>
        <w:rPr>
          <w:b/>
          <w:bCs/>
        </w:rPr>
        <w:t>Service Locator</w:t>
      </w:r>
      <w:r>
        <w:t xml:space="preserve"> - Service Locator is a single point of contact to get services by JNDI lookup caching the services.</w:t>
      </w:r>
    </w:p>
    <w:p w:rsidR="004F52BA" w:rsidRDefault="004F52BA" w:rsidP="004F52BA">
      <w:pPr>
        <w:pStyle w:val="NormalWeb"/>
        <w:numPr>
          <w:ilvl w:val="0"/>
          <w:numId w:val="314"/>
        </w:numPr>
      </w:pPr>
      <w:r>
        <w:rPr>
          <w:b/>
          <w:bCs/>
        </w:rPr>
        <w:t>Cache</w:t>
      </w:r>
      <w:r>
        <w:t xml:space="preserve"> - Cache to store references of services to reuse them</w:t>
      </w:r>
    </w:p>
    <w:p w:rsidR="004F52BA" w:rsidRDefault="004F52BA" w:rsidP="004F52BA">
      <w:pPr>
        <w:pStyle w:val="NormalWeb"/>
        <w:numPr>
          <w:ilvl w:val="0"/>
          <w:numId w:val="314"/>
        </w:numPr>
      </w:pPr>
      <w:r>
        <w:rPr>
          <w:b/>
          <w:bCs/>
        </w:rPr>
        <w:t>Client</w:t>
      </w:r>
      <w:r>
        <w:t xml:space="preserve"> - Client is the object that invokes the services via ServiceLocator.</w:t>
      </w:r>
    </w:p>
    <w:p w:rsidR="004F52BA" w:rsidRDefault="004F52BA" w:rsidP="004F52BA">
      <w:pPr>
        <w:pStyle w:val="Heading2"/>
      </w:pPr>
      <w:r>
        <w:t>Implementation</w:t>
      </w:r>
    </w:p>
    <w:p w:rsidR="004F52BA" w:rsidRDefault="004F52BA" w:rsidP="004F52BA">
      <w:pPr>
        <w:pStyle w:val="NormalWeb"/>
      </w:pPr>
      <w:r>
        <w:t xml:space="preserve">We are going to create a </w:t>
      </w:r>
      <w:r>
        <w:rPr>
          <w:i/>
          <w:iCs/>
        </w:rPr>
        <w:t>ServiceLocator</w:t>
      </w:r>
      <w:proofErr w:type="gramStart"/>
      <w:r>
        <w:t>,</w:t>
      </w:r>
      <w:r>
        <w:rPr>
          <w:i/>
          <w:iCs/>
        </w:rPr>
        <w:t>InitialContext</w:t>
      </w:r>
      <w:proofErr w:type="gramEnd"/>
      <w:r>
        <w:t xml:space="preserve">, </w:t>
      </w:r>
      <w:r>
        <w:rPr>
          <w:i/>
          <w:iCs/>
        </w:rPr>
        <w:t>Cache</w:t>
      </w:r>
      <w:r>
        <w:t xml:space="preserve">, </w:t>
      </w:r>
      <w:r>
        <w:rPr>
          <w:i/>
          <w:iCs/>
        </w:rPr>
        <w:t>Service</w:t>
      </w:r>
      <w:r>
        <w:t xml:space="preserve"> as various objects representing our entities.</w:t>
      </w:r>
      <w:r>
        <w:rPr>
          <w:i/>
          <w:iCs/>
        </w:rPr>
        <w:t>Service1</w:t>
      </w:r>
      <w:r>
        <w:t xml:space="preserve"> and </w:t>
      </w:r>
      <w:r>
        <w:rPr>
          <w:i/>
          <w:iCs/>
        </w:rPr>
        <w:t>Service2</w:t>
      </w:r>
      <w:r>
        <w:t xml:space="preserve"> represent concrete services.</w:t>
      </w:r>
    </w:p>
    <w:p w:rsidR="004F52BA" w:rsidRDefault="004F52BA" w:rsidP="004F52BA">
      <w:pPr>
        <w:pStyle w:val="NormalWeb"/>
      </w:pPr>
      <w:r>
        <w:rPr>
          <w:i/>
          <w:iCs/>
        </w:rPr>
        <w:t>ServiceLocatorPatternDemo</w:t>
      </w:r>
      <w:r>
        <w:t xml:space="preserve">, our demo class, is acting as a client here and will use </w:t>
      </w:r>
      <w:r>
        <w:rPr>
          <w:i/>
          <w:iCs/>
        </w:rPr>
        <w:t>ServiceLocator</w:t>
      </w:r>
      <w:r>
        <w:t xml:space="preserve"> to demonstrate Service Locator Design Pattern.</w:t>
      </w:r>
    </w:p>
    <w:p w:rsidR="004F52BA" w:rsidRDefault="004F52BA" w:rsidP="004F52BA">
      <w:r>
        <w:rPr>
          <w:noProof/>
        </w:rPr>
        <w:lastRenderedPageBreak/>
        <w:drawing>
          <wp:inline distT="0" distB="0" distL="0" distR="0">
            <wp:extent cx="5276850" cy="4381500"/>
            <wp:effectExtent l="0" t="0" r="0" b="0"/>
            <wp:docPr id="65" name="Picture 65" descr="Service Locator Pattern 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Service Locator Pattern UML Diagram"/>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276850" cy="4381500"/>
                    </a:xfrm>
                    <a:prstGeom prst="rect">
                      <a:avLst/>
                    </a:prstGeom>
                    <a:noFill/>
                    <a:ln>
                      <a:noFill/>
                    </a:ln>
                  </pic:spPr>
                </pic:pic>
              </a:graphicData>
            </a:graphic>
          </wp:inline>
        </w:drawing>
      </w:r>
    </w:p>
    <w:p w:rsidR="004F52BA" w:rsidRDefault="004F52BA" w:rsidP="004F52BA">
      <w:pPr>
        <w:pStyle w:val="Heading2"/>
      </w:pPr>
      <w:r>
        <w:t>Step 1</w:t>
      </w:r>
    </w:p>
    <w:p w:rsidR="004F52BA" w:rsidRDefault="004F52BA" w:rsidP="004F52BA">
      <w:pPr>
        <w:pStyle w:val="NormalWeb"/>
      </w:pPr>
      <w:r>
        <w:t>Create Service interface.</w:t>
      </w:r>
    </w:p>
    <w:p w:rsidR="004F52BA" w:rsidRDefault="004F52BA" w:rsidP="004F52BA">
      <w:pPr>
        <w:pStyle w:val="NormalWeb"/>
      </w:pPr>
      <w:r>
        <w:rPr>
          <w:i/>
          <w:iCs/>
        </w:rPr>
        <w:t>Service.java</w:t>
      </w:r>
    </w:p>
    <w:p w:rsidR="004F52BA" w:rsidRDefault="004F52BA" w:rsidP="004F52BA">
      <w:pPr>
        <w:pStyle w:val="HTMLPreformatted"/>
        <w:rPr>
          <w:rStyle w:val="pln"/>
          <w:rFonts w:eastAsiaTheme="majorEastAsia"/>
        </w:rPr>
      </w:pPr>
      <w:proofErr w:type="gramStart"/>
      <w:r>
        <w:rPr>
          <w:rStyle w:val="kwd"/>
        </w:rPr>
        <w:t>public</w:t>
      </w:r>
      <w:proofErr w:type="gramEnd"/>
      <w:r>
        <w:rPr>
          <w:rStyle w:val="pln"/>
          <w:rFonts w:eastAsiaTheme="majorEastAsia"/>
        </w:rPr>
        <w:t xml:space="preserve"> </w:t>
      </w:r>
      <w:r>
        <w:rPr>
          <w:rStyle w:val="kwd"/>
        </w:rPr>
        <w:t>interface</w:t>
      </w:r>
      <w:r>
        <w:rPr>
          <w:rStyle w:val="pln"/>
          <w:rFonts w:eastAsiaTheme="majorEastAsia"/>
        </w:rPr>
        <w:t xml:space="preserve"> </w:t>
      </w:r>
      <w:r>
        <w:rPr>
          <w:rStyle w:val="typ"/>
        </w:rPr>
        <w:t>Service</w:t>
      </w:r>
      <w:r>
        <w:rPr>
          <w:rStyle w:val="pln"/>
          <w:rFonts w:eastAsiaTheme="majorEastAsia"/>
        </w:rPr>
        <w:t xml:space="preserve"> </w:t>
      </w:r>
      <w:r>
        <w:rPr>
          <w:rStyle w:val="pun"/>
        </w:rPr>
        <w:t>{</w:t>
      </w:r>
    </w:p>
    <w:p w:rsidR="004F52BA" w:rsidRDefault="004F52BA" w:rsidP="004F52BA">
      <w:pPr>
        <w:pStyle w:val="HTMLPreformatted"/>
        <w:rPr>
          <w:rStyle w:val="pln"/>
          <w:rFonts w:eastAsiaTheme="majorEastAsia"/>
        </w:rPr>
      </w:pPr>
      <w:r>
        <w:rPr>
          <w:rStyle w:val="pln"/>
          <w:rFonts w:eastAsiaTheme="majorEastAsia"/>
        </w:rPr>
        <w:t xml:space="preserve">   </w:t>
      </w:r>
      <w:proofErr w:type="gramStart"/>
      <w:r>
        <w:rPr>
          <w:rStyle w:val="kwd"/>
        </w:rPr>
        <w:t>public</w:t>
      </w:r>
      <w:proofErr w:type="gramEnd"/>
      <w:r>
        <w:rPr>
          <w:rStyle w:val="pln"/>
          <w:rFonts w:eastAsiaTheme="majorEastAsia"/>
        </w:rPr>
        <w:t xml:space="preserve"> </w:t>
      </w:r>
      <w:r>
        <w:rPr>
          <w:rStyle w:val="typ"/>
        </w:rPr>
        <w:t>String</w:t>
      </w:r>
      <w:r>
        <w:rPr>
          <w:rStyle w:val="pln"/>
          <w:rFonts w:eastAsiaTheme="majorEastAsia"/>
        </w:rPr>
        <w:t xml:space="preserve"> getName</w:t>
      </w:r>
      <w:r>
        <w:rPr>
          <w:rStyle w:val="pun"/>
        </w:rPr>
        <w:t>();</w:t>
      </w:r>
    </w:p>
    <w:p w:rsidR="004F52BA" w:rsidRDefault="004F52BA" w:rsidP="004F52BA">
      <w:pPr>
        <w:pStyle w:val="HTMLPreformatted"/>
        <w:rPr>
          <w:rStyle w:val="pln"/>
          <w:rFonts w:eastAsiaTheme="majorEastAsia"/>
        </w:rPr>
      </w:pPr>
      <w:r>
        <w:rPr>
          <w:rStyle w:val="pln"/>
          <w:rFonts w:eastAsiaTheme="majorEastAsia"/>
        </w:rPr>
        <w:t xml:space="preserve">   </w:t>
      </w:r>
      <w:proofErr w:type="gramStart"/>
      <w:r>
        <w:rPr>
          <w:rStyle w:val="kwd"/>
        </w:rPr>
        <w:t>public</w:t>
      </w:r>
      <w:proofErr w:type="gramEnd"/>
      <w:r>
        <w:rPr>
          <w:rStyle w:val="pln"/>
          <w:rFonts w:eastAsiaTheme="majorEastAsia"/>
        </w:rPr>
        <w:t xml:space="preserve"> </w:t>
      </w:r>
      <w:r>
        <w:rPr>
          <w:rStyle w:val="kwd"/>
        </w:rPr>
        <w:t>void</w:t>
      </w:r>
      <w:r>
        <w:rPr>
          <w:rStyle w:val="pln"/>
          <w:rFonts w:eastAsiaTheme="majorEastAsia"/>
        </w:rPr>
        <w:t xml:space="preserve"> execute</w:t>
      </w:r>
      <w:r>
        <w:rPr>
          <w:rStyle w:val="pun"/>
        </w:rPr>
        <w:t>();</w:t>
      </w:r>
    </w:p>
    <w:p w:rsidR="004F52BA" w:rsidRDefault="004F52BA" w:rsidP="004F52BA">
      <w:pPr>
        <w:pStyle w:val="HTMLPreformatted"/>
      </w:pPr>
      <w:r>
        <w:rPr>
          <w:rStyle w:val="pun"/>
        </w:rPr>
        <w:t>}</w:t>
      </w:r>
    </w:p>
    <w:p w:rsidR="004F52BA" w:rsidRDefault="004F52BA" w:rsidP="004F52BA">
      <w:pPr>
        <w:pStyle w:val="Heading2"/>
      </w:pPr>
      <w:r>
        <w:t>Step 2</w:t>
      </w:r>
    </w:p>
    <w:p w:rsidR="004F52BA" w:rsidRDefault="004F52BA" w:rsidP="004F52BA">
      <w:pPr>
        <w:pStyle w:val="NormalWeb"/>
      </w:pPr>
      <w:r>
        <w:t>Create concrete services.</w:t>
      </w:r>
    </w:p>
    <w:p w:rsidR="004F52BA" w:rsidRDefault="004F52BA" w:rsidP="004F52BA">
      <w:pPr>
        <w:pStyle w:val="NormalWeb"/>
      </w:pPr>
      <w:r>
        <w:rPr>
          <w:i/>
          <w:iCs/>
        </w:rPr>
        <w:t>Service1.java</w:t>
      </w:r>
    </w:p>
    <w:p w:rsidR="004F52BA" w:rsidRDefault="004F52BA" w:rsidP="004F52BA">
      <w:pPr>
        <w:pStyle w:val="HTMLPreformatted"/>
        <w:rPr>
          <w:rStyle w:val="pln"/>
          <w:rFonts w:eastAsiaTheme="majorEastAsia"/>
        </w:rPr>
      </w:pPr>
      <w:proofErr w:type="gramStart"/>
      <w:r>
        <w:rPr>
          <w:rStyle w:val="kwd"/>
        </w:rPr>
        <w:t>public</w:t>
      </w:r>
      <w:proofErr w:type="gramEnd"/>
      <w:r>
        <w:rPr>
          <w:rStyle w:val="pln"/>
          <w:rFonts w:eastAsiaTheme="majorEastAsia"/>
        </w:rPr>
        <w:t xml:space="preserve"> </w:t>
      </w:r>
      <w:r>
        <w:rPr>
          <w:rStyle w:val="kwd"/>
        </w:rPr>
        <w:t>class</w:t>
      </w:r>
      <w:r>
        <w:rPr>
          <w:rStyle w:val="pln"/>
          <w:rFonts w:eastAsiaTheme="majorEastAsia"/>
        </w:rPr>
        <w:t xml:space="preserve"> </w:t>
      </w:r>
      <w:r>
        <w:rPr>
          <w:rStyle w:val="typ"/>
        </w:rPr>
        <w:t>Service1</w:t>
      </w:r>
      <w:r>
        <w:rPr>
          <w:rStyle w:val="pln"/>
          <w:rFonts w:eastAsiaTheme="majorEastAsia"/>
        </w:rPr>
        <w:t xml:space="preserve"> </w:t>
      </w:r>
      <w:r>
        <w:rPr>
          <w:rStyle w:val="kwd"/>
        </w:rPr>
        <w:t>implements</w:t>
      </w:r>
      <w:r>
        <w:rPr>
          <w:rStyle w:val="pln"/>
          <w:rFonts w:eastAsiaTheme="majorEastAsia"/>
        </w:rPr>
        <w:t xml:space="preserve"> </w:t>
      </w:r>
      <w:r>
        <w:rPr>
          <w:rStyle w:val="typ"/>
        </w:rPr>
        <w:t>Service</w:t>
      </w:r>
      <w:r>
        <w:rPr>
          <w:rStyle w:val="pln"/>
          <w:rFonts w:eastAsiaTheme="majorEastAsia"/>
        </w:rPr>
        <w:t xml:space="preserve"> </w:t>
      </w:r>
      <w:r>
        <w:rPr>
          <w:rStyle w:val="pun"/>
        </w:rPr>
        <w:t>{</w:t>
      </w:r>
    </w:p>
    <w:p w:rsidR="004F52BA" w:rsidRDefault="004F52BA" w:rsidP="004F52BA">
      <w:pPr>
        <w:pStyle w:val="HTMLPreformatted"/>
        <w:rPr>
          <w:rStyle w:val="pln"/>
          <w:rFonts w:eastAsiaTheme="majorEastAsia"/>
        </w:rPr>
      </w:pPr>
      <w:r>
        <w:rPr>
          <w:rStyle w:val="pln"/>
          <w:rFonts w:eastAsiaTheme="majorEastAsia"/>
        </w:rPr>
        <w:t xml:space="preserve">   </w:t>
      </w:r>
      <w:proofErr w:type="gramStart"/>
      <w:r>
        <w:rPr>
          <w:rStyle w:val="kwd"/>
        </w:rPr>
        <w:t>public</w:t>
      </w:r>
      <w:proofErr w:type="gramEnd"/>
      <w:r>
        <w:rPr>
          <w:rStyle w:val="pln"/>
          <w:rFonts w:eastAsiaTheme="majorEastAsia"/>
        </w:rPr>
        <w:t xml:space="preserve"> </w:t>
      </w:r>
      <w:r>
        <w:rPr>
          <w:rStyle w:val="kwd"/>
        </w:rPr>
        <w:t>void</w:t>
      </w:r>
      <w:r>
        <w:rPr>
          <w:rStyle w:val="pln"/>
          <w:rFonts w:eastAsiaTheme="majorEastAsia"/>
        </w:rPr>
        <w:t xml:space="preserve"> execute</w:t>
      </w:r>
      <w:r>
        <w:rPr>
          <w:rStyle w:val="pun"/>
        </w:rPr>
        <w:t>(){</w:t>
      </w:r>
    </w:p>
    <w:p w:rsidR="004F52BA" w:rsidRDefault="004F52BA" w:rsidP="004F52BA">
      <w:pPr>
        <w:pStyle w:val="HTMLPreformatted"/>
        <w:rPr>
          <w:rStyle w:val="pln"/>
          <w:rFonts w:eastAsiaTheme="majorEastAsia"/>
        </w:rPr>
      </w:pPr>
      <w:r>
        <w:rPr>
          <w:rStyle w:val="pln"/>
          <w:rFonts w:eastAsiaTheme="majorEastAsia"/>
        </w:rPr>
        <w:t xml:space="preserve">      </w:t>
      </w:r>
      <w:proofErr w:type="gramStart"/>
      <w:r>
        <w:rPr>
          <w:rStyle w:val="typ"/>
        </w:rPr>
        <w:t>System</w:t>
      </w:r>
      <w:r>
        <w:rPr>
          <w:rStyle w:val="pun"/>
        </w:rPr>
        <w:t>.</w:t>
      </w:r>
      <w:r>
        <w:rPr>
          <w:rStyle w:val="kwd"/>
        </w:rPr>
        <w:t>out</w:t>
      </w:r>
      <w:r>
        <w:rPr>
          <w:rStyle w:val="pun"/>
        </w:rPr>
        <w:t>.</w:t>
      </w:r>
      <w:r>
        <w:rPr>
          <w:rStyle w:val="pln"/>
          <w:rFonts w:eastAsiaTheme="majorEastAsia"/>
        </w:rPr>
        <w:t>println</w:t>
      </w:r>
      <w:r>
        <w:rPr>
          <w:rStyle w:val="pun"/>
        </w:rPr>
        <w:t>(</w:t>
      </w:r>
      <w:proofErr w:type="gramEnd"/>
      <w:r>
        <w:rPr>
          <w:rStyle w:val="str"/>
        </w:rPr>
        <w:t>"Executing Service1"</w:t>
      </w:r>
      <w:r>
        <w:rPr>
          <w:rStyle w:val="pun"/>
        </w:rPr>
        <w:t>);</w:t>
      </w:r>
    </w:p>
    <w:p w:rsidR="004F52BA" w:rsidRDefault="004F52BA" w:rsidP="004F52BA">
      <w:pPr>
        <w:pStyle w:val="HTMLPreformatted"/>
        <w:rPr>
          <w:rStyle w:val="pln"/>
          <w:rFonts w:eastAsiaTheme="majorEastAsia"/>
        </w:rPr>
      </w:pPr>
      <w:r>
        <w:rPr>
          <w:rStyle w:val="pln"/>
          <w:rFonts w:eastAsiaTheme="majorEastAsia"/>
        </w:rPr>
        <w:t xml:space="preserve">   </w:t>
      </w:r>
      <w:r>
        <w:rPr>
          <w:rStyle w:val="pun"/>
        </w:rPr>
        <w:t>}</w:t>
      </w:r>
    </w:p>
    <w:p w:rsidR="004F52BA" w:rsidRDefault="004F52BA" w:rsidP="004F52BA">
      <w:pPr>
        <w:pStyle w:val="HTMLPreformatted"/>
        <w:rPr>
          <w:rStyle w:val="pln"/>
          <w:rFonts w:eastAsiaTheme="majorEastAsia"/>
        </w:rPr>
      </w:pPr>
    </w:p>
    <w:p w:rsidR="004F52BA" w:rsidRDefault="004F52BA" w:rsidP="004F52BA">
      <w:pPr>
        <w:pStyle w:val="HTMLPreformatted"/>
        <w:rPr>
          <w:rStyle w:val="pln"/>
          <w:rFonts w:eastAsiaTheme="majorEastAsia"/>
        </w:rPr>
      </w:pPr>
      <w:r>
        <w:rPr>
          <w:rStyle w:val="pln"/>
          <w:rFonts w:eastAsiaTheme="majorEastAsia"/>
        </w:rPr>
        <w:t xml:space="preserve">   </w:t>
      </w:r>
      <w:r>
        <w:rPr>
          <w:rStyle w:val="lit"/>
        </w:rPr>
        <w:t>@Override</w:t>
      </w:r>
    </w:p>
    <w:p w:rsidR="004F52BA" w:rsidRDefault="004F52BA" w:rsidP="004F52BA">
      <w:pPr>
        <w:pStyle w:val="HTMLPreformatted"/>
        <w:rPr>
          <w:rStyle w:val="pln"/>
          <w:rFonts w:eastAsiaTheme="majorEastAsia"/>
        </w:rPr>
      </w:pPr>
      <w:r>
        <w:rPr>
          <w:rStyle w:val="pln"/>
          <w:rFonts w:eastAsiaTheme="majorEastAsia"/>
        </w:rPr>
        <w:lastRenderedPageBreak/>
        <w:t xml:space="preserve">   </w:t>
      </w:r>
      <w:proofErr w:type="gramStart"/>
      <w:r>
        <w:rPr>
          <w:rStyle w:val="kwd"/>
        </w:rPr>
        <w:t>public</w:t>
      </w:r>
      <w:proofErr w:type="gramEnd"/>
      <w:r>
        <w:rPr>
          <w:rStyle w:val="pln"/>
          <w:rFonts w:eastAsiaTheme="majorEastAsia"/>
        </w:rPr>
        <w:t xml:space="preserve"> </w:t>
      </w:r>
      <w:r>
        <w:rPr>
          <w:rStyle w:val="typ"/>
        </w:rPr>
        <w:t>String</w:t>
      </w:r>
      <w:r>
        <w:rPr>
          <w:rStyle w:val="pln"/>
          <w:rFonts w:eastAsiaTheme="majorEastAsia"/>
        </w:rPr>
        <w:t xml:space="preserve"> getName</w:t>
      </w:r>
      <w:r>
        <w:rPr>
          <w:rStyle w:val="pun"/>
        </w:rPr>
        <w:t>()</w:t>
      </w:r>
      <w:r>
        <w:rPr>
          <w:rStyle w:val="pln"/>
          <w:rFonts w:eastAsiaTheme="majorEastAsia"/>
        </w:rPr>
        <w:t xml:space="preserve"> </w:t>
      </w:r>
      <w:r>
        <w:rPr>
          <w:rStyle w:val="pun"/>
        </w:rPr>
        <w:t>{</w:t>
      </w:r>
    </w:p>
    <w:p w:rsidR="004F52BA" w:rsidRDefault="004F52BA" w:rsidP="004F52BA">
      <w:pPr>
        <w:pStyle w:val="HTMLPreformatted"/>
        <w:rPr>
          <w:rStyle w:val="pln"/>
          <w:rFonts w:eastAsiaTheme="majorEastAsia"/>
        </w:rPr>
      </w:pPr>
      <w:r>
        <w:rPr>
          <w:rStyle w:val="pln"/>
          <w:rFonts w:eastAsiaTheme="majorEastAsia"/>
        </w:rPr>
        <w:t xml:space="preserve">      </w:t>
      </w:r>
      <w:proofErr w:type="gramStart"/>
      <w:r>
        <w:rPr>
          <w:rStyle w:val="kwd"/>
        </w:rPr>
        <w:t>return</w:t>
      </w:r>
      <w:proofErr w:type="gramEnd"/>
      <w:r>
        <w:rPr>
          <w:rStyle w:val="pln"/>
          <w:rFonts w:eastAsiaTheme="majorEastAsia"/>
        </w:rPr>
        <w:t xml:space="preserve"> </w:t>
      </w:r>
      <w:r>
        <w:rPr>
          <w:rStyle w:val="str"/>
        </w:rPr>
        <w:t>"Service1"</w:t>
      </w:r>
      <w:r>
        <w:rPr>
          <w:rStyle w:val="pun"/>
        </w:rPr>
        <w:t>;</w:t>
      </w:r>
    </w:p>
    <w:p w:rsidR="004F52BA" w:rsidRDefault="004F52BA" w:rsidP="004F52BA">
      <w:pPr>
        <w:pStyle w:val="HTMLPreformatted"/>
        <w:rPr>
          <w:rStyle w:val="pln"/>
          <w:rFonts w:eastAsiaTheme="majorEastAsia"/>
        </w:rPr>
      </w:pPr>
      <w:r>
        <w:rPr>
          <w:rStyle w:val="pln"/>
          <w:rFonts w:eastAsiaTheme="majorEastAsia"/>
        </w:rPr>
        <w:t xml:space="preserve">   </w:t>
      </w:r>
      <w:r>
        <w:rPr>
          <w:rStyle w:val="pun"/>
        </w:rPr>
        <w:t>}</w:t>
      </w:r>
    </w:p>
    <w:p w:rsidR="004F52BA" w:rsidRDefault="004F52BA" w:rsidP="004F52BA">
      <w:pPr>
        <w:pStyle w:val="HTMLPreformatted"/>
      </w:pPr>
      <w:r>
        <w:rPr>
          <w:rStyle w:val="pun"/>
        </w:rPr>
        <w:t>}</w:t>
      </w:r>
    </w:p>
    <w:p w:rsidR="004F52BA" w:rsidRDefault="004F52BA" w:rsidP="004F52BA">
      <w:pPr>
        <w:pStyle w:val="NormalWeb"/>
      </w:pPr>
      <w:r>
        <w:rPr>
          <w:i/>
          <w:iCs/>
        </w:rPr>
        <w:t>Service2.java</w:t>
      </w:r>
    </w:p>
    <w:p w:rsidR="004F52BA" w:rsidRDefault="004F52BA" w:rsidP="004F52BA">
      <w:pPr>
        <w:pStyle w:val="HTMLPreformatted"/>
        <w:rPr>
          <w:rStyle w:val="pln"/>
          <w:rFonts w:eastAsiaTheme="majorEastAsia"/>
        </w:rPr>
      </w:pPr>
      <w:proofErr w:type="gramStart"/>
      <w:r>
        <w:rPr>
          <w:rStyle w:val="kwd"/>
        </w:rPr>
        <w:t>public</w:t>
      </w:r>
      <w:proofErr w:type="gramEnd"/>
      <w:r>
        <w:rPr>
          <w:rStyle w:val="pln"/>
          <w:rFonts w:eastAsiaTheme="majorEastAsia"/>
        </w:rPr>
        <w:t xml:space="preserve"> </w:t>
      </w:r>
      <w:r>
        <w:rPr>
          <w:rStyle w:val="kwd"/>
        </w:rPr>
        <w:t>class</w:t>
      </w:r>
      <w:r>
        <w:rPr>
          <w:rStyle w:val="pln"/>
          <w:rFonts w:eastAsiaTheme="majorEastAsia"/>
        </w:rPr>
        <w:t xml:space="preserve"> </w:t>
      </w:r>
      <w:r>
        <w:rPr>
          <w:rStyle w:val="typ"/>
        </w:rPr>
        <w:t>Service2</w:t>
      </w:r>
      <w:r>
        <w:rPr>
          <w:rStyle w:val="pln"/>
          <w:rFonts w:eastAsiaTheme="majorEastAsia"/>
        </w:rPr>
        <w:t xml:space="preserve"> </w:t>
      </w:r>
      <w:r>
        <w:rPr>
          <w:rStyle w:val="kwd"/>
        </w:rPr>
        <w:t>implements</w:t>
      </w:r>
      <w:r>
        <w:rPr>
          <w:rStyle w:val="pln"/>
          <w:rFonts w:eastAsiaTheme="majorEastAsia"/>
        </w:rPr>
        <w:t xml:space="preserve"> </w:t>
      </w:r>
      <w:r>
        <w:rPr>
          <w:rStyle w:val="typ"/>
        </w:rPr>
        <w:t>Service</w:t>
      </w:r>
      <w:r>
        <w:rPr>
          <w:rStyle w:val="pln"/>
          <w:rFonts w:eastAsiaTheme="majorEastAsia"/>
        </w:rPr>
        <w:t xml:space="preserve"> </w:t>
      </w:r>
      <w:r>
        <w:rPr>
          <w:rStyle w:val="pun"/>
        </w:rPr>
        <w:t>{</w:t>
      </w:r>
    </w:p>
    <w:p w:rsidR="004F52BA" w:rsidRDefault="004F52BA" w:rsidP="004F52BA">
      <w:pPr>
        <w:pStyle w:val="HTMLPreformatted"/>
        <w:rPr>
          <w:rStyle w:val="pln"/>
          <w:rFonts w:eastAsiaTheme="majorEastAsia"/>
        </w:rPr>
      </w:pPr>
      <w:r>
        <w:rPr>
          <w:rStyle w:val="pln"/>
          <w:rFonts w:eastAsiaTheme="majorEastAsia"/>
        </w:rPr>
        <w:t xml:space="preserve">   </w:t>
      </w:r>
      <w:proofErr w:type="gramStart"/>
      <w:r>
        <w:rPr>
          <w:rStyle w:val="kwd"/>
        </w:rPr>
        <w:t>public</w:t>
      </w:r>
      <w:proofErr w:type="gramEnd"/>
      <w:r>
        <w:rPr>
          <w:rStyle w:val="pln"/>
          <w:rFonts w:eastAsiaTheme="majorEastAsia"/>
        </w:rPr>
        <w:t xml:space="preserve"> </w:t>
      </w:r>
      <w:r>
        <w:rPr>
          <w:rStyle w:val="kwd"/>
        </w:rPr>
        <w:t>void</w:t>
      </w:r>
      <w:r>
        <w:rPr>
          <w:rStyle w:val="pln"/>
          <w:rFonts w:eastAsiaTheme="majorEastAsia"/>
        </w:rPr>
        <w:t xml:space="preserve"> execute</w:t>
      </w:r>
      <w:r>
        <w:rPr>
          <w:rStyle w:val="pun"/>
        </w:rPr>
        <w:t>(){</w:t>
      </w:r>
    </w:p>
    <w:p w:rsidR="004F52BA" w:rsidRDefault="004F52BA" w:rsidP="004F52BA">
      <w:pPr>
        <w:pStyle w:val="HTMLPreformatted"/>
        <w:rPr>
          <w:rStyle w:val="pln"/>
          <w:rFonts w:eastAsiaTheme="majorEastAsia"/>
        </w:rPr>
      </w:pPr>
      <w:r>
        <w:rPr>
          <w:rStyle w:val="pln"/>
          <w:rFonts w:eastAsiaTheme="majorEastAsia"/>
        </w:rPr>
        <w:t xml:space="preserve">      </w:t>
      </w:r>
      <w:proofErr w:type="gramStart"/>
      <w:r>
        <w:rPr>
          <w:rStyle w:val="typ"/>
        </w:rPr>
        <w:t>System</w:t>
      </w:r>
      <w:r>
        <w:rPr>
          <w:rStyle w:val="pun"/>
        </w:rPr>
        <w:t>.</w:t>
      </w:r>
      <w:r>
        <w:rPr>
          <w:rStyle w:val="kwd"/>
        </w:rPr>
        <w:t>out</w:t>
      </w:r>
      <w:r>
        <w:rPr>
          <w:rStyle w:val="pun"/>
        </w:rPr>
        <w:t>.</w:t>
      </w:r>
      <w:r>
        <w:rPr>
          <w:rStyle w:val="pln"/>
          <w:rFonts w:eastAsiaTheme="majorEastAsia"/>
        </w:rPr>
        <w:t>println</w:t>
      </w:r>
      <w:r>
        <w:rPr>
          <w:rStyle w:val="pun"/>
        </w:rPr>
        <w:t>(</w:t>
      </w:r>
      <w:proofErr w:type="gramEnd"/>
      <w:r>
        <w:rPr>
          <w:rStyle w:val="str"/>
        </w:rPr>
        <w:t>"Executing Service2"</w:t>
      </w:r>
      <w:r>
        <w:rPr>
          <w:rStyle w:val="pun"/>
        </w:rPr>
        <w:t>);</w:t>
      </w:r>
    </w:p>
    <w:p w:rsidR="004F52BA" w:rsidRDefault="004F52BA" w:rsidP="004F52BA">
      <w:pPr>
        <w:pStyle w:val="HTMLPreformatted"/>
        <w:rPr>
          <w:rStyle w:val="pln"/>
          <w:rFonts w:eastAsiaTheme="majorEastAsia"/>
        </w:rPr>
      </w:pPr>
      <w:r>
        <w:rPr>
          <w:rStyle w:val="pln"/>
          <w:rFonts w:eastAsiaTheme="majorEastAsia"/>
        </w:rPr>
        <w:t xml:space="preserve">   </w:t>
      </w:r>
      <w:r>
        <w:rPr>
          <w:rStyle w:val="pun"/>
        </w:rPr>
        <w:t>}</w:t>
      </w:r>
    </w:p>
    <w:p w:rsidR="004F52BA" w:rsidRDefault="004F52BA" w:rsidP="004F52BA">
      <w:pPr>
        <w:pStyle w:val="HTMLPreformatted"/>
        <w:rPr>
          <w:rStyle w:val="pln"/>
          <w:rFonts w:eastAsiaTheme="majorEastAsia"/>
        </w:rPr>
      </w:pPr>
    </w:p>
    <w:p w:rsidR="004F52BA" w:rsidRDefault="004F52BA" w:rsidP="004F52BA">
      <w:pPr>
        <w:pStyle w:val="HTMLPreformatted"/>
        <w:rPr>
          <w:rStyle w:val="pln"/>
          <w:rFonts w:eastAsiaTheme="majorEastAsia"/>
        </w:rPr>
      </w:pPr>
      <w:r>
        <w:rPr>
          <w:rStyle w:val="pln"/>
          <w:rFonts w:eastAsiaTheme="majorEastAsia"/>
        </w:rPr>
        <w:t xml:space="preserve">   </w:t>
      </w:r>
      <w:r>
        <w:rPr>
          <w:rStyle w:val="lit"/>
        </w:rPr>
        <w:t>@Override</w:t>
      </w:r>
    </w:p>
    <w:p w:rsidR="004F52BA" w:rsidRDefault="004F52BA" w:rsidP="004F52BA">
      <w:pPr>
        <w:pStyle w:val="HTMLPreformatted"/>
        <w:rPr>
          <w:rStyle w:val="pln"/>
          <w:rFonts w:eastAsiaTheme="majorEastAsia"/>
        </w:rPr>
      </w:pPr>
      <w:r>
        <w:rPr>
          <w:rStyle w:val="pln"/>
          <w:rFonts w:eastAsiaTheme="majorEastAsia"/>
        </w:rPr>
        <w:t xml:space="preserve">   </w:t>
      </w:r>
      <w:proofErr w:type="gramStart"/>
      <w:r>
        <w:rPr>
          <w:rStyle w:val="kwd"/>
        </w:rPr>
        <w:t>public</w:t>
      </w:r>
      <w:proofErr w:type="gramEnd"/>
      <w:r>
        <w:rPr>
          <w:rStyle w:val="pln"/>
          <w:rFonts w:eastAsiaTheme="majorEastAsia"/>
        </w:rPr>
        <w:t xml:space="preserve"> </w:t>
      </w:r>
      <w:r>
        <w:rPr>
          <w:rStyle w:val="typ"/>
        </w:rPr>
        <w:t>String</w:t>
      </w:r>
      <w:r>
        <w:rPr>
          <w:rStyle w:val="pln"/>
          <w:rFonts w:eastAsiaTheme="majorEastAsia"/>
        </w:rPr>
        <w:t xml:space="preserve"> getName</w:t>
      </w:r>
      <w:r>
        <w:rPr>
          <w:rStyle w:val="pun"/>
        </w:rPr>
        <w:t>()</w:t>
      </w:r>
      <w:r>
        <w:rPr>
          <w:rStyle w:val="pln"/>
          <w:rFonts w:eastAsiaTheme="majorEastAsia"/>
        </w:rPr>
        <w:t xml:space="preserve"> </w:t>
      </w:r>
      <w:r>
        <w:rPr>
          <w:rStyle w:val="pun"/>
        </w:rPr>
        <w:t>{</w:t>
      </w:r>
    </w:p>
    <w:p w:rsidR="004F52BA" w:rsidRDefault="004F52BA" w:rsidP="004F52BA">
      <w:pPr>
        <w:pStyle w:val="HTMLPreformatted"/>
        <w:rPr>
          <w:rStyle w:val="pln"/>
          <w:rFonts w:eastAsiaTheme="majorEastAsia"/>
        </w:rPr>
      </w:pPr>
      <w:r>
        <w:rPr>
          <w:rStyle w:val="pln"/>
          <w:rFonts w:eastAsiaTheme="majorEastAsia"/>
        </w:rPr>
        <w:t xml:space="preserve">      </w:t>
      </w:r>
      <w:proofErr w:type="gramStart"/>
      <w:r>
        <w:rPr>
          <w:rStyle w:val="kwd"/>
        </w:rPr>
        <w:t>return</w:t>
      </w:r>
      <w:proofErr w:type="gramEnd"/>
      <w:r>
        <w:rPr>
          <w:rStyle w:val="pln"/>
          <w:rFonts w:eastAsiaTheme="majorEastAsia"/>
        </w:rPr>
        <w:t xml:space="preserve"> </w:t>
      </w:r>
      <w:r>
        <w:rPr>
          <w:rStyle w:val="str"/>
        </w:rPr>
        <w:t>"Service2"</w:t>
      </w:r>
      <w:r>
        <w:rPr>
          <w:rStyle w:val="pun"/>
        </w:rPr>
        <w:t>;</w:t>
      </w:r>
    </w:p>
    <w:p w:rsidR="004F52BA" w:rsidRDefault="004F52BA" w:rsidP="004F52BA">
      <w:pPr>
        <w:pStyle w:val="HTMLPreformatted"/>
        <w:rPr>
          <w:rStyle w:val="pln"/>
          <w:rFonts w:eastAsiaTheme="majorEastAsia"/>
        </w:rPr>
      </w:pPr>
      <w:r>
        <w:rPr>
          <w:rStyle w:val="pln"/>
          <w:rFonts w:eastAsiaTheme="majorEastAsia"/>
        </w:rPr>
        <w:t xml:space="preserve">   </w:t>
      </w:r>
      <w:r>
        <w:rPr>
          <w:rStyle w:val="pun"/>
        </w:rPr>
        <w:t>}</w:t>
      </w:r>
    </w:p>
    <w:p w:rsidR="004F52BA" w:rsidRDefault="004F52BA" w:rsidP="004F52BA">
      <w:pPr>
        <w:pStyle w:val="HTMLPreformatted"/>
      </w:pPr>
      <w:r>
        <w:rPr>
          <w:rStyle w:val="pun"/>
        </w:rPr>
        <w:t>}</w:t>
      </w:r>
    </w:p>
    <w:p w:rsidR="004F52BA" w:rsidRDefault="004F52BA" w:rsidP="004F52BA">
      <w:pPr>
        <w:pStyle w:val="Heading2"/>
      </w:pPr>
      <w:r>
        <w:t>Step 3</w:t>
      </w:r>
    </w:p>
    <w:p w:rsidR="004F52BA" w:rsidRDefault="004F52BA" w:rsidP="004F52BA">
      <w:pPr>
        <w:pStyle w:val="NormalWeb"/>
      </w:pPr>
      <w:r>
        <w:t>Create InitialContext for JNDI lookup</w:t>
      </w:r>
    </w:p>
    <w:p w:rsidR="004F52BA" w:rsidRDefault="004F52BA" w:rsidP="004F52BA">
      <w:pPr>
        <w:pStyle w:val="NormalWeb"/>
      </w:pPr>
      <w:r>
        <w:rPr>
          <w:i/>
          <w:iCs/>
        </w:rPr>
        <w:t>InitialContext.java</w:t>
      </w:r>
    </w:p>
    <w:p w:rsidR="004F52BA" w:rsidRDefault="004F52BA" w:rsidP="004F52BA">
      <w:pPr>
        <w:pStyle w:val="HTMLPreformatted"/>
        <w:rPr>
          <w:rStyle w:val="pln"/>
          <w:rFonts w:eastAsiaTheme="majorEastAsia"/>
        </w:rPr>
      </w:pPr>
      <w:proofErr w:type="gramStart"/>
      <w:r>
        <w:rPr>
          <w:rStyle w:val="kwd"/>
        </w:rPr>
        <w:t>public</w:t>
      </w:r>
      <w:proofErr w:type="gramEnd"/>
      <w:r>
        <w:rPr>
          <w:rStyle w:val="pln"/>
          <w:rFonts w:eastAsiaTheme="majorEastAsia"/>
        </w:rPr>
        <w:t xml:space="preserve"> </w:t>
      </w:r>
      <w:r>
        <w:rPr>
          <w:rStyle w:val="kwd"/>
        </w:rPr>
        <w:t>class</w:t>
      </w:r>
      <w:r>
        <w:rPr>
          <w:rStyle w:val="pln"/>
          <w:rFonts w:eastAsiaTheme="majorEastAsia"/>
        </w:rPr>
        <w:t xml:space="preserve"> </w:t>
      </w:r>
      <w:r>
        <w:rPr>
          <w:rStyle w:val="typ"/>
        </w:rPr>
        <w:t>InitialContext</w:t>
      </w:r>
      <w:r>
        <w:rPr>
          <w:rStyle w:val="pln"/>
          <w:rFonts w:eastAsiaTheme="majorEastAsia"/>
        </w:rPr>
        <w:t xml:space="preserve"> </w:t>
      </w:r>
      <w:r>
        <w:rPr>
          <w:rStyle w:val="pun"/>
        </w:rPr>
        <w:t>{</w:t>
      </w:r>
    </w:p>
    <w:p w:rsidR="004F52BA" w:rsidRDefault="004F52BA" w:rsidP="004F52BA">
      <w:pPr>
        <w:pStyle w:val="HTMLPreformatted"/>
        <w:rPr>
          <w:rStyle w:val="pln"/>
          <w:rFonts w:eastAsiaTheme="majorEastAsia"/>
        </w:rPr>
      </w:pPr>
      <w:r>
        <w:rPr>
          <w:rStyle w:val="pln"/>
          <w:rFonts w:eastAsiaTheme="majorEastAsia"/>
        </w:rPr>
        <w:t xml:space="preserve">   </w:t>
      </w:r>
      <w:proofErr w:type="gramStart"/>
      <w:r>
        <w:rPr>
          <w:rStyle w:val="kwd"/>
        </w:rPr>
        <w:t>public</w:t>
      </w:r>
      <w:proofErr w:type="gramEnd"/>
      <w:r>
        <w:rPr>
          <w:rStyle w:val="pln"/>
          <w:rFonts w:eastAsiaTheme="majorEastAsia"/>
        </w:rPr>
        <w:t xml:space="preserve"> </w:t>
      </w:r>
      <w:r>
        <w:rPr>
          <w:rStyle w:val="typ"/>
        </w:rPr>
        <w:t>Object</w:t>
      </w:r>
      <w:r>
        <w:rPr>
          <w:rStyle w:val="pln"/>
          <w:rFonts w:eastAsiaTheme="majorEastAsia"/>
        </w:rPr>
        <w:t xml:space="preserve"> lookup</w:t>
      </w:r>
      <w:r>
        <w:rPr>
          <w:rStyle w:val="pun"/>
        </w:rPr>
        <w:t>(</w:t>
      </w:r>
      <w:r>
        <w:rPr>
          <w:rStyle w:val="typ"/>
        </w:rPr>
        <w:t>String</w:t>
      </w:r>
      <w:r>
        <w:rPr>
          <w:rStyle w:val="pln"/>
          <w:rFonts w:eastAsiaTheme="majorEastAsia"/>
        </w:rPr>
        <w:t xml:space="preserve"> jndiName</w:t>
      </w:r>
      <w:r>
        <w:rPr>
          <w:rStyle w:val="pun"/>
        </w:rPr>
        <w:t>){</w:t>
      </w:r>
    </w:p>
    <w:p w:rsidR="004F52BA" w:rsidRDefault="004F52BA" w:rsidP="004F52BA">
      <w:pPr>
        <w:pStyle w:val="HTMLPreformatted"/>
        <w:rPr>
          <w:rStyle w:val="pln"/>
          <w:rFonts w:eastAsiaTheme="majorEastAsia"/>
        </w:rPr>
      </w:pPr>
      <w:r>
        <w:rPr>
          <w:rStyle w:val="pln"/>
          <w:rFonts w:eastAsiaTheme="majorEastAsia"/>
        </w:rPr>
        <w:t xml:space="preserve">   </w:t>
      </w:r>
    </w:p>
    <w:p w:rsidR="004F52BA" w:rsidRDefault="004F52BA" w:rsidP="004F52BA">
      <w:pPr>
        <w:pStyle w:val="HTMLPreformatted"/>
        <w:rPr>
          <w:rStyle w:val="pln"/>
          <w:rFonts w:eastAsiaTheme="majorEastAsia"/>
        </w:rPr>
      </w:pPr>
      <w:r>
        <w:rPr>
          <w:rStyle w:val="pln"/>
          <w:rFonts w:eastAsiaTheme="majorEastAsia"/>
        </w:rPr>
        <w:t xml:space="preserve">      </w:t>
      </w:r>
      <w:proofErr w:type="gramStart"/>
      <w:r>
        <w:rPr>
          <w:rStyle w:val="kwd"/>
        </w:rPr>
        <w:t>if</w:t>
      </w:r>
      <w:r>
        <w:rPr>
          <w:rStyle w:val="pun"/>
        </w:rPr>
        <w:t>(</w:t>
      </w:r>
      <w:proofErr w:type="gramEnd"/>
      <w:r>
        <w:rPr>
          <w:rStyle w:val="pln"/>
          <w:rFonts w:eastAsiaTheme="majorEastAsia"/>
        </w:rPr>
        <w:t>jndiName</w:t>
      </w:r>
      <w:r>
        <w:rPr>
          <w:rStyle w:val="pun"/>
        </w:rPr>
        <w:t>.</w:t>
      </w:r>
      <w:r>
        <w:rPr>
          <w:rStyle w:val="pln"/>
          <w:rFonts w:eastAsiaTheme="majorEastAsia"/>
        </w:rPr>
        <w:t>equalsIgnoreCase</w:t>
      </w:r>
      <w:r>
        <w:rPr>
          <w:rStyle w:val="pun"/>
        </w:rPr>
        <w:t>(</w:t>
      </w:r>
      <w:r>
        <w:rPr>
          <w:rStyle w:val="str"/>
        </w:rPr>
        <w:t>"SERVICE1"</w:t>
      </w:r>
      <w:r>
        <w:rPr>
          <w:rStyle w:val="pun"/>
        </w:rPr>
        <w:t>)){</w:t>
      </w:r>
    </w:p>
    <w:p w:rsidR="004F52BA" w:rsidRDefault="004F52BA" w:rsidP="004F52BA">
      <w:pPr>
        <w:pStyle w:val="HTMLPreformatted"/>
        <w:rPr>
          <w:rStyle w:val="pln"/>
          <w:rFonts w:eastAsiaTheme="majorEastAsia"/>
        </w:rPr>
      </w:pPr>
      <w:r>
        <w:rPr>
          <w:rStyle w:val="pln"/>
          <w:rFonts w:eastAsiaTheme="majorEastAsia"/>
        </w:rPr>
        <w:t xml:space="preserve">         </w:t>
      </w:r>
      <w:proofErr w:type="gramStart"/>
      <w:r>
        <w:rPr>
          <w:rStyle w:val="typ"/>
        </w:rPr>
        <w:t>System</w:t>
      </w:r>
      <w:r>
        <w:rPr>
          <w:rStyle w:val="pun"/>
        </w:rPr>
        <w:t>.</w:t>
      </w:r>
      <w:r>
        <w:rPr>
          <w:rStyle w:val="kwd"/>
        </w:rPr>
        <w:t>out</w:t>
      </w:r>
      <w:r>
        <w:rPr>
          <w:rStyle w:val="pun"/>
        </w:rPr>
        <w:t>.</w:t>
      </w:r>
      <w:r>
        <w:rPr>
          <w:rStyle w:val="pln"/>
          <w:rFonts w:eastAsiaTheme="majorEastAsia"/>
        </w:rPr>
        <w:t>println</w:t>
      </w:r>
      <w:r>
        <w:rPr>
          <w:rStyle w:val="pun"/>
        </w:rPr>
        <w:t>(</w:t>
      </w:r>
      <w:proofErr w:type="gramEnd"/>
      <w:r>
        <w:rPr>
          <w:rStyle w:val="str"/>
        </w:rPr>
        <w:t>"Looking up and creating a new Service1 object"</w:t>
      </w:r>
      <w:r>
        <w:rPr>
          <w:rStyle w:val="pun"/>
        </w:rPr>
        <w:t>);</w:t>
      </w:r>
    </w:p>
    <w:p w:rsidR="004F52BA" w:rsidRDefault="004F52BA" w:rsidP="004F52BA">
      <w:pPr>
        <w:pStyle w:val="HTMLPreformatted"/>
        <w:rPr>
          <w:rStyle w:val="pln"/>
          <w:rFonts w:eastAsiaTheme="majorEastAsia"/>
        </w:rPr>
      </w:pPr>
      <w:r>
        <w:rPr>
          <w:rStyle w:val="pln"/>
          <w:rFonts w:eastAsiaTheme="majorEastAsia"/>
        </w:rPr>
        <w:t xml:space="preserve">         </w:t>
      </w:r>
      <w:proofErr w:type="gramStart"/>
      <w:r>
        <w:rPr>
          <w:rStyle w:val="kwd"/>
        </w:rPr>
        <w:t>return</w:t>
      </w:r>
      <w:proofErr w:type="gramEnd"/>
      <w:r>
        <w:rPr>
          <w:rStyle w:val="pln"/>
          <w:rFonts w:eastAsiaTheme="majorEastAsia"/>
        </w:rPr>
        <w:t xml:space="preserve"> </w:t>
      </w:r>
      <w:r>
        <w:rPr>
          <w:rStyle w:val="kwd"/>
        </w:rPr>
        <w:t>new</w:t>
      </w:r>
      <w:r>
        <w:rPr>
          <w:rStyle w:val="pln"/>
          <w:rFonts w:eastAsiaTheme="majorEastAsia"/>
        </w:rPr>
        <w:t xml:space="preserve"> </w:t>
      </w:r>
      <w:r>
        <w:rPr>
          <w:rStyle w:val="typ"/>
        </w:rPr>
        <w:t>Service1</w:t>
      </w:r>
      <w:r>
        <w:rPr>
          <w:rStyle w:val="pun"/>
        </w:rPr>
        <w:t>();</w:t>
      </w:r>
    </w:p>
    <w:p w:rsidR="004F52BA" w:rsidRDefault="004F52BA" w:rsidP="004F52BA">
      <w:pPr>
        <w:pStyle w:val="HTMLPreformatted"/>
        <w:rPr>
          <w:rStyle w:val="pln"/>
          <w:rFonts w:eastAsiaTheme="majorEastAsia"/>
        </w:rPr>
      </w:pPr>
      <w:r>
        <w:rPr>
          <w:rStyle w:val="pln"/>
          <w:rFonts w:eastAsiaTheme="majorEastAsia"/>
        </w:rPr>
        <w:t xml:space="preserve">      </w:t>
      </w:r>
      <w:r>
        <w:rPr>
          <w:rStyle w:val="pun"/>
        </w:rPr>
        <w:t>}</w:t>
      </w:r>
    </w:p>
    <w:p w:rsidR="004F52BA" w:rsidRDefault="004F52BA" w:rsidP="004F52BA">
      <w:pPr>
        <w:pStyle w:val="HTMLPreformatted"/>
        <w:rPr>
          <w:rStyle w:val="pln"/>
          <w:rFonts w:eastAsiaTheme="majorEastAsia"/>
        </w:rPr>
      </w:pPr>
      <w:r>
        <w:rPr>
          <w:rStyle w:val="pln"/>
          <w:rFonts w:eastAsiaTheme="majorEastAsia"/>
        </w:rPr>
        <w:t xml:space="preserve">      </w:t>
      </w:r>
      <w:proofErr w:type="gramStart"/>
      <w:r>
        <w:rPr>
          <w:rStyle w:val="kwd"/>
        </w:rPr>
        <w:t>else</w:t>
      </w:r>
      <w:proofErr w:type="gramEnd"/>
      <w:r>
        <w:rPr>
          <w:rStyle w:val="pln"/>
          <w:rFonts w:eastAsiaTheme="majorEastAsia"/>
        </w:rPr>
        <w:t xml:space="preserve"> </w:t>
      </w:r>
      <w:r>
        <w:rPr>
          <w:rStyle w:val="kwd"/>
        </w:rPr>
        <w:t>if</w:t>
      </w:r>
      <w:r>
        <w:rPr>
          <w:rStyle w:val="pln"/>
          <w:rFonts w:eastAsiaTheme="majorEastAsia"/>
        </w:rPr>
        <w:t xml:space="preserve"> </w:t>
      </w:r>
      <w:r>
        <w:rPr>
          <w:rStyle w:val="pun"/>
        </w:rPr>
        <w:t>(</w:t>
      </w:r>
      <w:r>
        <w:rPr>
          <w:rStyle w:val="pln"/>
          <w:rFonts w:eastAsiaTheme="majorEastAsia"/>
        </w:rPr>
        <w:t>jndiName</w:t>
      </w:r>
      <w:r>
        <w:rPr>
          <w:rStyle w:val="pun"/>
        </w:rPr>
        <w:t>.</w:t>
      </w:r>
      <w:r>
        <w:rPr>
          <w:rStyle w:val="pln"/>
          <w:rFonts w:eastAsiaTheme="majorEastAsia"/>
        </w:rPr>
        <w:t>equalsIgnoreCase</w:t>
      </w:r>
      <w:r>
        <w:rPr>
          <w:rStyle w:val="pun"/>
        </w:rPr>
        <w:t>(</w:t>
      </w:r>
      <w:r>
        <w:rPr>
          <w:rStyle w:val="str"/>
        </w:rPr>
        <w:t>"SERVICE2"</w:t>
      </w:r>
      <w:r>
        <w:rPr>
          <w:rStyle w:val="pun"/>
        </w:rPr>
        <w:t>)){</w:t>
      </w:r>
    </w:p>
    <w:p w:rsidR="004F52BA" w:rsidRDefault="004F52BA" w:rsidP="004F52BA">
      <w:pPr>
        <w:pStyle w:val="HTMLPreformatted"/>
        <w:rPr>
          <w:rStyle w:val="pln"/>
          <w:rFonts w:eastAsiaTheme="majorEastAsia"/>
        </w:rPr>
      </w:pPr>
      <w:r>
        <w:rPr>
          <w:rStyle w:val="pln"/>
          <w:rFonts w:eastAsiaTheme="majorEastAsia"/>
        </w:rPr>
        <w:t xml:space="preserve">         </w:t>
      </w:r>
      <w:proofErr w:type="gramStart"/>
      <w:r>
        <w:rPr>
          <w:rStyle w:val="typ"/>
        </w:rPr>
        <w:t>System</w:t>
      </w:r>
      <w:r>
        <w:rPr>
          <w:rStyle w:val="pun"/>
        </w:rPr>
        <w:t>.</w:t>
      </w:r>
      <w:r>
        <w:rPr>
          <w:rStyle w:val="kwd"/>
        </w:rPr>
        <w:t>out</w:t>
      </w:r>
      <w:r>
        <w:rPr>
          <w:rStyle w:val="pun"/>
        </w:rPr>
        <w:t>.</w:t>
      </w:r>
      <w:r>
        <w:rPr>
          <w:rStyle w:val="pln"/>
          <w:rFonts w:eastAsiaTheme="majorEastAsia"/>
        </w:rPr>
        <w:t>println</w:t>
      </w:r>
      <w:r>
        <w:rPr>
          <w:rStyle w:val="pun"/>
        </w:rPr>
        <w:t>(</w:t>
      </w:r>
      <w:proofErr w:type="gramEnd"/>
      <w:r>
        <w:rPr>
          <w:rStyle w:val="str"/>
        </w:rPr>
        <w:t>"Looking up and creating a new Service2 object"</w:t>
      </w:r>
      <w:r>
        <w:rPr>
          <w:rStyle w:val="pun"/>
        </w:rPr>
        <w:t>);</w:t>
      </w:r>
    </w:p>
    <w:p w:rsidR="004F52BA" w:rsidRDefault="004F52BA" w:rsidP="004F52BA">
      <w:pPr>
        <w:pStyle w:val="HTMLPreformatted"/>
        <w:rPr>
          <w:rStyle w:val="pln"/>
          <w:rFonts w:eastAsiaTheme="majorEastAsia"/>
        </w:rPr>
      </w:pPr>
      <w:r>
        <w:rPr>
          <w:rStyle w:val="pln"/>
          <w:rFonts w:eastAsiaTheme="majorEastAsia"/>
        </w:rPr>
        <w:t xml:space="preserve">         </w:t>
      </w:r>
      <w:proofErr w:type="gramStart"/>
      <w:r>
        <w:rPr>
          <w:rStyle w:val="kwd"/>
        </w:rPr>
        <w:t>return</w:t>
      </w:r>
      <w:proofErr w:type="gramEnd"/>
      <w:r>
        <w:rPr>
          <w:rStyle w:val="pln"/>
          <w:rFonts w:eastAsiaTheme="majorEastAsia"/>
        </w:rPr>
        <w:t xml:space="preserve"> </w:t>
      </w:r>
      <w:r>
        <w:rPr>
          <w:rStyle w:val="kwd"/>
        </w:rPr>
        <w:t>new</w:t>
      </w:r>
      <w:r>
        <w:rPr>
          <w:rStyle w:val="pln"/>
          <w:rFonts w:eastAsiaTheme="majorEastAsia"/>
        </w:rPr>
        <w:t xml:space="preserve"> </w:t>
      </w:r>
      <w:r>
        <w:rPr>
          <w:rStyle w:val="typ"/>
        </w:rPr>
        <w:t>Service2</w:t>
      </w:r>
      <w:r>
        <w:rPr>
          <w:rStyle w:val="pun"/>
        </w:rPr>
        <w:t>();</w:t>
      </w:r>
    </w:p>
    <w:p w:rsidR="004F52BA" w:rsidRDefault="004F52BA" w:rsidP="004F52BA">
      <w:pPr>
        <w:pStyle w:val="HTMLPreformatted"/>
        <w:rPr>
          <w:rStyle w:val="pln"/>
          <w:rFonts w:eastAsiaTheme="majorEastAsia"/>
        </w:rPr>
      </w:pPr>
      <w:r>
        <w:rPr>
          <w:rStyle w:val="pln"/>
          <w:rFonts w:eastAsiaTheme="majorEastAsia"/>
        </w:rPr>
        <w:t xml:space="preserve">      </w:t>
      </w:r>
      <w:r>
        <w:rPr>
          <w:rStyle w:val="pun"/>
        </w:rPr>
        <w:t>}</w:t>
      </w:r>
    </w:p>
    <w:p w:rsidR="004F52BA" w:rsidRDefault="004F52BA" w:rsidP="004F52BA">
      <w:pPr>
        <w:pStyle w:val="HTMLPreformatted"/>
        <w:rPr>
          <w:rStyle w:val="pln"/>
          <w:rFonts w:eastAsiaTheme="majorEastAsia"/>
        </w:rPr>
      </w:pPr>
      <w:r>
        <w:rPr>
          <w:rStyle w:val="pln"/>
          <w:rFonts w:eastAsiaTheme="majorEastAsia"/>
        </w:rPr>
        <w:t xml:space="preserve">      </w:t>
      </w:r>
      <w:proofErr w:type="gramStart"/>
      <w:r>
        <w:rPr>
          <w:rStyle w:val="kwd"/>
        </w:rPr>
        <w:t>return</w:t>
      </w:r>
      <w:proofErr w:type="gramEnd"/>
      <w:r>
        <w:rPr>
          <w:rStyle w:val="pln"/>
          <w:rFonts w:eastAsiaTheme="majorEastAsia"/>
        </w:rPr>
        <w:t xml:space="preserve"> </w:t>
      </w:r>
      <w:r>
        <w:rPr>
          <w:rStyle w:val="kwd"/>
        </w:rPr>
        <w:t>null</w:t>
      </w:r>
      <w:r>
        <w:rPr>
          <w:rStyle w:val="pun"/>
        </w:rPr>
        <w:t>;</w:t>
      </w:r>
      <w:r>
        <w:rPr>
          <w:rStyle w:val="pln"/>
          <w:rFonts w:eastAsiaTheme="majorEastAsia"/>
        </w:rPr>
        <w:tab/>
      </w:r>
      <w:r>
        <w:rPr>
          <w:rStyle w:val="pln"/>
          <w:rFonts w:eastAsiaTheme="majorEastAsia"/>
        </w:rPr>
        <w:tab/>
      </w:r>
    </w:p>
    <w:p w:rsidR="004F52BA" w:rsidRDefault="004F52BA" w:rsidP="004F52BA">
      <w:pPr>
        <w:pStyle w:val="HTMLPreformatted"/>
        <w:rPr>
          <w:rStyle w:val="pln"/>
          <w:rFonts w:eastAsiaTheme="majorEastAsia"/>
        </w:rPr>
      </w:pPr>
      <w:r>
        <w:rPr>
          <w:rStyle w:val="pln"/>
          <w:rFonts w:eastAsiaTheme="majorEastAsia"/>
        </w:rPr>
        <w:t xml:space="preserve">   </w:t>
      </w:r>
      <w:r>
        <w:rPr>
          <w:rStyle w:val="pun"/>
        </w:rPr>
        <w:t>}</w:t>
      </w:r>
    </w:p>
    <w:p w:rsidR="004F52BA" w:rsidRDefault="004F52BA" w:rsidP="004F52BA">
      <w:pPr>
        <w:pStyle w:val="HTMLPreformatted"/>
      </w:pPr>
      <w:r>
        <w:rPr>
          <w:rStyle w:val="pun"/>
        </w:rPr>
        <w:t>}</w:t>
      </w:r>
    </w:p>
    <w:p w:rsidR="004F52BA" w:rsidRDefault="004F52BA" w:rsidP="004F52BA">
      <w:pPr>
        <w:pStyle w:val="Heading2"/>
      </w:pPr>
      <w:r>
        <w:t>Step 4</w:t>
      </w:r>
    </w:p>
    <w:p w:rsidR="004F52BA" w:rsidRDefault="004F52BA" w:rsidP="004F52BA">
      <w:pPr>
        <w:pStyle w:val="NormalWeb"/>
      </w:pPr>
      <w:r>
        <w:t>Create Cache</w:t>
      </w:r>
    </w:p>
    <w:p w:rsidR="004F52BA" w:rsidRDefault="004F52BA" w:rsidP="004F52BA">
      <w:pPr>
        <w:pStyle w:val="NormalWeb"/>
      </w:pPr>
      <w:r>
        <w:rPr>
          <w:i/>
          <w:iCs/>
        </w:rPr>
        <w:t>Cache.java</w:t>
      </w:r>
    </w:p>
    <w:p w:rsidR="004F52BA" w:rsidRDefault="004F52BA" w:rsidP="004F52BA">
      <w:pPr>
        <w:pStyle w:val="HTMLPreformatted"/>
        <w:rPr>
          <w:rStyle w:val="pln"/>
          <w:rFonts w:eastAsiaTheme="majorEastAsia"/>
        </w:rPr>
      </w:pPr>
      <w:proofErr w:type="gramStart"/>
      <w:r>
        <w:rPr>
          <w:rStyle w:val="kwd"/>
        </w:rPr>
        <w:t>import</w:t>
      </w:r>
      <w:proofErr w:type="gramEnd"/>
      <w:r>
        <w:rPr>
          <w:rStyle w:val="pln"/>
          <w:rFonts w:eastAsiaTheme="majorEastAsia"/>
        </w:rPr>
        <w:t xml:space="preserve"> java</w:t>
      </w:r>
      <w:r>
        <w:rPr>
          <w:rStyle w:val="pun"/>
        </w:rPr>
        <w:t>.</w:t>
      </w:r>
      <w:r>
        <w:rPr>
          <w:rStyle w:val="pln"/>
          <w:rFonts w:eastAsiaTheme="majorEastAsia"/>
        </w:rPr>
        <w:t>util</w:t>
      </w:r>
      <w:r>
        <w:rPr>
          <w:rStyle w:val="pun"/>
        </w:rPr>
        <w:t>.</w:t>
      </w:r>
      <w:r>
        <w:rPr>
          <w:rStyle w:val="typ"/>
        </w:rPr>
        <w:t>ArrayList</w:t>
      </w:r>
      <w:r>
        <w:rPr>
          <w:rStyle w:val="pun"/>
        </w:rPr>
        <w:t>;</w:t>
      </w:r>
    </w:p>
    <w:p w:rsidR="004F52BA" w:rsidRDefault="004F52BA" w:rsidP="004F52BA">
      <w:pPr>
        <w:pStyle w:val="HTMLPreformatted"/>
        <w:rPr>
          <w:rStyle w:val="pln"/>
          <w:rFonts w:eastAsiaTheme="majorEastAsia"/>
        </w:rPr>
      </w:pPr>
      <w:proofErr w:type="gramStart"/>
      <w:r>
        <w:rPr>
          <w:rStyle w:val="kwd"/>
        </w:rPr>
        <w:t>import</w:t>
      </w:r>
      <w:proofErr w:type="gramEnd"/>
      <w:r>
        <w:rPr>
          <w:rStyle w:val="pln"/>
          <w:rFonts w:eastAsiaTheme="majorEastAsia"/>
        </w:rPr>
        <w:t xml:space="preserve"> java</w:t>
      </w:r>
      <w:r>
        <w:rPr>
          <w:rStyle w:val="pun"/>
        </w:rPr>
        <w:t>.</w:t>
      </w:r>
      <w:r>
        <w:rPr>
          <w:rStyle w:val="pln"/>
          <w:rFonts w:eastAsiaTheme="majorEastAsia"/>
        </w:rPr>
        <w:t>util</w:t>
      </w:r>
      <w:r>
        <w:rPr>
          <w:rStyle w:val="pun"/>
        </w:rPr>
        <w:t>.</w:t>
      </w:r>
      <w:r>
        <w:rPr>
          <w:rStyle w:val="typ"/>
        </w:rPr>
        <w:t>List</w:t>
      </w:r>
      <w:r>
        <w:rPr>
          <w:rStyle w:val="pun"/>
        </w:rPr>
        <w:t>;</w:t>
      </w:r>
    </w:p>
    <w:p w:rsidR="004F52BA" w:rsidRDefault="004F52BA" w:rsidP="004F52BA">
      <w:pPr>
        <w:pStyle w:val="HTMLPreformatted"/>
        <w:rPr>
          <w:rStyle w:val="pln"/>
          <w:rFonts w:eastAsiaTheme="majorEastAsia"/>
        </w:rPr>
      </w:pPr>
    </w:p>
    <w:p w:rsidR="004F52BA" w:rsidRDefault="004F52BA" w:rsidP="004F52BA">
      <w:pPr>
        <w:pStyle w:val="HTMLPreformatted"/>
        <w:rPr>
          <w:rStyle w:val="pln"/>
          <w:rFonts w:eastAsiaTheme="majorEastAsia"/>
        </w:rPr>
      </w:pPr>
      <w:proofErr w:type="gramStart"/>
      <w:r>
        <w:rPr>
          <w:rStyle w:val="kwd"/>
        </w:rPr>
        <w:t>public</w:t>
      </w:r>
      <w:proofErr w:type="gramEnd"/>
      <w:r>
        <w:rPr>
          <w:rStyle w:val="pln"/>
          <w:rFonts w:eastAsiaTheme="majorEastAsia"/>
        </w:rPr>
        <w:t xml:space="preserve"> </w:t>
      </w:r>
      <w:r>
        <w:rPr>
          <w:rStyle w:val="kwd"/>
        </w:rPr>
        <w:t>class</w:t>
      </w:r>
      <w:r>
        <w:rPr>
          <w:rStyle w:val="pln"/>
          <w:rFonts w:eastAsiaTheme="majorEastAsia"/>
        </w:rPr>
        <w:t xml:space="preserve"> </w:t>
      </w:r>
      <w:r>
        <w:rPr>
          <w:rStyle w:val="typ"/>
        </w:rPr>
        <w:t>Cache</w:t>
      </w:r>
      <w:r>
        <w:rPr>
          <w:rStyle w:val="pln"/>
          <w:rFonts w:eastAsiaTheme="majorEastAsia"/>
        </w:rPr>
        <w:t xml:space="preserve"> </w:t>
      </w:r>
      <w:r>
        <w:rPr>
          <w:rStyle w:val="pun"/>
        </w:rPr>
        <w:t>{</w:t>
      </w:r>
    </w:p>
    <w:p w:rsidR="004F52BA" w:rsidRDefault="004F52BA" w:rsidP="004F52BA">
      <w:pPr>
        <w:pStyle w:val="HTMLPreformatted"/>
        <w:rPr>
          <w:rStyle w:val="pln"/>
          <w:rFonts w:eastAsiaTheme="majorEastAsia"/>
        </w:rPr>
      </w:pPr>
    </w:p>
    <w:p w:rsidR="004F52BA" w:rsidRDefault="004F52BA" w:rsidP="004F52BA">
      <w:pPr>
        <w:pStyle w:val="HTMLPreformatted"/>
        <w:rPr>
          <w:rStyle w:val="pln"/>
          <w:rFonts w:eastAsiaTheme="majorEastAsia"/>
        </w:rPr>
      </w:pPr>
      <w:r>
        <w:rPr>
          <w:rStyle w:val="pln"/>
          <w:rFonts w:eastAsiaTheme="majorEastAsia"/>
        </w:rPr>
        <w:t xml:space="preserve">   </w:t>
      </w:r>
      <w:proofErr w:type="gramStart"/>
      <w:r>
        <w:rPr>
          <w:rStyle w:val="kwd"/>
        </w:rPr>
        <w:t>private</w:t>
      </w:r>
      <w:proofErr w:type="gramEnd"/>
      <w:r>
        <w:rPr>
          <w:rStyle w:val="pln"/>
          <w:rFonts w:eastAsiaTheme="majorEastAsia"/>
        </w:rPr>
        <w:t xml:space="preserve"> </w:t>
      </w:r>
      <w:r>
        <w:rPr>
          <w:rStyle w:val="typ"/>
        </w:rPr>
        <w:t>List</w:t>
      </w:r>
      <w:r>
        <w:rPr>
          <w:rStyle w:val="pun"/>
        </w:rPr>
        <w:t>&lt;</w:t>
      </w:r>
      <w:r>
        <w:rPr>
          <w:rStyle w:val="typ"/>
        </w:rPr>
        <w:t>Service</w:t>
      </w:r>
      <w:r>
        <w:rPr>
          <w:rStyle w:val="pun"/>
        </w:rPr>
        <w:t>&gt;</w:t>
      </w:r>
      <w:r>
        <w:rPr>
          <w:rStyle w:val="pln"/>
          <w:rFonts w:eastAsiaTheme="majorEastAsia"/>
        </w:rPr>
        <w:t xml:space="preserve"> services</w:t>
      </w:r>
      <w:r>
        <w:rPr>
          <w:rStyle w:val="pun"/>
        </w:rPr>
        <w:t>;</w:t>
      </w:r>
    </w:p>
    <w:p w:rsidR="004F52BA" w:rsidRDefault="004F52BA" w:rsidP="004F52BA">
      <w:pPr>
        <w:pStyle w:val="HTMLPreformatted"/>
        <w:rPr>
          <w:rStyle w:val="pln"/>
          <w:rFonts w:eastAsiaTheme="majorEastAsia"/>
        </w:rPr>
      </w:pPr>
    </w:p>
    <w:p w:rsidR="004F52BA" w:rsidRDefault="004F52BA" w:rsidP="004F52BA">
      <w:pPr>
        <w:pStyle w:val="HTMLPreformatted"/>
        <w:rPr>
          <w:rStyle w:val="pln"/>
          <w:rFonts w:eastAsiaTheme="majorEastAsia"/>
        </w:rPr>
      </w:pPr>
      <w:r>
        <w:rPr>
          <w:rStyle w:val="pln"/>
          <w:rFonts w:eastAsiaTheme="majorEastAsia"/>
        </w:rPr>
        <w:t xml:space="preserve">   </w:t>
      </w:r>
      <w:proofErr w:type="gramStart"/>
      <w:r>
        <w:rPr>
          <w:rStyle w:val="kwd"/>
        </w:rPr>
        <w:t>public</w:t>
      </w:r>
      <w:proofErr w:type="gramEnd"/>
      <w:r>
        <w:rPr>
          <w:rStyle w:val="pln"/>
          <w:rFonts w:eastAsiaTheme="majorEastAsia"/>
        </w:rPr>
        <w:t xml:space="preserve"> </w:t>
      </w:r>
      <w:r>
        <w:rPr>
          <w:rStyle w:val="typ"/>
        </w:rPr>
        <w:t>Cache</w:t>
      </w:r>
      <w:r>
        <w:rPr>
          <w:rStyle w:val="pun"/>
        </w:rPr>
        <w:t>(){</w:t>
      </w:r>
    </w:p>
    <w:p w:rsidR="004F52BA" w:rsidRDefault="004F52BA" w:rsidP="004F52BA">
      <w:pPr>
        <w:pStyle w:val="HTMLPreformatted"/>
        <w:rPr>
          <w:rStyle w:val="pln"/>
          <w:rFonts w:eastAsiaTheme="majorEastAsia"/>
        </w:rPr>
      </w:pPr>
      <w:r>
        <w:rPr>
          <w:rStyle w:val="pln"/>
          <w:rFonts w:eastAsiaTheme="majorEastAsia"/>
        </w:rPr>
        <w:t xml:space="preserve">      </w:t>
      </w:r>
      <w:proofErr w:type="gramStart"/>
      <w:r>
        <w:rPr>
          <w:rStyle w:val="pln"/>
          <w:rFonts w:eastAsiaTheme="majorEastAsia"/>
        </w:rPr>
        <w:t>services</w:t>
      </w:r>
      <w:proofErr w:type="gramEnd"/>
      <w:r>
        <w:rPr>
          <w:rStyle w:val="pln"/>
          <w:rFonts w:eastAsiaTheme="majorEastAsia"/>
        </w:rPr>
        <w:t xml:space="preserve"> </w:t>
      </w:r>
      <w:r>
        <w:rPr>
          <w:rStyle w:val="pun"/>
        </w:rPr>
        <w:t>=</w:t>
      </w:r>
      <w:r>
        <w:rPr>
          <w:rStyle w:val="pln"/>
          <w:rFonts w:eastAsiaTheme="majorEastAsia"/>
        </w:rPr>
        <w:t xml:space="preserve"> </w:t>
      </w:r>
      <w:r>
        <w:rPr>
          <w:rStyle w:val="kwd"/>
        </w:rPr>
        <w:t>new</w:t>
      </w:r>
      <w:r>
        <w:rPr>
          <w:rStyle w:val="pln"/>
          <w:rFonts w:eastAsiaTheme="majorEastAsia"/>
        </w:rPr>
        <w:t xml:space="preserve"> </w:t>
      </w:r>
      <w:r>
        <w:rPr>
          <w:rStyle w:val="typ"/>
        </w:rPr>
        <w:t>ArrayList</w:t>
      </w:r>
      <w:r>
        <w:rPr>
          <w:rStyle w:val="pun"/>
        </w:rPr>
        <w:t>&lt;</w:t>
      </w:r>
      <w:r>
        <w:rPr>
          <w:rStyle w:val="typ"/>
        </w:rPr>
        <w:t>Service</w:t>
      </w:r>
      <w:r>
        <w:rPr>
          <w:rStyle w:val="pun"/>
        </w:rPr>
        <w:t>&gt;();</w:t>
      </w:r>
    </w:p>
    <w:p w:rsidR="004F52BA" w:rsidRDefault="004F52BA" w:rsidP="004F52BA">
      <w:pPr>
        <w:pStyle w:val="HTMLPreformatted"/>
        <w:rPr>
          <w:rStyle w:val="pln"/>
          <w:rFonts w:eastAsiaTheme="majorEastAsia"/>
        </w:rPr>
      </w:pPr>
      <w:r>
        <w:rPr>
          <w:rStyle w:val="pln"/>
          <w:rFonts w:eastAsiaTheme="majorEastAsia"/>
        </w:rPr>
        <w:lastRenderedPageBreak/>
        <w:t xml:space="preserve">   </w:t>
      </w:r>
      <w:r>
        <w:rPr>
          <w:rStyle w:val="pun"/>
        </w:rPr>
        <w:t>}</w:t>
      </w:r>
    </w:p>
    <w:p w:rsidR="004F52BA" w:rsidRDefault="004F52BA" w:rsidP="004F52BA">
      <w:pPr>
        <w:pStyle w:val="HTMLPreformatted"/>
        <w:rPr>
          <w:rStyle w:val="pln"/>
          <w:rFonts w:eastAsiaTheme="majorEastAsia"/>
        </w:rPr>
      </w:pPr>
    </w:p>
    <w:p w:rsidR="004F52BA" w:rsidRDefault="004F52BA" w:rsidP="004F52BA">
      <w:pPr>
        <w:pStyle w:val="HTMLPreformatted"/>
        <w:rPr>
          <w:rStyle w:val="pln"/>
          <w:rFonts w:eastAsiaTheme="majorEastAsia"/>
        </w:rPr>
      </w:pPr>
      <w:r>
        <w:rPr>
          <w:rStyle w:val="pln"/>
          <w:rFonts w:eastAsiaTheme="majorEastAsia"/>
        </w:rPr>
        <w:t xml:space="preserve">   </w:t>
      </w:r>
      <w:proofErr w:type="gramStart"/>
      <w:r>
        <w:rPr>
          <w:rStyle w:val="kwd"/>
        </w:rPr>
        <w:t>public</w:t>
      </w:r>
      <w:proofErr w:type="gramEnd"/>
      <w:r>
        <w:rPr>
          <w:rStyle w:val="pln"/>
          <w:rFonts w:eastAsiaTheme="majorEastAsia"/>
        </w:rPr>
        <w:t xml:space="preserve"> </w:t>
      </w:r>
      <w:r>
        <w:rPr>
          <w:rStyle w:val="typ"/>
        </w:rPr>
        <w:t>Service</w:t>
      </w:r>
      <w:r>
        <w:rPr>
          <w:rStyle w:val="pln"/>
          <w:rFonts w:eastAsiaTheme="majorEastAsia"/>
        </w:rPr>
        <w:t xml:space="preserve"> getService</w:t>
      </w:r>
      <w:r>
        <w:rPr>
          <w:rStyle w:val="pun"/>
        </w:rPr>
        <w:t>(</w:t>
      </w:r>
      <w:r>
        <w:rPr>
          <w:rStyle w:val="typ"/>
        </w:rPr>
        <w:t>String</w:t>
      </w:r>
      <w:r>
        <w:rPr>
          <w:rStyle w:val="pln"/>
          <w:rFonts w:eastAsiaTheme="majorEastAsia"/>
        </w:rPr>
        <w:t xml:space="preserve"> serviceName</w:t>
      </w:r>
      <w:r>
        <w:rPr>
          <w:rStyle w:val="pun"/>
        </w:rPr>
        <w:t>){</w:t>
      </w:r>
    </w:p>
    <w:p w:rsidR="004F52BA" w:rsidRDefault="004F52BA" w:rsidP="004F52BA">
      <w:pPr>
        <w:pStyle w:val="HTMLPreformatted"/>
        <w:rPr>
          <w:rStyle w:val="pln"/>
          <w:rFonts w:eastAsiaTheme="majorEastAsia"/>
        </w:rPr>
      </w:pPr>
      <w:r>
        <w:rPr>
          <w:rStyle w:val="pln"/>
          <w:rFonts w:eastAsiaTheme="majorEastAsia"/>
        </w:rPr>
        <w:t xml:space="preserve">   </w:t>
      </w:r>
    </w:p>
    <w:p w:rsidR="004F52BA" w:rsidRDefault="004F52BA" w:rsidP="004F52BA">
      <w:pPr>
        <w:pStyle w:val="HTMLPreformatted"/>
        <w:rPr>
          <w:rStyle w:val="pln"/>
          <w:rFonts w:eastAsiaTheme="majorEastAsia"/>
        </w:rPr>
      </w:pPr>
      <w:r>
        <w:rPr>
          <w:rStyle w:val="pln"/>
          <w:rFonts w:eastAsiaTheme="majorEastAsia"/>
        </w:rPr>
        <w:t xml:space="preserve">      </w:t>
      </w:r>
      <w:proofErr w:type="gramStart"/>
      <w:r>
        <w:rPr>
          <w:rStyle w:val="kwd"/>
        </w:rPr>
        <w:t>for</w:t>
      </w:r>
      <w:proofErr w:type="gramEnd"/>
      <w:r>
        <w:rPr>
          <w:rStyle w:val="pln"/>
          <w:rFonts w:eastAsiaTheme="majorEastAsia"/>
        </w:rPr>
        <w:t xml:space="preserve"> </w:t>
      </w:r>
      <w:r>
        <w:rPr>
          <w:rStyle w:val="pun"/>
        </w:rPr>
        <w:t>(</w:t>
      </w:r>
      <w:r>
        <w:rPr>
          <w:rStyle w:val="typ"/>
        </w:rPr>
        <w:t>Service</w:t>
      </w:r>
      <w:r>
        <w:rPr>
          <w:rStyle w:val="pln"/>
          <w:rFonts w:eastAsiaTheme="majorEastAsia"/>
        </w:rPr>
        <w:t xml:space="preserve"> service </w:t>
      </w:r>
      <w:r>
        <w:rPr>
          <w:rStyle w:val="pun"/>
        </w:rPr>
        <w:t>:</w:t>
      </w:r>
      <w:r>
        <w:rPr>
          <w:rStyle w:val="pln"/>
          <w:rFonts w:eastAsiaTheme="majorEastAsia"/>
        </w:rPr>
        <w:t xml:space="preserve"> services</w:t>
      </w:r>
      <w:r>
        <w:rPr>
          <w:rStyle w:val="pun"/>
        </w:rPr>
        <w:t>)</w:t>
      </w:r>
      <w:r>
        <w:rPr>
          <w:rStyle w:val="pln"/>
          <w:rFonts w:eastAsiaTheme="majorEastAsia"/>
        </w:rPr>
        <w:t xml:space="preserve"> </w:t>
      </w:r>
      <w:r>
        <w:rPr>
          <w:rStyle w:val="pun"/>
        </w:rPr>
        <w:t>{</w:t>
      </w:r>
    </w:p>
    <w:p w:rsidR="004F52BA" w:rsidRDefault="004F52BA" w:rsidP="004F52BA">
      <w:pPr>
        <w:pStyle w:val="HTMLPreformatted"/>
        <w:rPr>
          <w:rStyle w:val="pln"/>
          <w:rFonts w:eastAsiaTheme="majorEastAsia"/>
        </w:rPr>
      </w:pPr>
      <w:r>
        <w:rPr>
          <w:rStyle w:val="pln"/>
          <w:rFonts w:eastAsiaTheme="majorEastAsia"/>
        </w:rPr>
        <w:t xml:space="preserve">         </w:t>
      </w:r>
      <w:proofErr w:type="gramStart"/>
      <w:r>
        <w:rPr>
          <w:rStyle w:val="kwd"/>
        </w:rPr>
        <w:t>if</w:t>
      </w:r>
      <w:r>
        <w:rPr>
          <w:rStyle w:val="pun"/>
        </w:rPr>
        <w:t>(</w:t>
      </w:r>
      <w:proofErr w:type="gramEnd"/>
      <w:r>
        <w:rPr>
          <w:rStyle w:val="pln"/>
          <w:rFonts w:eastAsiaTheme="majorEastAsia"/>
        </w:rPr>
        <w:t>service</w:t>
      </w:r>
      <w:r>
        <w:rPr>
          <w:rStyle w:val="pun"/>
        </w:rPr>
        <w:t>.</w:t>
      </w:r>
      <w:r>
        <w:rPr>
          <w:rStyle w:val="pln"/>
          <w:rFonts w:eastAsiaTheme="majorEastAsia"/>
        </w:rPr>
        <w:t>getName</w:t>
      </w:r>
      <w:r>
        <w:rPr>
          <w:rStyle w:val="pun"/>
        </w:rPr>
        <w:t>().</w:t>
      </w:r>
      <w:r>
        <w:rPr>
          <w:rStyle w:val="pln"/>
          <w:rFonts w:eastAsiaTheme="majorEastAsia"/>
        </w:rPr>
        <w:t>equalsIgnoreCase</w:t>
      </w:r>
      <w:r>
        <w:rPr>
          <w:rStyle w:val="pun"/>
        </w:rPr>
        <w:t>(</w:t>
      </w:r>
      <w:r>
        <w:rPr>
          <w:rStyle w:val="pln"/>
          <w:rFonts w:eastAsiaTheme="majorEastAsia"/>
        </w:rPr>
        <w:t>serviceName</w:t>
      </w:r>
      <w:r>
        <w:rPr>
          <w:rStyle w:val="pun"/>
        </w:rPr>
        <w:t>)){</w:t>
      </w:r>
    </w:p>
    <w:p w:rsidR="004F52BA" w:rsidRDefault="004F52BA" w:rsidP="004F52BA">
      <w:pPr>
        <w:pStyle w:val="HTMLPreformatted"/>
        <w:rPr>
          <w:rStyle w:val="pln"/>
          <w:rFonts w:eastAsiaTheme="majorEastAsia"/>
        </w:rPr>
      </w:pPr>
      <w:r>
        <w:rPr>
          <w:rStyle w:val="pln"/>
          <w:rFonts w:eastAsiaTheme="majorEastAsia"/>
        </w:rPr>
        <w:t xml:space="preserve">            </w:t>
      </w:r>
      <w:proofErr w:type="gramStart"/>
      <w:r>
        <w:rPr>
          <w:rStyle w:val="typ"/>
        </w:rPr>
        <w:t>System</w:t>
      </w:r>
      <w:r>
        <w:rPr>
          <w:rStyle w:val="pun"/>
        </w:rPr>
        <w:t>.</w:t>
      </w:r>
      <w:r>
        <w:rPr>
          <w:rStyle w:val="kwd"/>
        </w:rPr>
        <w:t>out</w:t>
      </w:r>
      <w:r>
        <w:rPr>
          <w:rStyle w:val="pun"/>
        </w:rPr>
        <w:t>.</w:t>
      </w:r>
      <w:r>
        <w:rPr>
          <w:rStyle w:val="pln"/>
          <w:rFonts w:eastAsiaTheme="majorEastAsia"/>
        </w:rPr>
        <w:t>println</w:t>
      </w:r>
      <w:r>
        <w:rPr>
          <w:rStyle w:val="pun"/>
        </w:rPr>
        <w:t>(</w:t>
      </w:r>
      <w:proofErr w:type="gramEnd"/>
      <w:r>
        <w:rPr>
          <w:rStyle w:val="str"/>
        </w:rPr>
        <w:t>"Returning cached  "</w:t>
      </w:r>
      <w:r>
        <w:rPr>
          <w:rStyle w:val="pln"/>
          <w:rFonts w:eastAsiaTheme="majorEastAsia"/>
        </w:rPr>
        <w:t xml:space="preserve"> </w:t>
      </w:r>
      <w:r>
        <w:rPr>
          <w:rStyle w:val="pun"/>
        </w:rPr>
        <w:t>+</w:t>
      </w:r>
      <w:r>
        <w:rPr>
          <w:rStyle w:val="pln"/>
          <w:rFonts w:eastAsiaTheme="majorEastAsia"/>
        </w:rPr>
        <w:t xml:space="preserve"> serviceName </w:t>
      </w:r>
      <w:r>
        <w:rPr>
          <w:rStyle w:val="pun"/>
        </w:rPr>
        <w:t>+</w:t>
      </w:r>
      <w:r>
        <w:rPr>
          <w:rStyle w:val="pln"/>
          <w:rFonts w:eastAsiaTheme="majorEastAsia"/>
        </w:rPr>
        <w:t xml:space="preserve"> </w:t>
      </w:r>
      <w:r>
        <w:rPr>
          <w:rStyle w:val="str"/>
        </w:rPr>
        <w:t>" object"</w:t>
      </w:r>
      <w:r>
        <w:rPr>
          <w:rStyle w:val="pun"/>
        </w:rPr>
        <w:t>);</w:t>
      </w:r>
    </w:p>
    <w:p w:rsidR="004F52BA" w:rsidRDefault="004F52BA" w:rsidP="004F52BA">
      <w:pPr>
        <w:pStyle w:val="HTMLPreformatted"/>
        <w:rPr>
          <w:rStyle w:val="pln"/>
          <w:rFonts w:eastAsiaTheme="majorEastAsia"/>
        </w:rPr>
      </w:pPr>
      <w:r>
        <w:rPr>
          <w:rStyle w:val="pln"/>
          <w:rFonts w:eastAsiaTheme="majorEastAsia"/>
        </w:rPr>
        <w:t xml:space="preserve">            </w:t>
      </w:r>
      <w:proofErr w:type="gramStart"/>
      <w:r>
        <w:rPr>
          <w:rStyle w:val="kwd"/>
        </w:rPr>
        <w:t>return</w:t>
      </w:r>
      <w:proofErr w:type="gramEnd"/>
      <w:r>
        <w:rPr>
          <w:rStyle w:val="pln"/>
          <w:rFonts w:eastAsiaTheme="majorEastAsia"/>
        </w:rPr>
        <w:t xml:space="preserve"> service</w:t>
      </w:r>
      <w:r>
        <w:rPr>
          <w:rStyle w:val="pun"/>
        </w:rPr>
        <w:t>;</w:t>
      </w:r>
    </w:p>
    <w:p w:rsidR="004F52BA" w:rsidRDefault="004F52BA" w:rsidP="004F52BA">
      <w:pPr>
        <w:pStyle w:val="HTMLPreformatted"/>
        <w:rPr>
          <w:rStyle w:val="pln"/>
          <w:rFonts w:eastAsiaTheme="majorEastAsia"/>
        </w:rPr>
      </w:pPr>
      <w:r>
        <w:rPr>
          <w:rStyle w:val="pln"/>
          <w:rFonts w:eastAsiaTheme="majorEastAsia"/>
        </w:rPr>
        <w:t xml:space="preserve">         </w:t>
      </w:r>
      <w:r>
        <w:rPr>
          <w:rStyle w:val="pun"/>
        </w:rPr>
        <w:t>}</w:t>
      </w:r>
    </w:p>
    <w:p w:rsidR="004F52BA" w:rsidRDefault="004F52BA" w:rsidP="004F52BA">
      <w:pPr>
        <w:pStyle w:val="HTMLPreformatted"/>
        <w:rPr>
          <w:rStyle w:val="pln"/>
          <w:rFonts w:eastAsiaTheme="majorEastAsia"/>
        </w:rPr>
      </w:pPr>
      <w:r>
        <w:rPr>
          <w:rStyle w:val="pln"/>
          <w:rFonts w:eastAsiaTheme="majorEastAsia"/>
        </w:rPr>
        <w:t xml:space="preserve">      </w:t>
      </w:r>
      <w:r>
        <w:rPr>
          <w:rStyle w:val="pun"/>
        </w:rPr>
        <w:t>}</w:t>
      </w:r>
    </w:p>
    <w:p w:rsidR="004F52BA" w:rsidRDefault="004F52BA" w:rsidP="004F52BA">
      <w:pPr>
        <w:pStyle w:val="HTMLPreformatted"/>
        <w:rPr>
          <w:rStyle w:val="pln"/>
          <w:rFonts w:eastAsiaTheme="majorEastAsia"/>
        </w:rPr>
      </w:pPr>
      <w:r>
        <w:rPr>
          <w:rStyle w:val="pln"/>
          <w:rFonts w:eastAsiaTheme="majorEastAsia"/>
        </w:rPr>
        <w:t xml:space="preserve">      </w:t>
      </w:r>
      <w:proofErr w:type="gramStart"/>
      <w:r>
        <w:rPr>
          <w:rStyle w:val="kwd"/>
        </w:rPr>
        <w:t>return</w:t>
      </w:r>
      <w:proofErr w:type="gramEnd"/>
      <w:r>
        <w:rPr>
          <w:rStyle w:val="pln"/>
          <w:rFonts w:eastAsiaTheme="majorEastAsia"/>
        </w:rPr>
        <w:t xml:space="preserve"> </w:t>
      </w:r>
      <w:r>
        <w:rPr>
          <w:rStyle w:val="kwd"/>
        </w:rPr>
        <w:t>null</w:t>
      </w:r>
      <w:r>
        <w:rPr>
          <w:rStyle w:val="pun"/>
        </w:rPr>
        <w:t>;</w:t>
      </w:r>
    </w:p>
    <w:p w:rsidR="004F52BA" w:rsidRDefault="004F52BA" w:rsidP="004F52BA">
      <w:pPr>
        <w:pStyle w:val="HTMLPreformatted"/>
        <w:rPr>
          <w:rStyle w:val="pln"/>
          <w:rFonts w:eastAsiaTheme="majorEastAsia"/>
        </w:rPr>
      </w:pPr>
      <w:r>
        <w:rPr>
          <w:rStyle w:val="pln"/>
          <w:rFonts w:eastAsiaTheme="majorEastAsia"/>
        </w:rPr>
        <w:t xml:space="preserve">   </w:t>
      </w:r>
      <w:r>
        <w:rPr>
          <w:rStyle w:val="pun"/>
        </w:rPr>
        <w:t>}</w:t>
      </w:r>
    </w:p>
    <w:p w:rsidR="004F52BA" w:rsidRDefault="004F52BA" w:rsidP="004F52BA">
      <w:pPr>
        <w:pStyle w:val="HTMLPreformatted"/>
        <w:rPr>
          <w:rStyle w:val="pln"/>
          <w:rFonts w:eastAsiaTheme="majorEastAsia"/>
        </w:rPr>
      </w:pPr>
    </w:p>
    <w:p w:rsidR="004F52BA" w:rsidRDefault="004F52BA" w:rsidP="004F52BA">
      <w:pPr>
        <w:pStyle w:val="HTMLPreformatted"/>
        <w:rPr>
          <w:rStyle w:val="pln"/>
          <w:rFonts w:eastAsiaTheme="majorEastAsia"/>
        </w:rPr>
      </w:pPr>
      <w:r>
        <w:rPr>
          <w:rStyle w:val="pln"/>
          <w:rFonts w:eastAsiaTheme="majorEastAsia"/>
        </w:rPr>
        <w:t xml:space="preserve">   </w:t>
      </w:r>
      <w:proofErr w:type="gramStart"/>
      <w:r>
        <w:rPr>
          <w:rStyle w:val="kwd"/>
        </w:rPr>
        <w:t>public</w:t>
      </w:r>
      <w:proofErr w:type="gramEnd"/>
      <w:r>
        <w:rPr>
          <w:rStyle w:val="pln"/>
          <w:rFonts w:eastAsiaTheme="majorEastAsia"/>
        </w:rPr>
        <w:t xml:space="preserve"> </w:t>
      </w:r>
      <w:r>
        <w:rPr>
          <w:rStyle w:val="kwd"/>
        </w:rPr>
        <w:t>void</w:t>
      </w:r>
      <w:r>
        <w:rPr>
          <w:rStyle w:val="pln"/>
          <w:rFonts w:eastAsiaTheme="majorEastAsia"/>
        </w:rPr>
        <w:t xml:space="preserve"> addService</w:t>
      </w:r>
      <w:r>
        <w:rPr>
          <w:rStyle w:val="pun"/>
        </w:rPr>
        <w:t>(</w:t>
      </w:r>
      <w:r>
        <w:rPr>
          <w:rStyle w:val="typ"/>
        </w:rPr>
        <w:t>Service</w:t>
      </w:r>
      <w:r>
        <w:rPr>
          <w:rStyle w:val="pln"/>
          <w:rFonts w:eastAsiaTheme="majorEastAsia"/>
        </w:rPr>
        <w:t xml:space="preserve"> newService</w:t>
      </w:r>
      <w:r>
        <w:rPr>
          <w:rStyle w:val="pun"/>
        </w:rPr>
        <w:t>){</w:t>
      </w:r>
    </w:p>
    <w:p w:rsidR="004F52BA" w:rsidRDefault="004F52BA" w:rsidP="004F52BA">
      <w:pPr>
        <w:pStyle w:val="HTMLPreformatted"/>
        <w:rPr>
          <w:rStyle w:val="pln"/>
          <w:rFonts w:eastAsiaTheme="majorEastAsia"/>
        </w:rPr>
      </w:pPr>
      <w:r>
        <w:rPr>
          <w:rStyle w:val="pln"/>
          <w:rFonts w:eastAsiaTheme="majorEastAsia"/>
        </w:rPr>
        <w:t xml:space="preserve">      </w:t>
      </w:r>
      <w:proofErr w:type="gramStart"/>
      <w:r>
        <w:rPr>
          <w:rStyle w:val="kwd"/>
        </w:rPr>
        <w:t>boolean</w:t>
      </w:r>
      <w:proofErr w:type="gramEnd"/>
      <w:r>
        <w:rPr>
          <w:rStyle w:val="pln"/>
          <w:rFonts w:eastAsiaTheme="majorEastAsia"/>
        </w:rPr>
        <w:t xml:space="preserve"> exists </w:t>
      </w:r>
      <w:r>
        <w:rPr>
          <w:rStyle w:val="pun"/>
        </w:rPr>
        <w:t>=</w:t>
      </w:r>
      <w:r>
        <w:rPr>
          <w:rStyle w:val="pln"/>
          <w:rFonts w:eastAsiaTheme="majorEastAsia"/>
        </w:rPr>
        <w:t xml:space="preserve"> </w:t>
      </w:r>
      <w:r>
        <w:rPr>
          <w:rStyle w:val="kwd"/>
        </w:rPr>
        <w:t>false</w:t>
      </w:r>
      <w:r>
        <w:rPr>
          <w:rStyle w:val="pun"/>
        </w:rPr>
        <w:t>;</w:t>
      </w:r>
    </w:p>
    <w:p w:rsidR="004F52BA" w:rsidRDefault="004F52BA" w:rsidP="004F52BA">
      <w:pPr>
        <w:pStyle w:val="HTMLPreformatted"/>
        <w:rPr>
          <w:rStyle w:val="pln"/>
          <w:rFonts w:eastAsiaTheme="majorEastAsia"/>
        </w:rPr>
      </w:pPr>
      <w:r>
        <w:rPr>
          <w:rStyle w:val="pln"/>
          <w:rFonts w:eastAsiaTheme="majorEastAsia"/>
        </w:rPr>
        <w:t xml:space="preserve">      </w:t>
      </w:r>
    </w:p>
    <w:p w:rsidR="004F52BA" w:rsidRDefault="004F52BA" w:rsidP="004F52BA">
      <w:pPr>
        <w:pStyle w:val="HTMLPreformatted"/>
        <w:rPr>
          <w:rStyle w:val="pln"/>
          <w:rFonts w:eastAsiaTheme="majorEastAsia"/>
        </w:rPr>
      </w:pPr>
      <w:r>
        <w:rPr>
          <w:rStyle w:val="pln"/>
          <w:rFonts w:eastAsiaTheme="majorEastAsia"/>
        </w:rPr>
        <w:t xml:space="preserve">      </w:t>
      </w:r>
      <w:proofErr w:type="gramStart"/>
      <w:r>
        <w:rPr>
          <w:rStyle w:val="kwd"/>
        </w:rPr>
        <w:t>for</w:t>
      </w:r>
      <w:proofErr w:type="gramEnd"/>
      <w:r>
        <w:rPr>
          <w:rStyle w:val="pln"/>
          <w:rFonts w:eastAsiaTheme="majorEastAsia"/>
        </w:rPr>
        <w:t xml:space="preserve"> </w:t>
      </w:r>
      <w:r>
        <w:rPr>
          <w:rStyle w:val="pun"/>
        </w:rPr>
        <w:t>(</w:t>
      </w:r>
      <w:r>
        <w:rPr>
          <w:rStyle w:val="typ"/>
        </w:rPr>
        <w:t>Service</w:t>
      </w:r>
      <w:r>
        <w:rPr>
          <w:rStyle w:val="pln"/>
          <w:rFonts w:eastAsiaTheme="majorEastAsia"/>
        </w:rPr>
        <w:t xml:space="preserve"> service </w:t>
      </w:r>
      <w:r>
        <w:rPr>
          <w:rStyle w:val="pun"/>
        </w:rPr>
        <w:t>:</w:t>
      </w:r>
      <w:r>
        <w:rPr>
          <w:rStyle w:val="pln"/>
          <w:rFonts w:eastAsiaTheme="majorEastAsia"/>
        </w:rPr>
        <w:t xml:space="preserve"> services</w:t>
      </w:r>
      <w:r>
        <w:rPr>
          <w:rStyle w:val="pun"/>
        </w:rPr>
        <w:t>)</w:t>
      </w:r>
      <w:r>
        <w:rPr>
          <w:rStyle w:val="pln"/>
          <w:rFonts w:eastAsiaTheme="majorEastAsia"/>
        </w:rPr>
        <w:t xml:space="preserve"> </w:t>
      </w:r>
      <w:r>
        <w:rPr>
          <w:rStyle w:val="pun"/>
        </w:rPr>
        <w:t>{</w:t>
      </w:r>
    </w:p>
    <w:p w:rsidR="004F52BA" w:rsidRDefault="004F52BA" w:rsidP="004F52BA">
      <w:pPr>
        <w:pStyle w:val="HTMLPreformatted"/>
        <w:rPr>
          <w:rStyle w:val="pln"/>
          <w:rFonts w:eastAsiaTheme="majorEastAsia"/>
        </w:rPr>
      </w:pPr>
      <w:r>
        <w:rPr>
          <w:rStyle w:val="pln"/>
          <w:rFonts w:eastAsiaTheme="majorEastAsia"/>
        </w:rPr>
        <w:t xml:space="preserve">         </w:t>
      </w:r>
      <w:proofErr w:type="gramStart"/>
      <w:r>
        <w:rPr>
          <w:rStyle w:val="kwd"/>
        </w:rPr>
        <w:t>if</w:t>
      </w:r>
      <w:r>
        <w:rPr>
          <w:rStyle w:val="pun"/>
        </w:rPr>
        <w:t>(</w:t>
      </w:r>
      <w:proofErr w:type="gramEnd"/>
      <w:r>
        <w:rPr>
          <w:rStyle w:val="pln"/>
          <w:rFonts w:eastAsiaTheme="majorEastAsia"/>
        </w:rPr>
        <w:t>service</w:t>
      </w:r>
      <w:r>
        <w:rPr>
          <w:rStyle w:val="pun"/>
        </w:rPr>
        <w:t>.</w:t>
      </w:r>
      <w:r>
        <w:rPr>
          <w:rStyle w:val="pln"/>
          <w:rFonts w:eastAsiaTheme="majorEastAsia"/>
        </w:rPr>
        <w:t>getName</w:t>
      </w:r>
      <w:r>
        <w:rPr>
          <w:rStyle w:val="pun"/>
        </w:rPr>
        <w:t>().</w:t>
      </w:r>
      <w:r>
        <w:rPr>
          <w:rStyle w:val="pln"/>
          <w:rFonts w:eastAsiaTheme="majorEastAsia"/>
        </w:rPr>
        <w:t>equalsIgnoreCase</w:t>
      </w:r>
      <w:r>
        <w:rPr>
          <w:rStyle w:val="pun"/>
        </w:rPr>
        <w:t>(</w:t>
      </w:r>
      <w:r>
        <w:rPr>
          <w:rStyle w:val="pln"/>
          <w:rFonts w:eastAsiaTheme="majorEastAsia"/>
        </w:rPr>
        <w:t>newService</w:t>
      </w:r>
      <w:r>
        <w:rPr>
          <w:rStyle w:val="pun"/>
        </w:rPr>
        <w:t>.</w:t>
      </w:r>
      <w:r>
        <w:rPr>
          <w:rStyle w:val="pln"/>
          <w:rFonts w:eastAsiaTheme="majorEastAsia"/>
        </w:rPr>
        <w:t>getName</w:t>
      </w:r>
      <w:r>
        <w:rPr>
          <w:rStyle w:val="pun"/>
        </w:rPr>
        <w:t>())){</w:t>
      </w:r>
    </w:p>
    <w:p w:rsidR="004F52BA" w:rsidRDefault="004F52BA" w:rsidP="004F52BA">
      <w:pPr>
        <w:pStyle w:val="HTMLPreformatted"/>
        <w:rPr>
          <w:rStyle w:val="pln"/>
          <w:rFonts w:eastAsiaTheme="majorEastAsia"/>
        </w:rPr>
      </w:pPr>
      <w:r>
        <w:rPr>
          <w:rStyle w:val="pln"/>
          <w:rFonts w:eastAsiaTheme="majorEastAsia"/>
        </w:rPr>
        <w:t xml:space="preserve">            </w:t>
      </w:r>
      <w:proofErr w:type="gramStart"/>
      <w:r>
        <w:rPr>
          <w:rStyle w:val="pln"/>
          <w:rFonts w:eastAsiaTheme="majorEastAsia"/>
        </w:rPr>
        <w:t>exists</w:t>
      </w:r>
      <w:proofErr w:type="gramEnd"/>
      <w:r>
        <w:rPr>
          <w:rStyle w:val="pln"/>
          <w:rFonts w:eastAsiaTheme="majorEastAsia"/>
        </w:rPr>
        <w:t xml:space="preserve"> </w:t>
      </w:r>
      <w:r>
        <w:rPr>
          <w:rStyle w:val="pun"/>
        </w:rPr>
        <w:t>=</w:t>
      </w:r>
      <w:r>
        <w:rPr>
          <w:rStyle w:val="pln"/>
          <w:rFonts w:eastAsiaTheme="majorEastAsia"/>
        </w:rPr>
        <w:t xml:space="preserve"> </w:t>
      </w:r>
      <w:r>
        <w:rPr>
          <w:rStyle w:val="kwd"/>
        </w:rPr>
        <w:t>true</w:t>
      </w:r>
      <w:r>
        <w:rPr>
          <w:rStyle w:val="pun"/>
        </w:rPr>
        <w:t>;</w:t>
      </w:r>
    </w:p>
    <w:p w:rsidR="004F52BA" w:rsidRDefault="004F52BA" w:rsidP="004F52BA">
      <w:pPr>
        <w:pStyle w:val="HTMLPreformatted"/>
        <w:rPr>
          <w:rStyle w:val="pln"/>
          <w:rFonts w:eastAsiaTheme="majorEastAsia"/>
        </w:rPr>
      </w:pPr>
      <w:r>
        <w:rPr>
          <w:rStyle w:val="pln"/>
          <w:rFonts w:eastAsiaTheme="majorEastAsia"/>
        </w:rPr>
        <w:t xml:space="preserve">         </w:t>
      </w:r>
      <w:r>
        <w:rPr>
          <w:rStyle w:val="pun"/>
        </w:rPr>
        <w:t>}</w:t>
      </w:r>
    </w:p>
    <w:p w:rsidR="004F52BA" w:rsidRDefault="004F52BA" w:rsidP="004F52BA">
      <w:pPr>
        <w:pStyle w:val="HTMLPreformatted"/>
        <w:rPr>
          <w:rStyle w:val="pln"/>
          <w:rFonts w:eastAsiaTheme="majorEastAsia"/>
        </w:rPr>
      </w:pPr>
      <w:r>
        <w:rPr>
          <w:rStyle w:val="pln"/>
          <w:rFonts w:eastAsiaTheme="majorEastAsia"/>
        </w:rPr>
        <w:t xml:space="preserve">      </w:t>
      </w:r>
      <w:r>
        <w:rPr>
          <w:rStyle w:val="pun"/>
        </w:rPr>
        <w:t>}</w:t>
      </w:r>
    </w:p>
    <w:p w:rsidR="004F52BA" w:rsidRDefault="004F52BA" w:rsidP="004F52BA">
      <w:pPr>
        <w:pStyle w:val="HTMLPreformatted"/>
        <w:rPr>
          <w:rStyle w:val="pln"/>
          <w:rFonts w:eastAsiaTheme="majorEastAsia"/>
        </w:rPr>
      </w:pPr>
      <w:r>
        <w:rPr>
          <w:rStyle w:val="pln"/>
          <w:rFonts w:eastAsiaTheme="majorEastAsia"/>
        </w:rPr>
        <w:t xml:space="preserve">      </w:t>
      </w:r>
      <w:proofErr w:type="gramStart"/>
      <w:r>
        <w:rPr>
          <w:rStyle w:val="kwd"/>
        </w:rPr>
        <w:t>if</w:t>
      </w:r>
      <w:r>
        <w:rPr>
          <w:rStyle w:val="pun"/>
        </w:rPr>
        <w:t>(</w:t>
      </w:r>
      <w:proofErr w:type="gramEnd"/>
      <w:r>
        <w:rPr>
          <w:rStyle w:val="pun"/>
        </w:rPr>
        <w:t>!</w:t>
      </w:r>
      <w:r>
        <w:rPr>
          <w:rStyle w:val="pln"/>
          <w:rFonts w:eastAsiaTheme="majorEastAsia"/>
        </w:rPr>
        <w:t>exists</w:t>
      </w:r>
      <w:r>
        <w:rPr>
          <w:rStyle w:val="pun"/>
        </w:rPr>
        <w:t>){</w:t>
      </w:r>
    </w:p>
    <w:p w:rsidR="004F52BA" w:rsidRDefault="004F52BA" w:rsidP="004F52BA">
      <w:pPr>
        <w:pStyle w:val="HTMLPreformatted"/>
        <w:rPr>
          <w:rStyle w:val="pln"/>
          <w:rFonts w:eastAsiaTheme="majorEastAsia"/>
        </w:rPr>
      </w:pPr>
      <w:r>
        <w:rPr>
          <w:rStyle w:val="pln"/>
          <w:rFonts w:eastAsiaTheme="majorEastAsia"/>
        </w:rPr>
        <w:t xml:space="preserve">         </w:t>
      </w:r>
      <w:proofErr w:type="gramStart"/>
      <w:r>
        <w:rPr>
          <w:rStyle w:val="pln"/>
          <w:rFonts w:eastAsiaTheme="majorEastAsia"/>
        </w:rPr>
        <w:t>services</w:t>
      </w:r>
      <w:r>
        <w:rPr>
          <w:rStyle w:val="pun"/>
        </w:rPr>
        <w:t>.</w:t>
      </w:r>
      <w:r>
        <w:rPr>
          <w:rStyle w:val="pln"/>
          <w:rFonts w:eastAsiaTheme="majorEastAsia"/>
        </w:rPr>
        <w:t>add</w:t>
      </w:r>
      <w:r>
        <w:rPr>
          <w:rStyle w:val="pun"/>
        </w:rPr>
        <w:t>(</w:t>
      </w:r>
      <w:proofErr w:type="gramEnd"/>
      <w:r>
        <w:rPr>
          <w:rStyle w:val="pln"/>
          <w:rFonts w:eastAsiaTheme="majorEastAsia"/>
        </w:rPr>
        <w:t>newService</w:t>
      </w:r>
      <w:r>
        <w:rPr>
          <w:rStyle w:val="pun"/>
        </w:rPr>
        <w:t>);</w:t>
      </w:r>
    </w:p>
    <w:p w:rsidR="004F52BA" w:rsidRDefault="004F52BA" w:rsidP="004F52BA">
      <w:pPr>
        <w:pStyle w:val="HTMLPreformatted"/>
        <w:rPr>
          <w:rStyle w:val="pln"/>
          <w:rFonts w:eastAsiaTheme="majorEastAsia"/>
        </w:rPr>
      </w:pPr>
      <w:r>
        <w:rPr>
          <w:rStyle w:val="pln"/>
          <w:rFonts w:eastAsiaTheme="majorEastAsia"/>
        </w:rPr>
        <w:t xml:space="preserve">      </w:t>
      </w:r>
      <w:r>
        <w:rPr>
          <w:rStyle w:val="pun"/>
        </w:rPr>
        <w:t>}</w:t>
      </w:r>
    </w:p>
    <w:p w:rsidR="004F52BA" w:rsidRDefault="004F52BA" w:rsidP="004F52BA">
      <w:pPr>
        <w:pStyle w:val="HTMLPreformatted"/>
        <w:rPr>
          <w:rStyle w:val="pln"/>
          <w:rFonts w:eastAsiaTheme="majorEastAsia"/>
        </w:rPr>
      </w:pPr>
      <w:r>
        <w:rPr>
          <w:rStyle w:val="pln"/>
          <w:rFonts w:eastAsiaTheme="majorEastAsia"/>
        </w:rPr>
        <w:t xml:space="preserve">   </w:t>
      </w:r>
      <w:r>
        <w:rPr>
          <w:rStyle w:val="pun"/>
        </w:rPr>
        <w:t>}</w:t>
      </w:r>
    </w:p>
    <w:p w:rsidR="004F52BA" w:rsidRDefault="004F52BA" w:rsidP="004F52BA">
      <w:pPr>
        <w:pStyle w:val="HTMLPreformatted"/>
      </w:pPr>
      <w:r>
        <w:rPr>
          <w:rStyle w:val="pun"/>
        </w:rPr>
        <w:t>}</w:t>
      </w:r>
    </w:p>
    <w:p w:rsidR="004F52BA" w:rsidRDefault="004F52BA" w:rsidP="004F52BA">
      <w:pPr>
        <w:pStyle w:val="Heading2"/>
      </w:pPr>
      <w:r>
        <w:t>Step 5</w:t>
      </w:r>
    </w:p>
    <w:p w:rsidR="004F52BA" w:rsidRDefault="004F52BA" w:rsidP="004F52BA">
      <w:pPr>
        <w:pStyle w:val="NormalWeb"/>
      </w:pPr>
      <w:r>
        <w:t>Create Service Locator</w:t>
      </w:r>
    </w:p>
    <w:p w:rsidR="004F52BA" w:rsidRDefault="004F52BA" w:rsidP="004F52BA">
      <w:pPr>
        <w:pStyle w:val="NormalWeb"/>
      </w:pPr>
      <w:r>
        <w:rPr>
          <w:i/>
          <w:iCs/>
        </w:rPr>
        <w:t>ServiceLocator.java</w:t>
      </w:r>
    </w:p>
    <w:p w:rsidR="004F52BA" w:rsidRDefault="004F52BA" w:rsidP="004F52BA">
      <w:pPr>
        <w:pStyle w:val="HTMLPreformatted"/>
        <w:rPr>
          <w:rStyle w:val="pln"/>
          <w:rFonts w:eastAsiaTheme="majorEastAsia"/>
        </w:rPr>
      </w:pPr>
      <w:proofErr w:type="gramStart"/>
      <w:r>
        <w:rPr>
          <w:rStyle w:val="kwd"/>
        </w:rPr>
        <w:t>public</w:t>
      </w:r>
      <w:proofErr w:type="gramEnd"/>
      <w:r>
        <w:rPr>
          <w:rStyle w:val="pln"/>
          <w:rFonts w:eastAsiaTheme="majorEastAsia"/>
        </w:rPr>
        <w:t xml:space="preserve"> </w:t>
      </w:r>
      <w:r>
        <w:rPr>
          <w:rStyle w:val="kwd"/>
        </w:rPr>
        <w:t>class</w:t>
      </w:r>
      <w:r>
        <w:rPr>
          <w:rStyle w:val="pln"/>
          <w:rFonts w:eastAsiaTheme="majorEastAsia"/>
        </w:rPr>
        <w:t xml:space="preserve"> </w:t>
      </w:r>
      <w:r>
        <w:rPr>
          <w:rStyle w:val="typ"/>
        </w:rPr>
        <w:t>ServiceLocator</w:t>
      </w:r>
      <w:r>
        <w:rPr>
          <w:rStyle w:val="pln"/>
          <w:rFonts w:eastAsiaTheme="majorEastAsia"/>
        </w:rPr>
        <w:t xml:space="preserve"> </w:t>
      </w:r>
      <w:r>
        <w:rPr>
          <w:rStyle w:val="pun"/>
        </w:rPr>
        <w:t>{</w:t>
      </w:r>
    </w:p>
    <w:p w:rsidR="004F52BA" w:rsidRDefault="004F52BA" w:rsidP="004F52BA">
      <w:pPr>
        <w:pStyle w:val="HTMLPreformatted"/>
        <w:rPr>
          <w:rStyle w:val="pln"/>
          <w:rFonts w:eastAsiaTheme="majorEastAsia"/>
        </w:rPr>
      </w:pPr>
      <w:r>
        <w:rPr>
          <w:rStyle w:val="pln"/>
          <w:rFonts w:eastAsiaTheme="majorEastAsia"/>
        </w:rPr>
        <w:t xml:space="preserve">   </w:t>
      </w:r>
      <w:proofErr w:type="gramStart"/>
      <w:r>
        <w:rPr>
          <w:rStyle w:val="kwd"/>
        </w:rPr>
        <w:t>private</w:t>
      </w:r>
      <w:proofErr w:type="gramEnd"/>
      <w:r>
        <w:rPr>
          <w:rStyle w:val="pln"/>
          <w:rFonts w:eastAsiaTheme="majorEastAsia"/>
        </w:rPr>
        <w:t xml:space="preserve"> </w:t>
      </w:r>
      <w:r>
        <w:rPr>
          <w:rStyle w:val="kwd"/>
        </w:rPr>
        <w:t>static</w:t>
      </w:r>
      <w:r>
        <w:rPr>
          <w:rStyle w:val="pln"/>
          <w:rFonts w:eastAsiaTheme="majorEastAsia"/>
        </w:rPr>
        <w:t xml:space="preserve"> </w:t>
      </w:r>
      <w:r>
        <w:rPr>
          <w:rStyle w:val="typ"/>
        </w:rPr>
        <w:t>Cache</w:t>
      </w:r>
      <w:r>
        <w:rPr>
          <w:rStyle w:val="pln"/>
          <w:rFonts w:eastAsiaTheme="majorEastAsia"/>
        </w:rPr>
        <w:t xml:space="preserve"> cache</w:t>
      </w:r>
      <w:r>
        <w:rPr>
          <w:rStyle w:val="pun"/>
        </w:rPr>
        <w:t>;</w:t>
      </w:r>
    </w:p>
    <w:p w:rsidR="004F52BA" w:rsidRDefault="004F52BA" w:rsidP="004F52BA">
      <w:pPr>
        <w:pStyle w:val="HTMLPreformatted"/>
        <w:rPr>
          <w:rStyle w:val="pln"/>
          <w:rFonts w:eastAsiaTheme="majorEastAsia"/>
        </w:rPr>
      </w:pPr>
    </w:p>
    <w:p w:rsidR="004F52BA" w:rsidRDefault="004F52BA" w:rsidP="004F52BA">
      <w:pPr>
        <w:pStyle w:val="HTMLPreformatted"/>
        <w:rPr>
          <w:rStyle w:val="pln"/>
          <w:rFonts w:eastAsiaTheme="majorEastAsia"/>
        </w:rPr>
      </w:pPr>
      <w:r>
        <w:rPr>
          <w:rStyle w:val="pln"/>
          <w:rFonts w:eastAsiaTheme="majorEastAsia"/>
        </w:rPr>
        <w:t xml:space="preserve">   </w:t>
      </w:r>
      <w:proofErr w:type="gramStart"/>
      <w:r>
        <w:rPr>
          <w:rStyle w:val="kwd"/>
        </w:rPr>
        <w:t>static</w:t>
      </w:r>
      <w:proofErr w:type="gramEnd"/>
      <w:r>
        <w:rPr>
          <w:rStyle w:val="pln"/>
          <w:rFonts w:eastAsiaTheme="majorEastAsia"/>
        </w:rPr>
        <w:t xml:space="preserve"> </w:t>
      </w:r>
      <w:r>
        <w:rPr>
          <w:rStyle w:val="pun"/>
        </w:rPr>
        <w:t>{</w:t>
      </w:r>
    </w:p>
    <w:p w:rsidR="004F52BA" w:rsidRDefault="004F52BA" w:rsidP="004F52BA">
      <w:pPr>
        <w:pStyle w:val="HTMLPreformatted"/>
        <w:rPr>
          <w:rStyle w:val="pln"/>
          <w:rFonts w:eastAsiaTheme="majorEastAsia"/>
        </w:rPr>
      </w:pPr>
      <w:r>
        <w:rPr>
          <w:rStyle w:val="pln"/>
          <w:rFonts w:eastAsiaTheme="majorEastAsia"/>
        </w:rPr>
        <w:t xml:space="preserve">      </w:t>
      </w:r>
      <w:proofErr w:type="gramStart"/>
      <w:r>
        <w:rPr>
          <w:rStyle w:val="pln"/>
          <w:rFonts w:eastAsiaTheme="majorEastAsia"/>
        </w:rPr>
        <w:t>cache</w:t>
      </w:r>
      <w:proofErr w:type="gramEnd"/>
      <w:r>
        <w:rPr>
          <w:rStyle w:val="pln"/>
          <w:rFonts w:eastAsiaTheme="majorEastAsia"/>
        </w:rPr>
        <w:t xml:space="preserve"> </w:t>
      </w:r>
      <w:r>
        <w:rPr>
          <w:rStyle w:val="pun"/>
        </w:rPr>
        <w:t>=</w:t>
      </w:r>
      <w:r>
        <w:rPr>
          <w:rStyle w:val="pln"/>
          <w:rFonts w:eastAsiaTheme="majorEastAsia"/>
        </w:rPr>
        <w:t xml:space="preserve"> </w:t>
      </w:r>
      <w:r>
        <w:rPr>
          <w:rStyle w:val="kwd"/>
        </w:rPr>
        <w:t>new</w:t>
      </w:r>
      <w:r>
        <w:rPr>
          <w:rStyle w:val="pln"/>
          <w:rFonts w:eastAsiaTheme="majorEastAsia"/>
        </w:rPr>
        <w:t xml:space="preserve"> </w:t>
      </w:r>
      <w:r>
        <w:rPr>
          <w:rStyle w:val="typ"/>
        </w:rPr>
        <w:t>Cache</w:t>
      </w:r>
      <w:r>
        <w:rPr>
          <w:rStyle w:val="pun"/>
        </w:rPr>
        <w:t>();</w:t>
      </w:r>
      <w:r>
        <w:rPr>
          <w:rStyle w:val="pln"/>
          <w:rFonts w:eastAsiaTheme="majorEastAsia"/>
        </w:rPr>
        <w:tab/>
      </w:r>
      <w:r>
        <w:rPr>
          <w:rStyle w:val="pln"/>
          <w:rFonts w:eastAsiaTheme="majorEastAsia"/>
        </w:rPr>
        <w:tab/>
      </w:r>
    </w:p>
    <w:p w:rsidR="004F52BA" w:rsidRDefault="004F52BA" w:rsidP="004F52BA">
      <w:pPr>
        <w:pStyle w:val="HTMLPreformatted"/>
        <w:rPr>
          <w:rStyle w:val="pln"/>
          <w:rFonts w:eastAsiaTheme="majorEastAsia"/>
        </w:rPr>
      </w:pPr>
      <w:r>
        <w:rPr>
          <w:rStyle w:val="pln"/>
          <w:rFonts w:eastAsiaTheme="majorEastAsia"/>
        </w:rPr>
        <w:t xml:space="preserve">   </w:t>
      </w:r>
      <w:r>
        <w:rPr>
          <w:rStyle w:val="pun"/>
        </w:rPr>
        <w:t>}</w:t>
      </w:r>
    </w:p>
    <w:p w:rsidR="004F52BA" w:rsidRDefault="004F52BA" w:rsidP="004F52BA">
      <w:pPr>
        <w:pStyle w:val="HTMLPreformatted"/>
        <w:rPr>
          <w:rStyle w:val="pln"/>
          <w:rFonts w:eastAsiaTheme="majorEastAsia"/>
        </w:rPr>
      </w:pPr>
    </w:p>
    <w:p w:rsidR="004F52BA" w:rsidRDefault="004F52BA" w:rsidP="004F52BA">
      <w:pPr>
        <w:pStyle w:val="HTMLPreformatted"/>
        <w:rPr>
          <w:rStyle w:val="pln"/>
          <w:rFonts w:eastAsiaTheme="majorEastAsia"/>
        </w:rPr>
      </w:pPr>
      <w:r>
        <w:rPr>
          <w:rStyle w:val="pln"/>
          <w:rFonts w:eastAsiaTheme="majorEastAsia"/>
        </w:rPr>
        <w:t xml:space="preserve">   </w:t>
      </w:r>
      <w:proofErr w:type="gramStart"/>
      <w:r>
        <w:rPr>
          <w:rStyle w:val="kwd"/>
        </w:rPr>
        <w:t>public</w:t>
      </w:r>
      <w:proofErr w:type="gramEnd"/>
      <w:r>
        <w:rPr>
          <w:rStyle w:val="pln"/>
          <w:rFonts w:eastAsiaTheme="majorEastAsia"/>
        </w:rPr>
        <w:t xml:space="preserve"> </w:t>
      </w:r>
      <w:r>
        <w:rPr>
          <w:rStyle w:val="kwd"/>
        </w:rPr>
        <w:t>static</w:t>
      </w:r>
      <w:r>
        <w:rPr>
          <w:rStyle w:val="pln"/>
          <w:rFonts w:eastAsiaTheme="majorEastAsia"/>
        </w:rPr>
        <w:t xml:space="preserve"> </w:t>
      </w:r>
      <w:r>
        <w:rPr>
          <w:rStyle w:val="typ"/>
        </w:rPr>
        <w:t>Service</w:t>
      </w:r>
      <w:r>
        <w:rPr>
          <w:rStyle w:val="pln"/>
          <w:rFonts w:eastAsiaTheme="majorEastAsia"/>
        </w:rPr>
        <w:t xml:space="preserve"> getService</w:t>
      </w:r>
      <w:r>
        <w:rPr>
          <w:rStyle w:val="pun"/>
        </w:rPr>
        <w:t>(</w:t>
      </w:r>
      <w:r>
        <w:rPr>
          <w:rStyle w:val="typ"/>
        </w:rPr>
        <w:t>String</w:t>
      </w:r>
      <w:r>
        <w:rPr>
          <w:rStyle w:val="pln"/>
          <w:rFonts w:eastAsiaTheme="majorEastAsia"/>
        </w:rPr>
        <w:t xml:space="preserve"> jndiName</w:t>
      </w:r>
      <w:r>
        <w:rPr>
          <w:rStyle w:val="pun"/>
        </w:rPr>
        <w:t>){</w:t>
      </w:r>
    </w:p>
    <w:p w:rsidR="004F52BA" w:rsidRDefault="004F52BA" w:rsidP="004F52BA">
      <w:pPr>
        <w:pStyle w:val="HTMLPreformatted"/>
        <w:rPr>
          <w:rStyle w:val="pln"/>
          <w:rFonts w:eastAsiaTheme="majorEastAsia"/>
        </w:rPr>
      </w:pPr>
    </w:p>
    <w:p w:rsidR="004F52BA" w:rsidRDefault="004F52BA" w:rsidP="004F52BA">
      <w:pPr>
        <w:pStyle w:val="HTMLPreformatted"/>
        <w:rPr>
          <w:rStyle w:val="pln"/>
          <w:rFonts w:eastAsiaTheme="majorEastAsia"/>
        </w:rPr>
      </w:pPr>
      <w:r>
        <w:rPr>
          <w:rStyle w:val="pln"/>
          <w:rFonts w:eastAsiaTheme="majorEastAsia"/>
        </w:rPr>
        <w:t xml:space="preserve">      </w:t>
      </w:r>
      <w:r>
        <w:rPr>
          <w:rStyle w:val="typ"/>
        </w:rPr>
        <w:t>Service</w:t>
      </w:r>
      <w:r>
        <w:rPr>
          <w:rStyle w:val="pln"/>
          <w:rFonts w:eastAsiaTheme="majorEastAsia"/>
        </w:rPr>
        <w:t xml:space="preserve"> service </w:t>
      </w:r>
      <w:r>
        <w:rPr>
          <w:rStyle w:val="pun"/>
        </w:rPr>
        <w:t>=</w:t>
      </w:r>
      <w:r>
        <w:rPr>
          <w:rStyle w:val="pln"/>
          <w:rFonts w:eastAsiaTheme="majorEastAsia"/>
        </w:rPr>
        <w:t xml:space="preserve"> </w:t>
      </w:r>
      <w:proofErr w:type="gramStart"/>
      <w:r>
        <w:rPr>
          <w:rStyle w:val="pln"/>
          <w:rFonts w:eastAsiaTheme="majorEastAsia"/>
        </w:rPr>
        <w:t>cache</w:t>
      </w:r>
      <w:r>
        <w:rPr>
          <w:rStyle w:val="pun"/>
        </w:rPr>
        <w:t>.</w:t>
      </w:r>
      <w:r>
        <w:rPr>
          <w:rStyle w:val="pln"/>
          <w:rFonts w:eastAsiaTheme="majorEastAsia"/>
        </w:rPr>
        <w:t>getService</w:t>
      </w:r>
      <w:r>
        <w:rPr>
          <w:rStyle w:val="pun"/>
        </w:rPr>
        <w:t>(</w:t>
      </w:r>
      <w:proofErr w:type="gramEnd"/>
      <w:r>
        <w:rPr>
          <w:rStyle w:val="pln"/>
          <w:rFonts w:eastAsiaTheme="majorEastAsia"/>
        </w:rPr>
        <w:t>jndiName</w:t>
      </w:r>
      <w:r>
        <w:rPr>
          <w:rStyle w:val="pun"/>
        </w:rPr>
        <w:t>);</w:t>
      </w:r>
    </w:p>
    <w:p w:rsidR="004F52BA" w:rsidRDefault="004F52BA" w:rsidP="004F52BA">
      <w:pPr>
        <w:pStyle w:val="HTMLPreformatted"/>
        <w:rPr>
          <w:rStyle w:val="pln"/>
          <w:rFonts w:eastAsiaTheme="majorEastAsia"/>
        </w:rPr>
      </w:pPr>
    </w:p>
    <w:p w:rsidR="004F52BA" w:rsidRDefault="004F52BA" w:rsidP="004F52BA">
      <w:pPr>
        <w:pStyle w:val="HTMLPreformatted"/>
        <w:rPr>
          <w:rStyle w:val="pln"/>
          <w:rFonts w:eastAsiaTheme="majorEastAsia"/>
        </w:rPr>
      </w:pPr>
      <w:r>
        <w:rPr>
          <w:rStyle w:val="pln"/>
          <w:rFonts w:eastAsiaTheme="majorEastAsia"/>
        </w:rPr>
        <w:t xml:space="preserve">      </w:t>
      </w:r>
      <w:proofErr w:type="gramStart"/>
      <w:r>
        <w:rPr>
          <w:rStyle w:val="kwd"/>
        </w:rPr>
        <w:t>if</w:t>
      </w:r>
      <w:r>
        <w:rPr>
          <w:rStyle w:val="pun"/>
        </w:rPr>
        <w:t>(</w:t>
      </w:r>
      <w:proofErr w:type="gramEnd"/>
      <w:r>
        <w:rPr>
          <w:rStyle w:val="pln"/>
          <w:rFonts w:eastAsiaTheme="majorEastAsia"/>
        </w:rPr>
        <w:t xml:space="preserve">service </w:t>
      </w:r>
      <w:r>
        <w:rPr>
          <w:rStyle w:val="pun"/>
        </w:rPr>
        <w:t>!=</w:t>
      </w:r>
      <w:r>
        <w:rPr>
          <w:rStyle w:val="pln"/>
          <w:rFonts w:eastAsiaTheme="majorEastAsia"/>
        </w:rPr>
        <w:t xml:space="preserve"> </w:t>
      </w:r>
      <w:r>
        <w:rPr>
          <w:rStyle w:val="kwd"/>
        </w:rPr>
        <w:t>null</w:t>
      </w:r>
      <w:r>
        <w:rPr>
          <w:rStyle w:val="pun"/>
        </w:rPr>
        <w:t>){</w:t>
      </w:r>
    </w:p>
    <w:p w:rsidR="004F52BA" w:rsidRDefault="004F52BA" w:rsidP="004F52BA">
      <w:pPr>
        <w:pStyle w:val="HTMLPreformatted"/>
        <w:rPr>
          <w:rStyle w:val="pln"/>
          <w:rFonts w:eastAsiaTheme="majorEastAsia"/>
        </w:rPr>
      </w:pPr>
      <w:r>
        <w:rPr>
          <w:rStyle w:val="pln"/>
          <w:rFonts w:eastAsiaTheme="majorEastAsia"/>
        </w:rPr>
        <w:t xml:space="preserve">         </w:t>
      </w:r>
      <w:proofErr w:type="gramStart"/>
      <w:r>
        <w:rPr>
          <w:rStyle w:val="kwd"/>
        </w:rPr>
        <w:t>return</w:t>
      </w:r>
      <w:proofErr w:type="gramEnd"/>
      <w:r>
        <w:rPr>
          <w:rStyle w:val="pln"/>
          <w:rFonts w:eastAsiaTheme="majorEastAsia"/>
        </w:rPr>
        <w:t xml:space="preserve"> service</w:t>
      </w:r>
      <w:r>
        <w:rPr>
          <w:rStyle w:val="pun"/>
        </w:rPr>
        <w:t>;</w:t>
      </w:r>
    </w:p>
    <w:p w:rsidR="004F52BA" w:rsidRDefault="004F52BA" w:rsidP="004F52BA">
      <w:pPr>
        <w:pStyle w:val="HTMLPreformatted"/>
        <w:rPr>
          <w:rStyle w:val="pln"/>
          <w:rFonts w:eastAsiaTheme="majorEastAsia"/>
        </w:rPr>
      </w:pPr>
      <w:r>
        <w:rPr>
          <w:rStyle w:val="pln"/>
          <w:rFonts w:eastAsiaTheme="majorEastAsia"/>
        </w:rPr>
        <w:t xml:space="preserve">      </w:t>
      </w:r>
      <w:r>
        <w:rPr>
          <w:rStyle w:val="pun"/>
        </w:rPr>
        <w:t>}</w:t>
      </w:r>
    </w:p>
    <w:p w:rsidR="004F52BA" w:rsidRDefault="004F52BA" w:rsidP="004F52BA">
      <w:pPr>
        <w:pStyle w:val="HTMLPreformatted"/>
        <w:rPr>
          <w:rStyle w:val="pln"/>
          <w:rFonts w:eastAsiaTheme="majorEastAsia"/>
        </w:rPr>
      </w:pPr>
    </w:p>
    <w:p w:rsidR="004F52BA" w:rsidRDefault="004F52BA" w:rsidP="004F52BA">
      <w:pPr>
        <w:pStyle w:val="HTMLPreformatted"/>
        <w:rPr>
          <w:rStyle w:val="pln"/>
          <w:rFonts w:eastAsiaTheme="majorEastAsia"/>
        </w:rPr>
      </w:pPr>
      <w:r>
        <w:rPr>
          <w:rStyle w:val="pln"/>
          <w:rFonts w:eastAsiaTheme="majorEastAsia"/>
        </w:rPr>
        <w:t xml:space="preserve">      </w:t>
      </w:r>
      <w:r>
        <w:rPr>
          <w:rStyle w:val="typ"/>
        </w:rPr>
        <w:t>InitialContext</w:t>
      </w:r>
      <w:r>
        <w:rPr>
          <w:rStyle w:val="pln"/>
          <w:rFonts w:eastAsiaTheme="majorEastAsia"/>
        </w:rPr>
        <w:t xml:space="preserve"> context </w:t>
      </w:r>
      <w:r>
        <w:rPr>
          <w:rStyle w:val="pun"/>
        </w:rPr>
        <w:t>=</w:t>
      </w:r>
      <w:r>
        <w:rPr>
          <w:rStyle w:val="pln"/>
          <w:rFonts w:eastAsiaTheme="majorEastAsia"/>
        </w:rPr>
        <w:t xml:space="preserve"> </w:t>
      </w:r>
      <w:r>
        <w:rPr>
          <w:rStyle w:val="kwd"/>
        </w:rPr>
        <w:t>new</w:t>
      </w:r>
      <w:r>
        <w:rPr>
          <w:rStyle w:val="pln"/>
          <w:rFonts w:eastAsiaTheme="majorEastAsia"/>
        </w:rPr>
        <w:t xml:space="preserve"> </w:t>
      </w:r>
      <w:proofErr w:type="gramStart"/>
      <w:r>
        <w:rPr>
          <w:rStyle w:val="typ"/>
        </w:rPr>
        <w:t>InitialContext</w:t>
      </w:r>
      <w:r>
        <w:rPr>
          <w:rStyle w:val="pun"/>
        </w:rPr>
        <w:t>(</w:t>
      </w:r>
      <w:proofErr w:type="gramEnd"/>
      <w:r>
        <w:rPr>
          <w:rStyle w:val="pun"/>
        </w:rPr>
        <w:t>);</w:t>
      </w:r>
    </w:p>
    <w:p w:rsidR="004F52BA" w:rsidRDefault="004F52BA" w:rsidP="004F52BA">
      <w:pPr>
        <w:pStyle w:val="HTMLPreformatted"/>
        <w:rPr>
          <w:rStyle w:val="pln"/>
          <w:rFonts w:eastAsiaTheme="majorEastAsia"/>
        </w:rPr>
      </w:pPr>
      <w:r>
        <w:rPr>
          <w:rStyle w:val="pln"/>
          <w:rFonts w:eastAsiaTheme="majorEastAsia"/>
        </w:rPr>
        <w:t xml:space="preserve">      </w:t>
      </w:r>
      <w:r>
        <w:rPr>
          <w:rStyle w:val="typ"/>
        </w:rPr>
        <w:t>Service</w:t>
      </w:r>
      <w:r>
        <w:rPr>
          <w:rStyle w:val="pln"/>
          <w:rFonts w:eastAsiaTheme="majorEastAsia"/>
        </w:rPr>
        <w:t xml:space="preserve"> service1 </w:t>
      </w:r>
      <w:r>
        <w:rPr>
          <w:rStyle w:val="pun"/>
        </w:rPr>
        <w:t>=</w:t>
      </w:r>
      <w:r>
        <w:rPr>
          <w:rStyle w:val="pln"/>
          <w:rFonts w:eastAsiaTheme="majorEastAsia"/>
        </w:rPr>
        <w:t xml:space="preserve"> </w:t>
      </w:r>
      <w:r>
        <w:rPr>
          <w:rStyle w:val="pun"/>
        </w:rPr>
        <w:t>(</w:t>
      </w:r>
      <w:r>
        <w:rPr>
          <w:rStyle w:val="typ"/>
        </w:rPr>
        <w:t>Service</w:t>
      </w:r>
      <w:proofErr w:type="gramStart"/>
      <w:r>
        <w:rPr>
          <w:rStyle w:val="pun"/>
        </w:rPr>
        <w:t>)</w:t>
      </w:r>
      <w:r>
        <w:rPr>
          <w:rStyle w:val="pln"/>
          <w:rFonts w:eastAsiaTheme="majorEastAsia"/>
        </w:rPr>
        <w:t>context</w:t>
      </w:r>
      <w:r>
        <w:rPr>
          <w:rStyle w:val="pun"/>
        </w:rPr>
        <w:t>.</w:t>
      </w:r>
      <w:r>
        <w:rPr>
          <w:rStyle w:val="pln"/>
          <w:rFonts w:eastAsiaTheme="majorEastAsia"/>
        </w:rPr>
        <w:t>lookup</w:t>
      </w:r>
      <w:proofErr w:type="gramEnd"/>
      <w:r>
        <w:rPr>
          <w:rStyle w:val="pun"/>
        </w:rPr>
        <w:t>(</w:t>
      </w:r>
      <w:r>
        <w:rPr>
          <w:rStyle w:val="pln"/>
          <w:rFonts w:eastAsiaTheme="majorEastAsia"/>
        </w:rPr>
        <w:t>jndiName</w:t>
      </w:r>
      <w:r>
        <w:rPr>
          <w:rStyle w:val="pun"/>
        </w:rPr>
        <w:t>);</w:t>
      </w:r>
    </w:p>
    <w:p w:rsidR="004F52BA" w:rsidRDefault="004F52BA" w:rsidP="004F52BA">
      <w:pPr>
        <w:pStyle w:val="HTMLPreformatted"/>
        <w:rPr>
          <w:rStyle w:val="pln"/>
          <w:rFonts w:eastAsiaTheme="majorEastAsia"/>
        </w:rPr>
      </w:pPr>
      <w:r>
        <w:rPr>
          <w:rStyle w:val="pln"/>
          <w:rFonts w:eastAsiaTheme="majorEastAsia"/>
        </w:rPr>
        <w:t xml:space="preserve">      </w:t>
      </w:r>
      <w:proofErr w:type="gramStart"/>
      <w:r>
        <w:rPr>
          <w:rStyle w:val="pln"/>
          <w:rFonts w:eastAsiaTheme="majorEastAsia"/>
        </w:rPr>
        <w:t>cache</w:t>
      </w:r>
      <w:r>
        <w:rPr>
          <w:rStyle w:val="pun"/>
        </w:rPr>
        <w:t>.</w:t>
      </w:r>
      <w:r>
        <w:rPr>
          <w:rStyle w:val="pln"/>
          <w:rFonts w:eastAsiaTheme="majorEastAsia"/>
        </w:rPr>
        <w:t>addService</w:t>
      </w:r>
      <w:r>
        <w:rPr>
          <w:rStyle w:val="pun"/>
        </w:rPr>
        <w:t>(</w:t>
      </w:r>
      <w:proofErr w:type="gramEnd"/>
      <w:r>
        <w:rPr>
          <w:rStyle w:val="pln"/>
          <w:rFonts w:eastAsiaTheme="majorEastAsia"/>
        </w:rPr>
        <w:t>service1</w:t>
      </w:r>
      <w:r>
        <w:rPr>
          <w:rStyle w:val="pun"/>
        </w:rPr>
        <w:t>);</w:t>
      </w:r>
    </w:p>
    <w:p w:rsidR="004F52BA" w:rsidRDefault="004F52BA" w:rsidP="004F52BA">
      <w:pPr>
        <w:pStyle w:val="HTMLPreformatted"/>
        <w:rPr>
          <w:rStyle w:val="pln"/>
          <w:rFonts w:eastAsiaTheme="majorEastAsia"/>
        </w:rPr>
      </w:pPr>
      <w:r>
        <w:rPr>
          <w:rStyle w:val="pln"/>
          <w:rFonts w:eastAsiaTheme="majorEastAsia"/>
        </w:rPr>
        <w:t xml:space="preserve">      </w:t>
      </w:r>
      <w:proofErr w:type="gramStart"/>
      <w:r>
        <w:rPr>
          <w:rStyle w:val="kwd"/>
        </w:rPr>
        <w:t>return</w:t>
      </w:r>
      <w:proofErr w:type="gramEnd"/>
      <w:r>
        <w:rPr>
          <w:rStyle w:val="pln"/>
          <w:rFonts w:eastAsiaTheme="majorEastAsia"/>
        </w:rPr>
        <w:t xml:space="preserve"> service1</w:t>
      </w:r>
      <w:r>
        <w:rPr>
          <w:rStyle w:val="pun"/>
        </w:rPr>
        <w:t>;</w:t>
      </w:r>
    </w:p>
    <w:p w:rsidR="004F52BA" w:rsidRDefault="004F52BA" w:rsidP="004F52BA">
      <w:pPr>
        <w:pStyle w:val="HTMLPreformatted"/>
        <w:rPr>
          <w:rStyle w:val="pln"/>
          <w:rFonts w:eastAsiaTheme="majorEastAsia"/>
        </w:rPr>
      </w:pPr>
      <w:r>
        <w:rPr>
          <w:rStyle w:val="pln"/>
          <w:rFonts w:eastAsiaTheme="majorEastAsia"/>
        </w:rPr>
        <w:t xml:space="preserve">   </w:t>
      </w:r>
      <w:r>
        <w:rPr>
          <w:rStyle w:val="pun"/>
        </w:rPr>
        <w:t>}</w:t>
      </w:r>
    </w:p>
    <w:p w:rsidR="004F52BA" w:rsidRDefault="004F52BA" w:rsidP="004F52BA">
      <w:pPr>
        <w:pStyle w:val="HTMLPreformatted"/>
      </w:pPr>
      <w:r>
        <w:rPr>
          <w:rStyle w:val="pun"/>
        </w:rPr>
        <w:t>}</w:t>
      </w:r>
    </w:p>
    <w:p w:rsidR="004F52BA" w:rsidRDefault="004F52BA" w:rsidP="004F52BA">
      <w:pPr>
        <w:pStyle w:val="Heading2"/>
      </w:pPr>
      <w:r>
        <w:lastRenderedPageBreak/>
        <w:t>Step 6</w:t>
      </w:r>
    </w:p>
    <w:p w:rsidR="004F52BA" w:rsidRDefault="004F52BA" w:rsidP="004F52BA">
      <w:pPr>
        <w:pStyle w:val="NormalWeb"/>
      </w:pPr>
      <w:r>
        <w:t xml:space="preserve">Use the </w:t>
      </w:r>
      <w:r>
        <w:rPr>
          <w:i/>
          <w:iCs/>
        </w:rPr>
        <w:t>ServiceLocator</w:t>
      </w:r>
      <w:r>
        <w:t xml:space="preserve"> to demonstrate Service Locator Design Pattern.</w:t>
      </w:r>
    </w:p>
    <w:p w:rsidR="004F52BA" w:rsidRDefault="004F52BA" w:rsidP="004F52BA">
      <w:pPr>
        <w:pStyle w:val="NormalWeb"/>
      </w:pPr>
      <w:r>
        <w:rPr>
          <w:i/>
          <w:iCs/>
        </w:rPr>
        <w:t>ServiceLocatorPatternDemo.java</w:t>
      </w:r>
    </w:p>
    <w:p w:rsidR="004F52BA" w:rsidRDefault="004F52BA" w:rsidP="004F52BA">
      <w:pPr>
        <w:pStyle w:val="HTMLPreformatted"/>
        <w:rPr>
          <w:rStyle w:val="pln"/>
          <w:rFonts w:eastAsiaTheme="majorEastAsia"/>
        </w:rPr>
      </w:pPr>
      <w:proofErr w:type="gramStart"/>
      <w:r>
        <w:rPr>
          <w:rStyle w:val="kwd"/>
        </w:rPr>
        <w:t>public</w:t>
      </w:r>
      <w:proofErr w:type="gramEnd"/>
      <w:r>
        <w:rPr>
          <w:rStyle w:val="pln"/>
          <w:rFonts w:eastAsiaTheme="majorEastAsia"/>
        </w:rPr>
        <w:t xml:space="preserve"> </w:t>
      </w:r>
      <w:r>
        <w:rPr>
          <w:rStyle w:val="kwd"/>
        </w:rPr>
        <w:t>class</w:t>
      </w:r>
      <w:r>
        <w:rPr>
          <w:rStyle w:val="pln"/>
          <w:rFonts w:eastAsiaTheme="majorEastAsia"/>
        </w:rPr>
        <w:t xml:space="preserve"> </w:t>
      </w:r>
      <w:r>
        <w:rPr>
          <w:rStyle w:val="typ"/>
        </w:rPr>
        <w:t>ServiceLocatorPatternDemo</w:t>
      </w:r>
      <w:r>
        <w:rPr>
          <w:rStyle w:val="pln"/>
          <w:rFonts w:eastAsiaTheme="majorEastAsia"/>
        </w:rPr>
        <w:t xml:space="preserve"> </w:t>
      </w:r>
      <w:r>
        <w:rPr>
          <w:rStyle w:val="pun"/>
        </w:rPr>
        <w:t>{</w:t>
      </w:r>
    </w:p>
    <w:p w:rsidR="004F52BA" w:rsidRDefault="004F52BA" w:rsidP="004F52BA">
      <w:pPr>
        <w:pStyle w:val="HTMLPreformatted"/>
        <w:rPr>
          <w:rStyle w:val="pln"/>
          <w:rFonts w:eastAsiaTheme="majorEastAsia"/>
        </w:rPr>
      </w:pPr>
      <w:r>
        <w:rPr>
          <w:rStyle w:val="pln"/>
          <w:rFonts w:eastAsiaTheme="majorEastAsia"/>
        </w:rPr>
        <w:t xml:space="preserve">   </w:t>
      </w:r>
      <w:proofErr w:type="gramStart"/>
      <w:r>
        <w:rPr>
          <w:rStyle w:val="kwd"/>
        </w:rPr>
        <w:t>public</w:t>
      </w:r>
      <w:proofErr w:type="gramEnd"/>
      <w:r>
        <w:rPr>
          <w:rStyle w:val="pln"/>
          <w:rFonts w:eastAsiaTheme="majorEastAsia"/>
        </w:rPr>
        <w:t xml:space="preserve"> </w:t>
      </w:r>
      <w:r>
        <w:rPr>
          <w:rStyle w:val="kwd"/>
        </w:rPr>
        <w:t>static</w:t>
      </w:r>
      <w:r>
        <w:rPr>
          <w:rStyle w:val="pln"/>
          <w:rFonts w:eastAsiaTheme="majorEastAsia"/>
        </w:rPr>
        <w:t xml:space="preserve"> </w:t>
      </w:r>
      <w:r>
        <w:rPr>
          <w:rStyle w:val="kwd"/>
        </w:rPr>
        <w:t>void</w:t>
      </w:r>
      <w:r>
        <w:rPr>
          <w:rStyle w:val="pln"/>
          <w:rFonts w:eastAsiaTheme="majorEastAsia"/>
        </w:rPr>
        <w:t xml:space="preserve"> main</w:t>
      </w:r>
      <w:r>
        <w:rPr>
          <w:rStyle w:val="pun"/>
        </w:rPr>
        <w:t>(</w:t>
      </w:r>
      <w:r>
        <w:rPr>
          <w:rStyle w:val="typ"/>
        </w:rPr>
        <w:t>String</w:t>
      </w:r>
      <w:r>
        <w:rPr>
          <w:rStyle w:val="pun"/>
        </w:rPr>
        <w:t>[]</w:t>
      </w:r>
      <w:r>
        <w:rPr>
          <w:rStyle w:val="pln"/>
          <w:rFonts w:eastAsiaTheme="majorEastAsia"/>
        </w:rPr>
        <w:t xml:space="preserve"> args</w:t>
      </w:r>
      <w:r>
        <w:rPr>
          <w:rStyle w:val="pun"/>
        </w:rPr>
        <w:t>)</w:t>
      </w:r>
      <w:r>
        <w:rPr>
          <w:rStyle w:val="pln"/>
          <w:rFonts w:eastAsiaTheme="majorEastAsia"/>
        </w:rPr>
        <w:t xml:space="preserve"> </w:t>
      </w:r>
      <w:r>
        <w:rPr>
          <w:rStyle w:val="pun"/>
        </w:rPr>
        <w:t>{</w:t>
      </w:r>
    </w:p>
    <w:p w:rsidR="004F52BA" w:rsidRDefault="004F52BA" w:rsidP="004F52BA">
      <w:pPr>
        <w:pStyle w:val="HTMLPreformatted"/>
        <w:rPr>
          <w:rStyle w:val="pln"/>
          <w:rFonts w:eastAsiaTheme="majorEastAsia"/>
        </w:rPr>
      </w:pPr>
      <w:r>
        <w:rPr>
          <w:rStyle w:val="pln"/>
          <w:rFonts w:eastAsiaTheme="majorEastAsia"/>
        </w:rPr>
        <w:t xml:space="preserve">      </w:t>
      </w:r>
      <w:r>
        <w:rPr>
          <w:rStyle w:val="typ"/>
        </w:rPr>
        <w:t>Service</w:t>
      </w:r>
      <w:r>
        <w:rPr>
          <w:rStyle w:val="pln"/>
          <w:rFonts w:eastAsiaTheme="majorEastAsia"/>
        </w:rPr>
        <w:t xml:space="preserve"> service </w:t>
      </w:r>
      <w:r>
        <w:rPr>
          <w:rStyle w:val="pun"/>
        </w:rPr>
        <w:t>=</w:t>
      </w:r>
      <w:r>
        <w:rPr>
          <w:rStyle w:val="pln"/>
          <w:rFonts w:eastAsiaTheme="majorEastAsia"/>
        </w:rPr>
        <w:t xml:space="preserve"> </w:t>
      </w:r>
      <w:proofErr w:type="gramStart"/>
      <w:r>
        <w:rPr>
          <w:rStyle w:val="typ"/>
        </w:rPr>
        <w:t>ServiceLocator</w:t>
      </w:r>
      <w:r>
        <w:rPr>
          <w:rStyle w:val="pun"/>
        </w:rPr>
        <w:t>.</w:t>
      </w:r>
      <w:r>
        <w:rPr>
          <w:rStyle w:val="pln"/>
          <w:rFonts w:eastAsiaTheme="majorEastAsia"/>
        </w:rPr>
        <w:t>getService</w:t>
      </w:r>
      <w:r>
        <w:rPr>
          <w:rStyle w:val="pun"/>
        </w:rPr>
        <w:t>(</w:t>
      </w:r>
      <w:proofErr w:type="gramEnd"/>
      <w:r>
        <w:rPr>
          <w:rStyle w:val="str"/>
        </w:rPr>
        <w:t>"Service1"</w:t>
      </w:r>
      <w:r>
        <w:rPr>
          <w:rStyle w:val="pun"/>
        </w:rPr>
        <w:t>);</w:t>
      </w:r>
    </w:p>
    <w:p w:rsidR="004F52BA" w:rsidRDefault="004F52BA" w:rsidP="004F52BA">
      <w:pPr>
        <w:pStyle w:val="HTMLPreformatted"/>
        <w:rPr>
          <w:rStyle w:val="pln"/>
          <w:rFonts w:eastAsiaTheme="majorEastAsia"/>
        </w:rPr>
      </w:pPr>
      <w:r>
        <w:rPr>
          <w:rStyle w:val="pln"/>
          <w:rFonts w:eastAsiaTheme="majorEastAsia"/>
        </w:rPr>
        <w:t xml:space="preserve">      </w:t>
      </w:r>
      <w:proofErr w:type="gramStart"/>
      <w:r>
        <w:rPr>
          <w:rStyle w:val="pln"/>
          <w:rFonts w:eastAsiaTheme="majorEastAsia"/>
        </w:rPr>
        <w:t>service</w:t>
      </w:r>
      <w:r>
        <w:rPr>
          <w:rStyle w:val="pun"/>
        </w:rPr>
        <w:t>.</w:t>
      </w:r>
      <w:r>
        <w:rPr>
          <w:rStyle w:val="pln"/>
          <w:rFonts w:eastAsiaTheme="majorEastAsia"/>
        </w:rPr>
        <w:t>execute</w:t>
      </w:r>
      <w:r>
        <w:rPr>
          <w:rStyle w:val="pun"/>
        </w:rPr>
        <w:t>(</w:t>
      </w:r>
      <w:proofErr w:type="gramEnd"/>
      <w:r>
        <w:rPr>
          <w:rStyle w:val="pun"/>
        </w:rPr>
        <w:t>);</w:t>
      </w:r>
    </w:p>
    <w:p w:rsidR="004F52BA" w:rsidRDefault="004F52BA" w:rsidP="004F52BA">
      <w:pPr>
        <w:pStyle w:val="HTMLPreformatted"/>
        <w:rPr>
          <w:rStyle w:val="pln"/>
          <w:rFonts w:eastAsiaTheme="majorEastAsia"/>
        </w:rPr>
      </w:pPr>
      <w:r>
        <w:rPr>
          <w:rStyle w:val="pln"/>
          <w:rFonts w:eastAsiaTheme="majorEastAsia"/>
        </w:rPr>
        <w:t xml:space="preserve">      </w:t>
      </w:r>
      <w:proofErr w:type="gramStart"/>
      <w:r>
        <w:rPr>
          <w:rStyle w:val="pln"/>
          <w:rFonts w:eastAsiaTheme="majorEastAsia"/>
        </w:rPr>
        <w:t>service</w:t>
      </w:r>
      <w:proofErr w:type="gramEnd"/>
      <w:r>
        <w:rPr>
          <w:rStyle w:val="pln"/>
          <w:rFonts w:eastAsiaTheme="majorEastAsia"/>
        </w:rPr>
        <w:t xml:space="preserve"> </w:t>
      </w:r>
      <w:r>
        <w:rPr>
          <w:rStyle w:val="pun"/>
        </w:rPr>
        <w:t>=</w:t>
      </w:r>
      <w:r>
        <w:rPr>
          <w:rStyle w:val="pln"/>
          <w:rFonts w:eastAsiaTheme="majorEastAsia"/>
        </w:rPr>
        <w:t xml:space="preserve"> </w:t>
      </w:r>
      <w:r>
        <w:rPr>
          <w:rStyle w:val="typ"/>
        </w:rPr>
        <w:t>ServiceLocator</w:t>
      </w:r>
      <w:r>
        <w:rPr>
          <w:rStyle w:val="pun"/>
        </w:rPr>
        <w:t>.</w:t>
      </w:r>
      <w:r>
        <w:rPr>
          <w:rStyle w:val="pln"/>
          <w:rFonts w:eastAsiaTheme="majorEastAsia"/>
        </w:rPr>
        <w:t>getService</w:t>
      </w:r>
      <w:r>
        <w:rPr>
          <w:rStyle w:val="pun"/>
        </w:rPr>
        <w:t>(</w:t>
      </w:r>
      <w:r>
        <w:rPr>
          <w:rStyle w:val="str"/>
        </w:rPr>
        <w:t>"Service2"</w:t>
      </w:r>
      <w:r>
        <w:rPr>
          <w:rStyle w:val="pun"/>
        </w:rPr>
        <w:t>);</w:t>
      </w:r>
    </w:p>
    <w:p w:rsidR="004F52BA" w:rsidRDefault="004F52BA" w:rsidP="004F52BA">
      <w:pPr>
        <w:pStyle w:val="HTMLPreformatted"/>
        <w:rPr>
          <w:rStyle w:val="pln"/>
          <w:rFonts w:eastAsiaTheme="majorEastAsia"/>
        </w:rPr>
      </w:pPr>
      <w:r>
        <w:rPr>
          <w:rStyle w:val="pln"/>
          <w:rFonts w:eastAsiaTheme="majorEastAsia"/>
        </w:rPr>
        <w:t xml:space="preserve">      </w:t>
      </w:r>
      <w:proofErr w:type="gramStart"/>
      <w:r>
        <w:rPr>
          <w:rStyle w:val="pln"/>
          <w:rFonts w:eastAsiaTheme="majorEastAsia"/>
        </w:rPr>
        <w:t>service</w:t>
      </w:r>
      <w:r>
        <w:rPr>
          <w:rStyle w:val="pun"/>
        </w:rPr>
        <w:t>.</w:t>
      </w:r>
      <w:r>
        <w:rPr>
          <w:rStyle w:val="pln"/>
          <w:rFonts w:eastAsiaTheme="majorEastAsia"/>
        </w:rPr>
        <w:t>execute</w:t>
      </w:r>
      <w:r>
        <w:rPr>
          <w:rStyle w:val="pun"/>
        </w:rPr>
        <w:t>(</w:t>
      </w:r>
      <w:proofErr w:type="gramEnd"/>
      <w:r>
        <w:rPr>
          <w:rStyle w:val="pun"/>
        </w:rPr>
        <w:t>);</w:t>
      </w:r>
    </w:p>
    <w:p w:rsidR="004F52BA" w:rsidRDefault="004F52BA" w:rsidP="004F52BA">
      <w:pPr>
        <w:pStyle w:val="HTMLPreformatted"/>
        <w:rPr>
          <w:rStyle w:val="pln"/>
          <w:rFonts w:eastAsiaTheme="majorEastAsia"/>
        </w:rPr>
      </w:pPr>
      <w:r>
        <w:rPr>
          <w:rStyle w:val="pln"/>
          <w:rFonts w:eastAsiaTheme="majorEastAsia"/>
        </w:rPr>
        <w:t xml:space="preserve">      </w:t>
      </w:r>
      <w:proofErr w:type="gramStart"/>
      <w:r>
        <w:rPr>
          <w:rStyle w:val="pln"/>
          <w:rFonts w:eastAsiaTheme="majorEastAsia"/>
        </w:rPr>
        <w:t>service</w:t>
      </w:r>
      <w:proofErr w:type="gramEnd"/>
      <w:r>
        <w:rPr>
          <w:rStyle w:val="pln"/>
          <w:rFonts w:eastAsiaTheme="majorEastAsia"/>
        </w:rPr>
        <w:t xml:space="preserve"> </w:t>
      </w:r>
      <w:r>
        <w:rPr>
          <w:rStyle w:val="pun"/>
        </w:rPr>
        <w:t>=</w:t>
      </w:r>
      <w:r>
        <w:rPr>
          <w:rStyle w:val="pln"/>
          <w:rFonts w:eastAsiaTheme="majorEastAsia"/>
        </w:rPr>
        <w:t xml:space="preserve"> </w:t>
      </w:r>
      <w:r>
        <w:rPr>
          <w:rStyle w:val="typ"/>
        </w:rPr>
        <w:t>ServiceLocator</w:t>
      </w:r>
      <w:r>
        <w:rPr>
          <w:rStyle w:val="pun"/>
        </w:rPr>
        <w:t>.</w:t>
      </w:r>
      <w:r>
        <w:rPr>
          <w:rStyle w:val="pln"/>
          <w:rFonts w:eastAsiaTheme="majorEastAsia"/>
        </w:rPr>
        <w:t>getService</w:t>
      </w:r>
      <w:r>
        <w:rPr>
          <w:rStyle w:val="pun"/>
        </w:rPr>
        <w:t>(</w:t>
      </w:r>
      <w:r>
        <w:rPr>
          <w:rStyle w:val="str"/>
        </w:rPr>
        <w:t>"Service1"</w:t>
      </w:r>
      <w:r>
        <w:rPr>
          <w:rStyle w:val="pun"/>
        </w:rPr>
        <w:t>);</w:t>
      </w:r>
    </w:p>
    <w:p w:rsidR="004F52BA" w:rsidRDefault="004F52BA" w:rsidP="004F52BA">
      <w:pPr>
        <w:pStyle w:val="HTMLPreformatted"/>
        <w:rPr>
          <w:rStyle w:val="pln"/>
          <w:rFonts w:eastAsiaTheme="majorEastAsia"/>
        </w:rPr>
      </w:pPr>
      <w:r>
        <w:rPr>
          <w:rStyle w:val="pln"/>
          <w:rFonts w:eastAsiaTheme="majorEastAsia"/>
        </w:rPr>
        <w:t xml:space="preserve">      </w:t>
      </w:r>
      <w:proofErr w:type="gramStart"/>
      <w:r>
        <w:rPr>
          <w:rStyle w:val="pln"/>
          <w:rFonts w:eastAsiaTheme="majorEastAsia"/>
        </w:rPr>
        <w:t>service</w:t>
      </w:r>
      <w:r>
        <w:rPr>
          <w:rStyle w:val="pun"/>
        </w:rPr>
        <w:t>.</w:t>
      </w:r>
      <w:r>
        <w:rPr>
          <w:rStyle w:val="pln"/>
          <w:rFonts w:eastAsiaTheme="majorEastAsia"/>
        </w:rPr>
        <w:t>execute</w:t>
      </w:r>
      <w:r>
        <w:rPr>
          <w:rStyle w:val="pun"/>
        </w:rPr>
        <w:t>(</w:t>
      </w:r>
      <w:proofErr w:type="gramEnd"/>
      <w:r>
        <w:rPr>
          <w:rStyle w:val="pun"/>
        </w:rPr>
        <w:t>);</w:t>
      </w:r>
    </w:p>
    <w:p w:rsidR="004F52BA" w:rsidRDefault="004F52BA" w:rsidP="004F52BA">
      <w:pPr>
        <w:pStyle w:val="HTMLPreformatted"/>
        <w:rPr>
          <w:rStyle w:val="pln"/>
          <w:rFonts w:eastAsiaTheme="majorEastAsia"/>
        </w:rPr>
      </w:pPr>
      <w:r>
        <w:rPr>
          <w:rStyle w:val="pln"/>
          <w:rFonts w:eastAsiaTheme="majorEastAsia"/>
        </w:rPr>
        <w:t xml:space="preserve">      </w:t>
      </w:r>
      <w:proofErr w:type="gramStart"/>
      <w:r>
        <w:rPr>
          <w:rStyle w:val="pln"/>
          <w:rFonts w:eastAsiaTheme="majorEastAsia"/>
        </w:rPr>
        <w:t>service</w:t>
      </w:r>
      <w:proofErr w:type="gramEnd"/>
      <w:r>
        <w:rPr>
          <w:rStyle w:val="pln"/>
          <w:rFonts w:eastAsiaTheme="majorEastAsia"/>
        </w:rPr>
        <w:t xml:space="preserve"> </w:t>
      </w:r>
      <w:r>
        <w:rPr>
          <w:rStyle w:val="pun"/>
        </w:rPr>
        <w:t>=</w:t>
      </w:r>
      <w:r>
        <w:rPr>
          <w:rStyle w:val="pln"/>
          <w:rFonts w:eastAsiaTheme="majorEastAsia"/>
        </w:rPr>
        <w:t xml:space="preserve"> </w:t>
      </w:r>
      <w:r>
        <w:rPr>
          <w:rStyle w:val="typ"/>
        </w:rPr>
        <w:t>ServiceLocator</w:t>
      </w:r>
      <w:r>
        <w:rPr>
          <w:rStyle w:val="pun"/>
        </w:rPr>
        <w:t>.</w:t>
      </w:r>
      <w:r>
        <w:rPr>
          <w:rStyle w:val="pln"/>
          <w:rFonts w:eastAsiaTheme="majorEastAsia"/>
        </w:rPr>
        <w:t>getService</w:t>
      </w:r>
      <w:r>
        <w:rPr>
          <w:rStyle w:val="pun"/>
        </w:rPr>
        <w:t>(</w:t>
      </w:r>
      <w:r>
        <w:rPr>
          <w:rStyle w:val="str"/>
        </w:rPr>
        <w:t>"Service2"</w:t>
      </w:r>
      <w:r>
        <w:rPr>
          <w:rStyle w:val="pun"/>
        </w:rPr>
        <w:t>);</w:t>
      </w:r>
    </w:p>
    <w:p w:rsidR="004F52BA" w:rsidRDefault="004F52BA" w:rsidP="004F52BA">
      <w:pPr>
        <w:pStyle w:val="HTMLPreformatted"/>
        <w:rPr>
          <w:rStyle w:val="pln"/>
          <w:rFonts w:eastAsiaTheme="majorEastAsia"/>
        </w:rPr>
      </w:pPr>
      <w:r>
        <w:rPr>
          <w:rStyle w:val="pln"/>
          <w:rFonts w:eastAsiaTheme="majorEastAsia"/>
        </w:rPr>
        <w:t xml:space="preserve">      </w:t>
      </w:r>
      <w:proofErr w:type="gramStart"/>
      <w:r>
        <w:rPr>
          <w:rStyle w:val="pln"/>
          <w:rFonts w:eastAsiaTheme="majorEastAsia"/>
        </w:rPr>
        <w:t>service</w:t>
      </w:r>
      <w:r>
        <w:rPr>
          <w:rStyle w:val="pun"/>
        </w:rPr>
        <w:t>.</w:t>
      </w:r>
      <w:r>
        <w:rPr>
          <w:rStyle w:val="pln"/>
          <w:rFonts w:eastAsiaTheme="majorEastAsia"/>
        </w:rPr>
        <w:t>execute</w:t>
      </w:r>
      <w:r>
        <w:rPr>
          <w:rStyle w:val="pun"/>
        </w:rPr>
        <w:t>(</w:t>
      </w:r>
      <w:proofErr w:type="gramEnd"/>
      <w:r>
        <w:rPr>
          <w:rStyle w:val="pun"/>
        </w:rPr>
        <w:t>);</w:t>
      </w:r>
      <w:r>
        <w:rPr>
          <w:rStyle w:val="pln"/>
          <w:rFonts w:eastAsiaTheme="majorEastAsia"/>
        </w:rPr>
        <w:tab/>
      </w:r>
      <w:r>
        <w:rPr>
          <w:rStyle w:val="pln"/>
          <w:rFonts w:eastAsiaTheme="majorEastAsia"/>
        </w:rPr>
        <w:tab/>
      </w:r>
    </w:p>
    <w:p w:rsidR="004F52BA" w:rsidRDefault="004F52BA" w:rsidP="004F52BA">
      <w:pPr>
        <w:pStyle w:val="HTMLPreformatted"/>
        <w:rPr>
          <w:rStyle w:val="pln"/>
          <w:rFonts w:eastAsiaTheme="majorEastAsia"/>
        </w:rPr>
      </w:pPr>
      <w:r>
        <w:rPr>
          <w:rStyle w:val="pln"/>
          <w:rFonts w:eastAsiaTheme="majorEastAsia"/>
        </w:rPr>
        <w:t xml:space="preserve">   </w:t>
      </w:r>
      <w:r>
        <w:rPr>
          <w:rStyle w:val="pun"/>
        </w:rPr>
        <w:t>}</w:t>
      </w:r>
    </w:p>
    <w:p w:rsidR="004F52BA" w:rsidRDefault="004F52BA" w:rsidP="004F52BA">
      <w:pPr>
        <w:pStyle w:val="HTMLPreformatted"/>
      </w:pPr>
      <w:r>
        <w:rPr>
          <w:rStyle w:val="pun"/>
        </w:rPr>
        <w:t>}</w:t>
      </w:r>
    </w:p>
    <w:p w:rsidR="004F52BA" w:rsidRDefault="004F52BA" w:rsidP="004F52BA">
      <w:pPr>
        <w:pStyle w:val="Heading2"/>
      </w:pPr>
      <w:r>
        <w:t>Step 7</w:t>
      </w:r>
    </w:p>
    <w:p w:rsidR="004F52BA" w:rsidRDefault="004F52BA" w:rsidP="004F52BA">
      <w:pPr>
        <w:pStyle w:val="NormalWeb"/>
      </w:pPr>
      <w:r>
        <w:t>Verify the output.</w:t>
      </w:r>
    </w:p>
    <w:p w:rsidR="004F52BA" w:rsidRDefault="004F52BA" w:rsidP="004F52BA">
      <w:pPr>
        <w:pStyle w:val="HTMLPreformatted"/>
      </w:pPr>
      <w:r>
        <w:t>Looking up and creating a new Service1 object</w:t>
      </w:r>
    </w:p>
    <w:p w:rsidR="004F52BA" w:rsidRDefault="004F52BA" w:rsidP="004F52BA">
      <w:pPr>
        <w:pStyle w:val="HTMLPreformatted"/>
      </w:pPr>
      <w:r>
        <w:t>Executing Service1</w:t>
      </w:r>
    </w:p>
    <w:p w:rsidR="004F52BA" w:rsidRDefault="004F52BA" w:rsidP="004F52BA">
      <w:pPr>
        <w:pStyle w:val="HTMLPreformatted"/>
      </w:pPr>
      <w:r>
        <w:t>Looking up and creating a new Service2 object</w:t>
      </w:r>
    </w:p>
    <w:p w:rsidR="004F52BA" w:rsidRDefault="004F52BA" w:rsidP="004F52BA">
      <w:pPr>
        <w:pStyle w:val="HTMLPreformatted"/>
      </w:pPr>
      <w:r>
        <w:t>Executing Service2</w:t>
      </w:r>
    </w:p>
    <w:p w:rsidR="004F52BA" w:rsidRDefault="004F52BA" w:rsidP="004F52BA">
      <w:pPr>
        <w:pStyle w:val="HTMLPreformatted"/>
      </w:pPr>
      <w:r>
        <w:t xml:space="preserve">Returning </w:t>
      </w:r>
      <w:proofErr w:type="gramStart"/>
      <w:r>
        <w:t>cached  Service1</w:t>
      </w:r>
      <w:proofErr w:type="gramEnd"/>
      <w:r>
        <w:t xml:space="preserve"> object</w:t>
      </w:r>
    </w:p>
    <w:p w:rsidR="004F52BA" w:rsidRDefault="004F52BA" w:rsidP="004F52BA">
      <w:pPr>
        <w:pStyle w:val="HTMLPreformatted"/>
      </w:pPr>
      <w:r>
        <w:t>Executing Service1</w:t>
      </w:r>
    </w:p>
    <w:p w:rsidR="004F52BA" w:rsidRDefault="004F52BA" w:rsidP="004F52BA">
      <w:pPr>
        <w:pStyle w:val="HTMLPreformatted"/>
      </w:pPr>
      <w:r>
        <w:t xml:space="preserve">Returning </w:t>
      </w:r>
      <w:proofErr w:type="gramStart"/>
      <w:r>
        <w:t>cached  Service2</w:t>
      </w:r>
      <w:proofErr w:type="gramEnd"/>
      <w:r>
        <w:t xml:space="preserve"> object</w:t>
      </w:r>
    </w:p>
    <w:p w:rsidR="004F52BA" w:rsidRDefault="004F52BA" w:rsidP="004F52BA">
      <w:pPr>
        <w:pStyle w:val="HTMLPreformatted"/>
      </w:pPr>
      <w:r>
        <w:t>Executing Service2</w:t>
      </w:r>
    </w:p>
    <w:p w:rsidR="004F52BA" w:rsidRDefault="004F52BA" w:rsidP="004F52BA">
      <w:r>
        <w:pict>
          <v:rect id="_x0000_i1066" style="width:0;height:1.5pt" o:hralign="center" o:hrstd="t" o:hr="t" fillcolor="#a0a0a0" stroked="f"/>
        </w:pict>
      </w:r>
    </w:p>
    <w:p w:rsidR="004F52BA" w:rsidRDefault="004F52BA" w:rsidP="00695A63">
      <w:pPr>
        <w:shd w:val="clear" w:color="auto" w:fill="F9FBF9"/>
        <w:spacing w:after="0" w:line="345" w:lineRule="atLeast"/>
        <w:jc w:val="both"/>
        <w:rPr>
          <w:b/>
          <w:color w:val="000000"/>
          <w:sz w:val="20"/>
          <w:szCs w:val="20"/>
        </w:rPr>
      </w:pPr>
      <w:r>
        <w:rPr>
          <w:b/>
          <w:color w:val="000000"/>
          <w:sz w:val="20"/>
          <w:szCs w:val="20"/>
        </w:rPr>
        <w:t>Transfer object pattern:</w:t>
      </w:r>
    </w:p>
    <w:p w:rsidR="004F52BA" w:rsidRDefault="004F52BA" w:rsidP="00695A63">
      <w:pPr>
        <w:shd w:val="clear" w:color="auto" w:fill="F9FBF9"/>
        <w:spacing w:after="0" w:line="345" w:lineRule="atLeast"/>
        <w:jc w:val="both"/>
        <w:rPr>
          <w:b/>
          <w:color w:val="000000"/>
          <w:sz w:val="20"/>
          <w:szCs w:val="20"/>
        </w:rPr>
      </w:pPr>
    </w:p>
    <w:p w:rsidR="004F52BA" w:rsidRDefault="004F52BA" w:rsidP="004F52BA">
      <w:pPr>
        <w:pStyle w:val="NormalWeb"/>
      </w:pPr>
      <w:r>
        <w:t>The Transfer Object pattern is used when we want to pass data with multiple attributes in one shot from client to server. Transfer object is also known as Value Object. Transfer Object is a simple POJO class having getter/setter methods and is serializable so that it can be transferred over the network. It does not have any behavior. Server Side business class normally fetches data from the database and fills the POJO and send it to the client or pass it by value. For client, transfer object is read-only. Client can create its own transfer object and pass it to server to update values in database in one shot. Following are the entities of this type of design pattern.</w:t>
      </w:r>
    </w:p>
    <w:p w:rsidR="004F52BA" w:rsidRDefault="004F52BA" w:rsidP="004F52BA">
      <w:pPr>
        <w:pStyle w:val="NormalWeb"/>
        <w:numPr>
          <w:ilvl w:val="0"/>
          <w:numId w:val="315"/>
        </w:numPr>
      </w:pPr>
      <w:r>
        <w:rPr>
          <w:b/>
          <w:bCs/>
        </w:rPr>
        <w:t>Business Object</w:t>
      </w:r>
      <w:r>
        <w:t xml:space="preserve"> - Business Service fills the Transfer Object with data.</w:t>
      </w:r>
    </w:p>
    <w:p w:rsidR="004F52BA" w:rsidRDefault="004F52BA" w:rsidP="004F52BA">
      <w:pPr>
        <w:pStyle w:val="NormalWeb"/>
        <w:numPr>
          <w:ilvl w:val="0"/>
          <w:numId w:val="315"/>
        </w:numPr>
      </w:pPr>
      <w:r>
        <w:rPr>
          <w:b/>
          <w:bCs/>
        </w:rPr>
        <w:t>Transfer Object</w:t>
      </w:r>
      <w:r>
        <w:t xml:space="preserve"> - Simple POJO having methods to set/get attributes only.</w:t>
      </w:r>
    </w:p>
    <w:p w:rsidR="004F52BA" w:rsidRDefault="004F52BA" w:rsidP="004F52BA">
      <w:pPr>
        <w:pStyle w:val="NormalWeb"/>
        <w:numPr>
          <w:ilvl w:val="0"/>
          <w:numId w:val="315"/>
        </w:numPr>
      </w:pPr>
      <w:r>
        <w:rPr>
          <w:b/>
          <w:bCs/>
        </w:rPr>
        <w:t>Client</w:t>
      </w:r>
      <w:r>
        <w:t xml:space="preserve"> - Client either requests or sends the Transfer Object to Business Object.</w:t>
      </w:r>
    </w:p>
    <w:p w:rsidR="004F52BA" w:rsidRDefault="004F52BA" w:rsidP="004F52BA">
      <w:pPr>
        <w:pStyle w:val="Heading2"/>
      </w:pPr>
      <w:r>
        <w:lastRenderedPageBreak/>
        <w:t>Implementation</w:t>
      </w:r>
    </w:p>
    <w:p w:rsidR="004F52BA" w:rsidRDefault="004F52BA" w:rsidP="004F52BA">
      <w:pPr>
        <w:pStyle w:val="NormalWeb"/>
      </w:pPr>
      <w:r>
        <w:t xml:space="preserve">We are going to create a </w:t>
      </w:r>
      <w:r>
        <w:rPr>
          <w:i/>
          <w:iCs/>
        </w:rPr>
        <w:t>StudentBO</w:t>
      </w:r>
      <w:r>
        <w:t xml:space="preserve"> as Business Object</w:t>
      </w:r>
      <w:proofErr w:type="gramStart"/>
      <w:r>
        <w:t>,</w:t>
      </w:r>
      <w:r>
        <w:rPr>
          <w:i/>
          <w:iCs/>
        </w:rPr>
        <w:t>Student</w:t>
      </w:r>
      <w:proofErr w:type="gramEnd"/>
      <w:r>
        <w:t xml:space="preserve"> as Transfer Object representing our entities. </w:t>
      </w:r>
    </w:p>
    <w:p w:rsidR="004F52BA" w:rsidRDefault="004F52BA" w:rsidP="004F52BA">
      <w:pPr>
        <w:pStyle w:val="NormalWeb"/>
      </w:pPr>
      <w:r>
        <w:rPr>
          <w:i/>
          <w:iCs/>
        </w:rPr>
        <w:t>TransferObjectPatternDemo</w:t>
      </w:r>
      <w:r>
        <w:t xml:space="preserve">, our demo class, is acting as a client here and will use </w:t>
      </w:r>
      <w:r>
        <w:rPr>
          <w:i/>
          <w:iCs/>
        </w:rPr>
        <w:t>StudentBO</w:t>
      </w:r>
      <w:r>
        <w:t xml:space="preserve"> and </w:t>
      </w:r>
      <w:r>
        <w:rPr>
          <w:i/>
          <w:iCs/>
        </w:rPr>
        <w:t>Student</w:t>
      </w:r>
      <w:r>
        <w:t xml:space="preserve"> to demonstrate Transfer Object Design Pattern.</w:t>
      </w:r>
    </w:p>
    <w:p w:rsidR="004F52BA" w:rsidRDefault="004F52BA" w:rsidP="004F52BA">
      <w:r>
        <w:rPr>
          <w:noProof/>
        </w:rPr>
        <w:drawing>
          <wp:inline distT="0" distB="0" distL="0" distR="0">
            <wp:extent cx="3829050" cy="3467100"/>
            <wp:effectExtent l="0" t="0" r="0" b="0"/>
            <wp:docPr id="66" name="Picture 66" descr="Transfer Object Pattern 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Transfer Object Pattern UML Diagram"/>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3829050" cy="3467100"/>
                    </a:xfrm>
                    <a:prstGeom prst="rect">
                      <a:avLst/>
                    </a:prstGeom>
                    <a:noFill/>
                    <a:ln>
                      <a:noFill/>
                    </a:ln>
                  </pic:spPr>
                </pic:pic>
              </a:graphicData>
            </a:graphic>
          </wp:inline>
        </w:drawing>
      </w:r>
    </w:p>
    <w:p w:rsidR="004F52BA" w:rsidRDefault="004F52BA" w:rsidP="004F52BA">
      <w:pPr>
        <w:pStyle w:val="Heading2"/>
      </w:pPr>
      <w:r>
        <w:t>Step 1</w:t>
      </w:r>
    </w:p>
    <w:p w:rsidR="004F52BA" w:rsidRDefault="004F52BA" w:rsidP="004F52BA">
      <w:pPr>
        <w:pStyle w:val="NormalWeb"/>
      </w:pPr>
      <w:r>
        <w:t>Create Transfer Object.</w:t>
      </w:r>
    </w:p>
    <w:p w:rsidR="004F52BA" w:rsidRDefault="004F52BA" w:rsidP="004F52BA">
      <w:pPr>
        <w:pStyle w:val="NormalWeb"/>
      </w:pPr>
      <w:r>
        <w:rPr>
          <w:i/>
          <w:iCs/>
        </w:rPr>
        <w:t>StudentVO.java</w:t>
      </w:r>
    </w:p>
    <w:p w:rsidR="004F52BA" w:rsidRDefault="004F52BA" w:rsidP="004F52BA">
      <w:pPr>
        <w:pStyle w:val="HTMLPreformatted"/>
        <w:rPr>
          <w:rStyle w:val="pln"/>
          <w:rFonts w:eastAsiaTheme="majorEastAsia"/>
        </w:rPr>
      </w:pPr>
      <w:proofErr w:type="gramStart"/>
      <w:r>
        <w:rPr>
          <w:rStyle w:val="kwd"/>
        </w:rPr>
        <w:t>public</w:t>
      </w:r>
      <w:proofErr w:type="gramEnd"/>
      <w:r>
        <w:rPr>
          <w:rStyle w:val="pln"/>
          <w:rFonts w:eastAsiaTheme="majorEastAsia"/>
        </w:rPr>
        <w:t xml:space="preserve"> </w:t>
      </w:r>
      <w:r>
        <w:rPr>
          <w:rStyle w:val="kwd"/>
        </w:rPr>
        <w:t>class</w:t>
      </w:r>
      <w:r>
        <w:rPr>
          <w:rStyle w:val="pln"/>
          <w:rFonts w:eastAsiaTheme="majorEastAsia"/>
        </w:rPr>
        <w:t xml:space="preserve"> </w:t>
      </w:r>
      <w:r>
        <w:rPr>
          <w:rStyle w:val="typ"/>
        </w:rPr>
        <w:t>StudentVO</w:t>
      </w:r>
      <w:r>
        <w:rPr>
          <w:rStyle w:val="pln"/>
          <w:rFonts w:eastAsiaTheme="majorEastAsia"/>
        </w:rPr>
        <w:t xml:space="preserve"> </w:t>
      </w:r>
      <w:r>
        <w:rPr>
          <w:rStyle w:val="pun"/>
        </w:rPr>
        <w:t>{</w:t>
      </w:r>
    </w:p>
    <w:p w:rsidR="004F52BA" w:rsidRDefault="004F52BA" w:rsidP="004F52BA">
      <w:pPr>
        <w:pStyle w:val="HTMLPreformatted"/>
        <w:rPr>
          <w:rStyle w:val="pln"/>
          <w:rFonts w:eastAsiaTheme="majorEastAsia"/>
        </w:rPr>
      </w:pPr>
      <w:r>
        <w:rPr>
          <w:rStyle w:val="pln"/>
          <w:rFonts w:eastAsiaTheme="majorEastAsia"/>
        </w:rPr>
        <w:t xml:space="preserve">   </w:t>
      </w:r>
      <w:proofErr w:type="gramStart"/>
      <w:r>
        <w:rPr>
          <w:rStyle w:val="kwd"/>
        </w:rPr>
        <w:t>private</w:t>
      </w:r>
      <w:proofErr w:type="gramEnd"/>
      <w:r>
        <w:rPr>
          <w:rStyle w:val="pln"/>
          <w:rFonts w:eastAsiaTheme="majorEastAsia"/>
        </w:rPr>
        <w:t xml:space="preserve"> </w:t>
      </w:r>
      <w:r>
        <w:rPr>
          <w:rStyle w:val="typ"/>
        </w:rPr>
        <w:t>String</w:t>
      </w:r>
      <w:r>
        <w:rPr>
          <w:rStyle w:val="pln"/>
          <w:rFonts w:eastAsiaTheme="majorEastAsia"/>
        </w:rPr>
        <w:t xml:space="preserve"> name</w:t>
      </w:r>
      <w:r>
        <w:rPr>
          <w:rStyle w:val="pun"/>
        </w:rPr>
        <w:t>;</w:t>
      </w:r>
    </w:p>
    <w:p w:rsidR="004F52BA" w:rsidRDefault="004F52BA" w:rsidP="004F52BA">
      <w:pPr>
        <w:pStyle w:val="HTMLPreformatted"/>
        <w:rPr>
          <w:rStyle w:val="pln"/>
          <w:rFonts w:eastAsiaTheme="majorEastAsia"/>
        </w:rPr>
      </w:pPr>
      <w:r>
        <w:rPr>
          <w:rStyle w:val="pln"/>
          <w:rFonts w:eastAsiaTheme="majorEastAsia"/>
        </w:rPr>
        <w:t xml:space="preserve">   </w:t>
      </w:r>
      <w:proofErr w:type="gramStart"/>
      <w:r>
        <w:rPr>
          <w:rStyle w:val="kwd"/>
        </w:rPr>
        <w:t>private</w:t>
      </w:r>
      <w:proofErr w:type="gramEnd"/>
      <w:r>
        <w:rPr>
          <w:rStyle w:val="pln"/>
          <w:rFonts w:eastAsiaTheme="majorEastAsia"/>
        </w:rPr>
        <w:t xml:space="preserve"> </w:t>
      </w:r>
      <w:r>
        <w:rPr>
          <w:rStyle w:val="kwd"/>
        </w:rPr>
        <w:t>int</w:t>
      </w:r>
      <w:r>
        <w:rPr>
          <w:rStyle w:val="pln"/>
          <w:rFonts w:eastAsiaTheme="majorEastAsia"/>
        </w:rPr>
        <w:t xml:space="preserve"> rollNo</w:t>
      </w:r>
      <w:r>
        <w:rPr>
          <w:rStyle w:val="pun"/>
        </w:rPr>
        <w:t>;</w:t>
      </w:r>
    </w:p>
    <w:p w:rsidR="004F52BA" w:rsidRDefault="004F52BA" w:rsidP="004F52BA">
      <w:pPr>
        <w:pStyle w:val="HTMLPreformatted"/>
        <w:rPr>
          <w:rStyle w:val="pln"/>
          <w:rFonts w:eastAsiaTheme="majorEastAsia"/>
        </w:rPr>
      </w:pPr>
    </w:p>
    <w:p w:rsidR="004F52BA" w:rsidRDefault="004F52BA" w:rsidP="004F52BA">
      <w:pPr>
        <w:pStyle w:val="HTMLPreformatted"/>
        <w:rPr>
          <w:rStyle w:val="pln"/>
          <w:rFonts w:eastAsiaTheme="majorEastAsia"/>
        </w:rPr>
      </w:pPr>
      <w:r>
        <w:rPr>
          <w:rStyle w:val="pln"/>
          <w:rFonts w:eastAsiaTheme="majorEastAsia"/>
        </w:rPr>
        <w:t xml:space="preserve">   </w:t>
      </w:r>
      <w:proofErr w:type="gramStart"/>
      <w:r>
        <w:rPr>
          <w:rStyle w:val="typ"/>
        </w:rPr>
        <w:t>StudentVO</w:t>
      </w:r>
      <w:r>
        <w:rPr>
          <w:rStyle w:val="pun"/>
        </w:rPr>
        <w:t>(</w:t>
      </w:r>
      <w:proofErr w:type="gramEnd"/>
      <w:r>
        <w:rPr>
          <w:rStyle w:val="typ"/>
        </w:rPr>
        <w:t>String</w:t>
      </w:r>
      <w:r>
        <w:rPr>
          <w:rStyle w:val="pln"/>
          <w:rFonts w:eastAsiaTheme="majorEastAsia"/>
        </w:rPr>
        <w:t xml:space="preserve"> name</w:t>
      </w:r>
      <w:r>
        <w:rPr>
          <w:rStyle w:val="pun"/>
        </w:rPr>
        <w:t>,</w:t>
      </w:r>
      <w:r>
        <w:rPr>
          <w:rStyle w:val="pln"/>
          <w:rFonts w:eastAsiaTheme="majorEastAsia"/>
        </w:rPr>
        <w:t xml:space="preserve"> </w:t>
      </w:r>
      <w:r>
        <w:rPr>
          <w:rStyle w:val="kwd"/>
        </w:rPr>
        <w:t>int</w:t>
      </w:r>
      <w:r>
        <w:rPr>
          <w:rStyle w:val="pln"/>
          <w:rFonts w:eastAsiaTheme="majorEastAsia"/>
        </w:rPr>
        <w:t xml:space="preserve"> rollNo</w:t>
      </w:r>
      <w:r>
        <w:rPr>
          <w:rStyle w:val="pun"/>
        </w:rPr>
        <w:t>){</w:t>
      </w:r>
    </w:p>
    <w:p w:rsidR="004F52BA" w:rsidRDefault="004F52BA" w:rsidP="004F52BA">
      <w:pPr>
        <w:pStyle w:val="HTMLPreformatted"/>
        <w:rPr>
          <w:rStyle w:val="pln"/>
          <w:rFonts w:eastAsiaTheme="majorEastAsia"/>
        </w:rPr>
      </w:pPr>
      <w:r>
        <w:rPr>
          <w:rStyle w:val="pln"/>
          <w:rFonts w:eastAsiaTheme="majorEastAsia"/>
        </w:rPr>
        <w:t xml:space="preserve">      </w:t>
      </w:r>
      <w:r>
        <w:rPr>
          <w:rStyle w:val="kwd"/>
        </w:rPr>
        <w:t>this</w:t>
      </w:r>
      <w:r>
        <w:rPr>
          <w:rStyle w:val="pun"/>
        </w:rPr>
        <w:t>.</w:t>
      </w:r>
      <w:r>
        <w:rPr>
          <w:rStyle w:val="pln"/>
          <w:rFonts w:eastAsiaTheme="majorEastAsia"/>
        </w:rPr>
        <w:t xml:space="preserve">name </w:t>
      </w:r>
      <w:r>
        <w:rPr>
          <w:rStyle w:val="pun"/>
        </w:rPr>
        <w:t>=</w:t>
      </w:r>
      <w:r>
        <w:rPr>
          <w:rStyle w:val="pln"/>
          <w:rFonts w:eastAsiaTheme="majorEastAsia"/>
        </w:rPr>
        <w:t xml:space="preserve"> name</w:t>
      </w:r>
      <w:r>
        <w:rPr>
          <w:rStyle w:val="pun"/>
        </w:rPr>
        <w:t>;</w:t>
      </w:r>
    </w:p>
    <w:p w:rsidR="004F52BA" w:rsidRDefault="004F52BA" w:rsidP="004F52BA">
      <w:pPr>
        <w:pStyle w:val="HTMLPreformatted"/>
        <w:rPr>
          <w:rStyle w:val="pln"/>
          <w:rFonts w:eastAsiaTheme="majorEastAsia"/>
        </w:rPr>
      </w:pPr>
      <w:r>
        <w:rPr>
          <w:rStyle w:val="pln"/>
          <w:rFonts w:eastAsiaTheme="majorEastAsia"/>
        </w:rPr>
        <w:t xml:space="preserve">      </w:t>
      </w:r>
      <w:r>
        <w:rPr>
          <w:rStyle w:val="kwd"/>
        </w:rPr>
        <w:t>this</w:t>
      </w:r>
      <w:r>
        <w:rPr>
          <w:rStyle w:val="pun"/>
        </w:rPr>
        <w:t>.</w:t>
      </w:r>
      <w:r>
        <w:rPr>
          <w:rStyle w:val="pln"/>
          <w:rFonts w:eastAsiaTheme="majorEastAsia"/>
        </w:rPr>
        <w:t xml:space="preserve">rollNo </w:t>
      </w:r>
      <w:r>
        <w:rPr>
          <w:rStyle w:val="pun"/>
        </w:rPr>
        <w:t>=</w:t>
      </w:r>
      <w:r>
        <w:rPr>
          <w:rStyle w:val="pln"/>
          <w:rFonts w:eastAsiaTheme="majorEastAsia"/>
        </w:rPr>
        <w:t xml:space="preserve"> rollNo</w:t>
      </w:r>
      <w:r>
        <w:rPr>
          <w:rStyle w:val="pun"/>
        </w:rPr>
        <w:t>;</w:t>
      </w:r>
    </w:p>
    <w:p w:rsidR="004F52BA" w:rsidRDefault="004F52BA" w:rsidP="004F52BA">
      <w:pPr>
        <w:pStyle w:val="HTMLPreformatted"/>
        <w:rPr>
          <w:rStyle w:val="pln"/>
          <w:rFonts w:eastAsiaTheme="majorEastAsia"/>
        </w:rPr>
      </w:pPr>
      <w:r>
        <w:rPr>
          <w:rStyle w:val="pln"/>
          <w:rFonts w:eastAsiaTheme="majorEastAsia"/>
        </w:rPr>
        <w:t xml:space="preserve">   </w:t>
      </w:r>
      <w:r>
        <w:rPr>
          <w:rStyle w:val="pun"/>
        </w:rPr>
        <w:t>}</w:t>
      </w:r>
    </w:p>
    <w:p w:rsidR="004F52BA" w:rsidRDefault="004F52BA" w:rsidP="004F52BA">
      <w:pPr>
        <w:pStyle w:val="HTMLPreformatted"/>
        <w:rPr>
          <w:rStyle w:val="pln"/>
          <w:rFonts w:eastAsiaTheme="majorEastAsia"/>
        </w:rPr>
      </w:pPr>
    </w:p>
    <w:p w:rsidR="004F52BA" w:rsidRDefault="004F52BA" w:rsidP="004F52BA">
      <w:pPr>
        <w:pStyle w:val="HTMLPreformatted"/>
        <w:rPr>
          <w:rStyle w:val="pln"/>
          <w:rFonts w:eastAsiaTheme="majorEastAsia"/>
        </w:rPr>
      </w:pPr>
      <w:r>
        <w:rPr>
          <w:rStyle w:val="pln"/>
          <w:rFonts w:eastAsiaTheme="majorEastAsia"/>
        </w:rPr>
        <w:t xml:space="preserve">   </w:t>
      </w:r>
      <w:proofErr w:type="gramStart"/>
      <w:r>
        <w:rPr>
          <w:rStyle w:val="kwd"/>
        </w:rPr>
        <w:t>public</w:t>
      </w:r>
      <w:proofErr w:type="gramEnd"/>
      <w:r>
        <w:rPr>
          <w:rStyle w:val="pln"/>
          <w:rFonts w:eastAsiaTheme="majorEastAsia"/>
        </w:rPr>
        <w:t xml:space="preserve"> </w:t>
      </w:r>
      <w:r>
        <w:rPr>
          <w:rStyle w:val="typ"/>
        </w:rPr>
        <w:t>String</w:t>
      </w:r>
      <w:r>
        <w:rPr>
          <w:rStyle w:val="pln"/>
          <w:rFonts w:eastAsiaTheme="majorEastAsia"/>
        </w:rPr>
        <w:t xml:space="preserve"> getName</w:t>
      </w:r>
      <w:r>
        <w:rPr>
          <w:rStyle w:val="pun"/>
        </w:rPr>
        <w:t>()</w:t>
      </w:r>
      <w:r>
        <w:rPr>
          <w:rStyle w:val="pln"/>
          <w:rFonts w:eastAsiaTheme="majorEastAsia"/>
        </w:rPr>
        <w:t xml:space="preserve"> </w:t>
      </w:r>
      <w:r>
        <w:rPr>
          <w:rStyle w:val="pun"/>
        </w:rPr>
        <w:t>{</w:t>
      </w:r>
    </w:p>
    <w:p w:rsidR="004F52BA" w:rsidRDefault="004F52BA" w:rsidP="004F52BA">
      <w:pPr>
        <w:pStyle w:val="HTMLPreformatted"/>
        <w:rPr>
          <w:rStyle w:val="pln"/>
          <w:rFonts w:eastAsiaTheme="majorEastAsia"/>
        </w:rPr>
      </w:pPr>
      <w:r>
        <w:rPr>
          <w:rStyle w:val="pln"/>
          <w:rFonts w:eastAsiaTheme="majorEastAsia"/>
        </w:rPr>
        <w:t xml:space="preserve">      </w:t>
      </w:r>
      <w:proofErr w:type="gramStart"/>
      <w:r>
        <w:rPr>
          <w:rStyle w:val="kwd"/>
        </w:rPr>
        <w:t>return</w:t>
      </w:r>
      <w:proofErr w:type="gramEnd"/>
      <w:r>
        <w:rPr>
          <w:rStyle w:val="pln"/>
          <w:rFonts w:eastAsiaTheme="majorEastAsia"/>
        </w:rPr>
        <w:t xml:space="preserve"> name</w:t>
      </w:r>
      <w:r>
        <w:rPr>
          <w:rStyle w:val="pun"/>
        </w:rPr>
        <w:t>;</w:t>
      </w:r>
    </w:p>
    <w:p w:rsidR="004F52BA" w:rsidRDefault="004F52BA" w:rsidP="004F52BA">
      <w:pPr>
        <w:pStyle w:val="HTMLPreformatted"/>
        <w:rPr>
          <w:rStyle w:val="pln"/>
          <w:rFonts w:eastAsiaTheme="majorEastAsia"/>
        </w:rPr>
      </w:pPr>
      <w:r>
        <w:rPr>
          <w:rStyle w:val="pln"/>
          <w:rFonts w:eastAsiaTheme="majorEastAsia"/>
        </w:rPr>
        <w:t xml:space="preserve">   </w:t>
      </w:r>
      <w:r>
        <w:rPr>
          <w:rStyle w:val="pun"/>
        </w:rPr>
        <w:t>}</w:t>
      </w:r>
    </w:p>
    <w:p w:rsidR="004F52BA" w:rsidRDefault="004F52BA" w:rsidP="004F52BA">
      <w:pPr>
        <w:pStyle w:val="HTMLPreformatted"/>
        <w:rPr>
          <w:rStyle w:val="pln"/>
          <w:rFonts w:eastAsiaTheme="majorEastAsia"/>
        </w:rPr>
      </w:pPr>
    </w:p>
    <w:p w:rsidR="004F52BA" w:rsidRDefault="004F52BA" w:rsidP="004F52BA">
      <w:pPr>
        <w:pStyle w:val="HTMLPreformatted"/>
        <w:rPr>
          <w:rStyle w:val="pln"/>
          <w:rFonts w:eastAsiaTheme="majorEastAsia"/>
        </w:rPr>
      </w:pPr>
      <w:r>
        <w:rPr>
          <w:rStyle w:val="pln"/>
          <w:rFonts w:eastAsiaTheme="majorEastAsia"/>
        </w:rPr>
        <w:t xml:space="preserve">   </w:t>
      </w:r>
      <w:proofErr w:type="gramStart"/>
      <w:r>
        <w:rPr>
          <w:rStyle w:val="kwd"/>
        </w:rPr>
        <w:t>public</w:t>
      </w:r>
      <w:proofErr w:type="gramEnd"/>
      <w:r>
        <w:rPr>
          <w:rStyle w:val="pln"/>
          <w:rFonts w:eastAsiaTheme="majorEastAsia"/>
        </w:rPr>
        <w:t xml:space="preserve"> </w:t>
      </w:r>
      <w:r>
        <w:rPr>
          <w:rStyle w:val="kwd"/>
        </w:rPr>
        <w:t>void</w:t>
      </w:r>
      <w:r>
        <w:rPr>
          <w:rStyle w:val="pln"/>
          <w:rFonts w:eastAsiaTheme="majorEastAsia"/>
        </w:rPr>
        <w:t xml:space="preserve"> setName</w:t>
      </w:r>
      <w:r>
        <w:rPr>
          <w:rStyle w:val="pun"/>
        </w:rPr>
        <w:t>(</w:t>
      </w:r>
      <w:r>
        <w:rPr>
          <w:rStyle w:val="typ"/>
        </w:rPr>
        <w:t>String</w:t>
      </w:r>
      <w:r>
        <w:rPr>
          <w:rStyle w:val="pln"/>
          <w:rFonts w:eastAsiaTheme="majorEastAsia"/>
        </w:rPr>
        <w:t xml:space="preserve"> name</w:t>
      </w:r>
      <w:r>
        <w:rPr>
          <w:rStyle w:val="pun"/>
        </w:rPr>
        <w:t>)</w:t>
      </w:r>
      <w:r>
        <w:rPr>
          <w:rStyle w:val="pln"/>
          <w:rFonts w:eastAsiaTheme="majorEastAsia"/>
        </w:rPr>
        <w:t xml:space="preserve"> </w:t>
      </w:r>
      <w:r>
        <w:rPr>
          <w:rStyle w:val="pun"/>
        </w:rPr>
        <w:t>{</w:t>
      </w:r>
    </w:p>
    <w:p w:rsidR="004F52BA" w:rsidRDefault="004F52BA" w:rsidP="004F52BA">
      <w:pPr>
        <w:pStyle w:val="HTMLPreformatted"/>
        <w:rPr>
          <w:rStyle w:val="pln"/>
          <w:rFonts w:eastAsiaTheme="majorEastAsia"/>
        </w:rPr>
      </w:pPr>
      <w:r>
        <w:rPr>
          <w:rStyle w:val="pln"/>
          <w:rFonts w:eastAsiaTheme="majorEastAsia"/>
        </w:rPr>
        <w:lastRenderedPageBreak/>
        <w:t xml:space="preserve">      </w:t>
      </w:r>
      <w:r>
        <w:rPr>
          <w:rStyle w:val="kwd"/>
        </w:rPr>
        <w:t>this</w:t>
      </w:r>
      <w:r>
        <w:rPr>
          <w:rStyle w:val="pun"/>
        </w:rPr>
        <w:t>.</w:t>
      </w:r>
      <w:r>
        <w:rPr>
          <w:rStyle w:val="pln"/>
          <w:rFonts w:eastAsiaTheme="majorEastAsia"/>
        </w:rPr>
        <w:t xml:space="preserve">name </w:t>
      </w:r>
      <w:r>
        <w:rPr>
          <w:rStyle w:val="pun"/>
        </w:rPr>
        <w:t>=</w:t>
      </w:r>
      <w:r>
        <w:rPr>
          <w:rStyle w:val="pln"/>
          <w:rFonts w:eastAsiaTheme="majorEastAsia"/>
        </w:rPr>
        <w:t xml:space="preserve"> name</w:t>
      </w:r>
      <w:r>
        <w:rPr>
          <w:rStyle w:val="pun"/>
        </w:rPr>
        <w:t>;</w:t>
      </w:r>
    </w:p>
    <w:p w:rsidR="004F52BA" w:rsidRDefault="004F52BA" w:rsidP="004F52BA">
      <w:pPr>
        <w:pStyle w:val="HTMLPreformatted"/>
        <w:rPr>
          <w:rStyle w:val="pln"/>
          <w:rFonts w:eastAsiaTheme="majorEastAsia"/>
        </w:rPr>
      </w:pPr>
      <w:r>
        <w:rPr>
          <w:rStyle w:val="pln"/>
          <w:rFonts w:eastAsiaTheme="majorEastAsia"/>
        </w:rPr>
        <w:t xml:space="preserve">   </w:t>
      </w:r>
      <w:r>
        <w:rPr>
          <w:rStyle w:val="pun"/>
        </w:rPr>
        <w:t>}</w:t>
      </w:r>
    </w:p>
    <w:p w:rsidR="004F52BA" w:rsidRDefault="004F52BA" w:rsidP="004F52BA">
      <w:pPr>
        <w:pStyle w:val="HTMLPreformatted"/>
        <w:rPr>
          <w:rStyle w:val="pln"/>
          <w:rFonts w:eastAsiaTheme="majorEastAsia"/>
        </w:rPr>
      </w:pPr>
    </w:p>
    <w:p w:rsidR="004F52BA" w:rsidRDefault="004F52BA" w:rsidP="004F52BA">
      <w:pPr>
        <w:pStyle w:val="HTMLPreformatted"/>
        <w:rPr>
          <w:rStyle w:val="pln"/>
          <w:rFonts w:eastAsiaTheme="majorEastAsia"/>
        </w:rPr>
      </w:pPr>
      <w:r>
        <w:rPr>
          <w:rStyle w:val="pln"/>
          <w:rFonts w:eastAsiaTheme="majorEastAsia"/>
        </w:rPr>
        <w:t xml:space="preserve">   </w:t>
      </w:r>
      <w:proofErr w:type="gramStart"/>
      <w:r>
        <w:rPr>
          <w:rStyle w:val="kwd"/>
        </w:rPr>
        <w:t>public</w:t>
      </w:r>
      <w:proofErr w:type="gramEnd"/>
      <w:r>
        <w:rPr>
          <w:rStyle w:val="pln"/>
          <w:rFonts w:eastAsiaTheme="majorEastAsia"/>
        </w:rPr>
        <w:t xml:space="preserve"> </w:t>
      </w:r>
      <w:r>
        <w:rPr>
          <w:rStyle w:val="kwd"/>
        </w:rPr>
        <w:t>int</w:t>
      </w:r>
      <w:r>
        <w:rPr>
          <w:rStyle w:val="pln"/>
          <w:rFonts w:eastAsiaTheme="majorEastAsia"/>
        </w:rPr>
        <w:t xml:space="preserve"> getRollNo</w:t>
      </w:r>
      <w:r>
        <w:rPr>
          <w:rStyle w:val="pun"/>
        </w:rPr>
        <w:t>()</w:t>
      </w:r>
      <w:r>
        <w:rPr>
          <w:rStyle w:val="pln"/>
          <w:rFonts w:eastAsiaTheme="majorEastAsia"/>
        </w:rPr>
        <w:t xml:space="preserve"> </w:t>
      </w:r>
      <w:r>
        <w:rPr>
          <w:rStyle w:val="pun"/>
        </w:rPr>
        <w:t>{</w:t>
      </w:r>
    </w:p>
    <w:p w:rsidR="004F52BA" w:rsidRDefault="004F52BA" w:rsidP="004F52BA">
      <w:pPr>
        <w:pStyle w:val="HTMLPreformatted"/>
        <w:rPr>
          <w:rStyle w:val="pln"/>
          <w:rFonts w:eastAsiaTheme="majorEastAsia"/>
        </w:rPr>
      </w:pPr>
      <w:r>
        <w:rPr>
          <w:rStyle w:val="pln"/>
          <w:rFonts w:eastAsiaTheme="majorEastAsia"/>
        </w:rPr>
        <w:t xml:space="preserve">      </w:t>
      </w:r>
      <w:proofErr w:type="gramStart"/>
      <w:r>
        <w:rPr>
          <w:rStyle w:val="kwd"/>
        </w:rPr>
        <w:t>return</w:t>
      </w:r>
      <w:proofErr w:type="gramEnd"/>
      <w:r>
        <w:rPr>
          <w:rStyle w:val="pln"/>
          <w:rFonts w:eastAsiaTheme="majorEastAsia"/>
        </w:rPr>
        <w:t xml:space="preserve"> rollNo</w:t>
      </w:r>
      <w:r>
        <w:rPr>
          <w:rStyle w:val="pun"/>
        </w:rPr>
        <w:t>;</w:t>
      </w:r>
    </w:p>
    <w:p w:rsidR="004F52BA" w:rsidRDefault="004F52BA" w:rsidP="004F52BA">
      <w:pPr>
        <w:pStyle w:val="HTMLPreformatted"/>
        <w:rPr>
          <w:rStyle w:val="pln"/>
          <w:rFonts w:eastAsiaTheme="majorEastAsia"/>
        </w:rPr>
      </w:pPr>
      <w:r>
        <w:rPr>
          <w:rStyle w:val="pln"/>
          <w:rFonts w:eastAsiaTheme="majorEastAsia"/>
        </w:rPr>
        <w:t xml:space="preserve">   </w:t>
      </w:r>
      <w:r>
        <w:rPr>
          <w:rStyle w:val="pun"/>
        </w:rPr>
        <w:t>}</w:t>
      </w:r>
    </w:p>
    <w:p w:rsidR="004F52BA" w:rsidRDefault="004F52BA" w:rsidP="004F52BA">
      <w:pPr>
        <w:pStyle w:val="HTMLPreformatted"/>
        <w:rPr>
          <w:rStyle w:val="pln"/>
          <w:rFonts w:eastAsiaTheme="majorEastAsia"/>
        </w:rPr>
      </w:pPr>
    </w:p>
    <w:p w:rsidR="004F52BA" w:rsidRDefault="004F52BA" w:rsidP="004F52BA">
      <w:pPr>
        <w:pStyle w:val="HTMLPreformatted"/>
        <w:rPr>
          <w:rStyle w:val="pln"/>
          <w:rFonts w:eastAsiaTheme="majorEastAsia"/>
        </w:rPr>
      </w:pPr>
      <w:r>
        <w:rPr>
          <w:rStyle w:val="pln"/>
          <w:rFonts w:eastAsiaTheme="majorEastAsia"/>
        </w:rPr>
        <w:t xml:space="preserve">   </w:t>
      </w:r>
      <w:proofErr w:type="gramStart"/>
      <w:r>
        <w:rPr>
          <w:rStyle w:val="kwd"/>
        </w:rPr>
        <w:t>public</w:t>
      </w:r>
      <w:proofErr w:type="gramEnd"/>
      <w:r>
        <w:rPr>
          <w:rStyle w:val="pln"/>
          <w:rFonts w:eastAsiaTheme="majorEastAsia"/>
        </w:rPr>
        <w:t xml:space="preserve"> </w:t>
      </w:r>
      <w:r>
        <w:rPr>
          <w:rStyle w:val="kwd"/>
        </w:rPr>
        <w:t>void</w:t>
      </w:r>
      <w:r>
        <w:rPr>
          <w:rStyle w:val="pln"/>
          <w:rFonts w:eastAsiaTheme="majorEastAsia"/>
        </w:rPr>
        <w:t xml:space="preserve"> setRollNo</w:t>
      </w:r>
      <w:r>
        <w:rPr>
          <w:rStyle w:val="pun"/>
        </w:rPr>
        <w:t>(</w:t>
      </w:r>
      <w:r>
        <w:rPr>
          <w:rStyle w:val="kwd"/>
        </w:rPr>
        <w:t>int</w:t>
      </w:r>
      <w:r>
        <w:rPr>
          <w:rStyle w:val="pln"/>
          <w:rFonts w:eastAsiaTheme="majorEastAsia"/>
        </w:rPr>
        <w:t xml:space="preserve"> rollNo</w:t>
      </w:r>
      <w:r>
        <w:rPr>
          <w:rStyle w:val="pun"/>
        </w:rPr>
        <w:t>)</w:t>
      </w:r>
      <w:r>
        <w:rPr>
          <w:rStyle w:val="pln"/>
          <w:rFonts w:eastAsiaTheme="majorEastAsia"/>
        </w:rPr>
        <w:t xml:space="preserve"> </w:t>
      </w:r>
      <w:r>
        <w:rPr>
          <w:rStyle w:val="pun"/>
        </w:rPr>
        <w:t>{</w:t>
      </w:r>
    </w:p>
    <w:p w:rsidR="004F52BA" w:rsidRDefault="004F52BA" w:rsidP="004F52BA">
      <w:pPr>
        <w:pStyle w:val="HTMLPreformatted"/>
        <w:rPr>
          <w:rStyle w:val="pln"/>
          <w:rFonts w:eastAsiaTheme="majorEastAsia"/>
        </w:rPr>
      </w:pPr>
      <w:r>
        <w:rPr>
          <w:rStyle w:val="pln"/>
          <w:rFonts w:eastAsiaTheme="majorEastAsia"/>
        </w:rPr>
        <w:t xml:space="preserve">      </w:t>
      </w:r>
      <w:r>
        <w:rPr>
          <w:rStyle w:val="kwd"/>
        </w:rPr>
        <w:t>this</w:t>
      </w:r>
      <w:r>
        <w:rPr>
          <w:rStyle w:val="pun"/>
        </w:rPr>
        <w:t>.</w:t>
      </w:r>
      <w:r>
        <w:rPr>
          <w:rStyle w:val="pln"/>
          <w:rFonts w:eastAsiaTheme="majorEastAsia"/>
        </w:rPr>
        <w:t xml:space="preserve">rollNo </w:t>
      </w:r>
      <w:r>
        <w:rPr>
          <w:rStyle w:val="pun"/>
        </w:rPr>
        <w:t>=</w:t>
      </w:r>
      <w:r>
        <w:rPr>
          <w:rStyle w:val="pln"/>
          <w:rFonts w:eastAsiaTheme="majorEastAsia"/>
        </w:rPr>
        <w:t xml:space="preserve"> rollNo</w:t>
      </w:r>
      <w:r>
        <w:rPr>
          <w:rStyle w:val="pun"/>
        </w:rPr>
        <w:t>;</w:t>
      </w:r>
    </w:p>
    <w:p w:rsidR="004F52BA" w:rsidRDefault="004F52BA" w:rsidP="004F52BA">
      <w:pPr>
        <w:pStyle w:val="HTMLPreformatted"/>
        <w:rPr>
          <w:rStyle w:val="pln"/>
          <w:rFonts w:eastAsiaTheme="majorEastAsia"/>
        </w:rPr>
      </w:pPr>
      <w:r>
        <w:rPr>
          <w:rStyle w:val="pln"/>
          <w:rFonts w:eastAsiaTheme="majorEastAsia"/>
        </w:rPr>
        <w:t xml:space="preserve">   </w:t>
      </w:r>
      <w:r>
        <w:rPr>
          <w:rStyle w:val="pun"/>
        </w:rPr>
        <w:t>}</w:t>
      </w:r>
    </w:p>
    <w:p w:rsidR="004F52BA" w:rsidRDefault="004F52BA" w:rsidP="004F52BA">
      <w:pPr>
        <w:pStyle w:val="HTMLPreformatted"/>
      </w:pPr>
      <w:r>
        <w:rPr>
          <w:rStyle w:val="pun"/>
        </w:rPr>
        <w:t>}</w:t>
      </w:r>
    </w:p>
    <w:p w:rsidR="004F52BA" w:rsidRDefault="004F52BA" w:rsidP="004F52BA">
      <w:pPr>
        <w:pStyle w:val="Heading2"/>
      </w:pPr>
      <w:r>
        <w:t>Step 2</w:t>
      </w:r>
    </w:p>
    <w:p w:rsidR="004F52BA" w:rsidRDefault="004F52BA" w:rsidP="004F52BA">
      <w:pPr>
        <w:pStyle w:val="NormalWeb"/>
      </w:pPr>
      <w:r>
        <w:t>Create Business Object.</w:t>
      </w:r>
    </w:p>
    <w:p w:rsidR="004F52BA" w:rsidRDefault="004F52BA" w:rsidP="004F52BA">
      <w:pPr>
        <w:pStyle w:val="NormalWeb"/>
      </w:pPr>
      <w:r>
        <w:rPr>
          <w:i/>
          <w:iCs/>
        </w:rPr>
        <w:t>StudentBO.java</w:t>
      </w:r>
    </w:p>
    <w:p w:rsidR="004F52BA" w:rsidRDefault="004F52BA" w:rsidP="004F52BA">
      <w:pPr>
        <w:pStyle w:val="HTMLPreformatted"/>
        <w:rPr>
          <w:rStyle w:val="pln"/>
          <w:rFonts w:eastAsiaTheme="majorEastAsia"/>
        </w:rPr>
      </w:pPr>
      <w:proofErr w:type="gramStart"/>
      <w:r>
        <w:rPr>
          <w:rStyle w:val="kwd"/>
        </w:rPr>
        <w:t>import</w:t>
      </w:r>
      <w:proofErr w:type="gramEnd"/>
      <w:r>
        <w:rPr>
          <w:rStyle w:val="pln"/>
          <w:rFonts w:eastAsiaTheme="majorEastAsia"/>
        </w:rPr>
        <w:t xml:space="preserve"> java</w:t>
      </w:r>
      <w:r>
        <w:rPr>
          <w:rStyle w:val="pun"/>
        </w:rPr>
        <w:t>.</w:t>
      </w:r>
      <w:r>
        <w:rPr>
          <w:rStyle w:val="pln"/>
          <w:rFonts w:eastAsiaTheme="majorEastAsia"/>
        </w:rPr>
        <w:t>util</w:t>
      </w:r>
      <w:r>
        <w:rPr>
          <w:rStyle w:val="pun"/>
        </w:rPr>
        <w:t>.</w:t>
      </w:r>
      <w:r>
        <w:rPr>
          <w:rStyle w:val="typ"/>
        </w:rPr>
        <w:t>ArrayList</w:t>
      </w:r>
      <w:r>
        <w:rPr>
          <w:rStyle w:val="pun"/>
        </w:rPr>
        <w:t>;</w:t>
      </w:r>
    </w:p>
    <w:p w:rsidR="004F52BA" w:rsidRDefault="004F52BA" w:rsidP="004F52BA">
      <w:pPr>
        <w:pStyle w:val="HTMLPreformatted"/>
        <w:rPr>
          <w:rStyle w:val="pln"/>
          <w:rFonts w:eastAsiaTheme="majorEastAsia"/>
        </w:rPr>
      </w:pPr>
      <w:proofErr w:type="gramStart"/>
      <w:r>
        <w:rPr>
          <w:rStyle w:val="kwd"/>
        </w:rPr>
        <w:t>import</w:t>
      </w:r>
      <w:proofErr w:type="gramEnd"/>
      <w:r>
        <w:rPr>
          <w:rStyle w:val="pln"/>
          <w:rFonts w:eastAsiaTheme="majorEastAsia"/>
        </w:rPr>
        <w:t xml:space="preserve"> java</w:t>
      </w:r>
      <w:r>
        <w:rPr>
          <w:rStyle w:val="pun"/>
        </w:rPr>
        <w:t>.</w:t>
      </w:r>
      <w:r>
        <w:rPr>
          <w:rStyle w:val="pln"/>
          <w:rFonts w:eastAsiaTheme="majorEastAsia"/>
        </w:rPr>
        <w:t>util</w:t>
      </w:r>
      <w:r>
        <w:rPr>
          <w:rStyle w:val="pun"/>
        </w:rPr>
        <w:t>.</w:t>
      </w:r>
      <w:r>
        <w:rPr>
          <w:rStyle w:val="typ"/>
        </w:rPr>
        <w:t>List</w:t>
      </w:r>
      <w:r>
        <w:rPr>
          <w:rStyle w:val="pun"/>
        </w:rPr>
        <w:t>;</w:t>
      </w:r>
    </w:p>
    <w:p w:rsidR="004F52BA" w:rsidRDefault="004F52BA" w:rsidP="004F52BA">
      <w:pPr>
        <w:pStyle w:val="HTMLPreformatted"/>
        <w:rPr>
          <w:rStyle w:val="pln"/>
          <w:rFonts w:eastAsiaTheme="majorEastAsia"/>
        </w:rPr>
      </w:pPr>
    </w:p>
    <w:p w:rsidR="004F52BA" w:rsidRDefault="004F52BA" w:rsidP="004F52BA">
      <w:pPr>
        <w:pStyle w:val="HTMLPreformatted"/>
        <w:rPr>
          <w:rStyle w:val="pln"/>
          <w:rFonts w:eastAsiaTheme="majorEastAsia"/>
        </w:rPr>
      </w:pPr>
      <w:proofErr w:type="gramStart"/>
      <w:r>
        <w:rPr>
          <w:rStyle w:val="kwd"/>
        </w:rPr>
        <w:t>public</w:t>
      </w:r>
      <w:proofErr w:type="gramEnd"/>
      <w:r>
        <w:rPr>
          <w:rStyle w:val="pln"/>
          <w:rFonts w:eastAsiaTheme="majorEastAsia"/>
        </w:rPr>
        <w:t xml:space="preserve"> </w:t>
      </w:r>
      <w:r>
        <w:rPr>
          <w:rStyle w:val="kwd"/>
        </w:rPr>
        <w:t>class</w:t>
      </w:r>
      <w:r>
        <w:rPr>
          <w:rStyle w:val="pln"/>
          <w:rFonts w:eastAsiaTheme="majorEastAsia"/>
        </w:rPr>
        <w:t xml:space="preserve"> </w:t>
      </w:r>
      <w:r>
        <w:rPr>
          <w:rStyle w:val="typ"/>
        </w:rPr>
        <w:t>StudentBO</w:t>
      </w:r>
      <w:r>
        <w:rPr>
          <w:rStyle w:val="pln"/>
          <w:rFonts w:eastAsiaTheme="majorEastAsia"/>
        </w:rPr>
        <w:t xml:space="preserve"> </w:t>
      </w:r>
      <w:r>
        <w:rPr>
          <w:rStyle w:val="pun"/>
        </w:rPr>
        <w:t>{</w:t>
      </w:r>
    </w:p>
    <w:p w:rsidR="004F52BA" w:rsidRDefault="004F52BA" w:rsidP="004F52BA">
      <w:pPr>
        <w:pStyle w:val="HTMLPreformatted"/>
        <w:rPr>
          <w:rStyle w:val="pln"/>
          <w:rFonts w:eastAsiaTheme="majorEastAsia"/>
        </w:rPr>
      </w:pPr>
      <w:r>
        <w:rPr>
          <w:rStyle w:val="pln"/>
          <w:rFonts w:eastAsiaTheme="majorEastAsia"/>
        </w:rPr>
        <w:tab/>
      </w:r>
    </w:p>
    <w:p w:rsidR="004F52BA" w:rsidRDefault="004F52BA" w:rsidP="004F52BA">
      <w:pPr>
        <w:pStyle w:val="HTMLPreformatted"/>
        <w:rPr>
          <w:rStyle w:val="pln"/>
          <w:rFonts w:eastAsiaTheme="majorEastAsia"/>
        </w:rPr>
      </w:pPr>
      <w:r>
        <w:rPr>
          <w:rStyle w:val="pln"/>
          <w:rFonts w:eastAsiaTheme="majorEastAsia"/>
        </w:rPr>
        <w:t xml:space="preserve">   </w:t>
      </w:r>
      <w:r>
        <w:rPr>
          <w:rStyle w:val="com"/>
        </w:rPr>
        <w:t>//list is working as a database</w:t>
      </w:r>
    </w:p>
    <w:p w:rsidR="004F52BA" w:rsidRDefault="004F52BA" w:rsidP="004F52BA">
      <w:pPr>
        <w:pStyle w:val="HTMLPreformatted"/>
        <w:rPr>
          <w:rStyle w:val="pln"/>
          <w:rFonts w:eastAsiaTheme="majorEastAsia"/>
        </w:rPr>
      </w:pPr>
      <w:r>
        <w:rPr>
          <w:rStyle w:val="pln"/>
          <w:rFonts w:eastAsiaTheme="majorEastAsia"/>
        </w:rPr>
        <w:t xml:space="preserve">   </w:t>
      </w:r>
      <w:r>
        <w:rPr>
          <w:rStyle w:val="typ"/>
        </w:rPr>
        <w:t>List</w:t>
      </w:r>
      <w:r>
        <w:rPr>
          <w:rStyle w:val="pun"/>
        </w:rPr>
        <w:t>&lt;</w:t>
      </w:r>
      <w:r>
        <w:rPr>
          <w:rStyle w:val="typ"/>
        </w:rPr>
        <w:t>StudentVO</w:t>
      </w:r>
      <w:r>
        <w:rPr>
          <w:rStyle w:val="pun"/>
        </w:rPr>
        <w:t>&gt;</w:t>
      </w:r>
      <w:r>
        <w:rPr>
          <w:rStyle w:val="pln"/>
          <w:rFonts w:eastAsiaTheme="majorEastAsia"/>
        </w:rPr>
        <w:t xml:space="preserve"> students</w:t>
      </w:r>
      <w:r>
        <w:rPr>
          <w:rStyle w:val="pun"/>
        </w:rPr>
        <w:t>;</w:t>
      </w:r>
    </w:p>
    <w:p w:rsidR="004F52BA" w:rsidRDefault="004F52BA" w:rsidP="004F52BA">
      <w:pPr>
        <w:pStyle w:val="HTMLPreformatted"/>
        <w:rPr>
          <w:rStyle w:val="pln"/>
          <w:rFonts w:eastAsiaTheme="majorEastAsia"/>
        </w:rPr>
      </w:pPr>
    </w:p>
    <w:p w:rsidR="004F52BA" w:rsidRDefault="004F52BA" w:rsidP="004F52BA">
      <w:pPr>
        <w:pStyle w:val="HTMLPreformatted"/>
        <w:rPr>
          <w:rStyle w:val="pln"/>
          <w:rFonts w:eastAsiaTheme="majorEastAsia"/>
        </w:rPr>
      </w:pPr>
      <w:r>
        <w:rPr>
          <w:rStyle w:val="pln"/>
          <w:rFonts w:eastAsiaTheme="majorEastAsia"/>
        </w:rPr>
        <w:t xml:space="preserve">   </w:t>
      </w:r>
      <w:proofErr w:type="gramStart"/>
      <w:r>
        <w:rPr>
          <w:rStyle w:val="kwd"/>
        </w:rPr>
        <w:t>public</w:t>
      </w:r>
      <w:proofErr w:type="gramEnd"/>
      <w:r>
        <w:rPr>
          <w:rStyle w:val="pln"/>
          <w:rFonts w:eastAsiaTheme="majorEastAsia"/>
        </w:rPr>
        <w:t xml:space="preserve"> </w:t>
      </w:r>
      <w:r>
        <w:rPr>
          <w:rStyle w:val="typ"/>
        </w:rPr>
        <w:t>StudentBO</w:t>
      </w:r>
      <w:r>
        <w:rPr>
          <w:rStyle w:val="pun"/>
        </w:rPr>
        <w:t>(){</w:t>
      </w:r>
    </w:p>
    <w:p w:rsidR="004F52BA" w:rsidRDefault="004F52BA" w:rsidP="004F52BA">
      <w:pPr>
        <w:pStyle w:val="HTMLPreformatted"/>
        <w:rPr>
          <w:rStyle w:val="pln"/>
          <w:rFonts w:eastAsiaTheme="majorEastAsia"/>
        </w:rPr>
      </w:pPr>
      <w:r>
        <w:rPr>
          <w:rStyle w:val="pln"/>
          <w:rFonts w:eastAsiaTheme="majorEastAsia"/>
        </w:rPr>
        <w:t xml:space="preserve">      </w:t>
      </w:r>
      <w:proofErr w:type="gramStart"/>
      <w:r>
        <w:rPr>
          <w:rStyle w:val="pln"/>
          <w:rFonts w:eastAsiaTheme="majorEastAsia"/>
        </w:rPr>
        <w:t>students</w:t>
      </w:r>
      <w:proofErr w:type="gramEnd"/>
      <w:r>
        <w:rPr>
          <w:rStyle w:val="pln"/>
          <w:rFonts w:eastAsiaTheme="majorEastAsia"/>
        </w:rPr>
        <w:t xml:space="preserve"> </w:t>
      </w:r>
      <w:r>
        <w:rPr>
          <w:rStyle w:val="pun"/>
        </w:rPr>
        <w:t>=</w:t>
      </w:r>
      <w:r>
        <w:rPr>
          <w:rStyle w:val="pln"/>
          <w:rFonts w:eastAsiaTheme="majorEastAsia"/>
        </w:rPr>
        <w:t xml:space="preserve"> </w:t>
      </w:r>
      <w:r>
        <w:rPr>
          <w:rStyle w:val="kwd"/>
        </w:rPr>
        <w:t>new</w:t>
      </w:r>
      <w:r>
        <w:rPr>
          <w:rStyle w:val="pln"/>
          <w:rFonts w:eastAsiaTheme="majorEastAsia"/>
        </w:rPr>
        <w:t xml:space="preserve"> </w:t>
      </w:r>
      <w:r>
        <w:rPr>
          <w:rStyle w:val="typ"/>
        </w:rPr>
        <w:t>ArrayList</w:t>
      </w:r>
      <w:r>
        <w:rPr>
          <w:rStyle w:val="pun"/>
        </w:rPr>
        <w:t>&lt;</w:t>
      </w:r>
      <w:r>
        <w:rPr>
          <w:rStyle w:val="typ"/>
        </w:rPr>
        <w:t>StudentVO</w:t>
      </w:r>
      <w:r>
        <w:rPr>
          <w:rStyle w:val="pun"/>
        </w:rPr>
        <w:t>&gt;();</w:t>
      </w:r>
    </w:p>
    <w:p w:rsidR="004F52BA" w:rsidRDefault="004F52BA" w:rsidP="004F52BA">
      <w:pPr>
        <w:pStyle w:val="HTMLPreformatted"/>
        <w:rPr>
          <w:rStyle w:val="pln"/>
          <w:rFonts w:eastAsiaTheme="majorEastAsia"/>
        </w:rPr>
      </w:pPr>
      <w:r>
        <w:rPr>
          <w:rStyle w:val="pln"/>
          <w:rFonts w:eastAsiaTheme="majorEastAsia"/>
        </w:rPr>
        <w:t xml:space="preserve">      </w:t>
      </w:r>
      <w:r>
        <w:rPr>
          <w:rStyle w:val="typ"/>
        </w:rPr>
        <w:t>StudentVO</w:t>
      </w:r>
      <w:r>
        <w:rPr>
          <w:rStyle w:val="pln"/>
          <w:rFonts w:eastAsiaTheme="majorEastAsia"/>
        </w:rPr>
        <w:t xml:space="preserve"> student1 </w:t>
      </w:r>
      <w:r>
        <w:rPr>
          <w:rStyle w:val="pun"/>
        </w:rPr>
        <w:t>=</w:t>
      </w:r>
      <w:r>
        <w:rPr>
          <w:rStyle w:val="pln"/>
          <w:rFonts w:eastAsiaTheme="majorEastAsia"/>
        </w:rPr>
        <w:t xml:space="preserve"> </w:t>
      </w:r>
      <w:r>
        <w:rPr>
          <w:rStyle w:val="kwd"/>
        </w:rPr>
        <w:t>new</w:t>
      </w:r>
      <w:r>
        <w:rPr>
          <w:rStyle w:val="pln"/>
          <w:rFonts w:eastAsiaTheme="majorEastAsia"/>
        </w:rPr>
        <w:t xml:space="preserve"> </w:t>
      </w:r>
      <w:proofErr w:type="gramStart"/>
      <w:r>
        <w:rPr>
          <w:rStyle w:val="typ"/>
        </w:rPr>
        <w:t>StudentVO</w:t>
      </w:r>
      <w:r>
        <w:rPr>
          <w:rStyle w:val="pun"/>
        </w:rPr>
        <w:t>(</w:t>
      </w:r>
      <w:proofErr w:type="gramEnd"/>
      <w:r>
        <w:rPr>
          <w:rStyle w:val="str"/>
        </w:rPr>
        <w:t>"Robert"</w:t>
      </w:r>
      <w:r>
        <w:rPr>
          <w:rStyle w:val="pun"/>
        </w:rPr>
        <w:t>,</w:t>
      </w:r>
      <w:r>
        <w:rPr>
          <w:rStyle w:val="lit"/>
        </w:rPr>
        <w:t>0</w:t>
      </w:r>
      <w:r>
        <w:rPr>
          <w:rStyle w:val="pun"/>
        </w:rPr>
        <w:t>);</w:t>
      </w:r>
    </w:p>
    <w:p w:rsidR="004F52BA" w:rsidRDefault="004F52BA" w:rsidP="004F52BA">
      <w:pPr>
        <w:pStyle w:val="HTMLPreformatted"/>
        <w:rPr>
          <w:rStyle w:val="pln"/>
          <w:rFonts w:eastAsiaTheme="majorEastAsia"/>
        </w:rPr>
      </w:pPr>
      <w:r>
        <w:rPr>
          <w:rStyle w:val="pln"/>
          <w:rFonts w:eastAsiaTheme="majorEastAsia"/>
        </w:rPr>
        <w:t xml:space="preserve">      </w:t>
      </w:r>
      <w:r>
        <w:rPr>
          <w:rStyle w:val="typ"/>
        </w:rPr>
        <w:t>StudentVO</w:t>
      </w:r>
      <w:r>
        <w:rPr>
          <w:rStyle w:val="pln"/>
          <w:rFonts w:eastAsiaTheme="majorEastAsia"/>
        </w:rPr>
        <w:t xml:space="preserve"> student2 </w:t>
      </w:r>
      <w:r>
        <w:rPr>
          <w:rStyle w:val="pun"/>
        </w:rPr>
        <w:t>=</w:t>
      </w:r>
      <w:r>
        <w:rPr>
          <w:rStyle w:val="pln"/>
          <w:rFonts w:eastAsiaTheme="majorEastAsia"/>
        </w:rPr>
        <w:t xml:space="preserve"> </w:t>
      </w:r>
      <w:r>
        <w:rPr>
          <w:rStyle w:val="kwd"/>
        </w:rPr>
        <w:t>new</w:t>
      </w:r>
      <w:r>
        <w:rPr>
          <w:rStyle w:val="pln"/>
          <w:rFonts w:eastAsiaTheme="majorEastAsia"/>
        </w:rPr>
        <w:t xml:space="preserve"> </w:t>
      </w:r>
      <w:proofErr w:type="gramStart"/>
      <w:r>
        <w:rPr>
          <w:rStyle w:val="typ"/>
        </w:rPr>
        <w:t>StudentVO</w:t>
      </w:r>
      <w:r>
        <w:rPr>
          <w:rStyle w:val="pun"/>
        </w:rPr>
        <w:t>(</w:t>
      </w:r>
      <w:proofErr w:type="gramEnd"/>
      <w:r>
        <w:rPr>
          <w:rStyle w:val="str"/>
        </w:rPr>
        <w:t>"John"</w:t>
      </w:r>
      <w:r>
        <w:rPr>
          <w:rStyle w:val="pun"/>
        </w:rPr>
        <w:t>,</w:t>
      </w:r>
      <w:r>
        <w:rPr>
          <w:rStyle w:val="lit"/>
        </w:rPr>
        <w:t>1</w:t>
      </w:r>
      <w:r>
        <w:rPr>
          <w:rStyle w:val="pun"/>
        </w:rPr>
        <w:t>);</w:t>
      </w:r>
    </w:p>
    <w:p w:rsidR="004F52BA" w:rsidRDefault="004F52BA" w:rsidP="004F52BA">
      <w:pPr>
        <w:pStyle w:val="HTMLPreformatted"/>
        <w:rPr>
          <w:rStyle w:val="pln"/>
          <w:rFonts w:eastAsiaTheme="majorEastAsia"/>
        </w:rPr>
      </w:pPr>
      <w:r>
        <w:rPr>
          <w:rStyle w:val="pln"/>
          <w:rFonts w:eastAsiaTheme="majorEastAsia"/>
        </w:rPr>
        <w:t xml:space="preserve">      </w:t>
      </w:r>
      <w:proofErr w:type="gramStart"/>
      <w:r>
        <w:rPr>
          <w:rStyle w:val="pln"/>
          <w:rFonts w:eastAsiaTheme="majorEastAsia"/>
        </w:rPr>
        <w:t>students</w:t>
      </w:r>
      <w:r>
        <w:rPr>
          <w:rStyle w:val="pun"/>
        </w:rPr>
        <w:t>.</w:t>
      </w:r>
      <w:r>
        <w:rPr>
          <w:rStyle w:val="pln"/>
          <w:rFonts w:eastAsiaTheme="majorEastAsia"/>
        </w:rPr>
        <w:t>add</w:t>
      </w:r>
      <w:r>
        <w:rPr>
          <w:rStyle w:val="pun"/>
        </w:rPr>
        <w:t>(</w:t>
      </w:r>
      <w:proofErr w:type="gramEnd"/>
      <w:r>
        <w:rPr>
          <w:rStyle w:val="pln"/>
          <w:rFonts w:eastAsiaTheme="majorEastAsia"/>
        </w:rPr>
        <w:t>student1</w:t>
      </w:r>
      <w:r>
        <w:rPr>
          <w:rStyle w:val="pun"/>
        </w:rPr>
        <w:t>);</w:t>
      </w:r>
    </w:p>
    <w:p w:rsidR="004F52BA" w:rsidRDefault="004F52BA" w:rsidP="004F52BA">
      <w:pPr>
        <w:pStyle w:val="HTMLPreformatted"/>
        <w:rPr>
          <w:rStyle w:val="pln"/>
          <w:rFonts w:eastAsiaTheme="majorEastAsia"/>
        </w:rPr>
      </w:pPr>
      <w:r>
        <w:rPr>
          <w:rStyle w:val="pln"/>
          <w:rFonts w:eastAsiaTheme="majorEastAsia"/>
        </w:rPr>
        <w:t xml:space="preserve">      </w:t>
      </w:r>
      <w:proofErr w:type="gramStart"/>
      <w:r>
        <w:rPr>
          <w:rStyle w:val="pln"/>
          <w:rFonts w:eastAsiaTheme="majorEastAsia"/>
        </w:rPr>
        <w:t>students</w:t>
      </w:r>
      <w:r>
        <w:rPr>
          <w:rStyle w:val="pun"/>
        </w:rPr>
        <w:t>.</w:t>
      </w:r>
      <w:r>
        <w:rPr>
          <w:rStyle w:val="pln"/>
          <w:rFonts w:eastAsiaTheme="majorEastAsia"/>
        </w:rPr>
        <w:t>add</w:t>
      </w:r>
      <w:r>
        <w:rPr>
          <w:rStyle w:val="pun"/>
        </w:rPr>
        <w:t>(</w:t>
      </w:r>
      <w:proofErr w:type="gramEnd"/>
      <w:r>
        <w:rPr>
          <w:rStyle w:val="pln"/>
          <w:rFonts w:eastAsiaTheme="majorEastAsia"/>
        </w:rPr>
        <w:t>student2</w:t>
      </w:r>
      <w:r>
        <w:rPr>
          <w:rStyle w:val="pun"/>
        </w:rPr>
        <w:t>);</w:t>
      </w:r>
      <w:r>
        <w:rPr>
          <w:rStyle w:val="pln"/>
          <w:rFonts w:eastAsiaTheme="majorEastAsia"/>
        </w:rPr>
        <w:tab/>
      </w:r>
      <w:r>
        <w:rPr>
          <w:rStyle w:val="pln"/>
          <w:rFonts w:eastAsiaTheme="majorEastAsia"/>
        </w:rPr>
        <w:tab/>
      </w:r>
    </w:p>
    <w:p w:rsidR="004F52BA" w:rsidRDefault="004F52BA" w:rsidP="004F52BA">
      <w:pPr>
        <w:pStyle w:val="HTMLPreformatted"/>
        <w:rPr>
          <w:rStyle w:val="pln"/>
          <w:rFonts w:eastAsiaTheme="majorEastAsia"/>
        </w:rPr>
      </w:pPr>
      <w:r>
        <w:rPr>
          <w:rStyle w:val="pln"/>
          <w:rFonts w:eastAsiaTheme="majorEastAsia"/>
        </w:rPr>
        <w:t xml:space="preserve">   </w:t>
      </w:r>
      <w:r>
        <w:rPr>
          <w:rStyle w:val="pun"/>
        </w:rPr>
        <w:t>}</w:t>
      </w:r>
    </w:p>
    <w:p w:rsidR="004F52BA" w:rsidRDefault="004F52BA" w:rsidP="004F52BA">
      <w:pPr>
        <w:pStyle w:val="HTMLPreformatted"/>
        <w:rPr>
          <w:rStyle w:val="pln"/>
          <w:rFonts w:eastAsiaTheme="majorEastAsia"/>
        </w:rPr>
      </w:pPr>
      <w:r>
        <w:rPr>
          <w:rStyle w:val="pln"/>
          <w:rFonts w:eastAsiaTheme="majorEastAsia"/>
        </w:rPr>
        <w:t xml:space="preserve">   </w:t>
      </w:r>
      <w:proofErr w:type="gramStart"/>
      <w:r>
        <w:rPr>
          <w:rStyle w:val="kwd"/>
        </w:rPr>
        <w:t>public</w:t>
      </w:r>
      <w:proofErr w:type="gramEnd"/>
      <w:r>
        <w:rPr>
          <w:rStyle w:val="pln"/>
          <w:rFonts w:eastAsiaTheme="majorEastAsia"/>
        </w:rPr>
        <w:t xml:space="preserve"> </w:t>
      </w:r>
      <w:r>
        <w:rPr>
          <w:rStyle w:val="kwd"/>
        </w:rPr>
        <w:t>void</w:t>
      </w:r>
      <w:r>
        <w:rPr>
          <w:rStyle w:val="pln"/>
          <w:rFonts w:eastAsiaTheme="majorEastAsia"/>
        </w:rPr>
        <w:t xml:space="preserve"> deleteStudent</w:t>
      </w:r>
      <w:r>
        <w:rPr>
          <w:rStyle w:val="pun"/>
        </w:rPr>
        <w:t>(</w:t>
      </w:r>
      <w:r>
        <w:rPr>
          <w:rStyle w:val="typ"/>
        </w:rPr>
        <w:t>StudentVO</w:t>
      </w:r>
      <w:r>
        <w:rPr>
          <w:rStyle w:val="pln"/>
          <w:rFonts w:eastAsiaTheme="majorEastAsia"/>
        </w:rPr>
        <w:t xml:space="preserve"> student</w:t>
      </w:r>
      <w:r>
        <w:rPr>
          <w:rStyle w:val="pun"/>
        </w:rPr>
        <w:t>)</w:t>
      </w:r>
      <w:r>
        <w:rPr>
          <w:rStyle w:val="pln"/>
          <w:rFonts w:eastAsiaTheme="majorEastAsia"/>
        </w:rPr>
        <w:t xml:space="preserve"> </w:t>
      </w:r>
      <w:r>
        <w:rPr>
          <w:rStyle w:val="pun"/>
        </w:rPr>
        <w:t>{</w:t>
      </w:r>
    </w:p>
    <w:p w:rsidR="004F52BA" w:rsidRDefault="004F52BA" w:rsidP="004F52BA">
      <w:pPr>
        <w:pStyle w:val="HTMLPreformatted"/>
        <w:rPr>
          <w:rStyle w:val="pln"/>
          <w:rFonts w:eastAsiaTheme="majorEastAsia"/>
        </w:rPr>
      </w:pPr>
      <w:r>
        <w:rPr>
          <w:rStyle w:val="pln"/>
          <w:rFonts w:eastAsiaTheme="majorEastAsia"/>
        </w:rPr>
        <w:t xml:space="preserve">      </w:t>
      </w:r>
      <w:proofErr w:type="gramStart"/>
      <w:r>
        <w:rPr>
          <w:rStyle w:val="pln"/>
          <w:rFonts w:eastAsiaTheme="majorEastAsia"/>
        </w:rPr>
        <w:t>students</w:t>
      </w:r>
      <w:r>
        <w:rPr>
          <w:rStyle w:val="pun"/>
        </w:rPr>
        <w:t>.</w:t>
      </w:r>
      <w:r>
        <w:rPr>
          <w:rStyle w:val="pln"/>
          <w:rFonts w:eastAsiaTheme="majorEastAsia"/>
        </w:rPr>
        <w:t>remove</w:t>
      </w:r>
      <w:r>
        <w:rPr>
          <w:rStyle w:val="pun"/>
        </w:rPr>
        <w:t>(</w:t>
      </w:r>
      <w:proofErr w:type="gramEnd"/>
      <w:r>
        <w:rPr>
          <w:rStyle w:val="pln"/>
          <w:rFonts w:eastAsiaTheme="majorEastAsia"/>
        </w:rPr>
        <w:t>student</w:t>
      </w:r>
      <w:r>
        <w:rPr>
          <w:rStyle w:val="pun"/>
        </w:rPr>
        <w:t>.</w:t>
      </w:r>
      <w:r>
        <w:rPr>
          <w:rStyle w:val="pln"/>
          <w:rFonts w:eastAsiaTheme="majorEastAsia"/>
        </w:rPr>
        <w:t>getRollNo</w:t>
      </w:r>
      <w:r>
        <w:rPr>
          <w:rStyle w:val="pun"/>
        </w:rPr>
        <w:t>());</w:t>
      </w:r>
    </w:p>
    <w:p w:rsidR="004F52BA" w:rsidRDefault="004F52BA" w:rsidP="004F52BA">
      <w:pPr>
        <w:pStyle w:val="HTMLPreformatted"/>
        <w:rPr>
          <w:rStyle w:val="pln"/>
          <w:rFonts w:eastAsiaTheme="majorEastAsia"/>
        </w:rPr>
      </w:pPr>
      <w:r>
        <w:rPr>
          <w:rStyle w:val="pln"/>
          <w:rFonts w:eastAsiaTheme="majorEastAsia"/>
        </w:rPr>
        <w:t xml:space="preserve">      </w:t>
      </w:r>
      <w:proofErr w:type="gramStart"/>
      <w:r>
        <w:rPr>
          <w:rStyle w:val="typ"/>
        </w:rPr>
        <w:t>System</w:t>
      </w:r>
      <w:r>
        <w:rPr>
          <w:rStyle w:val="pun"/>
        </w:rPr>
        <w:t>.</w:t>
      </w:r>
      <w:r>
        <w:rPr>
          <w:rStyle w:val="kwd"/>
        </w:rPr>
        <w:t>out</w:t>
      </w:r>
      <w:r>
        <w:rPr>
          <w:rStyle w:val="pun"/>
        </w:rPr>
        <w:t>.</w:t>
      </w:r>
      <w:r>
        <w:rPr>
          <w:rStyle w:val="pln"/>
          <w:rFonts w:eastAsiaTheme="majorEastAsia"/>
        </w:rPr>
        <w:t>println</w:t>
      </w:r>
      <w:r>
        <w:rPr>
          <w:rStyle w:val="pun"/>
        </w:rPr>
        <w:t>(</w:t>
      </w:r>
      <w:proofErr w:type="gramEnd"/>
      <w:r>
        <w:rPr>
          <w:rStyle w:val="str"/>
        </w:rPr>
        <w:t>"Student: Roll No "</w:t>
      </w:r>
      <w:r>
        <w:rPr>
          <w:rStyle w:val="pln"/>
          <w:rFonts w:eastAsiaTheme="majorEastAsia"/>
        </w:rPr>
        <w:t xml:space="preserve"> </w:t>
      </w:r>
      <w:r>
        <w:rPr>
          <w:rStyle w:val="pun"/>
        </w:rPr>
        <w:t>+</w:t>
      </w:r>
      <w:r>
        <w:rPr>
          <w:rStyle w:val="pln"/>
          <w:rFonts w:eastAsiaTheme="majorEastAsia"/>
        </w:rPr>
        <w:t xml:space="preserve"> student</w:t>
      </w:r>
      <w:r>
        <w:rPr>
          <w:rStyle w:val="pun"/>
        </w:rPr>
        <w:t>.</w:t>
      </w:r>
      <w:r>
        <w:rPr>
          <w:rStyle w:val="pln"/>
          <w:rFonts w:eastAsiaTheme="majorEastAsia"/>
        </w:rPr>
        <w:t>getRollNo</w:t>
      </w:r>
      <w:r>
        <w:rPr>
          <w:rStyle w:val="pun"/>
        </w:rPr>
        <w:t>()</w:t>
      </w:r>
      <w:r>
        <w:rPr>
          <w:rStyle w:val="pln"/>
          <w:rFonts w:eastAsiaTheme="majorEastAsia"/>
        </w:rPr>
        <w:t xml:space="preserve"> </w:t>
      </w:r>
      <w:r>
        <w:rPr>
          <w:rStyle w:val="pun"/>
        </w:rPr>
        <w:t>+</w:t>
      </w:r>
      <w:r>
        <w:rPr>
          <w:rStyle w:val="pln"/>
          <w:rFonts w:eastAsiaTheme="majorEastAsia"/>
        </w:rPr>
        <w:t xml:space="preserve"> </w:t>
      </w:r>
      <w:r>
        <w:rPr>
          <w:rStyle w:val="str"/>
        </w:rPr>
        <w:t>", deleted from database"</w:t>
      </w:r>
      <w:r>
        <w:rPr>
          <w:rStyle w:val="pun"/>
        </w:rPr>
        <w:t>);</w:t>
      </w:r>
    </w:p>
    <w:p w:rsidR="004F52BA" w:rsidRDefault="004F52BA" w:rsidP="004F52BA">
      <w:pPr>
        <w:pStyle w:val="HTMLPreformatted"/>
        <w:rPr>
          <w:rStyle w:val="pln"/>
          <w:rFonts w:eastAsiaTheme="majorEastAsia"/>
        </w:rPr>
      </w:pPr>
      <w:r>
        <w:rPr>
          <w:rStyle w:val="pln"/>
          <w:rFonts w:eastAsiaTheme="majorEastAsia"/>
        </w:rPr>
        <w:t xml:space="preserve">   </w:t>
      </w:r>
      <w:r>
        <w:rPr>
          <w:rStyle w:val="pun"/>
        </w:rPr>
        <w:t>}</w:t>
      </w:r>
    </w:p>
    <w:p w:rsidR="004F52BA" w:rsidRDefault="004F52BA" w:rsidP="004F52BA">
      <w:pPr>
        <w:pStyle w:val="HTMLPreformatted"/>
        <w:rPr>
          <w:rStyle w:val="pln"/>
          <w:rFonts w:eastAsiaTheme="majorEastAsia"/>
        </w:rPr>
      </w:pPr>
    </w:p>
    <w:p w:rsidR="004F52BA" w:rsidRDefault="004F52BA" w:rsidP="004F52BA">
      <w:pPr>
        <w:pStyle w:val="HTMLPreformatted"/>
        <w:rPr>
          <w:rStyle w:val="pln"/>
          <w:rFonts w:eastAsiaTheme="majorEastAsia"/>
        </w:rPr>
      </w:pPr>
      <w:r>
        <w:rPr>
          <w:rStyle w:val="pln"/>
          <w:rFonts w:eastAsiaTheme="majorEastAsia"/>
        </w:rPr>
        <w:t xml:space="preserve">   </w:t>
      </w:r>
      <w:r>
        <w:rPr>
          <w:rStyle w:val="com"/>
        </w:rPr>
        <w:t>//retrive list of students from the database</w:t>
      </w:r>
    </w:p>
    <w:p w:rsidR="004F52BA" w:rsidRDefault="004F52BA" w:rsidP="004F52BA">
      <w:pPr>
        <w:pStyle w:val="HTMLPreformatted"/>
        <w:rPr>
          <w:rStyle w:val="pln"/>
          <w:rFonts w:eastAsiaTheme="majorEastAsia"/>
        </w:rPr>
      </w:pPr>
      <w:r>
        <w:rPr>
          <w:rStyle w:val="pln"/>
          <w:rFonts w:eastAsiaTheme="majorEastAsia"/>
        </w:rPr>
        <w:t xml:space="preserve">   </w:t>
      </w:r>
      <w:proofErr w:type="gramStart"/>
      <w:r>
        <w:rPr>
          <w:rStyle w:val="kwd"/>
        </w:rPr>
        <w:t>public</w:t>
      </w:r>
      <w:proofErr w:type="gramEnd"/>
      <w:r>
        <w:rPr>
          <w:rStyle w:val="pln"/>
          <w:rFonts w:eastAsiaTheme="majorEastAsia"/>
        </w:rPr>
        <w:t xml:space="preserve"> </w:t>
      </w:r>
      <w:r>
        <w:rPr>
          <w:rStyle w:val="typ"/>
        </w:rPr>
        <w:t>List</w:t>
      </w:r>
      <w:r>
        <w:rPr>
          <w:rStyle w:val="pun"/>
        </w:rPr>
        <w:t>&lt;</w:t>
      </w:r>
      <w:r>
        <w:rPr>
          <w:rStyle w:val="typ"/>
        </w:rPr>
        <w:t>StudentVO</w:t>
      </w:r>
      <w:r>
        <w:rPr>
          <w:rStyle w:val="pun"/>
        </w:rPr>
        <w:t>&gt;</w:t>
      </w:r>
      <w:r>
        <w:rPr>
          <w:rStyle w:val="pln"/>
          <w:rFonts w:eastAsiaTheme="majorEastAsia"/>
        </w:rPr>
        <w:t xml:space="preserve"> getAllStudents</w:t>
      </w:r>
      <w:r>
        <w:rPr>
          <w:rStyle w:val="pun"/>
        </w:rPr>
        <w:t>()</w:t>
      </w:r>
      <w:r>
        <w:rPr>
          <w:rStyle w:val="pln"/>
          <w:rFonts w:eastAsiaTheme="majorEastAsia"/>
        </w:rPr>
        <w:t xml:space="preserve"> </w:t>
      </w:r>
      <w:r>
        <w:rPr>
          <w:rStyle w:val="pun"/>
        </w:rPr>
        <w:t>{</w:t>
      </w:r>
    </w:p>
    <w:p w:rsidR="004F52BA" w:rsidRDefault="004F52BA" w:rsidP="004F52BA">
      <w:pPr>
        <w:pStyle w:val="HTMLPreformatted"/>
        <w:rPr>
          <w:rStyle w:val="pln"/>
          <w:rFonts w:eastAsiaTheme="majorEastAsia"/>
        </w:rPr>
      </w:pPr>
      <w:r>
        <w:rPr>
          <w:rStyle w:val="pln"/>
          <w:rFonts w:eastAsiaTheme="majorEastAsia"/>
        </w:rPr>
        <w:t xml:space="preserve">      </w:t>
      </w:r>
      <w:proofErr w:type="gramStart"/>
      <w:r>
        <w:rPr>
          <w:rStyle w:val="kwd"/>
        </w:rPr>
        <w:t>return</w:t>
      </w:r>
      <w:proofErr w:type="gramEnd"/>
      <w:r>
        <w:rPr>
          <w:rStyle w:val="pln"/>
          <w:rFonts w:eastAsiaTheme="majorEastAsia"/>
        </w:rPr>
        <w:t xml:space="preserve"> students</w:t>
      </w:r>
      <w:r>
        <w:rPr>
          <w:rStyle w:val="pun"/>
        </w:rPr>
        <w:t>;</w:t>
      </w:r>
    </w:p>
    <w:p w:rsidR="004F52BA" w:rsidRDefault="004F52BA" w:rsidP="004F52BA">
      <w:pPr>
        <w:pStyle w:val="HTMLPreformatted"/>
        <w:rPr>
          <w:rStyle w:val="pln"/>
          <w:rFonts w:eastAsiaTheme="majorEastAsia"/>
        </w:rPr>
      </w:pPr>
      <w:r>
        <w:rPr>
          <w:rStyle w:val="pln"/>
          <w:rFonts w:eastAsiaTheme="majorEastAsia"/>
        </w:rPr>
        <w:t xml:space="preserve">   </w:t>
      </w:r>
      <w:r>
        <w:rPr>
          <w:rStyle w:val="pun"/>
        </w:rPr>
        <w:t>}</w:t>
      </w:r>
    </w:p>
    <w:p w:rsidR="004F52BA" w:rsidRDefault="004F52BA" w:rsidP="004F52BA">
      <w:pPr>
        <w:pStyle w:val="HTMLPreformatted"/>
        <w:rPr>
          <w:rStyle w:val="pln"/>
          <w:rFonts w:eastAsiaTheme="majorEastAsia"/>
        </w:rPr>
      </w:pPr>
    </w:p>
    <w:p w:rsidR="004F52BA" w:rsidRDefault="004F52BA" w:rsidP="004F52BA">
      <w:pPr>
        <w:pStyle w:val="HTMLPreformatted"/>
        <w:rPr>
          <w:rStyle w:val="pln"/>
          <w:rFonts w:eastAsiaTheme="majorEastAsia"/>
        </w:rPr>
      </w:pPr>
      <w:r>
        <w:rPr>
          <w:rStyle w:val="pln"/>
          <w:rFonts w:eastAsiaTheme="majorEastAsia"/>
        </w:rPr>
        <w:t xml:space="preserve">   </w:t>
      </w:r>
      <w:proofErr w:type="gramStart"/>
      <w:r>
        <w:rPr>
          <w:rStyle w:val="kwd"/>
        </w:rPr>
        <w:t>public</w:t>
      </w:r>
      <w:proofErr w:type="gramEnd"/>
      <w:r>
        <w:rPr>
          <w:rStyle w:val="pln"/>
          <w:rFonts w:eastAsiaTheme="majorEastAsia"/>
        </w:rPr>
        <w:t xml:space="preserve"> </w:t>
      </w:r>
      <w:r>
        <w:rPr>
          <w:rStyle w:val="typ"/>
        </w:rPr>
        <w:t>StudentVO</w:t>
      </w:r>
      <w:r>
        <w:rPr>
          <w:rStyle w:val="pln"/>
          <w:rFonts w:eastAsiaTheme="majorEastAsia"/>
        </w:rPr>
        <w:t xml:space="preserve"> getStudent</w:t>
      </w:r>
      <w:r>
        <w:rPr>
          <w:rStyle w:val="pun"/>
        </w:rPr>
        <w:t>(</w:t>
      </w:r>
      <w:r>
        <w:rPr>
          <w:rStyle w:val="kwd"/>
        </w:rPr>
        <w:t>int</w:t>
      </w:r>
      <w:r>
        <w:rPr>
          <w:rStyle w:val="pln"/>
          <w:rFonts w:eastAsiaTheme="majorEastAsia"/>
        </w:rPr>
        <w:t xml:space="preserve"> rollNo</w:t>
      </w:r>
      <w:r>
        <w:rPr>
          <w:rStyle w:val="pun"/>
        </w:rPr>
        <w:t>)</w:t>
      </w:r>
      <w:r>
        <w:rPr>
          <w:rStyle w:val="pln"/>
          <w:rFonts w:eastAsiaTheme="majorEastAsia"/>
        </w:rPr>
        <w:t xml:space="preserve"> </w:t>
      </w:r>
      <w:r>
        <w:rPr>
          <w:rStyle w:val="pun"/>
        </w:rPr>
        <w:t>{</w:t>
      </w:r>
    </w:p>
    <w:p w:rsidR="004F52BA" w:rsidRDefault="004F52BA" w:rsidP="004F52BA">
      <w:pPr>
        <w:pStyle w:val="HTMLPreformatted"/>
        <w:rPr>
          <w:rStyle w:val="pln"/>
          <w:rFonts w:eastAsiaTheme="majorEastAsia"/>
        </w:rPr>
      </w:pPr>
      <w:r>
        <w:rPr>
          <w:rStyle w:val="pln"/>
          <w:rFonts w:eastAsiaTheme="majorEastAsia"/>
        </w:rPr>
        <w:t xml:space="preserve">      </w:t>
      </w:r>
      <w:proofErr w:type="gramStart"/>
      <w:r>
        <w:rPr>
          <w:rStyle w:val="kwd"/>
        </w:rPr>
        <w:t>return</w:t>
      </w:r>
      <w:proofErr w:type="gramEnd"/>
      <w:r>
        <w:rPr>
          <w:rStyle w:val="pln"/>
          <w:rFonts w:eastAsiaTheme="majorEastAsia"/>
        </w:rPr>
        <w:t xml:space="preserve"> students</w:t>
      </w:r>
      <w:r>
        <w:rPr>
          <w:rStyle w:val="pun"/>
        </w:rPr>
        <w:t>.</w:t>
      </w:r>
      <w:r>
        <w:rPr>
          <w:rStyle w:val="kwd"/>
        </w:rPr>
        <w:t>get</w:t>
      </w:r>
      <w:r>
        <w:rPr>
          <w:rStyle w:val="pun"/>
        </w:rPr>
        <w:t>(</w:t>
      </w:r>
      <w:r>
        <w:rPr>
          <w:rStyle w:val="pln"/>
          <w:rFonts w:eastAsiaTheme="majorEastAsia"/>
        </w:rPr>
        <w:t>rollNo</w:t>
      </w:r>
      <w:r>
        <w:rPr>
          <w:rStyle w:val="pun"/>
        </w:rPr>
        <w:t>);</w:t>
      </w:r>
    </w:p>
    <w:p w:rsidR="004F52BA" w:rsidRDefault="004F52BA" w:rsidP="004F52BA">
      <w:pPr>
        <w:pStyle w:val="HTMLPreformatted"/>
        <w:rPr>
          <w:rStyle w:val="pln"/>
          <w:rFonts w:eastAsiaTheme="majorEastAsia"/>
        </w:rPr>
      </w:pPr>
      <w:r>
        <w:rPr>
          <w:rStyle w:val="pln"/>
          <w:rFonts w:eastAsiaTheme="majorEastAsia"/>
        </w:rPr>
        <w:t xml:space="preserve">   </w:t>
      </w:r>
      <w:r>
        <w:rPr>
          <w:rStyle w:val="pun"/>
        </w:rPr>
        <w:t>}</w:t>
      </w:r>
    </w:p>
    <w:p w:rsidR="004F52BA" w:rsidRDefault="004F52BA" w:rsidP="004F52BA">
      <w:pPr>
        <w:pStyle w:val="HTMLPreformatted"/>
        <w:rPr>
          <w:rStyle w:val="pln"/>
          <w:rFonts w:eastAsiaTheme="majorEastAsia"/>
        </w:rPr>
      </w:pPr>
    </w:p>
    <w:p w:rsidR="004F52BA" w:rsidRDefault="004F52BA" w:rsidP="004F52BA">
      <w:pPr>
        <w:pStyle w:val="HTMLPreformatted"/>
        <w:rPr>
          <w:rStyle w:val="pln"/>
          <w:rFonts w:eastAsiaTheme="majorEastAsia"/>
        </w:rPr>
      </w:pPr>
      <w:r>
        <w:rPr>
          <w:rStyle w:val="pln"/>
          <w:rFonts w:eastAsiaTheme="majorEastAsia"/>
        </w:rPr>
        <w:t xml:space="preserve">   </w:t>
      </w:r>
      <w:proofErr w:type="gramStart"/>
      <w:r>
        <w:rPr>
          <w:rStyle w:val="kwd"/>
        </w:rPr>
        <w:t>public</w:t>
      </w:r>
      <w:proofErr w:type="gramEnd"/>
      <w:r>
        <w:rPr>
          <w:rStyle w:val="pln"/>
          <w:rFonts w:eastAsiaTheme="majorEastAsia"/>
        </w:rPr>
        <w:t xml:space="preserve"> </w:t>
      </w:r>
      <w:r>
        <w:rPr>
          <w:rStyle w:val="kwd"/>
        </w:rPr>
        <w:t>void</w:t>
      </w:r>
      <w:r>
        <w:rPr>
          <w:rStyle w:val="pln"/>
          <w:rFonts w:eastAsiaTheme="majorEastAsia"/>
        </w:rPr>
        <w:t xml:space="preserve"> updateStudent</w:t>
      </w:r>
      <w:r>
        <w:rPr>
          <w:rStyle w:val="pun"/>
        </w:rPr>
        <w:t>(</w:t>
      </w:r>
      <w:r>
        <w:rPr>
          <w:rStyle w:val="typ"/>
        </w:rPr>
        <w:t>StudentVO</w:t>
      </w:r>
      <w:r>
        <w:rPr>
          <w:rStyle w:val="pln"/>
          <w:rFonts w:eastAsiaTheme="majorEastAsia"/>
        </w:rPr>
        <w:t xml:space="preserve"> student</w:t>
      </w:r>
      <w:r>
        <w:rPr>
          <w:rStyle w:val="pun"/>
        </w:rPr>
        <w:t>)</w:t>
      </w:r>
      <w:r>
        <w:rPr>
          <w:rStyle w:val="pln"/>
          <w:rFonts w:eastAsiaTheme="majorEastAsia"/>
        </w:rPr>
        <w:t xml:space="preserve"> </w:t>
      </w:r>
      <w:r>
        <w:rPr>
          <w:rStyle w:val="pun"/>
        </w:rPr>
        <w:t>{</w:t>
      </w:r>
    </w:p>
    <w:p w:rsidR="004F52BA" w:rsidRDefault="004F52BA" w:rsidP="004F52BA">
      <w:pPr>
        <w:pStyle w:val="HTMLPreformatted"/>
        <w:rPr>
          <w:rStyle w:val="pln"/>
          <w:rFonts w:eastAsiaTheme="majorEastAsia"/>
        </w:rPr>
      </w:pPr>
      <w:r>
        <w:rPr>
          <w:rStyle w:val="pln"/>
          <w:rFonts w:eastAsiaTheme="majorEastAsia"/>
        </w:rPr>
        <w:t xml:space="preserve">      </w:t>
      </w:r>
      <w:proofErr w:type="gramStart"/>
      <w:r>
        <w:rPr>
          <w:rStyle w:val="pln"/>
          <w:rFonts w:eastAsiaTheme="majorEastAsia"/>
        </w:rPr>
        <w:t>students</w:t>
      </w:r>
      <w:r>
        <w:rPr>
          <w:rStyle w:val="pun"/>
        </w:rPr>
        <w:t>.</w:t>
      </w:r>
      <w:r>
        <w:rPr>
          <w:rStyle w:val="kwd"/>
        </w:rPr>
        <w:t>get</w:t>
      </w:r>
      <w:r>
        <w:rPr>
          <w:rStyle w:val="pun"/>
        </w:rPr>
        <w:t>(</w:t>
      </w:r>
      <w:proofErr w:type="gramEnd"/>
      <w:r>
        <w:rPr>
          <w:rStyle w:val="pln"/>
          <w:rFonts w:eastAsiaTheme="majorEastAsia"/>
        </w:rPr>
        <w:t>student</w:t>
      </w:r>
      <w:r>
        <w:rPr>
          <w:rStyle w:val="pun"/>
        </w:rPr>
        <w:t>.</w:t>
      </w:r>
      <w:r>
        <w:rPr>
          <w:rStyle w:val="pln"/>
          <w:rFonts w:eastAsiaTheme="majorEastAsia"/>
        </w:rPr>
        <w:t>getRollNo</w:t>
      </w:r>
      <w:r>
        <w:rPr>
          <w:rStyle w:val="pun"/>
        </w:rPr>
        <w:t>()).</w:t>
      </w:r>
      <w:r>
        <w:rPr>
          <w:rStyle w:val="pln"/>
          <w:rFonts w:eastAsiaTheme="majorEastAsia"/>
        </w:rPr>
        <w:t>setName</w:t>
      </w:r>
      <w:r>
        <w:rPr>
          <w:rStyle w:val="pun"/>
        </w:rPr>
        <w:t>(</w:t>
      </w:r>
      <w:r>
        <w:rPr>
          <w:rStyle w:val="pln"/>
          <w:rFonts w:eastAsiaTheme="majorEastAsia"/>
        </w:rPr>
        <w:t>student</w:t>
      </w:r>
      <w:r>
        <w:rPr>
          <w:rStyle w:val="pun"/>
        </w:rPr>
        <w:t>.</w:t>
      </w:r>
      <w:r>
        <w:rPr>
          <w:rStyle w:val="pln"/>
          <w:rFonts w:eastAsiaTheme="majorEastAsia"/>
        </w:rPr>
        <w:t>getName</w:t>
      </w:r>
      <w:r>
        <w:rPr>
          <w:rStyle w:val="pun"/>
        </w:rPr>
        <w:t>());</w:t>
      </w:r>
    </w:p>
    <w:p w:rsidR="004F52BA" w:rsidRDefault="004F52BA" w:rsidP="004F52BA">
      <w:pPr>
        <w:pStyle w:val="HTMLPreformatted"/>
        <w:rPr>
          <w:rStyle w:val="pln"/>
          <w:rFonts w:eastAsiaTheme="majorEastAsia"/>
        </w:rPr>
      </w:pPr>
      <w:r>
        <w:rPr>
          <w:rStyle w:val="pln"/>
          <w:rFonts w:eastAsiaTheme="majorEastAsia"/>
        </w:rPr>
        <w:t xml:space="preserve">      </w:t>
      </w:r>
      <w:proofErr w:type="gramStart"/>
      <w:r>
        <w:rPr>
          <w:rStyle w:val="typ"/>
        </w:rPr>
        <w:t>System</w:t>
      </w:r>
      <w:r>
        <w:rPr>
          <w:rStyle w:val="pun"/>
        </w:rPr>
        <w:t>.</w:t>
      </w:r>
      <w:r>
        <w:rPr>
          <w:rStyle w:val="kwd"/>
        </w:rPr>
        <w:t>out</w:t>
      </w:r>
      <w:r>
        <w:rPr>
          <w:rStyle w:val="pun"/>
        </w:rPr>
        <w:t>.</w:t>
      </w:r>
      <w:r>
        <w:rPr>
          <w:rStyle w:val="pln"/>
          <w:rFonts w:eastAsiaTheme="majorEastAsia"/>
        </w:rPr>
        <w:t>println</w:t>
      </w:r>
      <w:r>
        <w:rPr>
          <w:rStyle w:val="pun"/>
        </w:rPr>
        <w:t>(</w:t>
      </w:r>
      <w:proofErr w:type="gramEnd"/>
      <w:r>
        <w:rPr>
          <w:rStyle w:val="str"/>
        </w:rPr>
        <w:t>"Student: Roll No "</w:t>
      </w:r>
      <w:r>
        <w:rPr>
          <w:rStyle w:val="pln"/>
          <w:rFonts w:eastAsiaTheme="majorEastAsia"/>
        </w:rPr>
        <w:t xml:space="preserve"> </w:t>
      </w:r>
      <w:r>
        <w:rPr>
          <w:rStyle w:val="pun"/>
        </w:rPr>
        <w:t>+</w:t>
      </w:r>
      <w:r>
        <w:rPr>
          <w:rStyle w:val="pln"/>
          <w:rFonts w:eastAsiaTheme="majorEastAsia"/>
        </w:rPr>
        <w:t xml:space="preserve"> student</w:t>
      </w:r>
      <w:r>
        <w:rPr>
          <w:rStyle w:val="pun"/>
        </w:rPr>
        <w:t>.</w:t>
      </w:r>
      <w:r>
        <w:rPr>
          <w:rStyle w:val="pln"/>
          <w:rFonts w:eastAsiaTheme="majorEastAsia"/>
        </w:rPr>
        <w:t>getRollNo</w:t>
      </w:r>
      <w:r>
        <w:rPr>
          <w:rStyle w:val="pun"/>
        </w:rPr>
        <w:t>()</w:t>
      </w:r>
      <w:r>
        <w:rPr>
          <w:rStyle w:val="pln"/>
          <w:rFonts w:eastAsiaTheme="majorEastAsia"/>
        </w:rPr>
        <w:t xml:space="preserve"> </w:t>
      </w:r>
      <w:r>
        <w:rPr>
          <w:rStyle w:val="pun"/>
        </w:rPr>
        <w:t>+</w:t>
      </w:r>
      <w:r>
        <w:rPr>
          <w:rStyle w:val="str"/>
        </w:rPr>
        <w:t>", updated in the database"</w:t>
      </w:r>
      <w:r>
        <w:rPr>
          <w:rStyle w:val="pun"/>
        </w:rPr>
        <w:t>);</w:t>
      </w:r>
    </w:p>
    <w:p w:rsidR="004F52BA" w:rsidRDefault="004F52BA" w:rsidP="004F52BA">
      <w:pPr>
        <w:pStyle w:val="HTMLPreformatted"/>
        <w:rPr>
          <w:rStyle w:val="pln"/>
          <w:rFonts w:eastAsiaTheme="majorEastAsia"/>
        </w:rPr>
      </w:pPr>
      <w:r>
        <w:rPr>
          <w:rStyle w:val="pln"/>
          <w:rFonts w:eastAsiaTheme="majorEastAsia"/>
        </w:rPr>
        <w:t xml:space="preserve">   </w:t>
      </w:r>
      <w:r>
        <w:rPr>
          <w:rStyle w:val="pun"/>
        </w:rPr>
        <w:t>}</w:t>
      </w:r>
    </w:p>
    <w:p w:rsidR="004F52BA" w:rsidRDefault="004F52BA" w:rsidP="004F52BA">
      <w:pPr>
        <w:pStyle w:val="HTMLPreformatted"/>
      </w:pPr>
      <w:r>
        <w:rPr>
          <w:rStyle w:val="pun"/>
        </w:rPr>
        <w:t>}</w:t>
      </w:r>
    </w:p>
    <w:p w:rsidR="004F52BA" w:rsidRDefault="004F52BA" w:rsidP="004F52BA">
      <w:pPr>
        <w:pStyle w:val="Heading2"/>
      </w:pPr>
      <w:r>
        <w:lastRenderedPageBreak/>
        <w:t>Step 3</w:t>
      </w:r>
    </w:p>
    <w:p w:rsidR="004F52BA" w:rsidRDefault="004F52BA" w:rsidP="004F52BA">
      <w:pPr>
        <w:pStyle w:val="NormalWeb"/>
      </w:pPr>
      <w:r>
        <w:t xml:space="preserve">Use the </w:t>
      </w:r>
      <w:r>
        <w:rPr>
          <w:i/>
          <w:iCs/>
        </w:rPr>
        <w:t>StudentBO</w:t>
      </w:r>
      <w:r>
        <w:t xml:space="preserve"> to demonstrate Transfer Object Design Pattern.</w:t>
      </w:r>
    </w:p>
    <w:p w:rsidR="004F52BA" w:rsidRDefault="004F52BA" w:rsidP="004F52BA">
      <w:pPr>
        <w:pStyle w:val="NormalWeb"/>
      </w:pPr>
      <w:r>
        <w:rPr>
          <w:i/>
          <w:iCs/>
        </w:rPr>
        <w:t>TransferObjectPatternDemo.java</w:t>
      </w:r>
    </w:p>
    <w:p w:rsidR="004F52BA" w:rsidRDefault="004F52BA" w:rsidP="004F52BA">
      <w:pPr>
        <w:pStyle w:val="HTMLPreformatted"/>
        <w:rPr>
          <w:rStyle w:val="pln"/>
          <w:rFonts w:eastAsiaTheme="majorEastAsia"/>
        </w:rPr>
      </w:pPr>
      <w:proofErr w:type="gramStart"/>
      <w:r>
        <w:rPr>
          <w:rStyle w:val="kwd"/>
        </w:rPr>
        <w:t>public</w:t>
      </w:r>
      <w:proofErr w:type="gramEnd"/>
      <w:r>
        <w:rPr>
          <w:rStyle w:val="pln"/>
          <w:rFonts w:eastAsiaTheme="majorEastAsia"/>
        </w:rPr>
        <w:t xml:space="preserve"> </w:t>
      </w:r>
      <w:r>
        <w:rPr>
          <w:rStyle w:val="kwd"/>
        </w:rPr>
        <w:t>class</w:t>
      </w:r>
      <w:r>
        <w:rPr>
          <w:rStyle w:val="pln"/>
          <w:rFonts w:eastAsiaTheme="majorEastAsia"/>
        </w:rPr>
        <w:t xml:space="preserve"> </w:t>
      </w:r>
      <w:r>
        <w:rPr>
          <w:rStyle w:val="typ"/>
        </w:rPr>
        <w:t>TransferObjectPatternDemo</w:t>
      </w:r>
      <w:r>
        <w:rPr>
          <w:rStyle w:val="pln"/>
          <w:rFonts w:eastAsiaTheme="majorEastAsia"/>
        </w:rPr>
        <w:t xml:space="preserve"> </w:t>
      </w:r>
      <w:r>
        <w:rPr>
          <w:rStyle w:val="pun"/>
        </w:rPr>
        <w:t>{</w:t>
      </w:r>
    </w:p>
    <w:p w:rsidR="004F52BA" w:rsidRDefault="004F52BA" w:rsidP="004F52BA">
      <w:pPr>
        <w:pStyle w:val="HTMLPreformatted"/>
        <w:rPr>
          <w:rStyle w:val="pln"/>
          <w:rFonts w:eastAsiaTheme="majorEastAsia"/>
        </w:rPr>
      </w:pPr>
      <w:r>
        <w:rPr>
          <w:rStyle w:val="pln"/>
          <w:rFonts w:eastAsiaTheme="majorEastAsia"/>
        </w:rPr>
        <w:t xml:space="preserve">   </w:t>
      </w:r>
      <w:proofErr w:type="gramStart"/>
      <w:r>
        <w:rPr>
          <w:rStyle w:val="kwd"/>
        </w:rPr>
        <w:t>public</w:t>
      </w:r>
      <w:proofErr w:type="gramEnd"/>
      <w:r>
        <w:rPr>
          <w:rStyle w:val="pln"/>
          <w:rFonts w:eastAsiaTheme="majorEastAsia"/>
        </w:rPr>
        <w:t xml:space="preserve"> </w:t>
      </w:r>
      <w:r>
        <w:rPr>
          <w:rStyle w:val="kwd"/>
        </w:rPr>
        <w:t>static</w:t>
      </w:r>
      <w:r>
        <w:rPr>
          <w:rStyle w:val="pln"/>
          <w:rFonts w:eastAsiaTheme="majorEastAsia"/>
        </w:rPr>
        <w:t xml:space="preserve"> </w:t>
      </w:r>
      <w:r>
        <w:rPr>
          <w:rStyle w:val="kwd"/>
        </w:rPr>
        <w:t>void</w:t>
      </w:r>
      <w:r>
        <w:rPr>
          <w:rStyle w:val="pln"/>
          <w:rFonts w:eastAsiaTheme="majorEastAsia"/>
        </w:rPr>
        <w:t xml:space="preserve"> main</w:t>
      </w:r>
      <w:r>
        <w:rPr>
          <w:rStyle w:val="pun"/>
        </w:rPr>
        <w:t>(</w:t>
      </w:r>
      <w:r>
        <w:rPr>
          <w:rStyle w:val="typ"/>
        </w:rPr>
        <w:t>String</w:t>
      </w:r>
      <w:r>
        <w:rPr>
          <w:rStyle w:val="pun"/>
        </w:rPr>
        <w:t>[]</w:t>
      </w:r>
      <w:r>
        <w:rPr>
          <w:rStyle w:val="pln"/>
          <w:rFonts w:eastAsiaTheme="majorEastAsia"/>
        </w:rPr>
        <w:t xml:space="preserve"> args</w:t>
      </w:r>
      <w:r>
        <w:rPr>
          <w:rStyle w:val="pun"/>
        </w:rPr>
        <w:t>)</w:t>
      </w:r>
      <w:r>
        <w:rPr>
          <w:rStyle w:val="pln"/>
          <w:rFonts w:eastAsiaTheme="majorEastAsia"/>
        </w:rPr>
        <w:t xml:space="preserve"> </w:t>
      </w:r>
      <w:r>
        <w:rPr>
          <w:rStyle w:val="pun"/>
        </w:rPr>
        <w:t>{</w:t>
      </w:r>
    </w:p>
    <w:p w:rsidR="004F52BA" w:rsidRDefault="004F52BA" w:rsidP="004F52BA">
      <w:pPr>
        <w:pStyle w:val="HTMLPreformatted"/>
        <w:rPr>
          <w:rStyle w:val="pln"/>
          <w:rFonts w:eastAsiaTheme="majorEastAsia"/>
        </w:rPr>
      </w:pPr>
      <w:r>
        <w:rPr>
          <w:rStyle w:val="pln"/>
          <w:rFonts w:eastAsiaTheme="majorEastAsia"/>
        </w:rPr>
        <w:t xml:space="preserve">      </w:t>
      </w:r>
      <w:r>
        <w:rPr>
          <w:rStyle w:val="typ"/>
        </w:rPr>
        <w:t>StudentBO</w:t>
      </w:r>
      <w:r>
        <w:rPr>
          <w:rStyle w:val="pln"/>
          <w:rFonts w:eastAsiaTheme="majorEastAsia"/>
        </w:rPr>
        <w:t xml:space="preserve"> studentBusinessObject </w:t>
      </w:r>
      <w:r>
        <w:rPr>
          <w:rStyle w:val="pun"/>
        </w:rPr>
        <w:t>=</w:t>
      </w:r>
      <w:r>
        <w:rPr>
          <w:rStyle w:val="pln"/>
          <w:rFonts w:eastAsiaTheme="majorEastAsia"/>
        </w:rPr>
        <w:t xml:space="preserve"> </w:t>
      </w:r>
      <w:r>
        <w:rPr>
          <w:rStyle w:val="kwd"/>
        </w:rPr>
        <w:t>new</w:t>
      </w:r>
      <w:r>
        <w:rPr>
          <w:rStyle w:val="pln"/>
          <w:rFonts w:eastAsiaTheme="majorEastAsia"/>
        </w:rPr>
        <w:t xml:space="preserve"> </w:t>
      </w:r>
      <w:proofErr w:type="gramStart"/>
      <w:r>
        <w:rPr>
          <w:rStyle w:val="typ"/>
        </w:rPr>
        <w:t>StudentBO</w:t>
      </w:r>
      <w:r>
        <w:rPr>
          <w:rStyle w:val="pun"/>
        </w:rPr>
        <w:t>(</w:t>
      </w:r>
      <w:proofErr w:type="gramEnd"/>
      <w:r>
        <w:rPr>
          <w:rStyle w:val="pun"/>
        </w:rPr>
        <w:t>);</w:t>
      </w:r>
    </w:p>
    <w:p w:rsidR="004F52BA" w:rsidRDefault="004F52BA" w:rsidP="004F52BA">
      <w:pPr>
        <w:pStyle w:val="HTMLPreformatted"/>
        <w:rPr>
          <w:rStyle w:val="pln"/>
          <w:rFonts w:eastAsiaTheme="majorEastAsia"/>
        </w:rPr>
      </w:pPr>
    </w:p>
    <w:p w:rsidR="004F52BA" w:rsidRDefault="004F52BA" w:rsidP="004F52BA">
      <w:pPr>
        <w:pStyle w:val="HTMLPreformatted"/>
        <w:rPr>
          <w:rStyle w:val="pln"/>
          <w:rFonts w:eastAsiaTheme="majorEastAsia"/>
        </w:rPr>
      </w:pPr>
      <w:r>
        <w:rPr>
          <w:rStyle w:val="pln"/>
          <w:rFonts w:eastAsiaTheme="majorEastAsia"/>
        </w:rPr>
        <w:t xml:space="preserve">      </w:t>
      </w:r>
      <w:r>
        <w:rPr>
          <w:rStyle w:val="com"/>
        </w:rPr>
        <w:t>//print all students</w:t>
      </w:r>
    </w:p>
    <w:p w:rsidR="004F52BA" w:rsidRDefault="004F52BA" w:rsidP="004F52BA">
      <w:pPr>
        <w:pStyle w:val="HTMLPreformatted"/>
        <w:rPr>
          <w:rStyle w:val="pln"/>
          <w:rFonts w:eastAsiaTheme="majorEastAsia"/>
        </w:rPr>
      </w:pPr>
      <w:r>
        <w:rPr>
          <w:rStyle w:val="pln"/>
          <w:rFonts w:eastAsiaTheme="majorEastAsia"/>
        </w:rPr>
        <w:t xml:space="preserve">      </w:t>
      </w:r>
      <w:proofErr w:type="gramStart"/>
      <w:r>
        <w:rPr>
          <w:rStyle w:val="kwd"/>
        </w:rPr>
        <w:t>for</w:t>
      </w:r>
      <w:proofErr w:type="gramEnd"/>
      <w:r>
        <w:rPr>
          <w:rStyle w:val="pln"/>
          <w:rFonts w:eastAsiaTheme="majorEastAsia"/>
        </w:rPr>
        <w:t xml:space="preserve"> </w:t>
      </w:r>
      <w:r>
        <w:rPr>
          <w:rStyle w:val="pun"/>
        </w:rPr>
        <w:t>(</w:t>
      </w:r>
      <w:r>
        <w:rPr>
          <w:rStyle w:val="typ"/>
        </w:rPr>
        <w:t>StudentVO</w:t>
      </w:r>
      <w:r>
        <w:rPr>
          <w:rStyle w:val="pln"/>
          <w:rFonts w:eastAsiaTheme="majorEastAsia"/>
        </w:rPr>
        <w:t xml:space="preserve"> student </w:t>
      </w:r>
      <w:r>
        <w:rPr>
          <w:rStyle w:val="pun"/>
        </w:rPr>
        <w:t>:</w:t>
      </w:r>
      <w:r>
        <w:rPr>
          <w:rStyle w:val="pln"/>
          <w:rFonts w:eastAsiaTheme="majorEastAsia"/>
        </w:rPr>
        <w:t xml:space="preserve"> studentBusinessObject</w:t>
      </w:r>
      <w:r>
        <w:rPr>
          <w:rStyle w:val="pun"/>
        </w:rPr>
        <w:t>.</w:t>
      </w:r>
      <w:r>
        <w:rPr>
          <w:rStyle w:val="pln"/>
          <w:rFonts w:eastAsiaTheme="majorEastAsia"/>
        </w:rPr>
        <w:t>getAllStudents</w:t>
      </w:r>
      <w:r>
        <w:rPr>
          <w:rStyle w:val="pun"/>
        </w:rPr>
        <w:t>())</w:t>
      </w:r>
      <w:r>
        <w:rPr>
          <w:rStyle w:val="pln"/>
          <w:rFonts w:eastAsiaTheme="majorEastAsia"/>
        </w:rPr>
        <w:t xml:space="preserve"> </w:t>
      </w:r>
      <w:r>
        <w:rPr>
          <w:rStyle w:val="pun"/>
        </w:rPr>
        <w:t>{</w:t>
      </w:r>
    </w:p>
    <w:p w:rsidR="004F52BA" w:rsidRDefault="004F52BA" w:rsidP="004F52BA">
      <w:pPr>
        <w:pStyle w:val="HTMLPreformatted"/>
        <w:rPr>
          <w:rStyle w:val="pln"/>
          <w:rFonts w:eastAsiaTheme="majorEastAsia"/>
        </w:rPr>
      </w:pPr>
      <w:r>
        <w:rPr>
          <w:rStyle w:val="pln"/>
          <w:rFonts w:eastAsiaTheme="majorEastAsia"/>
        </w:rPr>
        <w:t xml:space="preserve">         </w:t>
      </w:r>
      <w:proofErr w:type="gramStart"/>
      <w:r>
        <w:rPr>
          <w:rStyle w:val="typ"/>
        </w:rPr>
        <w:t>System</w:t>
      </w:r>
      <w:r>
        <w:rPr>
          <w:rStyle w:val="pun"/>
        </w:rPr>
        <w:t>.</w:t>
      </w:r>
      <w:r>
        <w:rPr>
          <w:rStyle w:val="kwd"/>
        </w:rPr>
        <w:t>out</w:t>
      </w:r>
      <w:r>
        <w:rPr>
          <w:rStyle w:val="pun"/>
        </w:rPr>
        <w:t>.</w:t>
      </w:r>
      <w:r>
        <w:rPr>
          <w:rStyle w:val="pln"/>
          <w:rFonts w:eastAsiaTheme="majorEastAsia"/>
        </w:rPr>
        <w:t>println</w:t>
      </w:r>
      <w:r>
        <w:rPr>
          <w:rStyle w:val="pun"/>
        </w:rPr>
        <w:t>(</w:t>
      </w:r>
      <w:proofErr w:type="gramEnd"/>
      <w:r>
        <w:rPr>
          <w:rStyle w:val="str"/>
        </w:rPr>
        <w:t>"Student: [RollNo : "</w:t>
      </w:r>
      <w:r>
        <w:rPr>
          <w:rStyle w:val="pln"/>
          <w:rFonts w:eastAsiaTheme="majorEastAsia"/>
        </w:rPr>
        <w:t xml:space="preserve"> </w:t>
      </w:r>
      <w:r>
        <w:rPr>
          <w:rStyle w:val="pun"/>
        </w:rPr>
        <w:t>+</w:t>
      </w:r>
      <w:r>
        <w:rPr>
          <w:rStyle w:val="pln"/>
          <w:rFonts w:eastAsiaTheme="majorEastAsia"/>
        </w:rPr>
        <w:t xml:space="preserve"> student</w:t>
      </w:r>
      <w:r>
        <w:rPr>
          <w:rStyle w:val="pun"/>
        </w:rPr>
        <w:t>.</w:t>
      </w:r>
      <w:r>
        <w:rPr>
          <w:rStyle w:val="pln"/>
          <w:rFonts w:eastAsiaTheme="majorEastAsia"/>
        </w:rPr>
        <w:t>getRollNo</w:t>
      </w:r>
      <w:r>
        <w:rPr>
          <w:rStyle w:val="pun"/>
        </w:rPr>
        <w:t>()</w:t>
      </w:r>
      <w:r>
        <w:rPr>
          <w:rStyle w:val="pln"/>
          <w:rFonts w:eastAsiaTheme="majorEastAsia"/>
        </w:rPr>
        <w:t xml:space="preserve"> </w:t>
      </w:r>
      <w:r>
        <w:rPr>
          <w:rStyle w:val="pun"/>
        </w:rPr>
        <w:t>+</w:t>
      </w:r>
      <w:r>
        <w:rPr>
          <w:rStyle w:val="pln"/>
          <w:rFonts w:eastAsiaTheme="majorEastAsia"/>
        </w:rPr>
        <w:t xml:space="preserve"> </w:t>
      </w:r>
      <w:r>
        <w:rPr>
          <w:rStyle w:val="str"/>
        </w:rPr>
        <w:t>", Name : "</w:t>
      </w:r>
      <w:r>
        <w:rPr>
          <w:rStyle w:val="pln"/>
          <w:rFonts w:eastAsiaTheme="majorEastAsia"/>
        </w:rPr>
        <w:t xml:space="preserve"> </w:t>
      </w:r>
      <w:r>
        <w:rPr>
          <w:rStyle w:val="pun"/>
        </w:rPr>
        <w:t>+</w:t>
      </w:r>
      <w:r>
        <w:rPr>
          <w:rStyle w:val="pln"/>
          <w:rFonts w:eastAsiaTheme="majorEastAsia"/>
        </w:rPr>
        <w:t xml:space="preserve"> student</w:t>
      </w:r>
      <w:r>
        <w:rPr>
          <w:rStyle w:val="pun"/>
        </w:rPr>
        <w:t>.</w:t>
      </w:r>
      <w:r>
        <w:rPr>
          <w:rStyle w:val="pln"/>
          <w:rFonts w:eastAsiaTheme="majorEastAsia"/>
        </w:rPr>
        <w:t>getName</w:t>
      </w:r>
      <w:r>
        <w:rPr>
          <w:rStyle w:val="pun"/>
        </w:rPr>
        <w:t>()</w:t>
      </w:r>
      <w:r>
        <w:rPr>
          <w:rStyle w:val="pln"/>
          <w:rFonts w:eastAsiaTheme="majorEastAsia"/>
        </w:rPr>
        <w:t xml:space="preserve"> </w:t>
      </w:r>
      <w:r>
        <w:rPr>
          <w:rStyle w:val="pun"/>
        </w:rPr>
        <w:t>+</w:t>
      </w:r>
      <w:r>
        <w:rPr>
          <w:rStyle w:val="pln"/>
          <w:rFonts w:eastAsiaTheme="majorEastAsia"/>
        </w:rPr>
        <w:t xml:space="preserve"> </w:t>
      </w:r>
      <w:r>
        <w:rPr>
          <w:rStyle w:val="str"/>
        </w:rPr>
        <w:t>" ]"</w:t>
      </w:r>
      <w:r>
        <w:rPr>
          <w:rStyle w:val="pun"/>
        </w:rPr>
        <w:t>);</w:t>
      </w:r>
    </w:p>
    <w:p w:rsidR="004F52BA" w:rsidRDefault="004F52BA" w:rsidP="004F52BA">
      <w:pPr>
        <w:pStyle w:val="HTMLPreformatted"/>
        <w:rPr>
          <w:rStyle w:val="pln"/>
          <w:rFonts w:eastAsiaTheme="majorEastAsia"/>
        </w:rPr>
      </w:pPr>
      <w:r>
        <w:rPr>
          <w:rStyle w:val="pln"/>
          <w:rFonts w:eastAsiaTheme="majorEastAsia"/>
        </w:rPr>
        <w:t xml:space="preserve">      </w:t>
      </w:r>
      <w:r>
        <w:rPr>
          <w:rStyle w:val="pun"/>
        </w:rPr>
        <w:t>}</w:t>
      </w:r>
    </w:p>
    <w:p w:rsidR="004F52BA" w:rsidRDefault="004F52BA" w:rsidP="004F52BA">
      <w:pPr>
        <w:pStyle w:val="HTMLPreformatted"/>
        <w:rPr>
          <w:rStyle w:val="pln"/>
          <w:rFonts w:eastAsiaTheme="majorEastAsia"/>
        </w:rPr>
      </w:pPr>
    </w:p>
    <w:p w:rsidR="004F52BA" w:rsidRDefault="004F52BA" w:rsidP="004F52BA">
      <w:pPr>
        <w:pStyle w:val="HTMLPreformatted"/>
        <w:rPr>
          <w:rStyle w:val="pln"/>
          <w:rFonts w:eastAsiaTheme="majorEastAsia"/>
        </w:rPr>
      </w:pPr>
      <w:r>
        <w:rPr>
          <w:rStyle w:val="pln"/>
          <w:rFonts w:eastAsiaTheme="majorEastAsia"/>
        </w:rPr>
        <w:t xml:space="preserve">      </w:t>
      </w:r>
      <w:r>
        <w:rPr>
          <w:rStyle w:val="com"/>
        </w:rPr>
        <w:t>//update student</w:t>
      </w:r>
    </w:p>
    <w:p w:rsidR="004F52BA" w:rsidRDefault="004F52BA" w:rsidP="004F52BA">
      <w:pPr>
        <w:pStyle w:val="HTMLPreformatted"/>
        <w:rPr>
          <w:rStyle w:val="pln"/>
          <w:rFonts w:eastAsiaTheme="majorEastAsia"/>
        </w:rPr>
      </w:pPr>
      <w:r>
        <w:rPr>
          <w:rStyle w:val="pln"/>
          <w:rFonts w:eastAsiaTheme="majorEastAsia"/>
        </w:rPr>
        <w:t xml:space="preserve">      </w:t>
      </w:r>
      <w:r>
        <w:rPr>
          <w:rStyle w:val="typ"/>
        </w:rPr>
        <w:t>StudentVO</w:t>
      </w:r>
      <w:r>
        <w:rPr>
          <w:rStyle w:val="pln"/>
          <w:rFonts w:eastAsiaTheme="majorEastAsia"/>
        </w:rPr>
        <w:t xml:space="preserve"> student </w:t>
      </w:r>
      <w:r>
        <w:rPr>
          <w:rStyle w:val="pun"/>
        </w:rPr>
        <w:t>=</w:t>
      </w:r>
      <w:r>
        <w:rPr>
          <w:rStyle w:val="pln"/>
          <w:rFonts w:eastAsiaTheme="majorEastAsia"/>
        </w:rPr>
        <w:t xml:space="preserve"> </w:t>
      </w:r>
      <w:proofErr w:type="gramStart"/>
      <w:r>
        <w:rPr>
          <w:rStyle w:val="pln"/>
          <w:rFonts w:eastAsiaTheme="majorEastAsia"/>
        </w:rPr>
        <w:t>studentBusinessObject</w:t>
      </w:r>
      <w:r>
        <w:rPr>
          <w:rStyle w:val="pun"/>
        </w:rPr>
        <w:t>.</w:t>
      </w:r>
      <w:r>
        <w:rPr>
          <w:rStyle w:val="pln"/>
          <w:rFonts w:eastAsiaTheme="majorEastAsia"/>
        </w:rPr>
        <w:t>getAllStudents</w:t>
      </w:r>
      <w:r>
        <w:rPr>
          <w:rStyle w:val="pun"/>
        </w:rPr>
        <w:t>(</w:t>
      </w:r>
      <w:proofErr w:type="gramEnd"/>
      <w:r>
        <w:rPr>
          <w:rStyle w:val="pun"/>
        </w:rPr>
        <w:t>).</w:t>
      </w:r>
      <w:r>
        <w:rPr>
          <w:rStyle w:val="kwd"/>
        </w:rPr>
        <w:t>get</w:t>
      </w:r>
      <w:r>
        <w:rPr>
          <w:rStyle w:val="pun"/>
        </w:rPr>
        <w:t>(</w:t>
      </w:r>
      <w:r>
        <w:rPr>
          <w:rStyle w:val="lit"/>
        </w:rPr>
        <w:t>0</w:t>
      </w:r>
      <w:r>
        <w:rPr>
          <w:rStyle w:val="pun"/>
        </w:rPr>
        <w:t>);</w:t>
      </w:r>
    </w:p>
    <w:p w:rsidR="004F52BA" w:rsidRDefault="004F52BA" w:rsidP="004F52BA">
      <w:pPr>
        <w:pStyle w:val="HTMLPreformatted"/>
        <w:rPr>
          <w:rStyle w:val="pln"/>
          <w:rFonts w:eastAsiaTheme="majorEastAsia"/>
        </w:rPr>
      </w:pPr>
      <w:r>
        <w:rPr>
          <w:rStyle w:val="pln"/>
          <w:rFonts w:eastAsiaTheme="majorEastAsia"/>
        </w:rPr>
        <w:t xml:space="preserve">      </w:t>
      </w:r>
      <w:proofErr w:type="gramStart"/>
      <w:r>
        <w:rPr>
          <w:rStyle w:val="pln"/>
          <w:rFonts w:eastAsiaTheme="majorEastAsia"/>
        </w:rPr>
        <w:t>student</w:t>
      </w:r>
      <w:r>
        <w:rPr>
          <w:rStyle w:val="pun"/>
        </w:rPr>
        <w:t>.</w:t>
      </w:r>
      <w:r>
        <w:rPr>
          <w:rStyle w:val="pln"/>
          <w:rFonts w:eastAsiaTheme="majorEastAsia"/>
        </w:rPr>
        <w:t>setName</w:t>
      </w:r>
      <w:r>
        <w:rPr>
          <w:rStyle w:val="pun"/>
        </w:rPr>
        <w:t>(</w:t>
      </w:r>
      <w:proofErr w:type="gramEnd"/>
      <w:r>
        <w:rPr>
          <w:rStyle w:val="str"/>
        </w:rPr>
        <w:t>"Michael"</w:t>
      </w:r>
      <w:r>
        <w:rPr>
          <w:rStyle w:val="pun"/>
        </w:rPr>
        <w:t>);</w:t>
      </w:r>
    </w:p>
    <w:p w:rsidR="004F52BA" w:rsidRDefault="004F52BA" w:rsidP="004F52BA">
      <w:pPr>
        <w:pStyle w:val="HTMLPreformatted"/>
        <w:rPr>
          <w:rStyle w:val="pln"/>
          <w:rFonts w:eastAsiaTheme="majorEastAsia"/>
        </w:rPr>
      </w:pPr>
      <w:r>
        <w:rPr>
          <w:rStyle w:val="pln"/>
          <w:rFonts w:eastAsiaTheme="majorEastAsia"/>
        </w:rPr>
        <w:t xml:space="preserve">      </w:t>
      </w:r>
      <w:proofErr w:type="gramStart"/>
      <w:r>
        <w:rPr>
          <w:rStyle w:val="pln"/>
          <w:rFonts w:eastAsiaTheme="majorEastAsia"/>
        </w:rPr>
        <w:t>studentBusinessObject</w:t>
      </w:r>
      <w:r>
        <w:rPr>
          <w:rStyle w:val="pun"/>
        </w:rPr>
        <w:t>.</w:t>
      </w:r>
      <w:r>
        <w:rPr>
          <w:rStyle w:val="pln"/>
          <w:rFonts w:eastAsiaTheme="majorEastAsia"/>
        </w:rPr>
        <w:t>updateStudent</w:t>
      </w:r>
      <w:r>
        <w:rPr>
          <w:rStyle w:val="pun"/>
        </w:rPr>
        <w:t>(</w:t>
      </w:r>
      <w:proofErr w:type="gramEnd"/>
      <w:r>
        <w:rPr>
          <w:rStyle w:val="pln"/>
          <w:rFonts w:eastAsiaTheme="majorEastAsia"/>
        </w:rPr>
        <w:t>student</w:t>
      </w:r>
      <w:r>
        <w:rPr>
          <w:rStyle w:val="pun"/>
        </w:rPr>
        <w:t>);</w:t>
      </w:r>
    </w:p>
    <w:p w:rsidR="004F52BA" w:rsidRDefault="004F52BA" w:rsidP="004F52BA">
      <w:pPr>
        <w:pStyle w:val="HTMLPreformatted"/>
        <w:rPr>
          <w:rStyle w:val="pln"/>
          <w:rFonts w:eastAsiaTheme="majorEastAsia"/>
        </w:rPr>
      </w:pPr>
    </w:p>
    <w:p w:rsidR="004F52BA" w:rsidRDefault="004F52BA" w:rsidP="004F52BA">
      <w:pPr>
        <w:pStyle w:val="HTMLPreformatted"/>
        <w:rPr>
          <w:rStyle w:val="pln"/>
          <w:rFonts w:eastAsiaTheme="majorEastAsia"/>
        </w:rPr>
      </w:pPr>
      <w:r>
        <w:rPr>
          <w:rStyle w:val="pln"/>
          <w:rFonts w:eastAsiaTheme="majorEastAsia"/>
        </w:rPr>
        <w:t xml:space="preserve">      </w:t>
      </w:r>
      <w:r>
        <w:rPr>
          <w:rStyle w:val="com"/>
        </w:rPr>
        <w:t>//get the student</w:t>
      </w:r>
    </w:p>
    <w:p w:rsidR="004F52BA" w:rsidRDefault="004F52BA" w:rsidP="004F52BA">
      <w:pPr>
        <w:pStyle w:val="HTMLPreformatted"/>
        <w:rPr>
          <w:rStyle w:val="pln"/>
          <w:rFonts w:eastAsiaTheme="majorEastAsia"/>
        </w:rPr>
      </w:pPr>
      <w:r>
        <w:rPr>
          <w:rStyle w:val="pln"/>
          <w:rFonts w:eastAsiaTheme="majorEastAsia"/>
        </w:rPr>
        <w:t xml:space="preserve">      </w:t>
      </w:r>
      <w:proofErr w:type="gramStart"/>
      <w:r>
        <w:rPr>
          <w:rStyle w:val="pln"/>
          <w:rFonts w:eastAsiaTheme="majorEastAsia"/>
        </w:rPr>
        <w:t>student</w:t>
      </w:r>
      <w:proofErr w:type="gramEnd"/>
      <w:r>
        <w:rPr>
          <w:rStyle w:val="pln"/>
          <w:rFonts w:eastAsiaTheme="majorEastAsia"/>
        </w:rPr>
        <w:t xml:space="preserve"> </w:t>
      </w:r>
      <w:r>
        <w:rPr>
          <w:rStyle w:val="pun"/>
        </w:rPr>
        <w:t>=</w:t>
      </w:r>
      <w:r>
        <w:rPr>
          <w:rStyle w:val="pln"/>
          <w:rFonts w:eastAsiaTheme="majorEastAsia"/>
        </w:rPr>
        <w:t xml:space="preserve"> studentBusinessObject</w:t>
      </w:r>
      <w:r>
        <w:rPr>
          <w:rStyle w:val="pun"/>
        </w:rPr>
        <w:t>.</w:t>
      </w:r>
      <w:r>
        <w:rPr>
          <w:rStyle w:val="pln"/>
          <w:rFonts w:eastAsiaTheme="majorEastAsia"/>
        </w:rPr>
        <w:t>getStudent</w:t>
      </w:r>
      <w:r>
        <w:rPr>
          <w:rStyle w:val="pun"/>
        </w:rPr>
        <w:t>(</w:t>
      </w:r>
      <w:r>
        <w:rPr>
          <w:rStyle w:val="lit"/>
        </w:rPr>
        <w:t>0</w:t>
      </w:r>
      <w:r>
        <w:rPr>
          <w:rStyle w:val="pun"/>
        </w:rPr>
        <w:t>);</w:t>
      </w:r>
    </w:p>
    <w:p w:rsidR="004F52BA" w:rsidRDefault="004F52BA" w:rsidP="004F52BA">
      <w:pPr>
        <w:pStyle w:val="HTMLPreformatted"/>
        <w:rPr>
          <w:rStyle w:val="pln"/>
          <w:rFonts w:eastAsiaTheme="majorEastAsia"/>
        </w:rPr>
      </w:pPr>
      <w:r>
        <w:rPr>
          <w:rStyle w:val="pln"/>
          <w:rFonts w:eastAsiaTheme="majorEastAsia"/>
        </w:rPr>
        <w:t xml:space="preserve">      </w:t>
      </w:r>
      <w:proofErr w:type="gramStart"/>
      <w:r>
        <w:rPr>
          <w:rStyle w:val="typ"/>
        </w:rPr>
        <w:t>System</w:t>
      </w:r>
      <w:r>
        <w:rPr>
          <w:rStyle w:val="pun"/>
        </w:rPr>
        <w:t>.</w:t>
      </w:r>
      <w:r>
        <w:rPr>
          <w:rStyle w:val="kwd"/>
        </w:rPr>
        <w:t>out</w:t>
      </w:r>
      <w:r>
        <w:rPr>
          <w:rStyle w:val="pun"/>
        </w:rPr>
        <w:t>.</w:t>
      </w:r>
      <w:r>
        <w:rPr>
          <w:rStyle w:val="pln"/>
          <w:rFonts w:eastAsiaTheme="majorEastAsia"/>
        </w:rPr>
        <w:t>println</w:t>
      </w:r>
      <w:r>
        <w:rPr>
          <w:rStyle w:val="pun"/>
        </w:rPr>
        <w:t>(</w:t>
      </w:r>
      <w:proofErr w:type="gramEnd"/>
      <w:r>
        <w:rPr>
          <w:rStyle w:val="str"/>
        </w:rPr>
        <w:t>"Student: [RollNo : "</w:t>
      </w:r>
      <w:r>
        <w:rPr>
          <w:rStyle w:val="pln"/>
          <w:rFonts w:eastAsiaTheme="majorEastAsia"/>
        </w:rPr>
        <w:t xml:space="preserve"> </w:t>
      </w:r>
      <w:r>
        <w:rPr>
          <w:rStyle w:val="pun"/>
        </w:rPr>
        <w:t>+</w:t>
      </w:r>
      <w:r>
        <w:rPr>
          <w:rStyle w:val="pln"/>
          <w:rFonts w:eastAsiaTheme="majorEastAsia"/>
        </w:rPr>
        <w:t xml:space="preserve"> student</w:t>
      </w:r>
      <w:r>
        <w:rPr>
          <w:rStyle w:val="pun"/>
        </w:rPr>
        <w:t>.</w:t>
      </w:r>
      <w:r>
        <w:rPr>
          <w:rStyle w:val="pln"/>
          <w:rFonts w:eastAsiaTheme="majorEastAsia"/>
        </w:rPr>
        <w:t>getRollNo</w:t>
      </w:r>
      <w:r>
        <w:rPr>
          <w:rStyle w:val="pun"/>
        </w:rPr>
        <w:t>()</w:t>
      </w:r>
      <w:r>
        <w:rPr>
          <w:rStyle w:val="pln"/>
          <w:rFonts w:eastAsiaTheme="majorEastAsia"/>
        </w:rPr>
        <w:t xml:space="preserve"> </w:t>
      </w:r>
      <w:r>
        <w:rPr>
          <w:rStyle w:val="pun"/>
        </w:rPr>
        <w:t>+</w:t>
      </w:r>
      <w:r>
        <w:rPr>
          <w:rStyle w:val="pln"/>
          <w:rFonts w:eastAsiaTheme="majorEastAsia"/>
        </w:rPr>
        <w:t xml:space="preserve"> </w:t>
      </w:r>
      <w:r>
        <w:rPr>
          <w:rStyle w:val="str"/>
        </w:rPr>
        <w:t>", Name : "</w:t>
      </w:r>
      <w:r>
        <w:rPr>
          <w:rStyle w:val="pln"/>
          <w:rFonts w:eastAsiaTheme="majorEastAsia"/>
        </w:rPr>
        <w:t xml:space="preserve"> </w:t>
      </w:r>
      <w:r>
        <w:rPr>
          <w:rStyle w:val="pun"/>
        </w:rPr>
        <w:t>+</w:t>
      </w:r>
      <w:r>
        <w:rPr>
          <w:rStyle w:val="pln"/>
          <w:rFonts w:eastAsiaTheme="majorEastAsia"/>
        </w:rPr>
        <w:t xml:space="preserve"> student</w:t>
      </w:r>
      <w:r>
        <w:rPr>
          <w:rStyle w:val="pun"/>
        </w:rPr>
        <w:t>.</w:t>
      </w:r>
      <w:r>
        <w:rPr>
          <w:rStyle w:val="pln"/>
          <w:rFonts w:eastAsiaTheme="majorEastAsia"/>
        </w:rPr>
        <w:t>getName</w:t>
      </w:r>
      <w:r>
        <w:rPr>
          <w:rStyle w:val="pun"/>
        </w:rPr>
        <w:t>()</w:t>
      </w:r>
      <w:r>
        <w:rPr>
          <w:rStyle w:val="pln"/>
          <w:rFonts w:eastAsiaTheme="majorEastAsia"/>
        </w:rPr>
        <w:t xml:space="preserve"> </w:t>
      </w:r>
      <w:r>
        <w:rPr>
          <w:rStyle w:val="pun"/>
        </w:rPr>
        <w:t>+</w:t>
      </w:r>
      <w:r>
        <w:rPr>
          <w:rStyle w:val="pln"/>
          <w:rFonts w:eastAsiaTheme="majorEastAsia"/>
        </w:rPr>
        <w:t xml:space="preserve"> </w:t>
      </w:r>
      <w:r>
        <w:rPr>
          <w:rStyle w:val="str"/>
        </w:rPr>
        <w:t>" ]"</w:t>
      </w:r>
      <w:r>
        <w:rPr>
          <w:rStyle w:val="pun"/>
        </w:rPr>
        <w:t>);</w:t>
      </w:r>
    </w:p>
    <w:p w:rsidR="004F52BA" w:rsidRDefault="004F52BA" w:rsidP="004F52BA">
      <w:pPr>
        <w:pStyle w:val="HTMLPreformatted"/>
        <w:rPr>
          <w:rStyle w:val="pln"/>
          <w:rFonts w:eastAsiaTheme="majorEastAsia"/>
        </w:rPr>
      </w:pPr>
      <w:r>
        <w:rPr>
          <w:rStyle w:val="pln"/>
          <w:rFonts w:eastAsiaTheme="majorEastAsia"/>
        </w:rPr>
        <w:t xml:space="preserve">   </w:t>
      </w:r>
      <w:r>
        <w:rPr>
          <w:rStyle w:val="pun"/>
        </w:rPr>
        <w:t>}</w:t>
      </w:r>
    </w:p>
    <w:p w:rsidR="004F52BA" w:rsidRDefault="004F52BA" w:rsidP="004F52BA">
      <w:pPr>
        <w:pStyle w:val="HTMLPreformatted"/>
      </w:pPr>
      <w:r>
        <w:rPr>
          <w:rStyle w:val="pun"/>
        </w:rPr>
        <w:t>}</w:t>
      </w:r>
    </w:p>
    <w:p w:rsidR="004F52BA" w:rsidRDefault="004F52BA" w:rsidP="004F52BA">
      <w:pPr>
        <w:pStyle w:val="Heading2"/>
      </w:pPr>
      <w:r>
        <w:t>Step 4</w:t>
      </w:r>
    </w:p>
    <w:p w:rsidR="004F52BA" w:rsidRDefault="004F52BA" w:rsidP="004F52BA">
      <w:pPr>
        <w:pStyle w:val="NormalWeb"/>
      </w:pPr>
      <w:r>
        <w:t>Verify the output.</w:t>
      </w:r>
    </w:p>
    <w:p w:rsidR="004F52BA" w:rsidRDefault="004F52BA" w:rsidP="004F52BA">
      <w:pPr>
        <w:pStyle w:val="HTMLPreformatted"/>
      </w:pPr>
      <w:r>
        <w:t>Student: [</w:t>
      </w:r>
      <w:proofErr w:type="gramStart"/>
      <w:r>
        <w:t>RollNo :</w:t>
      </w:r>
      <w:proofErr w:type="gramEnd"/>
      <w:r>
        <w:t xml:space="preserve"> 0, Name : Robert ]</w:t>
      </w:r>
    </w:p>
    <w:p w:rsidR="004F52BA" w:rsidRDefault="004F52BA" w:rsidP="004F52BA">
      <w:pPr>
        <w:pStyle w:val="HTMLPreformatted"/>
      </w:pPr>
      <w:r>
        <w:t>Student: [</w:t>
      </w:r>
      <w:proofErr w:type="gramStart"/>
      <w:r>
        <w:t>RollNo :</w:t>
      </w:r>
      <w:proofErr w:type="gramEnd"/>
      <w:r>
        <w:t xml:space="preserve"> 1, Name : John ]</w:t>
      </w:r>
    </w:p>
    <w:p w:rsidR="004F52BA" w:rsidRDefault="004F52BA" w:rsidP="004F52BA">
      <w:pPr>
        <w:pStyle w:val="HTMLPreformatted"/>
      </w:pPr>
      <w:r>
        <w:t>Student: Roll No 0, updated in the database</w:t>
      </w:r>
    </w:p>
    <w:p w:rsidR="004F52BA" w:rsidRDefault="004F52BA" w:rsidP="004F52BA">
      <w:pPr>
        <w:pStyle w:val="HTMLPreformatted"/>
      </w:pPr>
      <w:r>
        <w:t>Student: [</w:t>
      </w:r>
      <w:proofErr w:type="gramStart"/>
      <w:r>
        <w:t>RollNo :</w:t>
      </w:r>
      <w:proofErr w:type="gramEnd"/>
      <w:r>
        <w:t xml:space="preserve"> 0, Name : Michael ]</w:t>
      </w:r>
    </w:p>
    <w:p w:rsidR="00F23F5D" w:rsidRDefault="00F23F5D" w:rsidP="00695A63">
      <w:pPr>
        <w:shd w:val="clear" w:color="auto" w:fill="F9FBF9"/>
        <w:spacing w:after="0" w:line="345" w:lineRule="atLeast"/>
        <w:jc w:val="both"/>
        <w:rPr>
          <w:b/>
          <w:color w:val="000000"/>
          <w:sz w:val="32"/>
          <w:szCs w:val="32"/>
        </w:rPr>
      </w:pPr>
    </w:p>
    <w:p w:rsidR="004F52BA" w:rsidRDefault="00F23F5D" w:rsidP="00695A63">
      <w:pPr>
        <w:shd w:val="clear" w:color="auto" w:fill="F9FBF9"/>
        <w:spacing w:after="0" w:line="345" w:lineRule="atLeast"/>
        <w:jc w:val="both"/>
        <w:rPr>
          <w:b/>
          <w:color w:val="000000"/>
          <w:sz w:val="32"/>
          <w:szCs w:val="32"/>
        </w:rPr>
      </w:pPr>
      <w:r w:rsidRPr="00F23F5D">
        <w:rPr>
          <w:b/>
          <w:color w:val="000000"/>
          <w:sz w:val="32"/>
          <w:szCs w:val="32"/>
        </w:rPr>
        <w:t>SOLID</w:t>
      </w:r>
    </w:p>
    <w:p w:rsidR="00F23F5D" w:rsidRDefault="00F23F5D" w:rsidP="00F23F5D">
      <w:pPr>
        <w:pStyle w:val="Heading2"/>
      </w:pPr>
      <w:r>
        <w:rPr>
          <w:rStyle w:val="mw-headline"/>
        </w:rPr>
        <w:t>Overview</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623"/>
        <w:gridCol w:w="8737"/>
      </w:tblGrid>
      <w:tr w:rsidR="00F23F5D" w:rsidTr="00F23F5D">
        <w:trPr>
          <w:tblCellSpacing w:w="15" w:type="dxa"/>
        </w:trPr>
        <w:tc>
          <w:tcPr>
            <w:tcW w:w="0" w:type="auto"/>
            <w:vAlign w:val="center"/>
            <w:hideMark/>
          </w:tcPr>
          <w:p w:rsidR="00F23F5D" w:rsidRDefault="00F23F5D">
            <w:pPr>
              <w:jc w:val="center"/>
              <w:rPr>
                <w:b/>
                <w:bCs/>
                <w:sz w:val="23"/>
                <w:szCs w:val="23"/>
              </w:rPr>
            </w:pPr>
            <w:r>
              <w:rPr>
                <w:b/>
                <w:bCs/>
                <w:sz w:val="23"/>
                <w:szCs w:val="23"/>
              </w:rPr>
              <w:t>Initial</w:t>
            </w:r>
          </w:p>
        </w:tc>
        <w:tc>
          <w:tcPr>
            <w:tcW w:w="0" w:type="auto"/>
            <w:vAlign w:val="center"/>
            <w:hideMark/>
          </w:tcPr>
          <w:p w:rsidR="00F23F5D" w:rsidRDefault="00F23F5D">
            <w:pPr>
              <w:jc w:val="center"/>
              <w:rPr>
                <w:b/>
                <w:bCs/>
                <w:sz w:val="23"/>
                <w:szCs w:val="23"/>
              </w:rPr>
            </w:pPr>
            <w:r>
              <w:rPr>
                <w:b/>
                <w:bCs/>
                <w:sz w:val="23"/>
                <w:szCs w:val="23"/>
              </w:rPr>
              <w:t>Concept</w:t>
            </w:r>
          </w:p>
        </w:tc>
      </w:tr>
      <w:tr w:rsidR="00F23F5D" w:rsidTr="00F23F5D">
        <w:trPr>
          <w:tblCellSpacing w:w="15" w:type="dxa"/>
        </w:trPr>
        <w:tc>
          <w:tcPr>
            <w:tcW w:w="0" w:type="auto"/>
            <w:vAlign w:val="center"/>
            <w:hideMark/>
          </w:tcPr>
          <w:p w:rsidR="00F23F5D" w:rsidRDefault="00F23F5D">
            <w:pPr>
              <w:jc w:val="center"/>
              <w:rPr>
                <w:b/>
                <w:bCs/>
                <w:sz w:val="23"/>
                <w:szCs w:val="23"/>
              </w:rPr>
            </w:pPr>
            <w:r>
              <w:rPr>
                <w:b/>
                <w:bCs/>
                <w:sz w:val="23"/>
                <w:szCs w:val="23"/>
              </w:rPr>
              <w:t>S</w:t>
            </w:r>
          </w:p>
        </w:tc>
        <w:tc>
          <w:tcPr>
            <w:tcW w:w="0" w:type="auto"/>
            <w:vAlign w:val="center"/>
            <w:hideMark/>
          </w:tcPr>
          <w:p w:rsidR="00F23F5D" w:rsidRDefault="00F23F5D">
            <w:pPr>
              <w:rPr>
                <w:sz w:val="23"/>
                <w:szCs w:val="23"/>
              </w:rPr>
            </w:pPr>
            <w:hyperlink r:id="rId171" w:tooltip="Single responsibility principle" w:history="1">
              <w:r>
                <w:rPr>
                  <w:rStyle w:val="Hyperlink"/>
                  <w:sz w:val="23"/>
                  <w:szCs w:val="23"/>
                </w:rPr>
                <w:t>Single responsibility principle</w:t>
              </w:r>
            </w:hyperlink>
            <w:hyperlink r:id="rId172" w:anchor="cite_note-4" w:history="1">
              <w:r>
                <w:rPr>
                  <w:rStyle w:val="Hyperlink"/>
                  <w:sz w:val="23"/>
                  <w:szCs w:val="23"/>
                  <w:vertAlign w:val="superscript"/>
                </w:rPr>
                <w:t>[4]</w:t>
              </w:r>
            </w:hyperlink>
          </w:p>
          <w:p w:rsidR="00F23F5D" w:rsidRDefault="00F23F5D">
            <w:pPr>
              <w:ind w:left="720"/>
              <w:rPr>
                <w:sz w:val="23"/>
                <w:szCs w:val="23"/>
              </w:rPr>
            </w:pPr>
            <w:r>
              <w:rPr>
                <w:sz w:val="23"/>
                <w:szCs w:val="23"/>
              </w:rPr>
              <w:t xml:space="preserve">a </w:t>
            </w:r>
            <w:hyperlink r:id="rId173" w:tooltip="Class (computer science)" w:history="1">
              <w:r>
                <w:rPr>
                  <w:rStyle w:val="Hyperlink"/>
                  <w:sz w:val="23"/>
                  <w:szCs w:val="23"/>
                </w:rPr>
                <w:t>class</w:t>
              </w:r>
            </w:hyperlink>
            <w:r>
              <w:rPr>
                <w:sz w:val="23"/>
                <w:szCs w:val="23"/>
              </w:rPr>
              <w:t xml:space="preserve"> should have only a single responsibility (i.e. changes to only one part of the software's specification should be able to affect the specification of the class)</w:t>
            </w:r>
          </w:p>
        </w:tc>
      </w:tr>
      <w:tr w:rsidR="00F23F5D" w:rsidTr="00F23F5D">
        <w:trPr>
          <w:tblCellSpacing w:w="15" w:type="dxa"/>
        </w:trPr>
        <w:tc>
          <w:tcPr>
            <w:tcW w:w="0" w:type="auto"/>
            <w:vAlign w:val="center"/>
            <w:hideMark/>
          </w:tcPr>
          <w:p w:rsidR="00F23F5D" w:rsidRDefault="00F23F5D">
            <w:pPr>
              <w:jc w:val="center"/>
              <w:rPr>
                <w:b/>
                <w:bCs/>
                <w:sz w:val="23"/>
                <w:szCs w:val="23"/>
              </w:rPr>
            </w:pPr>
            <w:r>
              <w:rPr>
                <w:b/>
                <w:bCs/>
                <w:sz w:val="23"/>
                <w:szCs w:val="23"/>
              </w:rPr>
              <w:t>O</w:t>
            </w:r>
          </w:p>
        </w:tc>
        <w:tc>
          <w:tcPr>
            <w:tcW w:w="0" w:type="auto"/>
            <w:vAlign w:val="center"/>
            <w:hideMark/>
          </w:tcPr>
          <w:p w:rsidR="00F23F5D" w:rsidRDefault="00F23F5D">
            <w:pPr>
              <w:rPr>
                <w:sz w:val="23"/>
                <w:szCs w:val="23"/>
              </w:rPr>
            </w:pPr>
            <w:hyperlink r:id="rId174" w:tooltip="Open/closed principle" w:history="1">
              <w:r>
                <w:rPr>
                  <w:rStyle w:val="Hyperlink"/>
                  <w:sz w:val="23"/>
                  <w:szCs w:val="23"/>
                </w:rPr>
                <w:t>Open/closed principle</w:t>
              </w:r>
            </w:hyperlink>
            <w:hyperlink r:id="rId175" w:anchor="cite_note-5" w:history="1">
              <w:r>
                <w:rPr>
                  <w:rStyle w:val="Hyperlink"/>
                  <w:sz w:val="23"/>
                  <w:szCs w:val="23"/>
                  <w:vertAlign w:val="superscript"/>
                </w:rPr>
                <w:t>[5]</w:t>
              </w:r>
            </w:hyperlink>
          </w:p>
          <w:p w:rsidR="00F23F5D" w:rsidRDefault="00F23F5D">
            <w:pPr>
              <w:ind w:left="720"/>
              <w:rPr>
                <w:sz w:val="23"/>
                <w:szCs w:val="23"/>
              </w:rPr>
            </w:pPr>
            <w:r>
              <w:rPr>
                <w:sz w:val="23"/>
                <w:szCs w:val="23"/>
              </w:rPr>
              <w:t>“</w:t>
            </w:r>
            <w:proofErr w:type="gramStart"/>
            <w:r>
              <w:rPr>
                <w:sz w:val="23"/>
                <w:szCs w:val="23"/>
              </w:rPr>
              <w:t>software</w:t>
            </w:r>
            <w:proofErr w:type="gramEnd"/>
            <w:r>
              <w:rPr>
                <w:sz w:val="23"/>
                <w:szCs w:val="23"/>
              </w:rPr>
              <w:t xml:space="preserve"> entities … should be open for extension, but closed for modification.”</w:t>
            </w:r>
          </w:p>
        </w:tc>
      </w:tr>
      <w:tr w:rsidR="00F23F5D" w:rsidTr="00F23F5D">
        <w:trPr>
          <w:tblCellSpacing w:w="15" w:type="dxa"/>
        </w:trPr>
        <w:tc>
          <w:tcPr>
            <w:tcW w:w="0" w:type="auto"/>
            <w:vAlign w:val="center"/>
            <w:hideMark/>
          </w:tcPr>
          <w:p w:rsidR="00F23F5D" w:rsidRDefault="00F23F5D">
            <w:pPr>
              <w:jc w:val="center"/>
              <w:rPr>
                <w:b/>
                <w:bCs/>
                <w:sz w:val="23"/>
                <w:szCs w:val="23"/>
              </w:rPr>
            </w:pPr>
            <w:r>
              <w:rPr>
                <w:b/>
                <w:bCs/>
                <w:sz w:val="23"/>
                <w:szCs w:val="23"/>
              </w:rPr>
              <w:lastRenderedPageBreak/>
              <w:t>L</w:t>
            </w:r>
          </w:p>
        </w:tc>
        <w:tc>
          <w:tcPr>
            <w:tcW w:w="0" w:type="auto"/>
            <w:vAlign w:val="center"/>
            <w:hideMark/>
          </w:tcPr>
          <w:p w:rsidR="00F23F5D" w:rsidRDefault="00F23F5D">
            <w:pPr>
              <w:rPr>
                <w:sz w:val="23"/>
                <w:szCs w:val="23"/>
              </w:rPr>
            </w:pPr>
            <w:hyperlink r:id="rId176" w:tooltip="Liskov substitution principle" w:history="1">
              <w:r>
                <w:rPr>
                  <w:rStyle w:val="Hyperlink"/>
                  <w:sz w:val="23"/>
                  <w:szCs w:val="23"/>
                </w:rPr>
                <w:t>Liskov substitution principle</w:t>
              </w:r>
            </w:hyperlink>
            <w:hyperlink r:id="rId177" w:anchor="cite_note-6" w:history="1">
              <w:r>
                <w:rPr>
                  <w:rStyle w:val="Hyperlink"/>
                  <w:sz w:val="23"/>
                  <w:szCs w:val="23"/>
                  <w:vertAlign w:val="superscript"/>
                </w:rPr>
                <w:t>[6]</w:t>
              </w:r>
            </w:hyperlink>
          </w:p>
          <w:p w:rsidR="00F23F5D" w:rsidRDefault="00F23F5D">
            <w:pPr>
              <w:ind w:left="720"/>
              <w:rPr>
                <w:sz w:val="23"/>
                <w:szCs w:val="23"/>
              </w:rPr>
            </w:pPr>
            <w:r>
              <w:rPr>
                <w:sz w:val="23"/>
                <w:szCs w:val="23"/>
              </w:rPr>
              <w:t>“</w:t>
            </w:r>
            <w:proofErr w:type="gramStart"/>
            <w:r>
              <w:rPr>
                <w:sz w:val="23"/>
                <w:szCs w:val="23"/>
              </w:rPr>
              <w:t>objects</w:t>
            </w:r>
            <w:proofErr w:type="gramEnd"/>
            <w:r>
              <w:rPr>
                <w:sz w:val="23"/>
                <w:szCs w:val="23"/>
              </w:rPr>
              <w:t xml:space="preserve"> in a program should be replaceable with instances of their subtypes without altering the correctness of that program.” See also </w:t>
            </w:r>
            <w:hyperlink r:id="rId178" w:tooltip="Design by contract" w:history="1">
              <w:r>
                <w:rPr>
                  <w:rStyle w:val="Hyperlink"/>
                  <w:sz w:val="23"/>
                  <w:szCs w:val="23"/>
                </w:rPr>
                <w:t>design by contract</w:t>
              </w:r>
            </w:hyperlink>
            <w:r>
              <w:rPr>
                <w:sz w:val="23"/>
                <w:szCs w:val="23"/>
              </w:rPr>
              <w:t>.</w:t>
            </w:r>
          </w:p>
        </w:tc>
      </w:tr>
      <w:tr w:rsidR="00F23F5D" w:rsidTr="00F23F5D">
        <w:trPr>
          <w:tblCellSpacing w:w="15" w:type="dxa"/>
        </w:trPr>
        <w:tc>
          <w:tcPr>
            <w:tcW w:w="0" w:type="auto"/>
            <w:vAlign w:val="center"/>
            <w:hideMark/>
          </w:tcPr>
          <w:p w:rsidR="00F23F5D" w:rsidRDefault="00F23F5D">
            <w:pPr>
              <w:jc w:val="center"/>
              <w:rPr>
                <w:b/>
                <w:bCs/>
                <w:sz w:val="23"/>
                <w:szCs w:val="23"/>
              </w:rPr>
            </w:pPr>
            <w:r>
              <w:rPr>
                <w:b/>
                <w:bCs/>
                <w:sz w:val="23"/>
                <w:szCs w:val="23"/>
              </w:rPr>
              <w:t>I</w:t>
            </w:r>
          </w:p>
        </w:tc>
        <w:tc>
          <w:tcPr>
            <w:tcW w:w="0" w:type="auto"/>
            <w:vAlign w:val="center"/>
            <w:hideMark/>
          </w:tcPr>
          <w:p w:rsidR="00F23F5D" w:rsidRDefault="00F23F5D">
            <w:pPr>
              <w:rPr>
                <w:sz w:val="23"/>
                <w:szCs w:val="23"/>
              </w:rPr>
            </w:pPr>
            <w:hyperlink r:id="rId179" w:tooltip="Interface segregation principle" w:history="1">
              <w:r>
                <w:rPr>
                  <w:rStyle w:val="Hyperlink"/>
                  <w:sz w:val="23"/>
                  <w:szCs w:val="23"/>
                </w:rPr>
                <w:t>Interface segregation principle</w:t>
              </w:r>
            </w:hyperlink>
            <w:hyperlink r:id="rId180" w:anchor="cite_note-7" w:history="1">
              <w:r>
                <w:rPr>
                  <w:rStyle w:val="Hyperlink"/>
                  <w:sz w:val="23"/>
                  <w:szCs w:val="23"/>
                  <w:vertAlign w:val="superscript"/>
                </w:rPr>
                <w:t>[7]</w:t>
              </w:r>
            </w:hyperlink>
          </w:p>
          <w:p w:rsidR="00F23F5D" w:rsidRDefault="00F23F5D">
            <w:pPr>
              <w:ind w:left="720"/>
              <w:rPr>
                <w:sz w:val="23"/>
                <w:szCs w:val="23"/>
              </w:rPr>
            </w:pPr>
            <w:r>
              <w:rPr>
                <w:sz w:val="23"/>
                <w:szCs w:val="23"/>
              </w:rPr>
              <w:t>“</w:t>
            </w:r>
            <w:proofErr w:type="gramStart"/>
            <w:r>
              <w:rPr>
                <w:sz w:val="23"/>
                <w:szCs w:val="23"/>
              </w:rPr>
              <w:t>many</w:t>
            </w:r>
            <w:proofErr w:type="gramEnd"/>
            <w:r>
              <w:rPr>
                <w:sz w:val="23"/>
                <w:szCs w:val="23"/>
              </w:rPr>
              <w:t xml:space="preserve"> client-specific interfaces are better than one general-purpose interface.”</w:t>
            </w:r>
            <w:hyperlink r:id="rId181" w:anchor="cite_note-martin-design-principles-8" w:history="1">
              <w:r>
                <w:rPr>
                  <w:rStyle w:val="Hyperlink"/>
                  <w:sz w:val="23"/>
                  <w:szCs w:val="23"/>
                  <w:vertAlign w:val="superscript"/>
                </w:rPr>
                <w:t>[8]</w:t>
              </w:r>
            </w:hyperlink>
          </w:p>
        </w:tc>
      </w:tr>
      <w:tr w:rsidR="00F23F5D" w:rsidTr="00F23F5D">
        <w:trPr>
          <w:tblCellSpacing w:w="15" w:type="dxa"/>
        </w:trPr>
        <w:tc>
          <w:tcPr>
            <w:tcW w:w="0" w:type="auto"/>
            <w:vAlign w:val="center"/>
            <w:hideMark/>
          </w:tcPr>
          <w:p w:rsidR="00F23F5D" w:rsidRDefault="00F23F5D">
            <w:pPr>
              <w:jc w:val="center"/>
              <w:rPr>
                <w:b/>
                <w:bCs/>
                <w:sz w:val="23"/>
                <w:szCs w:val="23"/>
              </w:rPr>
            </w:pPr>
            <w:r>
              <w:rPr>
                <w:b/>
                <w:bCs/>
                <w:sz w:val="23"/>
                <w:szCs w:val="23"/>
              </w:rPr>
              <w:t>D</w:t>
            </w:r>
          </w:p>
        </w:tc>
        <w:tc>
          <w:tcPr>
            <w:tcW w:w="0" w:type="auto"/>
            <w:vAlign w:val="center"/>
            <w:hideMark/>
          </w:tcPr>
          <w:p w:rsidR="00F23F5D" w:rsidRDefault="00F23F5D">
            <w:pPr>
              <w:rPr>
                <w:sz w:val="23"/>
                <w:szCs w:val="23"/>
              </w:rPr>
            </w:pPr>
            <w:hyperlink r:id="rId182" w:tooltip="Dependency inversion principle" w:history="1">
              <w:r>
                <w:rPr>
                  <w:rStyle w:val="Hyperlink"/>
                  <w:sz w:val="23"/>
                  <w:szCs w:val="23"/>
                </w:rPr>
                <w:t>Dependency inversion principle</w:t>
              </w:r>
            </w:hyperlink>
            <w:hyperlink r:id="rId183" w:anchor="cite_note-9" w:history="1">
              <w:r>
                <w:rPr>
                  <w:rStyle w:val="Hyperlink"/>
                  <w:sz w:val="23"/>
                  <w:szCs w:val="23"/>
                  <w:vertAlign w:val="superscript"/>
                </w:rPr>
                <w:t>[9]</w:t>
              </w:r>
            </w:hyperlink>
          </w:p>
          <w:p w:rsidR="00F23F5D" w:rsidRDefault="00F23F5D">
            <w:pPr>
              <w:ind w:left="720"/>
              <w:rPr>
                <w:sz w:val="23"/>
                <w:szCs w:val="23"/>
              </w:rPr>
            </w:pPr>
            <w:r>
              <w:rPr>
                <w:sz w:val="23"/>
                <w:szCs w:val="23"/>
              </w:rPr>
              <w:t>one should “depend upon abstractions, [not] concretions</w:t>
            </w:r>
          </w:p>
        </w:tc>
      </w:tr>
    </w:tbl>
    <w:p w:rsidR="00F23F5D" w:rsidRDefault="00F23F5D" w:rsidP="00695A63">
      <w:pPr>
        <w:shd w:val="clear" w:color="auto" w:fill="F9FBF9"/>
        <w:spacing w:after="0" w:line="345" w:lineRule="atLeast"/>
        <w:jc w:val="both"/>
        <w:rPr>
          <w:b/>
          <w:color w:val="000000"/>
          <w:sz w:val="32"/>
          <w:szCs w:val="32"/>
        </w:rPr>
      </w:pPr>
    </w:p>
    <w:p w:rsidR="00F23F5D" w:rsidRDefault="00F23F5D" w:rsidP="00695A63">
      <w:pPr>
        <w:shd w:val="clear" w:color="auto" w:fill="F9FBF9"/>
        <w:spacing w:after="0" w:line="345" w:lineRule="atLeast"/>
        <w:jc w:val="both"/>
        <w:rPr>
          <w:b/>
          <w:color w:val="000000"/>
          <w:sz w:val="32"/>
          <w:szCs w:val="32"/>
        </w:rPr>
      </w:pPr>
    </w:p>
    <w:p w:rsidR="00F23F5D" w:rsidRDefault="00F23F5D" w:rsidP="00F23F5D">
      <w:pPr>
        <w:shd w:val="clear" w:color="auto" w:fill="FAFAFA"/>
      </w:pPr>
      <w:r>
        <w:t xml:space="preserve">Try </w:t>
      </w:r>
      <w:hyperlink r:id="rId184" w:history="1">
        <w:r>
          <w:rPr>
            <w:rStyle w:val="Hyperlink"/>
          </w:rPr>
          <w:t>OneTrueError</w:t>
        </w:r>
      </w:hyperlink>
      <w:r>
        <w:t xml:space="preserve"> NOW - Automated exception handling. Know when, where and why exceptions happen! </w:t>
      </w:r>
    </w:p>
    <w:p w:rsidR="00F23F5D" w:rsidRDefault="00F23F5D" w:rsidP="00F23F5D">
      <w:pPr>
        <w:pStyle w:val="site-title"/>
      </w:pPr>
      <w:hyperlink r:id="rId185" w:history="1">
        <w:proofErr w:type="gramStart"/>
        <w:r>
          <w:rPr>
            <w:rStyle w:val="Hyperlink"/>
          </w:rPr>
          <w:t>jgauffin's</w:t>
        </w:r>
        <w:proofErr w:type="gramEnd"/>
        <w:r>
          <w:rPr>
            <w:rStyle w:val="Hyperlink"/>
          </w:rPr>
          <w:t xml:space="preserve"> coding den</w:t>
        </w:r>
      </w:hyperlink>
    </w:p>
    <w:p w:rsidR="00F23F5D" w:rsidRDefault="00F23F5D" w:rsidP="00F23F5D">
      <w:pPr>
        <w:pStyle w:val="site-description"/>
      </w:pPr>
      <w:r>
        <w:t>Thoughts and ideas about programming in C#/.NET</w:t>
      </w:r>
    </w:p>
    <w:p w:rsidR="00F23F5D" w:rsidRDefault="00F23F5D" w:rsidP="00F23F5D">
      <w:pPr>
        <w:pStyle w:val="Heading1"/>
      </w:pPr>
      <w:r>
        <w:t>SOLID principles with real world examples</w:t>
      </w:r>
    </w:p>
    <w:p w:rsidR="00F23F5D" w:rsidRDefault="00F23F5D" w:rsidP="00F23F5D">
      <w:pPr>
        <w:pStyle w:val="NormalWeb"/>
      </w:pPr>
      <w:r>
        <w:t>The following article aims to explain the five SOLID principles with real world examples. The SOLID principles are five programming principles which is considered to be the foundation of every well designed application. Following the principles will most likely lead to applications which are is easy to extend and maintain. That’s possible since you got small well defined classes with clear contracts.</w:t>
      </w:r>
    </w:p>
    <w:p w:rsidR="00F23F5D" w:rsidRDefault="00F23F5D" w:rsidP="00F23F5D">
      <w:pPr>
        <w:pStyle w:val="NormalWeb"/>
      </w:pPr>
      <w:r>
        <w:rPr>
          <w:noProof/>
        </w:rPr>
        <w:lastRenderedPageBreak/>
        <w:drawing>
          <wp:inline distT="0" distB="0" distL="0" distR="0">
            <wp:extent cx="7143750" cy="5715000"/>
            <wp:effectExtent l="0" t="0" r="0" b="0"/>
            <wp:docPr id="73" name="Picture 73" descr="http://lostechies.com/derickbailey/files/2011/03/SOLID_6EC97F9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lostechies.com/derickbailey/files/2011/03/SOLID_6EC97F9C.jpg"/>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7143750" cy="5715000"/>
                    </a:xfrm>
                    <a:prstGeom prst="rect">
                      <a:avLst/>
                    </a:prstGeom>
                    <a:noFill/>
                    <a:ln>
                      <a:noFill/>
                    </a:ln>
                  </pic:spPr>
                </pic:pic>
              </a:graphicData>
            </a:graphic>
          </wp:inline>
        </w:drawing>
      </w:r>
    </w:p>
    <w:p w:rsidR="00F23F5D" w:rsidRDefault="00F23F5D" w:rsidP="00F23F5D">
      <w:pPr>
        <w:pStyle w:val="NormalWeb"/>
      </w:pPr>
      <w:r>
        <w:t xml:space="preserve">All motivator images are created by </w:t>
      </w:r>
      <w:hyperlink r:id="rId187" w:history="1">
        <w:r>
          <w:rPr>
            <w:rStyle w:val="Hyperlink"/>
          </w:rPr>
          <w:t>Derick Baley</w:t>
        </w:r>
      </w:hyperlink>
      <w:r>
        <w:t xml:space="preserve">. </w:t>
      </w:r>
    </w:p>
    <w:p w:rsidR="00F23F5D" w:rsidRDefault="00F23F5D" w:rsidP="00F23F5D">
      <w:pPr>
        <w:pStyle w:val="NormalWeb"/>
      </w:pPr>
      <w:r>
        <w:t>Let’s get started with the principles.</w:t>
      </w:r>
    </w:p>
    <w:p w:rsidR="00F23F5D" w:rsidRDefault="00F23F5D" w:rsidP="00F23F5D">
      <w:pPr>
        <w:pStyle w:val="Heading1"/>
      </w:pPr>
      <w:r>
        <w:t>Single Responsibility Principle</w:t>
      </w:r>
    </w:p>
    <w:p w:rsidR="00F23F5D" w:rsidRDefault="00F23F5D" w:rsidP="00F23F5D">
      <w:pPr>
        <w:pStyle w:val="NormalWeb"/>
      </w:pPr>
      <w:r>
        <w:t xml:space="preserve">Single responsibility states that every class should only have one reason to change. A typical example is </w:t>
      </w:r>
      <w:proofErr w:type="gramStart"/>
      <w:r>
        <w:t>an</w:t>
      </w:r>
      <w:proofErr w:type="gramEnd"/>
      <w:r>
        <w:t xml:space="preserve"> user management class. When you for instance create a new user you’ll most likely send </w:t>
      </w:r>
      <w:proofErr w:type="gramStart"/>
      <w:r>
        <w:t>an</w:t>
      </w:r>
      <w:proofErr w:type="gramEnd"/>
      <w:r>
        <w:t xml:space="preserve"> welcome email. That’s two reasons to change: To do something with the account management and to change the emailing procedure. A better way would be to generate some kind of event from the account management class which is subscribed by a UserEmailService that does the actual email handling.</w:t>
      </w:r>
    </w:p>
    <w:p w:rsidR="00F23F5D" w:rsidRDefault="00F23F5D" w:rsidP="00F23F5D">
      <w:pPr>
        <w:pStyle w:val="NormalWeb"/>
      </w:pPr>
      <w:r>
        <w:rPr>
          <w:noProof/>
        </w:rPr>
        <w:lastRenderedPageBreak/>
        <w:drawing>
          <wp:inline distT="0" distB="0" distL="0" distR="0">
            <wp:extent cx="7143750" cy="5715000"/>
            <wp:effectExtent l="0" t="0" r="0" b="0"/>
            <wp:docPr id="72" name="Picture 72" descr="http://lostechies.com/derickbailey/files/2011/03/SingleResponsibilityPrinciple2_710608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lostechies.com/derickbailey/files/2011/03/SingleResponsibilityPrinciple2_71060858.jpg"/>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7143750" cy="5715000"/>
                    </a:xfrm>
                    <a:prstGeom prst="rect">
                      <a:avLst/>
                    </a:prstGeom>
                    <a:noFill/>
                    <a:ln>
                      <a:noFill/>
                    </a:ln>
                  </pic:spPr>
                </pic:pic>
              </a:graphicData>
            </a:graphic>
          </wp:inline>
        </w:drawing>
      </w:r>
    </w:p>
    <w:p w:rsidR="00F23F5D" w:rsidRDefault="00F23F5D" w:rsidP="00F23F5D">
      <w:pPr>
        <w:pStyle w:val="NormalWeb"/>
      </w:pPr>
      <w:r>
        <w:t xml:space="preserve">The most effective way to break applications it to create </w:t>
      </w:r>
      <w:hyperlink r:id="rId189" w:history="1">
        <w:r>
          <w:rPr>
            <w:rStyle w:val="Hyperlink"/>
          </w:rPr>
          <w:t>GOD</w:t>
        </w:r>
      </w:hyperlink>
      <w:r>
        <w:t xml:space="preserve"> classes. That is classes that keeps track of a lot of information and have several responsibilities. One code change will most likely affect other parts of the class and therefore indirectly all other classes that uses it. That in turn leads to an even bigger maintenance mess since no one dares to do any changes other than adding new functionality to it.</w:t>
      </w:r>
    </w:p>
    <w:p w:rsidR="00F23F5D" w:rsidRDefault="00F23F5D" w:rsidP="00F23F5D">
      <w:pPr>
        <w:pStyle w:val="NormalWeb"/>
      </w:pPr>
      <w:r>
        <w:t>Making sure that a class has a single responsibility makes it per default also easier to see what it does and how you can extend/improve it.</w:t>
      </w:r>
    </w:p>
    <w:p w:rsidR="00F23F5D" w:rsidRDefault="00F23F5D" w:rsidP="00F23F5D">
      <w:pPr>
        <w:pStyle w:val="NormalWeb"/>
      </w:pPr>
      <w:r>
        <w:t>Classes that are hard to unit test are often breaking SRP.</w:t>
      </w:r>
    </w:p>
    <w:p w:rsidR="00F23F5D" w:rsidRDefault="00F23F5D" w:rsidP="00F23F5D">
      <w:pPr>
        <w:pStyle w:val="Heading2"/>
      </w:pPr>
      <w:r>
        <w:lastRenderedPageBreak/>
        <w:t>External links</w:t>
      </w:r>
    </w:p>
    <w:p w:rsidR="00F23F5D" w:rsidRDefault="00F23F5D" w:rsidP="00F23F5D">
      <w:pPr>
        <w:pStyle w:val="NormalWeb"/>
      </w:pPr>
      <w:r>
        <w:t xml:space="preserve">* </w:t>
      </w:r>
      <w:hyperlink r:id="rId190" w:history="1">
        <w:r>
          <w:rPr>
            <w:rStyle w:val="Hyperlink"/>
          </w:rPr>
          <w:t>Wikipedia</w:t>
        </w:r>
      </w:hyperlink>
      <w:r>
        <w:br/>
        <w:t xml:space="preserve">* </w:t>
      </w:r>
      <w:hyperlink r:id="rId191" w:history="1">
        <w:r>
          <w:rPr>
            <w:rStyle w:val="Hyperlink"/>
          </w:rPr>
          <w:t>Example &amp; tips on how to follow the principle (earlier post by me)</w:t>
        </w:r>
      </w:hyperlink>
    </w:p>
    <w:p w:rsidR="00F23F5D" w:rsidRDefault="00F23F5D" w:rsidP="00F23F5D">
      <w:pPr>
        <w:pStyle w:val="Heading1"/>
      </w:pPr>
      <w:r>
        <w:t>Open/Closed principle</w:t>
      </w:r>
    </w:p>
    <w:p w:rsidR="00F23F5D" w:rsidRDefault="00F23F5D" w:rsidP="00F23F5D">
      <w:pPr>
        <w:pStyle w:val="NormalWeb"/>
      </w:pPr>
      <w:r>
        <w:t xml:space="preserve">Open/Closed principle says that a class should be open for extension but closed for modification. Which means that you can add new features through inheritance but should not change the existing classes (other than bug fixes). </w:t>
      </w:r>
    </w:p>
    <w:p w:rsidR="00F23F5D" w:rsidRDefault="00F23F5D" w:rsidP="00F23F5D">
      <w:pPr>
        <w:pStyle w:val="NormalWeb"/>
      </w:pPr>
      <w:r>
        <w:rPr>
          <w:noProof/>
        </w:rPr>
        <w:drawing>
          <wp:inline distT="0" distB="0" distL="0" distR="0">
            <wp:extent cx="7143750" cy="5715000"/>
            <wp:effectExtent l="0" t="0" r="0" b="0"/>
            <wp:docPr id="71" name="Picture 71" descr="http://lostechies.com/derickbailey/files/2011/03/OpenClosedPrinciple2_2C596E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lostechies.com/derickbailey/files/2011/03/OpenClosedPrinciple2_2C596E17.jpg"/>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7143750" cy="5715000"/>
                    </a:xfrm>
                    <a:prstGeom prst="rect">
                      <a:avLst/>
                    </a:prstGeom>
                    <a:noFill/>
                    <a:ln>
                      <a:noFill/>
                    </a:ln>
                  </pic:spPr>
                </pic:pic>
              </a:graphicData>
            </a:graphic>
          </wp:inline>
        </w:drawing>
      </w:r>
    </w:p>
    <w:p w:rsidR="00F23F5D" w:rsidRDefault="00F23F5D" w:rsidP="00F23F5D">
      <w:pPr>
        <w:pStyle w:val="NormalWeb"/>
      </w:pPr>
      <w:r>
        <w:lastRenderedPageBreak/>
        <w:t>The reason is that if you modify a class, you’ll likely break the API/Contract of the class which means that the classes that depend on it might fail when you do so. If you instead inherit the class to add new features, the base contract is untouched and it’s unlikely that dependent classes will fail.</w:t>
      </w:r>
    </w:p>
    <w:p w:rsidR="00F23F5D" w:rsidRDefault="00F23F5D" w:rsidP="00F23F5D">
      <w:pPr>
        <w:pStyle w:val="Heading2"/>
      </w:pPr>
      <w:r>
        <w:t>Example violation</w:t>
      </w:r>
    </w:p>
    <w:p w:rsidR="00F23F5D" w:rsidRDefault="00F23F5D" w:rsidP="00F23F5D">
      <w:pPr>
        <w:pStyle w:val="NormalWeb"/>
      </w:pPr>
      <w:r>
        <w:t xml:space="preserve">Here is a real world parser method (from a </w:t>
      </w:r>
      <w:hyperlink r:id="rId193" w:history="1">
        <w:r>
          <w:rPr>
            <w:rStyle w:val="Hyperlink"/>
          </w:rPr>
          <w:t>SO question</w:t>
        </w:r>
      </w:hyperlink>
      <w:r>
        <w:t xml:space="preserve"> which I’ve answered):</w:t>
      </w:r>
    </w:p>
    <w:p w:rsidR="00F23F5D" w:rsidRDefault="00F23F5D" w:rsidP="00F23F5D">
      <w:pPr>
        <w:numPr>
          <w:ilvl w:val="0"/>
          <w:numId w:val="316"/>
        </w:numPr>
        <w:spacing w:before="100" w:beforeAutospacing="1" w:after="100" w:afterAutospacing="1" w:line="240" w:lineRule="auto"/>
      </w:pPr>
      <w:r>
        <w:rPr>
          <w:rStyle w:val="kw1"/>
        </w:rPr>
        <w:t>public</w:t>
      </w:r>
      <w:r>
        <w:t xml:space="preserve"> </w:t>
      </w:r>
      <w:r>
        <w:rPr>
          <w:rStyle w:val="kw1"/>
        </w:rPr>
        <w:t>void</w:t>
      </w:r>
      <w:r>
        <w:t xml:space="preserve"> </w:t>
      </w:r>
      <w:r>
        <w:rPr>
          <w:rStyle w:val="me0"/>
        </w:rPr>
        <w:t>Parse</w:t>
      </w:r>
      <w:r>
        <w:rPr>
          <w:rStyle w:val="br0"/>
        </w:rPr>
        <w:t>()</w:t>
      </w:r>
    </w:p>
    <w:p w:rsidR="00F23F5D" w:rsidRDefault="00F23F5D" w:rsidP="00F23F5D">
      <w:pPr>
        <w:numPr>
          <w:ilvl w:val="0"/>
          <w:numId w:val="316"/>
        </w:numPr>
        <w:spacing w:before="100" w:beforeAutospacing="1" w:after="100" w:afterAutospacing="1" w:line="240" w:lineRule="auto"/>
      </w:pPr>
      <w:r>
        <w:rPr>
          <w:rStyle w:val="br0"/>
        </w:rPr>
        <w:t>{</w:t>
      </w:r>
    </w:p>
    <w:p w:rsidR="00F23F5D" w:rsidRDefault="00F23F5D" w:rsidP="00F23F5D">
      <w:pPr>
        <w:numPr>
          <w:ilvl w:val="0"/>
          <w:numId w:val="316"/>
        </w:numPr>
        <w:spacing w:before="100" w:beforeAutospacing="1" w:after="100" w:afterAutospacing="1" w:line="240" w:lineRule="auto"/>
      </w:pPr>
      <w:r>
        <w:t xml:space="preserve">StringReader reader = </w:t>
      </w:r>
      <w:r>
        <w:rPr>
          <w:rStyle w:val="kw1"/>
        </w:rPr>
        <w:t>new</w:t>
      </w:r>
      <w:r>
        <w:t xml:space="preserve"> </w:t>
      </w:r>
      <w:r>
        <w:rPr>
          <w:rStyle w:val="me0"/>
        </w:rPr>
        <w:t>StringReader</w:t>
      </w:r>
      <w:r>
        <w:rPr>
          <w:rStyle w:val="br0"/>
        </w:rPr>
        <w:t>(</w:t>
      </w:r>
      <w:r>
        <w:t>scriptTextToProcess</w:t>
      </w:r>
      <w:r>
        <w:rPr>
          <w:rStyle w:val="br0"/>
        </w:rPr>
        <w:t>)</w:t>
      </w:r>
      <w:r>
        <w:t>;</w:t>
      </w:r>
    </w:p>
    <w:p w:rsidR="00F23F5D" w:rsidRDefault="00F23F5D" w:rsidP="00F23F5D">
      <w:pPr>
        <w:numPr>
          <w:ilvl w:val="0"/>
          <w:numId w:val="316"/>
        </w:numPr>
        <w:spacing w:before="100" w:beforeAutospacing="1" w:after="100" w:afterAutospacing="1" w:line="240" w:lineRule="auto"/>
      </w:pPr>
      <w:r>
        <w:t xml:space="preserve">StringBuilder scope = </w:t>
      </w:r>
      <w:r>
        <w:rPr>
          <w:rStyle w:val="kw1"/>
        </w:rPr>
        <w:t>new</w:t>
      </w:r>
      <w:r>
        <w:t xml:space="preserve"> </w:t>
      </w:r>
      <w:r>
        <w:rPr>
          <w:rStyle w:val="me0"/>
        </w:rPr>
        <w:t>StringBuilder</w:t>
      </w:r>
      <w:r>
        <w:rPr>
          <w:rStyle w:val="br0"/>
        </w:rPr>
        <w:t>()</w:t>
      </w:r>
      <w:r>
        <w:t>;</w:t>
      </w:r>
    </w:p>
    <w:p w:rsidR="00F23F5D" w:rsidRDefault="00F23F5D" w:rsidP="00F23F5D">
      <w:pPr>
        <w:numPr>
          <w:ilvl w:val="0"/>
          <w:numId w:val="316"/>
        </w:numPr>
        <w:spacing w:before="100" w:beforeAutospacing="1" w:after="100" w:afterAutospacing="1" w:line="240" w:lineRule="auto"/>
      </w:pPr>
      <w:r>
        <w:rPr>
          <w:rStyle w:val="kw2"/>
        </w:rPr>
        <w:t>string</w:t>
      </w:r>
      <w:r>
        <w:t xml:space="preserve"> line = reader.</w:t>
      </w:r>
      <w:r>
        <w:rPr>
          <w:rStyle w:val="me0"/>
        </w:rPr>
        <w:t>ReadLine</w:t>
      </w:r>
      <w:r>
        <w:rPr>
          <w:rStyle w:val="br0"/>
        </w:rPr>
        <w:t>()</w:t>
      </w:r>
      <w:r>
        <w:t>;</w:t>
      </w:r>
    </w:p>
    <w:p w:rsidR="00F23F5D" w:rsidRDefault="00F23F5D" w:rsidP="00F23F5D">
      <w:pPr>
        <w:numPr>
          <w:ilvl w:val="0"/>
          <w:numId w:val="316"/>
        </w:numPr>
        <w:spacing w:before="100" w:beforeAutospacing="1" w:after="100" w:afterAutospacing="1" w:line="240" w:lineRule="auto"/>
      </w:pPr>
      <w:r>
        <w:rPr>
          <w:rStyle w:val="kw1"/>
        </w:rPr>
        <w:t>while</w:t>
      </w:r>
      <w:r>
        <w:t xml:space="preserve"> </w:t>
      </w:r>
      <w:r>
        <w:rPr>
          <w:rStyle w:val="br0"/>
        </w:rPr>
        <w:t>(</w:t>
      </w:r>
      <w:r>
        <w:t xml:space="preserve">line != </w:t>
      </w:r>
      <w:r>
        <w:rPr>
          <w:rStyle w:val="kw1"/>
        </w:rPr>
        <w:t>null</w:t>
      </w:r>
      <w:r>
        <w:rPr>
          <w:rStyle w:val="br0"/>
        </w:rPr>
        <w:t>)</w:t>
      </w:r>
    </w:p>
    <w:p w:rsidR="00F23F5D" w:rsidRDefault="00F23F5D" w:rsidP="00F23F5D">
      <w:pPr>
        <w:numPr>
          <w:ilvl w:val="0"/>
          <w:numId w:val="316"/>
        </w:numPr>
        <w:spacing w:before="100" w:beforeAutospacing="1" w:after="100" w:afterAutospacing="1" w:line="240" w:lineRule="auto"/>
      </w:pPr>
      <w:r>
        <w:rPr>
          <w:rStyle w:val="br0"/>
        </w:rPr>
        <w:t>{</w:t>
      </w:r>
    </w:p>
    <w:p w:rsidR="00F23F5D" w:rsidRDefault="00F23F5D" w:rsidP="00F23F5D">
      <w:pPr>
        <w:numPr>
          <w:ilvl w:val="0"/>
          <w:numId w:val="316"/>
        </w:numPr>
        <w:spacing w:before="100" w:beforeAutospacing="1" w:after="100" w:afterAutospacing="1" w:line="240" w:lineRule="auto"/>
      </w:pPr>
      <w:r>
        <w:rPr>
          <w:rStyle w:val="kw1"/>
        </w:rPr>
        <w:t>switch</w:t>
      </w:r>
      <w:r>
        <w:t xml:space="preserve"> </w:t>
      </w:r>
      <w:r>
        <w:rPr>
          <w:rStyle w:val="br0"/>
        </w:rPr>
        <w:t>(</w:t>
      </w:r>
      <w:r>
        <w:t>line</w:t>
      </w:r>
      <w:r>
        <w:rPr>
          <w:rStyle w:val="br0"/>
        </w:rPr>
        <w:t>[</w:t>
      </w:r>
      <w:r>
        <w:rPr>
          <w:rStyle w:val="nu0"/>
        </w:rPr>
        <w:t>0</w:t>
      </w:r>
      <w:r>
        <w:rPr>
          <w:rStyle w:val="br0"/>
        </w:rPr>
        <w:t>])</w:t>
      </w:r>
    </w:p>
    <w:p w:rsidR="00F23F5D" w:rsidRDefault="00F23F5D" w:rsidP="00F23F5D">
      <w:pPr>
        <w:numPr>
          <w:ilvl w:val="0"/>
          <w:numId w:val="316"/>
        </w:numPr>
        <w:spacing w:before="100" w:beforeAutospacing="1" w:after="100" w:afterAutospacing="1" w:line="240" w:lineRule="auto"/>
      </w:pPr>
      <w:r>
        <w:rPr>
          <w:rStyle w:val="br0"/>
        </w:rPr>
        <w:t>{</w:t>
      </w:r>
    </w:p>
    <w:p w:rsidR="00F23F5D" w:rsidRDefault="00F23F5D" w:rsidP="00F23F5D">
      <w:pPr>
        <w:numPr>
          <w:ilvl w:val="0"/>
          <w:numId w:val="316"/>
        </w:numPr>
        <w:spacing w:before="100" w:beforeAutospacing="1" w:after="100" w:afterAutospacing="1" w:line="240" w:lineRule="auto"/>
      </w:pPr>
      <w:r>
        <w:rPr>
          <w:rStyle w:val="kw1"/>
        </w:rPr>
        <w:t>case</w:t>
      </w:r>
      <w:r>
        <w:t xml:space="preserve"> </w:t>
      </w:r>
      <w:r>
        <w:rPr>
          <w:rStyle w:val="st0"/>
        </w:rPr>
        <w:t>'$'</w:t>
      </w:r>
      <w:r>
        <w:t>:</w:t>
      </w:r>
    </w:p>
    <w:p w:rsidR="00F23F5D" w:rsidRDefault="00F23F5D" w:rsidP="00F23F5D">
      <w:pPr>
        <w:numPr>
          <w:ilvl w:val="0"/>
          <w:numId w:val="316"/>
        </w:numPr>
        <w:spacing w:before="100" w:beforeAutospacing="1" w:after="100" w:afterAutospacing="1" w:line="240" w:lineRule="auto"/>
      </w:pPr>
      <w:r>
        <w:rPr>
          <w:rStyle w:val="co1"/>
        </w:rPr>
        <w:t xml:space="preserve">// Process the entire "line" as a variable, </w:t>
      </w:r>
    </w:p>
    <w:p w:rsidR="00F23F5D" w:rsidRDefault="00F23F5D" w:rsidP="00F23F5D">
      <w:pPr>
        <w:numPr>
          <w:ilvl w:val="0"/>
          <w:numId w:val="316"/>
        </w:numPr>
        <w:spacing w:before="100" w:beforeAutospacing="1" w:after="100" w:afterAutospacing="1" w:line="240" w:lineRule="auto"/>
      </w:pPr>
      <w:r>
        <w:rPr>
          <w:rStyle w:val="co1"/>
        </w:rPr>
        <w:t>// i.e. add it to a collection of KeyValuePair.</w:t>
      </w:r>
    </w:p>
    <w:p w:rsidR="00F23F5D" w:rsidRDefault="00F23F5D" w:rsidP="00F23F5D">
      <w:pPr>
        <w:numPr>
          <w:ilvl w:val="0"/>
          <w:numId w:val="316"/>
        </w:numPr>
        <w:spacing w:before="100" w:beforeAutospacing="1" w:after="100" w:afterAutospacing="1" w:line="240" w:lineRule="auto"/>
      </w:pPr>
      <w:r>
        <w:rPr>
          <w:rStyle w:val="me0"/>
        </w:rPr>
        <w:t>AddToVariables</w:t>
      </w:r>
      <w:r>
        <w:rPr>
          <w:rStyle w:val="br0"/>
        </w:rPr>
        <w:t>(</w:t>
      </w:r>
      <w:r>
        <w:t>line</w:t>
      </w:r>
      <w:r>
        <w:rPr>
          <w:rStyle w:val="br0"/>
        </w:rPr>
        <w:t>)</w:t>
      </w:r>
      <w:r>
        <w:t>;</w:t>
      </w:r>
    </w:p>
    <w:p w:rsidR="00F23F5D" w:rsidRDefault="00F23F5D" w:rsidP="00F23F5D">
      <w:pPr>
        <w:numPr>
          <w:ilvl w:val="0"/>
          <w:numId w:val="316"/>
        </w:numPr>
        <w:spacing w:before="100" w:beforeAutospacing="1" w:after="100" w:afterAutospacing="1" w:line="240" w:lineRule="auto"/>
      </w:pPr>
      <w:r>
        <w:rPr>
          <w:rStyle w:val="kw1"/>
        </w:rPr>
        <w:t>break</w:t>
      </w:r>
      <w:r>
        <w:t>;</w:t>
      </w:r>
    </w:p>
    <w:p w:rsidR="00F23F5D" w:rsidRDefault="00F23F5D" w:rsidP="00F23F5D">
      <w:pPr>
        <w:numPr>
          <w:ilvl w:val="0"/>
          <w:numId w:val="316"/>
        </w:numPr>
        <w:spacing w:before="100" w:beforeAutospacing="1" w:after="100" w:afterAutospacing="1" w:line="240" w:lineRule="auto"/>
      </w:pPr>
      <w:proofErr w:type="gramStart"/>
      <w:r>
        <w:rPr>
          <w:rStyle w:val="kw1"/>
        </w:rPr>
        <w:t>case</w:t>
      </w:r>
      <w:proofErr w:type="gramEnd"/>
      <w:r>
        <w:t xml:space="preserve"> </w:t>
      </w:r>
      <w:r>
        <w:rPr>
          <w:rStyle w:val="st0"/>
        </w:rPr>
        <w:t>'!'</w:t>
      </w:r>
      <w:r>
        <w:t>:</w:t>
      </w:r>
    </w:p>
    <w:p w:rsidR="00F23F5D" w:rsidRDefault="00F23F5D" w:rsidP="00F23F5D">
      <w:pPr>
        <w:numPr>
          <w:ilvl w:val="0"/>
          <w:numId w:val="316"/>
        </w:numPr>
        <w:spacing w:before="100" w:beforeAutospacing="1" w:after="100" w:afterAutospacing="1" w:line="240" w:lineRule="auto"/>
      </w:pPr>
      <w:r>
        <w:rPr>
          <w:rStyle w:val="co1"/>
        </w:rPr>
        <w:t xml:space="preserve">// Depending of what comes after the '!' character, </w:t>
      </w:r>
    </w:p>
    <w:p w:rsidR="00F23F5D" w:rsidRDefault="00F23F5D" w:rsidP="00F23F5D">
      <w:pPr>
        <w:numPr>
          <w:ilvl w:val="0"/>
          <w:numId w:val="316"/>
        </w:numPr>
        <w:spacing w:before="100" w:beforeAutospacing="1" w:after="100" w:afterAutospacing="1" w:line="240" w:lineRule="auto"/>
      </w:pPr>
      <w:r>
        <w:rPr>
          <w:rStyle w:val="co1"/>
        </w:rPr>
        <w:t>// process the entire "scope" and/or the command in "line".</w:t>
      </w:r>
    </w:p>
    <w:p w:rsidR="00F23F5D" w:rsidRDefault="00F23F5D" w:rsidP="00F23F5D">
      <w:pPr>
        <w:numPr>
          <w:ilvl w:val="0"/>
          <w:numId w:val="316"/>
        </w:numPr>
        <w:spacing w:before="100" w:beforeAutospacing="1" w:after="100" w:afterAutospacing="1" w:line="240" w:lineRule="auto"/>
      </w:pPr>
      <w:r>
        <w:rPr>
          <w:rStyle w:val="kw1"/>
        </w:rPr>
        <w:t>if</w:t>
      </w:r>
      <w:r>
        <w:t xml:space="preserve"> </w:t>
      </w:r>
      <w:r>
        <w:rPr>
          <w:rStyle w:val="br0"/>
        </w:rPr>
        <w:t>(</w:t>
      </w:r>
      <w:r>
        <w:t xml:space="preserve">line == </w:t>
      </w:r>
      <w:r>
        <w:rPr>
          <w:rStyle w:val="st1"/>
        </w:rPr>
        <w:t>"!execute"</w:t>
      </w:r>
      <w:r>
        <w:rPr>
          <w:rStyle w:val="br0"/>
        </w:rPr>
        <w:t>)</w:t>
      </w:r>
    </w:p>
    <w:p w:rsidR="00F23F5D" w:rsidRDefault="00F23F5D" w:rsidP="00F23F5D">
      <w:pPr>
        <w:numPr>
          <w:ilvl w:val="0"/>
          <w:numId w:val="316"/>
        </w:numPr>
        <w:spacing w:before="100" w:beforeAutospacing="1" w:after="100" w:afterAutospacing="1" w:line="240" w:lineRule="auto"/>
      </w:pPr>
      <w:r>
        <w:rPr>
          <w:rStyle w:val="me0"/>
        </w:rPr>
        <w:t>ExecuteScope</w:t>
      </w:r>
      <w:r>
        <w:rPr>
          <w:rStyle w:val="br0"/>
        </w:rPr>
        <w:t>(</w:t>
      </w:r>
      <w:r>
        <w:t>scope</w:t>
      </w:r>
      <w:r>
        <w:rPr>
          <w:rStyle w:val="br0"/>
        </w:rPr>
        <w:t>)</w:t>
      </w:r>
      <w:r>
        <w:t>;</w:t>
      </w:r>
    </w:p>
    <w:p w:rsidR="00F23F5D" w:rsidRDefault="00F23F5D" w:rsidP="00F23F5D">
      <w:pPr>
        <w:numPr>
          <w:ilvl w:val="0"/>
          <w:numId w:val="316"/>
        </w:numPr>
        <w:spacing w:before="100" w:beforeAutospacing="1" w:after="100" w:afterAutospacing="1" w:line="240" w:lineRule="auto"/>
      </w:pPr>
      <w:r>
        <w:rPr>
          <w:rStyle w:val="kw1"/>
        </w:rPr>
        <w:t>else</w:t>
      </w:r>
      <w:r>
        <w:t xml:space="preserve"> </w:t>
      </w:r>
      <w:r>
        <w:rPr>
          <w:rStyle w:val="kw1"/>
        </w:rPr>
        <w:t>if</w:t>
      </w:r>
      <w:r>
        <w:t xml:space="preserve"> </w:t>
      </w:r>
      <w:r>
        <w:rPr>
          <w:rStyle w:val="br0"/>
        </w:rPr>
        <w:t>(</w:t>
      </w:r>
      <w:r>
        <w:t>line.</w:t>
      </w:r>
      <w:r>
        <w:rPr>
          <w:rStyle w:val="me0"/>
        </w:rPr>
        <w:t>StartsWith</w:t>
      </w:r>
      <w:r>
        <w:rPr>
          <w:rStyle w:val="br0"/>
        </w:rPr>
        <w:t>(</w:t>
      </w:r>
      <w:r>
        <w:rPr>
          <w:rStyle w:val="st1"/>
        </w:rPr>
        <w:t>"!custom_command"</w:t>
      </w:r>
      <w:r>
        <w:rPr>
          <w:rStyle w:val="br0"/>
        </w:rPr>
        <w:t>))</w:t>
      </w:r>
    </w:p>
    <w:p w:rsidR="00F23F5D" w:rsidRDefault="00F23F5D" w:rsidP="00F23F5D">
      <w:pPr>
        <w:numPr>
          <w:ilvl w:val="0"/>
          <w:numId w:val="316"/>
        </w:numPr>
        <w:spacing w:before="100" w:beforeAutospacing="1" w:after="100" w:afterAutospacing="1" w:line="240" w:lineRule="auto"/>
      </w:pPr>
      <w:r>
        <w:rPr>
          <w:rStyle w:val="me0"/>
        </w:rPr>
        <w:t>RunCustomCommand</w:t>
      </w:r>
      <w:r>
        <w:rPr>
          <w:rStyle w:val="br0"/>
        </w:rPr>
        <w:t>(</w:t>
      </w:r>
      <w:r>
        <w:t>line, scope</w:t>
      </w:r>
      <w:r>
        <w:rPr>
          <w:rStyle w:val="br0"/>
        </w:rPr>
        <w:t>)</w:t>
      </w:r>
      <w:r>
        <w:t>;</w:t>
      </w:r>
    </w:p>
    <w:p w:rsidR="00F23F5D" w:rsidRDefault="00F23F5D" w:rsidP="00F23F5D">
      <w:pPr>
        <w:numPr>
          <w:ilvl w:val="0"/>
          <w:numId w:val="316"/>
        </w:numPr>
        <w:spacing w:before="100" w:beforeAutospacing="1" w:after="100" w:afterAutospacing="1" w:line="240" w:lineRule="auto"/>
      </w:pPr>
      <w:r>
        <w:rPr>
          <w:rStyle w:val="kw1"/>
        </w:rPr>
        <w:t>else</w:t>
      </w:r>
      <w:r>
        <w:t xml:space="preserve"> </w:t>
      </w:r>
      <w:r>
        <w:rPr>
          <w:rStyle w:val="kw1"/>
        </w:rPr>
        <w:t>if</w:t>
      </w:r>
      <w:r>
        <w:t xml:space="preserve"> </w:t>
      </w:r>
      <w:r>
        <w:rPr>
          <w:rStyle w:val="br0"/>
        </w:rPr>
        <w:t>(</w:t>
      </w:r>
      <w:r>
        <w:t xml:space="preserve">line == </w:t>
      </w:r>
      <w:r>
        <w:rPr>
          <w:rStyle w:val="st1"/>
        </w:rPr>
        <w:t>"!single_line_directive"</w:t>
      </w:r>
      <w:r>
        <w:rPr>
          <w:rStyle w:val="br0"/>
        </w:rPr>
        <w:t>)</w:t>
      </w:r>
    </w:p>
    <w:p w:rsidR="00F23F5D" w:rsidRDefault="00F23F5D" w:rsidP="00F23F5D">
      <w:pPr>
        <w:numPr>
          <w:ilvl w:val="0"/>
          <w:numId w:val="316"/>
        </w:numPr>
        <w:spacing w:before="100" w:beforeAutospacing="1" w:after="100" w:afterAutospacing="1" w:line="240" w:lineRule="auto"/>
      </w:pPr>
      <w:r>
        <w:rPr>
          <w:rStyle w:val="me0"/>
        </w:rPr>
        <w:t>ProcessDirective</w:t>
      </w:r>
      <w:r>
        <w:rPr>
          <w:rStyle w:val="br0"/>
        </w:rPr>
        <w:t>(</w:t>
      </w:r>
      <w:r>
        <w:t>line</w:t>
      </w:r>
      <w:r>
        <w:rPr>
          <w:rStyle w:val="br0"/>
        </w:rPr>
        <w:t>)</w:t>
      </w:r>
      <w:r>
        <w:t>;</w:t>
      </w:r>
    </w:p>
    <w:p w:rsidR="00F23F5D" w:rsidRDefault="00F23F5D" w:rsidP="00F23F5D">
      <w:pPr>
        <w:numPr>
          <w:ilvl w:val="0"/>
          <w:numId w:val="316"/>
        </w:numPr>
        <w:spacing w:before="100" w:beforeAutospacing="1" w:after="100" w:afterAutospacing="1" w:line="240" w:lineRule="auto"/>
      </w:pPr>
    </w:p>
    <w:p w:rsidR="00F23F5D" w:rsidRDefault="00F23F5D" w:rsidP="00F23F5D">
      <w:pPr>
        <w:numPr>
          <w:ilvl w:val="0"/>
          <w:numId w:val="316"/>
        </w:numPr>
        <w:spacing w:before="100" w:beforeAutospacing="1" w:after="100" w:afterAutospacing="1" w:line="240" w:lineRule="auto"/>
      </w:pPr>
      <w:r>
        <w:t xml:space="preserve">scope = </w:t>
      </w:r>
      <w:r>
        <w:rPr>
          <w:rStyle w:val="kw1"/>
        </w:rPr>
        <w:t>new</w:t>
      </w:r>
      <w:r>
        <w:t xml:space="preserve"> </w:t>
      </w:r>
      <w:r>
        <w:rPr>
          <w:rStyle w:val="me0"/>
        </w:rPr>
        <w:t>StringBuilder</w:t>
      </w:r>
      <w:r>
        <w:rPr>
          <w:rStyle w:val="br0"/>
        </w:rPr>
        <w:t>()</w:t>
      </w:r>
      <w:r>
        <w:t>;</w:t>
      </w:r>
    </w:p>
    <w:p w:rsidR="00F23F5D" w:rsidRDefault="00F23F5D" w:rsidP="00F23F5D">
      <w:pPr>
        <w:numPr>
          <w:ilvl w:val="0"/>
          <w:numId w:val="316"/>
        </w:numPr>
        <w:spacing w:before="100" w:beforeAutospacing="1" w:after="100" w:afterAutospacing="1" w:line="240" w:lineRule="auto"/>
      </w:pPr>
      <w:r>
        <w:rPr>
          <w:rStyle w:val="kw1"/>
        </w:rPr>
        <w:t>break</w:t>
      </w:r>
      <w:r>
        <w:t>;</w:t>
      </w:r>
    </w:p>
    <w:p w:rsidR="00F23F5D" w:rsidRDefault="00F23F5D" w:rsidP="00F23F5D">
      <w:pPr>
        <w:numPr>
          <w:ilvl w:val="0"/>
          <w:numId w:val="316"/>
        </w:numPr>
        <w:spacing w:before="100" w:beforeAutospacing="1" w:after="100" w:afterAutospacing="1" w:line="240" w:lineRule="auto"/>
      </w:pPr>
    </w:p>
    <w:p w:rsidR="00F23F5D" w:rsidRDefault="00F23F5D" w:rsidP="00F23F5D">
      <w:pPr>
        <w:numPr>
          <w:ilvl w:val="0"/>
          <w:numId w:val="316"/>
        </w:numPr>
        <w:spacing w:before="100" w:beforeAutospacing="1" w:after="100" w:afterAutospacing="1" w:line="240" w:lineRule="auto"/>
      </w:pPr>
      <w:r>
        <w:rPr>
          <w:rStyle w:val="kw1"/>
        </w:rPr>
        <w:t>default</w:t>
      </w:r>
      <w:r>
        <w:t>:</w:t>
      </w:r>
    </w:p>
    <w:p w:rsidR="00F23F5D" w:rsidRDefault="00F23F5D" w:rsidP="00F23F5D">
      <w:pPr>
        <w:numPr>
          <w:ilvl w:val="0"/>
          <w:numId w:val="316"/>
        </w:numPr>
        <w:spacing w:before="100" w:beforeAutospacing="1" w:after="100" w:afterAutospacing="1" w:line="240" w:lineRule="auto"/>
      </w:pPr>
      <w:r>
        <w:rPr>
          <w:rStyle w:val="co1"/>
        </w:rPr>
        <w:t xml:space="preserve">// No processing directive, i.e. add the "line" </w:t>
      </w:r>
    </w:p>
    <w:p w:rsidR="00F23F5D" w:rsidRDefault="00F23F5D" w:rsidP="00F23F5D">
      <w:pPr>
        <w:numPr>
          <w:ilvl w:val="0"/>
          <w:numId w:val="316"/>
        </w:numPr>
        <w:spacing w:before="100" w:beforeAutospacing="1" w:after="100" w:afterAutospacing="1" w:line="240" w:lineRule="auto"/>
      </w:pPr>
      <w:r>
        <w:rPr>
          <w:rStyle w:val="co1"/>
        </w:rPr>
        <w:t>// to the current scope.</w:t>
      </w:r>
    </w:p>
    <w:p w:rsidR="00F23F5D" w:rsidRDefault="00F23F5D" w:rsidP="00F23F5D">
      <w:pPr>
        <w:numPr>
          <w:ilvl w:val="0"/>
          <w:numId w:val="316"/>
        </w:numPr>
        <w:spacing w:before="100" w:beforeAutospacing="1" w:after="100" w:afterAutospacing="1" w:line="240" w:lineRule="auto"/>
      </w:pPr>
      <w:r>
        <w:t>scope.</w:t>
      </w:r>
      <w:r>
        <w:rPr>
          <w:rStyle w:val="me0"/>
        </w:rPr>
        <w:t>Append</w:t>
      </w:r>
      <w:r>
        <w:rPr>
          <w:rStyle w:val="br0"/>
        </w:rPr>
        <w:t>(</w:t>
      </w:r>
      <w:r>
        <w:t>line</w:t>
      </w:r>
      <w:r>
        <w:rPr>
          <w:rStyle w:val="br0"/>
        </w:rPr>
        <w:t>)</w:t>
      </w:r>
      <w:r>
        <w:t>;</w:t>
      </w:r>
    </w:p>
    <w:p w:rsidR="00F23F5D" w:rsidRDefault="00F23F5D" w:rsidP="00F23F5D">
      <w:pPr>
        <w:numPr>
          <w:ilvl w:val="0"/>
          <w:numId w:val="316"/>
        </w:numPr>
        <w:spacing w:before="100" w:beforeAutospacing="1" w:after="100" w:afterAutospacing="1" w:line="240" w:lineRule="auto"/>
      </w:pPr>
      <w:r>
        <w:rPr>
          <w:rStyle w:val="kw1"/>
        </w:rPr>
        <w:t>break</w:t>
      </w:r>
      <w:r>
        <w:t>;</w:t>
      </w:r>
    </w:p>
    <w:p w:rsidR="00F23F5D" w:rsidRDefault="00F23F5D" w:rsidP="00F23F5D">
      <w:pPr>
        <w:numPr>
          <w:ilvl w:val="0"/>
          <w:numId w:val="316"/>
        </w:numPr>
        <w:spacing w:before="100" w:beforeAutospacing="1" w:after="100" w:afterAutospacing="1" w:line="240" w:lineRule="auto"/>
      </w:pPr>
      <w:r>
        <w:rPr>
          <w:rStyle w:val="br0"/>
        </w:rPr>
        <w:t>}</w:t>
      </w:r>
    </w:p>
    <w:p w:rsidR="00F23F5D" w:rsidRDefault="00F23F5D" w:rsidP="00F23F5D">
      <w:pPr>
        <w:numPr>
          <w:ilvl w:val="0"/>
          <w:numId w:val="316"/>
        </w:numPr>
        <w:spacing w:before="100" w:beforeAutospacing="1" w:after="100" w:afterAutospacing="1" w:line="240" w:lineRule="auto"/>
      </w:pPr>
    </w:p>
    <w:p w:rsidR="00F23F5D" w:rsidRDefault="00F23F5D" w:rsidP="00F23F5D">
      <w:pPr>
        <w:numPr>
          <w:ilvl w:val="0"/>
          <w:numId w:val="316"/>
        </w:numPr>
        <w:spacing w:before="100" w:beforeAutospacing="1" w:after="100" w:afterAutospacing="1" w:line="240" w:lineRule="auto"/>
      </w:pPr>
      <w:r>
        <w:t>line = reader.</w:t>
      </w:r>
      <w:r>
        <w:rPr>
          <w:rStyle w:val="me0"/>
        </w:rPr>
        <w:t>ReadLine</w:t>
      </w:r>
      <w:r>
        <w:rPr>
          <w:rStyle w:val="br0"/>
        </w:rPr>
        <w:t>()</w:t>
      </w:r>
      <w:r>
        <w:t>;</w:t>
      </w:r>
    </w:p>
    <w:p w:rsidR="00F23F5D" w:rsidRDefault="00F23F5D" w:rsidP="00F23F5D">
      <w:pPr>
        <w:numPr>
          <w:ilvl w:val="0"/>
          <w:numId w:val="316"/>
        </w:numPr>
        <w:spacing w:before="100" w:beforeAutospacing="1" w:after="100" w:afterAutospacing="1" w:line="240" w:lineRule="auto"/>
      </w:pPr>
      <w:r>
        <w:rPr>
          <w:rStyle w:val="br0"/>
        </w:rPr>
        <w:t>}</w:t>
      </w:r>
    </w:p>
    <w:p w:rsidR="00F23F5D" w:rsidRDefault="00F23F5D" w:rsidP="00F23F5D">
      <w:pPr>
        <w:numPr>
          <w:ilvl w:val="0"/>
          <w:numId w:val="316"/>
        </w:numPr>
        <w:spacing w:before="100" w:beforeAutospacing="1" w:after="100" w:afterAutospacing="1" w:line="240" w:lineRule="auto"/>
      </w:pPr>
      <w:r>
        <w:rPr>
          <w:rStyle w:val="br0"/>
        </w:rPr>
        <w:t>}</w:t>
      </w:r>
    </w:p>
    <w:p w:rsidR="00F23F5D" w:rsidRDefault="00F23F5D" w:rsidP="00F23F5D">
      <w:pPr>
        <w:pStyle w:val="NormalWeb"/>
      </w:pPr>
      <w:r>
        <w:lastRenderedPageBreak/>
        <w:t>It works great. But the method have to be changed each time we want to add support for a new directive. It’s therefore not closed for modification.</w:t>
      </w:r>
    </w:p>
    <w:p w:rsidR="00F23F5D" w:rsidRDefault="00F23F5D" w:rsidP="00F23F5D">
      <w:pPr>
        <w:pStyle w:val="Heading2"/>
      </w:pPr>
      <w:r>
        <w:t>Solution</w:t>
      </w:r>
    </w:p>
    <w:p w:rsidR="00F23F5D" w:rsidRDefault="00F23F5D" w:rsidP="00F23F5D">
      <w:pPr>
        <w:pStyle w:val="NormalWeb"/>
      </w:pPr>
      <w:proofErr w:type="gramStart"/>
      <w:r>
        <w:t>Lets</w:t>
      </w:r>
      <w:proofErr w:type="gramEnd"/>
      <w:r>
        <w:t xml:space="preserve"> create an interface which is used for each handler (for </w:t>
      </w:r>
      <w:r>
        <w:rPr>
          <w:rStyle w:val="HTMLCode"/>
        </w:rPr>
        <w:t>'$'</w:t>
      </w:r>
      <w:r>
        <w:t xml:space="preserve"> and </w:t>
      </w:r>
      <w:r>
        <w:rPr>
          <w:rStyle w:val="HTMLCode"/>
        </w:rPr>
        <w:t>'!'</w:t>
      </w:r>
      <w:r>
        <w:t xml:space="preserve"> in the example above):</w:t>
      </w:r>
    </w:p>
    <w:p w:rsidR="00F23F5D" w:rsidRDefault="00F23F5D" w:rsidP="00F23F5D">
      <w:pPr>
        <w:numPr>
          <w:ilvl w:val="0"/>
          <w:numId w:val="317"/>
        </w:numPr>
        <w:spacing w:before="100" w:beforeAutospacing="1" w:after="100" w:afterAutospacing="1" w:line="240" w:lineRule="auto"/>
      </w:pPr>
      <w:r>
        <w:rPr>
          <w:rStyle w:val="kw1"/>
        </w:rPr>
        <w:t>public</w:t>
      </w:r>
      <w:r>
        <w:t xml:space="preserve"> </w:t>
      </w:r>
      <w:r>
        <w:rPr>
          <w:rStyle w:val="kw3"/>
        </w:rPr>
        <w:t>interface</w:t>
      </w:r>
      <w:r>
        <w:t xml:space="preserve"> IMyHandler</w:t>
      </w:r>
    </w:p>
    <w:p w:rsidR="00F23F5D" w:rsidRDefault="00F23F5D" w:rsidP="00F23F5D">
      <w:pPr>
        <w:numPr>
          <w:ilvl w:val="0"/>
          <w:numId w:val="317"/>
        </w:numPr>
        <w:spacing w:before="100" w:beforeAutospacing="1" w:after="100" w:afterAutospacing="1" w:line="240" w:lineRule="auto"/>
      </w:pPr>
      <w:r>
        <w:rPr>
          <w:rStyle w:val="br0"/>
        </w:rPr>
        <w:t>{</w:t>
      </w:r>
    </w:p>
    <w:p w:rsidR="00F23F5D" w:rsidRDefault="00F23F5D" w:rsidP="00F23F5D">
      <w:pPr>
        <w:numPr>
          <w:ilvl w:val="0"/>
          <w:numId w:val="317"/>
        </w:numPr>
        <w:spacing w:before="100" w:beforeAutospacing="1" w:after="100" w:afterAutospacing="1" w:line="240" w:lineRule="auto"/>
      </w:pPr>
      <w:r>
        <w:rPr>
          <w:rStyle w:val="kw1"/>
        </w:rPr>
        <w:t>void</w:t>
      </w:r>
      <w:r>
        <w:t xml:space="preserve"> </w:t>
      </w:r>
      <w:r>
        <w:rPr>
          <w:rStyle w:val="me0"/>
        </w:rPr>
        <w:t>Process</w:t>
      </w:r>
      <w:r>
        <w:rPr>
          <w:rStyle w:val="br0"/>
        </w:rPr>
        <w:t>(</w:t>
      </w:r>
      <w:r>
        <w:t xml:space="preserve">IProcessContext context, </w:t>
      </w:r>
      <w:r>
        <w:rPr>
          <w:rStyle w:val="kw2"/>
        </w:rPr>
        <w:t>string</w:t>
      </w:r>
      <w:r>
        <w:t xml:space="preserve"> line</w:t>
      </w:r>
      <w:r>
        <w:rPr>
          <w:rStyle w:val="br0"/>
        </w:rPr>
        <w:t>)</w:t>
      </w:r>
      <w:r>
        <w:t>;</w:t>
      </w:r>
    </w:p>
    <w:p w:rsidR="00F23F5D" w:rsidRDefault="00F23F5D" w:rsidP="00F23F5D">
      <w:pPr>
        <w:numPr>
          <w:ilvl w:val="0"/>
          <w:numId w:val="317"/>
        </w:numPr>
        <w:spacing w:before="100" w:beforeAutospacing="1" w:after="100" w:afterAutospacing="1" w:line="240" w:lineRule="auto"/>
      </w:pPr>
      <w:r>
        <w:rPr>
          <w:rStyle w:val="br0"/>
        </w:rPr>
        <w:t>}</w:t>
      </w:r>
    </w:p>
    <w:p w:rsidR="00F23F5D" w:rsidRDefault="00F23F5D" w:rsidP="00F23F5D">
      <w:pPr>
        <w:pStyle w:val="NormalWeb"/>
      </w:pPr>
      <w:r>
        <w:t xml:space="preserve">Notice that we include a context object. This is quite important. If we create a new parser called </w:t>
      </w:r>
      <w:r>
        <w:rPr>
          <w:rStyle w:val="HTMLCode"/>
        </w:rPr>
        <w:t>SuperCoolParser</w:t>
      </w:r>
      <w:r>
        <w:t xml:space="preserve"> in the future we can let it create and pass a </w:t>
      </w:r>
      <w:r>
        <w:rPr>
          <w:rStyle w:val="HTMLCode"/>
        </w:rPr>
        <w:t>SuperAwsomeContext</w:t>
      </w:r>
      <w:r>
        <w:t xml:space="preserve"> to all handlers. New handlers which supports that context can use it while others stick with the basic implementation. </w:t>
      </w:r>
    </w:p>
    <w:p w:rsidR="00F23F5D" w:rsidRDefault="00F23F5D" w:rsidP="00F23F5D">
      <w:pPr>
        <w:pStyle w:val="NormalWeb"/>
      </w:pPr>
      <w:r>
        <w:t xml:space="preserve">We comply with Liskovs Substitution Principle and doesn’t have to change the </w:t>
      </w:r>
      <w:r>
        <w:rPr>
          <w:rStyle w:val="HTMLCode"/>
        </w:rPr>
        <w:t>IMyHandler.Process</w:t>
      </w:r>
      <w:r>
        <w:t xml:space="preserve"> signature (and therefore keeping it closed for modification) when we add new features later on.</w:t>
      </w:r>
    </w:p>
    <w:p w:rsidR="00F23F5D" w:rsidRDefault="00F23F5D" w:rsidP="00F23F5D">
      <w:pPr>
        <w:pStyle w:val="NormalWeb"/>
      </w:pPr>
      <w:r>
        <w:t>The parser itself is implemented as:</w:t>
      </w:r>
    </w:p>
    <w:p w:rsidR="00F23F5D" w:rsidRDefault="00F23F5D" w:rsidP="00F23F5D">
      <w:pPr>
        <w:numPr>
          <w:ilvl w:val="0"/>
          <w:numId w:val="318"/>
        </w:numPr>
        <w:spacing w:before="100" w:beforeAutospacing="1" w:after="100" w:afterAutospacing="1" w:line="240" w:lineRule="auto"/>
      </w:pPr>
      <w:r>
        <w:rPr>
          <w:rStyle w:val="kw1"/>
        </w:rPr>
        <w:t>public</w:t>
      </w:r>
      <w:r>
        <w:t xml:space="preserve"> </w:t>
      </w:r>
      <w:r>
        <w:rPr>
          <w:rStyle w:val="kw3"/>
        </w:rPr>
        <w:t>class</w:t>
      </w:r>
      <w:r>
        <w:t xml:space="preserve"> Parser</w:t>
      </w:r>
    </w:p>
    <w:p w:rsidR="00F23F5D" w:rsidRDefault="00F23F5D" w:rsidP="00F23F5D">
      <w:pPr>
        <w:numPr>
          <w:ilvl w:val="0"/>
          <w:numId w:val="318"/>
        </w:numPr>
        <w:spacing w:before="100" w:beforeAutospacing="1" w:after="100" w:afterAutospacing="1" w:line="240" w:lineRule="auto"/>
      </w:pPr>
      <w:r>
        <w:rPr>
          <w:rStyle w:val="br0"/>
        </w:rPr>
        <w:t>{</w:t>
      </w:r>
    </w:p>
    <w:p w:rsidR="00F23F5D" w:rsidRDefault="00F23F5D" w:rsidP="00F23F5D">
      <w:pPr>
        <w:numPr>
          <w:ilvl w:val="0"/>
          <w:numId w:val="318"/>
        </w:numPr>
        <w:spacing w:before="100" w:beforeAutospacing="1" w:after="100" w:afterAutospacing="1" w:line="240" w:lineRule="auto"/>
      </w:pPr>
      <w:r>
        <w:rPr>
          <w:rStyle w:val="kw1"/>
        </w:rPr>
        <w:t>private</w:t>
      </w:r>
      <w:r>
        <w:t xml:space="preserve"> Dictionary&lt;</w:t>
      </w:r>
      <w:r>
        <w:rPr>
          <w:rStyle w:val="kw2"/>
        </w:rPr>
        <w:t>char</w:t>
      </w:r>
      <w:r>
        <w:t xml:space="preserve">, IMyHandler&gt; _handlers = </w:t>
      </w:r>
      <w:r>
        <w:rPr>
          <w:rStyle w:val="kw1"/>
        </w:rPr>
        <w:t>new</w:t>
      </w:r>
      <w:r>
        <w:t xml:space="preserve"> Dictionary&lt;</w:t>
      </w:r>
      <w:r>
        <w:rPr>
          <w:rStyle w:val="kw2"/>
        </w:rPr>
        <w:t>char</w:t>
      </w:r>
      <w:r>
        <w:t>, IMyHandler&gt;</w:t>
      </w:r>
      <w:r>
        <w:rPr>
          <w:rStyle w:val="br0"/>
        </w:rPr>
        <w:t>()</w:t>
      </w:r>
      <w:r>
        <w:t>;</w:t>
      </w:r>
    </w:p>
    <w:p w:rsidR="00F23F5D" w:rsidRDefault="00F23F5D" w:rsidP="00F23F5D">
      <w:pPr>
        <w:numPr>
          <w:ilvl w:val="0"/>
          <w:numId w:val="318"/>
        </w:numPr>
        <w:spacing w:before="100" w:beforeAutospacing="1" w:after="100" w:afterAutospacing="1" w:line="240" w:lineRule="auto"/>
      </w:pPr>
      <w:r>
        <w:rPr>
          <w:rStyle w:val="kw1"/>
        </w:rPr>
        <w:t>private</w:t>
      </w:r>
      <w:r>
        <w:t xml:space="preserve"> IMyHandler _defaultHandler;</w:t>
      </w:r>
    </w:p>
    <w:p w:rsidR="00F23F5D" w:rsidRDefault="00F23F5D" w:rsidP="00F23F5D">
      <w:pPr>
        <w:numPr>
          <w:ilvl w:val="0"/>
          <w:numId w:val="318"/>
        </w:numPr>
        <w:spacing w:before="100" w:beforeAutospacing="1" w:after="100" w:afterAutospacing="1" w:line="240" w:lineRule="auto"/>
      </w:pPr>
    </w:p>
    <w:p w:rsidR="00F23F5D" w:rsidRDefault="00F23F5D" w:rsidP="00F23F5D">
      <w:pPr>
        <w:numPr>
          <w:ilvl w:val="0"/>
          <w:numId w:val="318"/>
        </w:numPr>
        <w:spacing w:before="100" w:beforeAutospacing="1" w:after="100" w:afterAutospacing="1" w:line="240" w:lineRule="auto"/>
      </w:pPr>
      <w:r>
        <w:rPr>
          <w:rStyle w:val="kw1"/>
        </w:rPr>
        <w:t>public</w:t>
      </w:r>
      <w:r>
        <w:t xml:space="preserve"> </w:t>
      </w:r>
      <w:r>
        <w:rPr>
          <w:rStyle w:val="kw1"/>
        </w:rPr>
        <w:t>void</w:t>
      </w:r>
      <w:r>
        <w:t xml:space="preserve"> </w:t>
      </w:r>
      <w:r>
        <w:rPr>
          <w:rStyle w:val="me0"/>
        </w:rPr>
        <w:t>Add</w:t>
      </w:r>
      <w:r>
        <w:rPr>
          <w:rStyle w:val="br0"/>
        </w:rPr>
        <w:t>(</w:t>
      </w:r>
      <w:r>
        <w:rPr>
          <w:rStyle w:val="kw2"/>
        </w:rPr>
        <w:t>char</w:t>
      </w:r>
      <w:r>
        <w:t xml:space="preserve"> controlCharacter, IMyHandler handler</w:t>
      </w:r>
      <w:r>
        <w:rPr>
          <w:rStyle w:val="br0"/>
        </w:rPr>
        <w:t>)</w:t>
      </w:r>
    </w:p>
    <w:p w:rsidR="00F23F5D" w:rsidRDefault="00F23F5D" w:rsidP="00F23F5D">
      <w:pPr>
        <w:numPr>
          <w:ilvl w:val="0"/>
          <w:numId w:val="318"/>
        </w:numPr>
        <w:spacing w:before="100" w:beforeAutospacing="1" w:after="100" w:afterAutospacing="1" w:line="240" w:lineRule="auto"/>
      </w:pPr>
      <w:r>
        <w:rPr>
          <w:rStyle w:val="br0"/>
        </w:rPr>
        <w:t>{</w:t>
      </w:r>
    </w:p>
    <w:p w:rsidR="00F23F5D" w:rsidRDefault="00F23F5D" w:rsidP="00F23F5D">
      <w:pPr>
        <w:numPr>
          <w:ilvl w:val="0"/>
          <w:numId w:val="318"/>
        </w:numPr>
        <w:spacing w:before="100" w:beforeAutospacing="1" w:after="100" w:afterAutospacing="1" w:line="240" w:lineRule="auto"/>
      </w:pPr>
      <w:r>
        <w:t>_handlers.</w:t>
      </w:r>
      <w:r>
        <w:rPr>
          <w:rStyle w:val="me0"/>
        </w:rPr>
        <w:t>Add</w:t>
      </w:r>
      <w:r>
        <w:rPr>
          <w:rStyle w:val="br0"/>
        </w:rPr>
        <w:t>(</w:t>
      </w:r>
      <w:r>
        <w:t>controlCharacter, handler</w:t>
      </w:r>
      <w:r>
        <w:rPr>
          <w:rStyle w:val="br0"/>
        </w:rPr>
        <w:t>)</w:t>
      </w:r>
      <w:r>
        <w:t>;</w:t>
      </w:r>
    </w:p>
    <w:p w:rsidR="00F23F5D" w:rsidRDefault="00F23F5D" w:rsidP="00F23F5D">
      <w:pPr>
        <w:numPr>
          <w:ilvl w:val="0"/>
          <w:numId w:val="318"/>
        </w:numPr>
        <w:spacing w:before="100" w:beforeAutospacing="1" w:after="100" w:afterAutospacing="1" w:line="240" w:lineRule="auto"/>
      </w:pPr>
      <w:r>
        <w:rPr>
          <w:rStyle w:val="br0"/>
        </w:rPr>
        <w:t>}</w:t>
      </w:r>
    </w:p>
    <w:p w:rsidR="00F23F5D" w:rsidRDefault="00F23F5D" w:rsidP="00F23F5D">
      <w:pPr>
        <w:numPr>
          <w:ilvl w:val="0"/>
          <w:numId w:val="318"/>
        </w:numPr>
        <w:spacing w:before="100" w:beforeAutospacing="1" w:after="100" w:afterAutospacing="1" w:line="240" w:lineRule="auto"/>
      </w:pPr>
    </w:p>
    <w:p w:rsidR="00F23F5D" w:rsidRDefault="00F23F5D" w:rsidP="00F23F5D">
      <w:pPr>
        <w:numPr>
          <w:ilvl w:val="0"/>
          <w:numId w:val="318"/>
        </w:numPr>
        <w:spacing w:before="100" w:beforeAutospacing="1" w:after="100" w:afterAutospacing="1" w:line="240" w:lineRule="auto"/>
      </w:pPr>
      <w:r>
        <w:rPr>
          <w:rStyle w:val="kw1"/>
        </w:rPr>
        <w:t>private</w:t>
      </w:r>
      <w:r>
        <w:t xml:space="preserve"> </w:t>
      </w:r>
      <w:r>
        <w:rPr>
          <w:rStyle w:val="kw1"/>
        </w:rPr>
        <w:t>void</w:t>
      </w:r>
      <w:r>
        <w:t xml:space="preserve"> </w:t>
      </w:r>
      <w:r>
        <w:rPr>
          <w:rStyle w:val="me0"/>
        </w:rPr>
        <w:t>Parse</w:t>
      </w:r>
      <w:r>
        <w:rPr>
          <w:rStyle w:val="br0"/>
        </w:rPr>
        <w:t>(</w:t>
      </w:r>
      <w:r>
        <w:t>TextReader reader</w:t>
      </w:r>
      <w:r>
        <w:rPr>
          <w:rStyle w:val="br0"/>
        </w:rPr>
        <w:t>)</w:t>
      </w:r>
    </w:p>
    <w:p w:rsidR="00F23F5D" w:rsidRDefault="00F23F5D" w:rsidP="00F23F5D">
      <w:pPr>
        <w:numPr>
          <w:ilvl w:val="0"/>
          <w:numId w:val="318"/>
        </w:numPr>
        <w:spacing w:before="100" w:beforeAutospacing="1" w:after="100" w:afterAutospacing="1" w:line="240" w:lineRule="auto"/>
      </w:pPr>
      <w:r>
        <w:rPr>
          <w:rStyle w:val="br0"/>
        </w:rPr>
        <w:t>{</w:t>
      </w:r>
    </w:p>
    <w:p w:rsidR="00F23F5D" w:rsidRDefault="00F23F5D" w:rsidP="00F23F5D">
      <w:pPr>
        <w:numPr>
          <w:ilvl w:val="0"/>
          <w:numId w:val="318"/>
        </w:numPr>
        <w:spacing w:before="100" w:beforeAutospacing="1" w:after="100" w:afterAutospacing="1" w:line="240" w:lineRule="auto"/>
      </w:pPr>
      <w:r>
        <w:t xml:space="preserve">StringBuilder scope = </w:t>
      </w:r>
      <w:r>
        <w:rPr>
          <w:rStyle w:val="kw1"/>
        </w:rPr>
        <w:t>new</w:t>
      </w:r>
      <w:r>
        <w:t xml:space="preserve"> </w:t>
      </w:r>
      <w:r>
        <w:rPr>
          <w:rStyle w:val="me0"/>
        </w:rPr>
        <w:t>StringBuilder</w:t>
      </w:r>
      <w:r>
        <w:rPr>
          <w:rStyle w:val="br0"/>
        </w:rPr>
        <w:t>()</w:t>
      </w:r>
      <w:r>
        <w:t>;</w:t>
      </w:r>
    </w:p>
    <w:p w:rsidR="00F23F5D" w:rsidRDefault="00F23F5D" w:rsidP="00F23F5D">
      <w:pPr>
        <w:numPr>
          <w:ilvl w:val="0"/>
          <w:numId w:val="318"/>
        </w:numPr>
        <w:spacing w:before="100" w:beforeAutospacing="1" w:after="100" w:afterAutospacing="1" w:line="240" w:lineRule="auto"/>
      </w:pPr>
      <w:r>
        <w:t xml:space="preserve">IProcessContext context = </w:t>
      </w:r>
      <w:r>
        <w:rPr>
          <w:rStyle w:val="kw1"/>
        </w:rPr>
        <w:t>null</w:t>
      </w:r>
      <w:r>
        <w:t>;</w:t>
      </w:r>
      <w:r>
        <w:rPr>
          <w:rStyle w:val="co1"/>
        </w:rPr>
        <w:t xml:space="preserve"> // create your context here.</w:t>
      </w:r>
    </w:p>
    <w:p w:rsidR="00F23F5D" w:rsidRDefault="00F23F5D" w:rsidP="00F23F5D">
      <w:pPr>
        <w:numPr>
          <w:ilvl w:val="0"/>
          <w:numId w:val="318"/>
        </w:numPr>
        <w:spacing w:before="100" w:beforeAutospacing="1" w:after="100" w:afterAutospacing="1" w:line="240" w:lineRule="auto"/>
      </w:pPr>
    </w:p>
    <w:p w:rsidR="00F23F5D" w:rsidRDefault="00F23F5D" w:rsidP="00F23F5D">
      <w:pPr>
        <w:numPr>
          <w:ilvl w:val="0"/>
          <w:numId w:val="318"/>
        </w:numPr>
        <w:spacing w:before="100" w:beforeAutospacing="1" w:after="100" w:afterAutospacing="1" w:line="240" w:lineRule="auto"/>
      </w:pPr>
      <w:r>
        <w:rPr>
          <w:rStyle w:val="kw2"/>
        </w:rPr>
        <w:t>string</w:t>
      </w:r>
      <w:r>
        <w:t xml:space="preserve"> line = reader.</w:t>
      </w:r>
      <w:r>
        <w:rPr>
          <w:rStyle w:val="me0"/>
        </w:rPr>
        <w:t>ReadLine</w:t>
      </w:r>
      <w:r>
        <w:rPr>
          <w:rStyle w:val="br0"/>
        </w:rPr>
        <w:t>()</w:t>
      </w:r>
      <w:r>
        <w:t>;</w:t>
      </w:r>
    </w:p>
    <w:p w:rsidR="00F23F5D" w:rsidRDefault="00F23F5D" w:rsidP="00F23F5D">
      <w:pPr>
        <w:numPr>
          <w:ilvl w:val="0"/>
          <w:numId w:val="318"/>
        </w:numPr>
        <w:spacing w:before="100" w:beforeAutospacing="1" w:after="100" w:afterAutospacing="1" w:line="240" w:lineRule="auto"/>
      </w:pPr>
      <w:r>
        <w:rPr>
          <w:rStyle w:val="kw1"/>
        </w:rPr>
        <w:t>while</w:t>
      </w:r>
      <w:r>
        <w:t xml:space="preserve"> </w:t>
      </w:r>
      <w:r>
        <w:rPr>
          <w:rStyle w:val="br0"/>
        </w:rPr>
        <w:t>(</w:t>
      </w:r>
      <w:r>
        <w:t xml:space="preserve">line != </w:t>
      </w:r>
      <w:r>
        <w:rPr>
          <w:rStyle w:val="kw1"/>
        </w:rPr>
        <w:t>null</w:t>
      </w:r>
      <w:r>
        <w:rPr>
          <w:rStyle w:val="br0"/>
        </w:rPr>
        <w:t>)</w:t>
      </w:r>
    </w:p>
    <w:p w:rsidR="00F23F5D" w:rsidRDefault="00F23F5D" w:rsidP="00F23F5D">
      <w:pPr>
        <w:numPr>
          <w:ilvl w:val="0"/>
          <w:numId w:val="318"/>
        </w:numPr>
        <w:spacing w:before="100" w:beforeAutospacing="1" w:after="100" w:afterAutospacing="1" w:line="240" w:lineRule="auto"/>
      </w:pPr>
      <w:r>
        <w:rPr>
          <w:rStyle w:val="br0"/>
        </w:rPr>
        <w:t>{</w:t>
      </w:r>
    </w:p>
    <w:p w:rsidR="00F23F5D" w:rsidRDefault="00F23F5D" w:rsidP="00F23F5D">
      <w:pPr>
        <w:numPr>
          <w:ilvl w:val="0"/>
          <w:numId w:val="318"/>
        </w:numPr>
        <w:spacing w:before="100" w:beforeAutospacing="1" w:after="100" w:afterAutospacing="1" w:line="240" w:lineRule="auto"/>
      </w:pPr>
      <w:r>
        <w:t xml:space="preserve">IMyHandler handler = </w:t>
      </w:r>
      <w:r>
        <w:rPr>
          <w:rStyle w:val="kw1"/>
        </w:rPr>
        <w:t>null</w:t>
      </w:r>
      <w:r>
        <w:t>;</w:t>
      </w:r>
    </w:p>
    <w:p w:rsidR="00F23F5D" w:rsidRDefault="00F23F5D" w:rsidP="00F23F5D">
      <w:pPr>
        <w:numPr>
          <w:ilvl w:val="0"/>
          <w:numId w:val="318"/>
        </w:numPr>
        <w:spacing w:before="100" w:beforeAutospacing="1" w:after="100" w:afterAutospacing="1" w:line="240" w:lineRule="auto"/>
      </w:pPr>
      <w:r>
        <w:rPr>
          <w:rStyle w:val="kw1"/>
        </w:rPr>
        <w:t>if</w:t>
      </w:r>
      <w:r>
        <w:t xml:space="preserve"> </w:t>
      </w:r>
      <w:r>
        <w:rPr>
          <w:rStyle w:val="br0"/>
        </w:rPr>
        <w:t>(</w:t>
      </w:r>
      <w:r>
        <w:t>!_handlers.</w:t>
      </w:r>
      <w:r>
        <w:rPr>
          <w:rStyle w:val="me0"/>
        </w:rPr>
        <w:t>TryGetValue</w:t>
      </w:r>
      <w:r>
        <w:rPr>
          <w:rStyle w:val="br0"/>
        </w:rPr>
        <w:t>(</w:t>
      </w:r>
      <w:r>
        <w:t>line</w:t>
      </w:r>
      <w:r>
        <w:rPr>
          <w:rStyle w:val="br0"/>
        </w:rPr>
        <w:t>[</w:t>
      </w:r>
      <w:r>
        <w:rPr>
          <w:rStyle w:val="nu0"/>
        </w:rPr>
        <w:t>0</w:t>
      </w:r>
      <w:r>
        <w:rPr>
          <w:rStyle w:val="br0"/>
        </w:rPr>
        <w:t>]</w:t>
      </w:r>
      <w:r>
        <w:t xml:space="preserve">, </w:t>
      </w:r>
      <w:r>
        <w:rPr>
          <w:rStyle w:val="kw3"/>
        </w:rPr>
        <w:t>out</w:t>
      </w:r>
      <w:r>
        <w:t xml:space="preserve"> handler</w:t>
      </w:r>
      <w:r>
        <w:rPr>
          <w:rStyle w:val="br0"/>
        </w:rPr>
        <w:t>))</w:t>
      </w:r>
    </w:p>
    <w:p w:rsidR="00F23F5D" w:rsidRDefault="00F23F5D" w:rsidP="00F23F5D">
      <w:pPr>
        <w:numPr>
          <w:ilvl w:val="0"/>
          <w:numId w:val="318"/>
        </w:numPr>
        <w:spacing w:before="100" w:beforeAutospacing="1" w:after="100" w:afterAutospacing="1" w:line="240" w:lineRule="auto"/>
      </w:pPr>
      <w:r>
        <w:t>handler = _defaultHandler;</w:t>
      </w:r>
    </w:p>
    <w:p w:rsidR="00F23F5D" w:rsidRDefault="00F23F5D" w:rsidP="00F23F5D">
      <w:pPr>
        <w:numPr>
          <w:ilvl w:val="0"/>
          <w:numId w:val="318"/>
        </w:numPr>
        <w:spacing w:before="100" w:beforeAutospacing="1" w:after="100" w:afterAutospacing="1" w:line="240" w:lineRule="auto"/>
      </w:pPr>
    </w:p>
    <w:p w:rsidR="00F23F5D" w:rsidRDefault="00F23F5D" w:rsidP="00F23F5D">
      <w:pPr>
        <w:numPr>
          <w:ilvl w:val="0"/>
          <w:numId w:val="318"/>
        </w:numPr>
        <w:spacing w:before="100" w:beforeAutospacing="1" w:after="100" w:afterAutospacing="1" w:line="240" w:lineRule="auto"/>
      </w:pPr>
      <w:r>
        <w:t>handler.</w:t>
      </w:r>
      <w:r>
        <w:rPr>
          <w:rStyle w:val="me0"/>
        </w:rPr>
        <w:t>Process</w:t>
      </w:r>
      <w:r>
        <w:rPr>
          <w:rStyle w:val="br0"/>
        </w:rPr>
        <w:t>(</w:t>
      </w:r>
      <w:r>
        <w:t>context, line</w:t>
      </w:r>
      <w:r>
        <w:rPr>
          <w:rStyle w:val="br0"/>
        </w:rPr>
        <w:t>)</w:t>
      </w:r>
      <w:r>
        <w:t>;</w:t>
      </w:r>
    </w:p>
    <w:p w:rsidR="00F23F5D" w:rsidRDefault="00F23F5D" w:rsidP="00F23F5D">
      <w:pPr>
        <w:numPr>
          <w:ilvl w:val="0"/>
          <w:numId w:val="318"/>
        </w:numPr>
        <w:spacing w:before="100" w:beforeAutospacing="1" w:after="100" w:afterAutospacing="1" w:line="240" w:lineRule="auto"/>
      </w:pPr>
    </w:p>
    <w:p w:rsidR="00F23F5D" w:rsidRDefault="00F23F5D" w:rsidP="00F23F5D">
      <w:pPr>
        <w:numPr>
          <w:ilvl w:val="0"/>
          <w:numId w:val="318"/>
        </w:numPr>
        <w:spacing w:before="100" w:beforeAutospacing="1" w:after="100" w:afterAutospacing="1" w:line="240" w:lineRule="auto"/>
      </w:pPr>
    </w:p>
    <w:p w:rsidR="00F23F5D" w:rsidRDefault="00F23F5D" w:rsidP="00F23F5D">
      <w:pPr>
        <w:numPr>
          <w:ilvl w:val="0"/>
          <w:numId w:val="318"/>
        </w:numPr>
        <w:spacing w:before="100" w:beforeAutospacing="1" w:after="100" w:afterAutospacing="1" w:line="240" w:lineRule="auto"/>
      </w:pPr>
      <w:r>
        <w:t>line = reader.</w:t>
      </w:r>
      <w:r>
        <w:rPr>
          <w:rStyle w:val="me0"/>
        </w:rPr>
        <w:t>ReadLine</w:t>
      </w:r>
      <w:r>
        <w:rPr>
          <w:rStyle w:val="br0"/>
        </w:rPr>
        <w:t>()</w:t>
      </w:r>
      <w:r>
        <w:t>;</w:t>
      </w:r>
    </w:p>
    <w:p w:rsidR="00F23F5D" w:rsidRDefault="00F23F5D" w:rsidP="00F23F5D">
      <w:pPr>
        <w:numPr>
          <w:ilvl w:val="0"/>
          <w:numId w:val="318"/>
        </w:numPr>
        <w:spacing w:before="100" w:beforeAutospacing="1" w:after="100" w:afterAutospacing="1" w:line="240" w:lineRule="auto"/>
      </w:pPr>
      <w:r>
        <w:rPr>
          <w:rStyle w:val="br0"/>
        </w:rPr>
        <w:t>}</w:t>
      </w:r>
    </w:p>
    <w:p w:rsidR="00F23F5D" w:rsidRDefault="00F23F5D" w:rsidP="00F23F5D">
      <w:pPr>
        <w:numPr>
          <w:ilvl w:val="0"/>
          <w:numId w:val="318"/>
        </w:numPr>
        <w:spacing w:before="100" w:beforeAutospacing="1" w:after="100" w:afterAutospacing="1" w:line="240" w:lineRule="auto"/>
      </w:pPr>
      <w:r>
        <w:rPr>
          <w:rStyle w:val="br0"/>
        </w:rPr>
        <w:t>}</w:t>
      </w:r>
    </w:p>
    <w:p w:rsidR="00F23F5D" w:rsidRDefault="00F23F5D" w:rsidP="00F23F5D">
      <w:pPr>
        <w:numPr>
          <w:ilvl w:val="0"/>
          <w:numId w:val="318"/>
        </w:numPr>
        <w:spacing w:before="100" w:beforeAutospacing="1" w:after="100" w:afterAutospacing="1" w:line="240" w:lineRule="auto"/>
      </w:pPr>
      <w:r>
        <w:rPr>
          <w:rStyle w:val="br0"/>
        </w:rPr>
        <w:t>}</w:t>
      </w:r>
    </w:p>
    <w:p w:rsidR="00F23F5D" w:rsidRDefault="00F23F5D" w:rsidP="00F23F5D">
      <w:pPr>
        <w:pStyle w:val="NormalWeb"/>
      </w:pPr>
      <w:r>
        <w:t xml:space="preserve">If you go back and look at </w:t>
      </w:r>
      <w:proofErr w:type="gramStart"/>
      <w:r>
        <w:t xml:space="preserve">the </w:t>
      </w:r>
      <w:r>
        <w:rPr>
          <w:rStyle w:val="HTMLCode"/>
        </w:rPr>
        <w:t>!</w:t>
      </w:r>
      <w:proofErr w:type="gramEnd"/>
      <w:r>
        <w:t xml:space="preserve"> </w:t>
      </w:r>
      <w:proofErr w:type="gramStart"/>
      <w:r>
        <w:t>handling</w:t>
      </w:r>
      <w:proofErr w:type="gramEnd"/>
      <w:r>
        <w:t xml:space="preserve"> you’ll see a lot of </w:t>
      </w:r>
      <w:r>
        <w:rPr>
          <w:rStyle w:val="HTMLCode"/>
        </w:rPr>
        <w:t>if</w:t>
      </w:r>
      <w:r>
        <w:t xml:space="preserve"> statements. That method likely have to be changed to add support for more features. Hence it do also violate the principle. Let’s refactor again.</w:t>
      </w:r>
    </w:p>
    <w:p w:rsidR="00F23F5D" w:rsidRDefault="00F23F5D" w:rsidP="00F23F5D">
      <w:pPr>
        <w:numPr>
          <w:ilvl w:val="0"/>
          <w:numId w:val="319"/>
        </w:numPr>
        <w:spacing w:before="100" w:beforeAutospacing="1" w:after="100" w:afterAutospacing="1" w:line="240" w:lineRule="auto"/>
      </w:pPr>
      <w:r>
        <w:rPr>
          <w:rStyle w:val="kw1"/>
        </w:rPr>
        <w:t>public</w:t>
      </w:r>
      <w:r>
        <w:t xml:space="preserve"> </w:t>
      </w:r>
      <w:r>
        <w:rPr>
          <w:rStyle w:val="kw3"/>
        </w:rPr>
        <w:t>interface</w:t>
      </w:r>
      <w:r>
        <w:t xml:space="preserve"> ICommandHandler</w:t>
      </w:r>
    </w:p>
    <w:p w:rsidR="00F23F5D" w:rsidRDefault="00F23F5D" w:rsidP="00F23F5D">
      <w:pPr>
        <w:numPr>
          <w:ilvl w:val="0"/>
          <w:numId w:val="319"/>
        </w:numPr>
        <w:spacing w:before="100" w:beforeAutospacing="1" w:after="100" w:afterAutospacing="1" w:line="240" w:lineRule="auto"/>
      </w:pPr>
      <w:r>
        <w:rPr>
          <w:rStyle w:val="br0"/>
        </w:rPr>
        <w:t>{</w:t>
      </w:r>
    </w:p>
    <w:p w:rsidR="00F23F5D" w:rsidRDefault="00F23F5D" w:rsidP="00F23F5D">
      <w:pPr>
        <w:numPr>
          <w:ilvl w:val="0"/>
          <w:numId w:val="319"/>
        </w:numPr>
        <w:spacing w:before="100" w:beforeAutospacing="1" w:after="100" w:afterAutospacing="1" w:line="240" w:lineRule="auto"/>
      </w:pPr>
      <w:r>
        <w:rPr>
          <w:rStyle w:val="kw1"/>
        </w:rPr>
        <w:t>void</w:t>
      </w:r>
      <w:r>
        <w:t xml:space="preserve"> </w:t>
      </w:r>
      <w:r>
        <w:rPr>
          <w:rStyle w:val="me0"/>
        </w:rPr>
        <w:t>Handle</w:t>
      </w:r>
      <w:r>
        <w:rPr>
          <w:rStyle w:val="br0"/>
        </w:rPr>
        <w:t>(</w:t>
      </w:r>
      <w:r>
        <w:t xml:space="preserve">ICommandContext context, </w:t>
      </w:r>
      <w:r>
        <w:rPr>
          <w:rStyle w:val="kw2"/>
        </w:rPr>
        <w:t>string</w:t>
      </w:r>
      <w:r>
        <w:t xml:space="preserve"> commandName, </w:t>
      </w:r>
      <w:r>
        <w:rPr>
          <w:rStyle w:val="kw2"/>
        </w:rPr>
        <w:t>string</w:t>
      </w:r>
      <w:r>
        <w:rPr>
          <w:rStyle w:val="br0"/>
        </w:rPr>
        <w:t>[]</w:t>
      </w:r>
      <w:r>
        <w:t xml:space="preserve"> arguments</w:t>
      </w:r>
      <w:r>
        <w:rPr>
          <w:rStyle w:val="br0"/>
        </w:rPr>
        <w:t>)</w:t>
      </w:r>
      <w:r>
        <w:t>;</w:t>
      </w:r>
    </w:p>
    <w:p w:rsidR="00F23F5D" w:rsidRDefault="00F23F5D" w:rsidP="00F23F5D">
      <w:pPr>
        <w:numPr>
          <w:ilvl w:val="0"/>
          <w:numId w:val="319"/>
        </w:numPr>
        <w:spacing w:before="100" w:beforeAutospacing="1" w:after="100" w:afterAutospacing="1" w:line="240" w:lineRule="auto"/>
      </w:pPr>
      <w:r>
        <w:rPr>
          <w:rStyle w:val="br0"/>
        </w:rPr>
        <w:t>}</w:t>
      </w:r>
    </w:p>
    <w:p w:rsidR="00F23F5D" w:rsidRDefault="00F23F5D" w:rsidP="00F23F5D">
      <w:pPr>
        <w:numPr>
          <w:ilvl w:val="0"/>
          <w:numId w:val="319"/>
        </w:numPr>
        <w:spacing w:before="100" w:beforeAutospacing="1" w:after="100" w:afterAutospacing="1" w:line="240" w:lineRule="auto"/>
      </w:pPr>
    </w:p>
    <w:p w:rsidR="00F23F5D" w:rsidRDefault="00F23F5D" w:rsidP="00F23F5D">
      <w:pPr>
        <w:numPr>
          <w:ilvl w:val="0"/>
          <w:numId w:val="319"/>
        </w:numPr>
        <w:spacing w:before="100" w:beforeAutospacing="1" w:after="100" w:afterAutospacing="1" w:line="240" w:lineRule="auto"/>
      </w:pPr>
      <w:r>
        <w:rPr>
          <w:rStyle w:val="kw1"/>
        </w:rPr>
        <w:t>public</w:t>
      </w:r>
      <w:r>
        <w:t xml:space="preserve"> </w:t>
      </w:r>
      <w:r>
        <w:rPr>
          <w:rStyle w:val="kw3"/>
        </w:rPr>
        <w:t>class</w:t>
      </w:r>
      <w:r>
        <w:t xml:space="preserve"> CommandService : IMyHandler</w:t>
      </w:r>
    </w:p>
    <w:p w:rsidR="00F23F5D" w:rsidRDefault="00F23F5D" w:rsidP="00F23F5D">
      <w:pPr>
        <w:numPr>
          <w:ilvl w:val="0"/>
          <w:numId w:val="319"/>
        </w:numPr>
        <w:spacing w:before="100" w:beforeAutospacing="1" w:after="100" w:afterAutospacing="1" w:line="240" w:lineRule="auto"/>
      </w:pPr>
      <w:r>
        <w:rPr>
          <w:rStyle w:val="br0"/>
        </w:rPr>
        <w:t>{</w:t>
      </w:r>
    </w:p>
    <w:p w:rsidR="00F23F5D" w:rsidRDefault="00F23F5D" w:rsidP="00F23F5D">
      <w:pPr>
        <w:numPr>
          <w:ilvl w:val="0"/>
          <w:numId w:val="319"/>
        </w:numPr>
        <w:spacing w:before="100" w:beforeAutospacing="1" w:after="100" w:afterAutospacing="1" w:line="240" w:lineRule="auto"/>
      </w:pPr>
      <w:r>
        <w:rPr>
          <w:rStyle w:val="kw1"/>
        </w:rPr>
        <w:t>public</w:t>
      </w:r>
      <w:r>
        <w:t xml:space="preserve"> </w:t>
      </w:r>
      <w:r>
        <w:rPr>
          <w:rStyle w:val="kw1"/>
        </w:rPr>
        <w:t>void</w:t>
      </w:r>
      <w:r>
        <w:t xml:space="preserve"> </w:t>
      </w:r>
      <w:r>
        <w:rPr>
          <w:rStyle w:val="me0"/>
        </w:rPr>
        <w:t>Add</w:t>
      </w:r>
      <w:r>
        <w:rPr>
          <w:rStyle w:val="br0"/>
        </w:rPr>
        <w:t>(</w:t>
      </w:r>
      <w:r>
        <w:rPr>
          <w:rStyle w:val="kw2"/>
        </w:rPr>
        <w:t>string</w:t>
      </w:r>
      <w:r>
        <w:t xml:space="preserve"> commandName, ICommandHandler handler</w:t>
      </w:r>
      <w:r>
        <w:rPr>
          <w:rStyle w:val="br0"/>
        </w:rPr>
        <w:t>)</w:t>
      </w:r>
      <w:r>
        <w:t xml:space="preserve"> </w:t>
      </w:r>
    </w:p>
    <w:p w:rsidR="00F23F5D" w:rsidRDefault="00F23F5D" w:rsidP="00F23F5D">
      <w:pPr>
        <w:numPr>
          <w:ilvl w:val="0"/>
          <w:numId w:val="319"/>
        </w:numPr>
        <w:spacing w:before="100" w:beforeAutospacing="1" w:after="100" w:afterAutospacing="1" w:line="240" w:lineRule="auto"/>
      </w:pPr>
      <w:r>
        <w:rPr>
          <w:rStyle w:val="br0"/>
        </w:rPr>
        <w:t>{</w:t>
      </w:r>
    </w:p>
    <w:p w:rsidR="00F23F5D" w:rsidRDefault="00F23F5D" w:rsidP="00F23F5D">
      <w:pPr>
        <w:numPr>
          <w:ilvl w:val="0"/>
          <w:numId w:val="319"/>
        </w:numPr>
        <w:spacing w:before="100" w:beforeAutospacing="1" w:after="100" w:afterAutospacing="1" w:line="240" w:lineRule="auto"/>
      </w:pPr>
      <w:r>
        <w:rPr>
          <w:rStyle w:val="br0"/>
        </w:rPr>
        <w:t>}</w:t>
      </w:r>
    </w:p>
    <w:p w:rsidR="00F23F5D" w:rsidRDefault="00F23F5D" w:rsidP="00F23F5D">
      <w:pPr>
        <w:numPr>
          <w:ilvl w:val="0"/>
          <w:numId w:val="319"/>
        </w:numPr>
        <w:spacing w:before="100" w:beforeAutospacing="1" w:after="100" w:afterAutospacing="1" w:line="240" w:lineRule="auto"/>
      </w:pPr>
    </w:p>
    <w:p w:rsidR="00F23F5D" w:rsidRDefault="00F23F5D" w:rsidP="00F23F5D">
      <w:pPr>
        <w:numPr>
          <w:ilvl w:val="0"/>
          <w:numId w:val="319"/>
        </w:numPr>
        <w:spacing w:before="100" w:beforeAutospacing="1" w:after="100" w:afterAutospacing="1" w:line="240" w:lineRule="auto"/>
      </w:pPr>
      <w:r>
        <w:rPr>
          <w:rStyle w:val="kw1"/>
        </w:rPr>
        <w:t>public</w:t>
      </w:r>
      <w:r>
        <w:t xml:space="preserve"> </w:t>
      </w:r>
      <w:r>
        <w:rPr>
          <w:rStyle w:val="kw1"/>
        </w:rPr>
        <w:t>void</w:t>
      </w:r>
      <w:r>
        <w:t xml:space="preserve"> </w:t>
      </w:r>
      <w:r>
        <w:rPr>
          <w:rStyle w:val="me0"/>
        </w:rPr>
        <w:t>Handle</w:t>
      </w:r>
      <w:r>
        <w:rPr>
          <w:rStyle w:val="br0"/>
        </w:rPr>
        <w:t>(</w:t>
      </w:r>
      <w:r>
        <w:t xml:space="preserve">IProcessContext context, </w:t>
      </w:r>
      <w:r>
        <w:rPr>
          <w:rStyle w:val="kw2"/>
        </w:rPr>
        <w:t>string</w:t>
      </w:r>
      <w:r>
        <w:t xml:space="preserve"> line</w:t>
      </w:r>
      <w:r>
        <w:rPr>
          <w:rStyle w:val="br0"/>
        </w:rPr>
        <w:t>)</w:t>
      </w:r>
    </w:p>
    <w:p w:rsidR="00F23F5D" w:rsidRDefault="00F23F5D" w:rsidP="00F23F5D">
      <w:pPr>
        <w:numPr>
          <w:ilvl w:val="0"/>
          <w:numId w:val="319"/>
        </w:numPr>
        <w:spacing w:before="100" w:beforeAutospacing="1" w:after="100" w:afterAutospacing="1" w:line="240" w:lineRule="auto"/>
      </w:pPr>
      <w:r>
        <w:rPr>
          <w:rStyle w:val="br0"/>
        </w:rPr>
        <w:t>{</w:t>
      </w:r>
    </w:p>
    <w:p w:rsidR="00F23F5D" w:rsidRDefault="00F23F5D" w:rsidP="00F23F5D">
      <w:pPr>
        <w:numPr>
          <w:ilvl w:val="0"/>
          <w:numId w:val="319"/>
        </w:numPr>
        <w:spacing w:before="100" w:beforeAutospacing="1" w:after="100" w:afterAutospacing="1" w:line="240" w:lineRule="auto"/>
      </w:pPr>
      <w:r>
        <w:rPr>
          <w:rStyle w:val="co1"/>
        </w:rPr>
        <w:t>// first word on the line is the command, all other words are arguments.</w:t>
      </w:r>
    </w:p>
    <w:p w:rsidR="00F23F5D" w:rsidRDefault="00F23F5D" w:rsidP="00F23F5D">
      <w:pPr>
        <w:numPr>
          <w:ilvl w:val="0"/>
          <w:numId w:val="319"/>
        </w:numPr>
        <w:spacing w:before="100" w:beforeAutospacing="1" w:after="100" w:afterAutospacing="1" w:line="240" w:lineRule="auto"/>
      </w:pPr>
      <w:r>
        <w:rPr>
          <w:rStyle w:val="co1"/>
        </w:rPr>
        <w:t>// split the string properly</w:t>
      </w:r>
    </w:p>
    <w:p w:rsidR="00F23F5D" w:rsidRDefault="00F23F5D" w:rsidP="00F23F5D">
      <w:pPr>
        <w:numPr>
          <w:ilvl w:val="0"/>
          <w:numId w:val="319"/>
        </w:numPr>
        <w:spacing w:before="100" w:beforeAutospacing="1" w:after="100" w:afterAutospacing="1" w:line="240" w:lineRule="auto"/>
      </w:pPr>
    </w:p>
    <w:p w:rsidR="00F23F5D" w:rsidRDefault="00F23F5D" w:rsidP="00F23F5D">
      <w:pPr>
        <w:numPr>
          <w:ilvl w:val="0"/>
          <w:numId w:val="319"/>
        </w:numPr>
        <w:spacing w:before="100" w:beforeAutospacing="1" w:after="100" w:afterAutospacing="1" w:line="240" w:lineRule="auto"/>
      </w:pPr>
      <w:r>
        <w:rPr>
          <w:rStyle w:val="co1"/>
        </w:rPr>
        <w:t>// then find the corrext command handler and invoke it.</w:t>
      </w:r>
    </w:p>
    <w:p w:rsidR="00F23F5D" w:rsidRDefault="00F23F5D" w:rsidP="00F23F5D">
      <w:pPr>
        <w:numPr>
          <w:ilvl w:val="0"/>
          <w:numId w:val="319"/>
        </w:numPr>
        <w:spacing w:before="100" w:beforeAutospacing="1" w:after="100" w:afterAutospacing="1" w:line="240" w:lineRule="auto"/>
      </w:pPr>
      <w:r>
        <w:rPr>
          <w:rStyle w:val="co1"/>
        </w:rPr>
        <w:t>// take the result and add it to the &lt;code&gt;IProcessContext&lt;/code&gt;</w:t>
      </w:r>
    </w:p>
    <w:p w:rsidR="00F23F5D" w:rsidRDefault="00F23F5D" w:rsidP="00F23F5D">
      <w:pPr>
        <w:numPr>
          <w:ilvl w:val="0"/>
          <w:numId w:val="319"/>
        </w:numPr>
        <w:spacing w:before="100" w:beforeAutospacing="1" w:after="100" w:afterAutospacing="1" w:line="240" w:lineRule="auto"/>
      </w:pPr>
      <w:r>
        <w:rPr>
          <w:rStyle w:val="br0"/>
        </w:rPr>
        <w:t>}</w:t>
      </w:r>
    </w:p>
    <w:p w:rsidR="00F23F5D" w:rsidRDefault="00F23F5D" w:rsidP="00F23F5D">
      <w:pPr>
        <w:numPr>
          <w:ilvl w:val="0"/>
          <w:numId w:val="319"/>
        </w:numPr>
        <w:spacing w:before="100" w:beforeAutospacing="1" w:after="100" w:afterAutospacing="1" w:line="240" w:lineRule="auto"/>
      </w:pPr>
      <w:r>
        <w:rPr>
          <w:rStyle w:val="br0"/>
        </w:rPr>
        <w:t>}</w:t>
      </w:r>
    </w:p>
    <w:p w:rsidR="00F23F5D" w:rsidRDefault="00F23F5D" w:rsidP="00F23F5D">
      <w:pPr>
        <w:pStyle w:val="Heading2"/>
      </w:pPr>
      <w:r>
        <w:t>External links</w:t>
      </w:r>
    </w:p>
    <w:p w:rsidR="00F23F5D" w:rsidRDefault="00F23F5D" w:rsidP="00F23F5D">
      <w:pPr>
        <w:pStyle w:val="NormalWeb"/>
      </w:pPr>
      <w:r>
        <w:t xml:space="preserve">* </w:t>
      </w:r>
      <w:hyperlink r:id="rId194" w:history="1">
        <w:r>
          <w:rPr>
            <w:rStyle w:val="Hyperlink"/>
          </w:rPr>
          <w:t>Wikipedia</w:t>
        </w:r>
      </w:hyperlink>
    </w:p>
    <w:p w:rsidR="00F23F5D" w:rsidRDefault="00F23F5D" w:rsidP="00F23F5D">
      <w:pPr>
        <w:pStyle w:val="Heading1"/>
      </w:pPr>
      <w:r>
        <w:t>Liskovs Substitution Principle</w:t>
      </w:r>
    </w:p>
    <w:p w:rsidR="00F23F5D" w:rsidRDefault="00F23F5D" w:rsidP="00F23F5D">
      <w:pPr>
        <w:pStyle w:val="NormalWeb"/>
      </w:pPr>
      <w:r>
        <w:t xml:space="preserve">Liskovs Substitution Principle states that any method that takes class X as a parameter must be able to work with any subclasses of X. </w:t>
      </w:r>
    </w:p>
    <w:p w:rsidR="00F23F5D" w:rsidRDefault="00F23F5D" w:rsidP="00F23F5D">
      <w:pPr>
        <w:pStyle w:val="NormalWeb"/>
      </w:pPr>
      <w:r>
        <w:t xml:space="preserve">The principle makes sure that every class follows the contract defined by its parent class. If the class </w:t>
      </w:r>
      <w:r>
        <w:rPr>
          <w:rStyle w:val="HTMLCode"/>
        </w:rPr>
        <w:t>Car</w:t>
      </w:r>
      <w:r>
        <w:t xml:space="preserve"> has a method called </w:t>
      </w:r>
      <w:r>
        <w:rPr>
          <w:rStyle w:val="HTMLCode"/>
        </w:rPr>
        <w:t>Break</w:t>
      </w:r>
      <w:r>
        <w:t xml:space="preserve"> it’s vital that all subclasses breaks when the </w:t>
      </w:r>
      <w:r>
        <w:rPr>
          <w:rStyle w:val="HTMLCode"/>
        </w:rPr>
        <w:t>Break</w:t>
      </w:r>
      <w:r>
        <w:t xml:space="preserve"> method is invoked. Imagine the suprise if </w:t>
      </w:r>
      <w:proofErr w:type="gramStart"/>
      <w:r>
        <w:rPr>
          <w:rStyle w:val="HTMLCode"/>
        </w:rPr>
        <w:t>Break(</w:t>
      </w:r>
      <w:proofErr w:type="gramEnd"/>
      <w:r>
        <w:rPr>
          <w:rStyle w:val="HTMLCode"/>
        </w:rPr>
        <w:t>)</w:t>
      </w:r>
      <w:r>
        <w:t xml:space="preserve"> in a </w:t>
      </w:r>
      <w:r>
        <w:rPr>
          <w:rStyle w:val="HTMLCode"/>
        </w:rPr>
        <w:t>Ferrari</w:t>
      </w:r>
      <w:r>
        <w:t xml:space="preserve"> only works if the switch </w:t>
      </w:r>
      <w:r>
        <w:rPr>
          <w:rStyle w:val="HTMLCode"/>
        </w:rPr>
        <w:t>ChickenMode</w:t>
      </w:r>
      <w:r>
        <w:t xml:space="preserve"> is activated.</w:t>
      </w:r>
    </w:p>
    <w:p w:rsidR="00F23F5D" w:rsidRDefault="00F23F5D" w:rsidP="00F23F5D">
      <w:pPr>
        <w:pStyle w:val="NormalWeb"/>
      </w:pPr>
      <w:r>
        <w:rPr>
          <w:noProof/>
        </w:rPr>
        <w:lastRenderedPageBreak/>
        <w:drawing>
          <wp:inline distT="0" distB="0" distL="0" distR="0">
            <wp:extent cx="7143750" cy="5715000"/>
            <wp:effectExtent l="0" t="0" r="0" b="0"/>
            <wp:docPr id="70" name="Picture 70" descr="http://lostechies.com/derickbailey/files/2011/03/LiskovSubtitutionPrinciple_52BB51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lostechies.com/derickbailey/files/2011/03/LiskovSubtitutionPrinciple_52BB5162.jpg"/>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7143750" cy="5715000"/>
                    </a:xfrm>
                    <a:prstGeom prst="rect">
                      <a:avLst/>
                    </a:prstGeom>
                    <a:noFill/>
                    <a:ln>
                      <a:noFill/>
                    </a:ln>
                  </pic:spPr>
                </pic:pic>
              </a:graphicData>
            </a:graphic>
          </wp:inline>
        </w:drawing>
      </w:r>
    </w:p>
    <w:p w:rsidR="00F23F5D" w:rsidRDefault="00F23F5D" w:rsidP="00F23F5D">
      <w:pPr>
        <w:pStyle w:val="Heading2"/>
      </w:pPr>
      <w:r>
        <w:t>Violation</w:t>
      </w:r>
    </w:p>
    <w:p w:rsidR="00F23F5D" w:rsidRDefault="00F23F5D" w:rsidP="00F23F5D">
      <w:pPr>
        <w:pStyle w:val="NormalWeb"/>
      </w:pPr>
      <w:r>
        <w:t>Let’s use the motivator image as inspiration and define the following classes:</w:t>
      </w:r>
    </w:p>
    <w:p w:rsidR="00F23F5D" w:rsidRDefault="00F23F5D" w:rsidP="00F23F5D">
      <w:pPr>
        <w:numPr>
          <w:ilvl w:val="0"/>
          <w:numId w:val="320"/>
        </w:numPr>
        <w:spacing w:before="100" w:beforeAutospacing="1" w:after="100" w:afterAutospacing="1" w:line="240" w:lineRule="auto"/>
      </w:pPr>
      <w:r>
        <w:rPr>
          <w:rStyle w:val="kw1"/>
        </w:rPr>
        <w:t>public</w:t>
      </w:r>
      <w:r>
        <w:t xml:space="preserve"> </w:t>
      </w:r>
      <w:r>
        <w:rPr>
          <w:rStyle w:val="kw3"/>
        </w:rPr>
        <w:t>interface</w:t>
      </w:r>
      <w:r>
        <w:t xml:space="preserve"> IDuck</w:t>
      </w:r>
    </w:p>
    <w:p w:rsidR="00F23F5D" w:rsidRDefault="00F23F5D" w:rsidP="00F23F5D">
      <w:pPr>
        <w:numPr>
          <w:ilvl w:val="0"/>
          <w:numId w:val="320"/>
        </w:numPr>
        <w:spacing w:before="100" w:beforeAutospacing="1" w:after="100" w:afterAutospacing="1" w:line="240" w:lineRule="auto"/>
      </w:pPr>
      <w:r>
        <w:rPr>
          <w:rStyle w:val="br0"/>
        </w:rPr>
        <w:t>{</w:t>
      </w:r>
    </w:p>
    <w:p w:rsidR="00F23F5D" w:rsidRDefault="00F23F5D" w:rsidP="00F23F5D">
      <w:pPr>
        <w:numPr>
          <w:ilvl w:val="0"/>
          <w:numId w:val="320"/>
        </w:numPr>
        <w:spacing w:before="100" w:beforeAutospacing="1" w:after="100" w:afterAutospacing="1" w:line="240" w:lineRule="auto"/>
      </w:pPr>
      <w:r>
        <w:rPr>
          <w:rStyle w:val="kw1"/>
        </w:rPr>
        <w:t>void</w:t>
      </w:r>
      <w:r>
        <w:t xml:space="preserve"> </w:t>
      </w:r>
      <w:r>
        <w:rPr>
          <w:rStyle w:val="me0"/>
        </w:rPr>
        <w:t>Swim</w:t>
      </w:r>
      <w:r>
        <w:rPr>
          <w:rStyle w:val="br0"/>
        </w:rPr>
        <w:t>()</w:t>
      </w:r>
      <w:r>
        <w:t>;</w:t>
      </w:r>
    </w:p>
    <w:p w:rsidR="00F23F5D" w:rsidRDefault="00F23F5D" w:rsidP="00F23F5D">
      <w:pPr>
        <w:numPr>
          <w:ilvl w:val="0"/>
          <w:numId w:val="320"/>
        </w:numPr>
        <w:spacing w:before="100" w:beforeAutospacing="1" w:after="100" w:afterAutospacing="1" w:line="240" w:lineRule="auto"/>
      </w:pPr>
      <w:r>
        <w:rPr>
          <w:rStyle w:val="br0"/>
        </w:rPr>
        <w:t>}</w:t>
      </w:r>
    </w:p>
    <w:p w:rsidR="00F23F5D" w:rsidRDefault="00F23F5D" w:rsidP="00F23F5D">
      <w:pPr>
        <w:numPr>
          <w:ilvl w:val="0"/>
          <w:numId w:val="320"/>
        </w:numPr>
        <w:spacing w:before="100" w:beforeAutospacing="1" w:after="100" w:afterAutospacing="1" w:line="240" w:lineRule="auto"/>
      </w:pPr>
      <w:r>
        <w:rPr>
          <w:rStyle w:val="kw1"/>
        </w:rPr>
        <w:t>public</w:t>
      </w:r>
      <w:r>
        <w:t xml:space="preserve"> </w:t>
      </w:r>
      <w:r>
        <w:rPr>
          <w:rStyle w:val="kw3"/>
        </w:rPr>
        <w:t>class</w:t>
      </w:r>
      <w:r>
        <w:t xml:space="preserve"> Duck : IDuck</w:t>
      </w:r>
    </w:p>
    <w:p w:rsidR="00F23F5D" w:rsidRDefault="00F23F5D" w:rsidP="00F23F5D">
      <w:pPr>
        <w:numPr>
          <w:ilvl w:val="0"/>
          <w:numId w:val="320"/>
        </w:numPr>
        <w:spacing w:before="100" w:beforeAutospacing="1" w:after="100" w:afterAutospacing="1" w:line="240" w:lineRule="auto"/>
      </w:pPr>
      <w:r>
        <w:rPr>
          <w:rStyle w:val="br0"/>
        </w:rPr>
        <w:t>{</w:t>
      </w:r>
    </w:p>
    <w:p w:rsidR="00F23F5D" w:rsidRDefault="00F23F5D" w:rsidP="00F23F5D">
      <w:pPr>
        <w:numPr>
          <w:ilvl w:val="0"/>
          <w:numId w:val="320"/>
        </w:numPr>
        <w:spacing w:before="100" w:beforeAutospacing="1" w:after="100" w:afterAutospacing="1" w:line="240" w:lineRule="auto"/>
      </w:pPr>
      <w:r>
        <w:rPr>
          <w:rStyle w:val="kw1"/>
        </w:rPr>
        <w:t>public</w:t>
      </w:r>
      <w:r>
        <w:t xml:space="preserve"> </w:t>
      </w:r>
      <w:r>
        <w:rPr>
          <w:rStyle w:val="kw1"/>
        </w:rPr>
        <w:t>void</w:t>
      </w:r>
      <w:r>
        <w:t xml:space="preserve"> </w:t>
      </w:r>
      <w:r>
        <w:rPr>
          <w:rStyle w:val="me0"/>
        </w:rPr>
        <w:t>Swim</w:t>
      </w:r>
      <w:r>
        <w:rPr>
          <w:rStyle w:val="br0"/>
        </w:rPr>
        <w:t>()</w:t>
      </w:r>
    </w:p>
    <w:p w:rsidR="00F23F5D" w:rsidRDefault="00F23F5D" w:rsidP="00F23F5D">
      <w:pPr>
        <w:numPr>
          <w:ilvl w:val="0"/>
          <w:numId w:val="320"/>
        </w:numPr>
        <w:spacing w:before="100" w:beforeAutospacing="1" w:after="100" w:afterAutospacing="1" w:line="240" w:lineRule="auto"/>
      </w:pPr>
      <w:r>
        <w:rPr>
          <w:rStyle w:val="br0"/>
        </w:rPr>
        <w:t>{</w:t>
      </w:r>
    </w:p>
    <w:p w:rsidR="00F23F5D" w:rsidRDefault="00F23F5D" w:rsidP="00F23F5D">
      <w:pPr>
        <w:numPr>
          <w:ilvl w:val="0"/>
          <w:numId w:val="320"/>
        </w:numPr>
        <w:spacing w:before="100" w:beforeAutospacing="1" w:after="100" w:afterAutospacing="1" w:line="240" w:lineRule="auto"/>
      </w:pPr>
      <w:r>
        <w:rPr>
          <w:rStyle w:val="co1"/>
        </w:rPr>
        <w:t>//do something to swim</w:t>
      </w:r>
    </w:p>
    <w:p w:rsidR="00F23F5D" w:rsidRDefault="00F23F5D" w:rsidP="00F23F5D">
      <w:pPr>
        <w:numPr>
          <w:ilvl w:val="0"/>
          <w:numId w:val="320"/>
        </w:numPr>
        <w:spacing w:before="100" w:beforeAutospacing="1" w:after="100" w:afterAutospacing="1" w:line="240" w:lineRule="auto"/>
      </w:pPr>
      <w:r>
        <w:rPr>
          <w:rStyle w:val="br0"/>
        </w:rPr>
        <w:lastRenderedPageBreak/>
        <w:t>}</w:t>
      </w:r>
    </w:p>
    <w:p w:rsidR="00F23F5D" w:rsidRDefault="00F23F5D" w:rsidP="00F23F5D">
      <w:pPr>
        <w:numPr>
          <w:ilvl w:val="0"/>
          <w:numId w:val="320"/>
        </w:numPr>
        <w:spacing w:before="100" w:beforeAutospacing="1" w:after="100" w:afterAutospacing="1" w:line="240" w:lineRule="auto"/>
      </w:pPr>
      <w:r>
        <w:rPr>
          <w:rStyle w:val="br0"/>
        </w:rPr>
        <w:t>}</w:t>
      </w:r>
    </w:p>
    <w:p w:rsidR="00F23F5D" w:rsidRDefault="00F23F5D" w:rsidP="00F23F5D">
      <w:pPr>
        <w:numPr>
          <w:ilvl w:val="0"/>
          <w:numId w:val="320"/>
        </w:numPr>
        <w:spacing w:before="100" w:beforeAutospacing="1" w:after="100" w:afterAutospacing="1" w:line="240" w:lineRule="auto"/>
      </w:pPr>
      <w:r>
        <w:rPr>
          <w:rStyle w:val="kw1"/>
        </w:rPr>
        <w:t>public</w:t>
      </w:r>
      <w:r>
        <w:t xml:space="preserve"> </w:t>
      </w:r>
      <w:r>
        <w:rPr>
          <w:rStyle w:val="kw3"/>
        </w:rPr>
        <w:t>class</w:t>
      </w:r>
      <w:r>
        <w:t xml:space="preserve"> ElectricDuck : IDuck</w:t>
      </w:r>
    </w:p>
    <w:p w:rsidR="00F23F5D" w:rsidRDefault="00F23F5D" w:rsidP="00F23F5D">
      <w:pPr>
        <w:numPr>
          <w:ilvl w:val="0"/>
          <w:numId w:val="320"/>
        </w:numPr>
        <w:spacing w:before="100" w:beforeAutospacing="1" w:after="100" w:afterAutospacing="1" w:line="240" w:lineRule="auto"/>
      </w:pPr>
      <w:r>
        <w:rPr>
          <w:rStyle w:val="br0"/>
        </w:rPr>
        <w:t>{</w:t>
      </w:r>
    </w:p>
    <w:p w:rsidR="00F23F5D" w:rsidRDefault="00F23F5D" w:rsidP="00F23F5D">
      <w:pPr>
        <w:numPr>
          <w:ilvl w:val="0"/>
          <w:numId w:val="320"/>
        </w:numPr>
        <w:spacing w:before="100" w:beforeAutospacing="1" w:after="100" w:afterAutospacing="1" w:line="240" w:lineRule="auto"/>
      </w:pPr>
      <w:r>
        <w:rPr>
          <w:rStyle w:val="kw1"/>
        </w:rPr>
        <w:t>public</w:t>
      </w:r>
      <w:r>
        <w:t xml:space="preserve"> </w:t>
      </w:r>
      <w:r>
        <w:rPr>
          <w:rStyle w:val="kw1"/>
        </w:rPr>
        <w:t>void</w:t>
      </w:r>
      <w:r>
        <w:t xml:space="preserve"> </w:t>
      </w:r>
      <w:r>
        <w:rPr>
          <w:rStyle w:val="me0"/>
        </w:rPr>
        <w:t>Swim</w:t>
      </w:r>
      <w:r>
        <w:rPr>
          <w:rStyle w:val="br0"/>
        </w:rPr>
        <w:t>()</w:t>
      </w:r>
    </w:p>
    <w:p w:rsidR="00F23F5D" w:rsidRDefault="00F23F5D" w:rsidP="00F23F5D">
      <w:pPr>
        <w:numPr>
          <w:ilvl w:val="0"/>
          <w:numId w:val="320"/>
        </w:numPr>
        <w:spacing w:before="100" w:beforeAutospacing="1" w:after="100" w:afterAutospacing="1" w:line="240" w:lineRule="auto"/>
      </w:pPr>
      <w:r>
        <w:rPr>
          <w:rStyle w:val="br0"/>
        </w:rPr>
        <w:t>{</w:t>
      </w:r>
    </w:p>
    <w:p w:rsidR="00F23F5D" w:rsidRDefault="00F23F5D" w:rsidP="00F23F5D">
      <w:pPr>
        <w:numPr>
          <w:ilvl w:val="0"/>
          <w:numId w:val="320"/>
        </w:numPr>
        <w:spacing w:before="100" w:beforeAutospacing="1" w:after="100" w:afterAutospacing="1" w:line="240" w:lineRule="auto"/>
      </w:pPr>
      <w:r>
        <w:rPr>
          <w:rStyle w:val="kw1"/>
        </w:rPr>
        <w:t>if</w:t>
      </w:r>
      <w:r>
        <w:t xml:space="preserve"> </w:t>
      </w:r>
      <w:r>
        <w:rPr>
          <w:rStyle w:val="br0"/>
        </w:rPr>
        <w:t>(</w:t>
      </w:r>
      <w:r>
        <w:t>!IsTurnedOn</w:t>
      </w:r>
      <w:r>
        <w:rPr>
          <w:rStyle w:val="br0"/>
        </w:rPr>
        <w:t>)</w:t>
      </w:r>
    </w:p>
    <w:p w:rsidR="00F23F5D" w:rsidRDefault="00F23F5D" w:rsidP="00F23F5D">
      <w:pPr>
        <w:numPr>
          <w:ilvl w:val="0"/>
          <w:numId w:val="320"/>
        </w:numPr>
        <w:spacing w:before="100" w:beforeAutospacing="1" w:after="100" w:afterAutospacing="1" w:line="240" w:lineRule="auto"/>
      </w:pPr>
      <w:r>
        <w:rPr>
          <w:rStyle w:val="kw1"/>
        </w:rPr>
        <w:t>return</w:t>
      </w:r>
      <w:r>
        <w:t>;</w:t>
      </w:r>
    </w:p>
    <w:p w:rsidR="00F23F5D" w:rsidRDefault="00F23F5D" w:rsidP="00F23F5D">
      <w:pPr>
        <w:numPr>
          <w:ilvl w:val="0"/>
          <w:numId w:val="320"/>
        </w:numPr>
        <w:spacing w:before="100" w:beforeAutospacing="1" w:after="100" w:afterAutospacing="1" w:line="240" w:lineRule="auto"/>
      </w:pPr>
    </w:p>
    <w:p w:rsidR="00F23F5D" w:rsidRDefault="00F23F5D" w:rsidP="00F23F5D">
      <w:pPr>
        <w:numPr>
          <w:ilvl w:val="0"/>
          <w:numId w:val="320"/>
        </w:numPr>
        <w:spacing w:before="100" w:beforeAutospacing="1" w:after="100" w:afterAutospacing="1" w:line="240" w:lineRule="auto"/>
      </w:pPr>
      <w:r>
        <w:rPr>
          <w:rStyle w:val="co1"/>
        </w:rPr>
        <w:t xml:space="preserve">//swim logic </w:t>
      </w:r>
    </w:p>
    <w:p w:rsidR="00F23F5D" w:rsidRDefault="00F23F5D" w:rsidP="00F23F5D">
      <w:pPr>
        <w:numPr>
          <w:ilvl w:val="0"/>
          <w:numId w:val="320"/>
        </w:numPr>
        <w:spacing w:before="100" w:beforeAutospacing="1" w:after="100" w:afterAutospacing="1" w:line="240" w:lineRule="auto"/>
      </w:pPr>
      <w:r>
        <w:rPr>
          <w:rStyle w:val="br0"/>
        </w:rPr>
        <w:t>}</w:t>
      </w:r>
    </w:p>
    <w:p w:rsidR="00F23F5D" w:rsidRDefault="00F23F5D" w:rsidP="00F23F5D">
      <w:pPr>
        <w:numPr>
          <w:ilvl w:val="0"/>
          <w:numId w:val="320"/>
        </w:numPr>
        <w:spacing w:before="100" w:beforeAutospacing="1" w:after="100" w:afterAutospacing="1" w:line="240" w:lineRule="auto"/>
      </w:pPr>
      <w:r>
        <w:rPr>
          <w:rStyle w:val="br0"/>
        </w:rPr>
        <w:t>}</w:t>
      </w:r>
    </w:p>
    <w:p w:rsidR="00F23F5D" w:rsidRDefault="00F23F5D" w:rsidP="00F23F5D">
      <w:pPr>
        <w:pStyle w:val="NormalWeb"/>
      </w:pPr>
      <w:r>
        <w:t>And the calling code:</w:t>
      </w:r>
    </w:p>
    <w:p w:rsidR="00F23F5D" w:rsidRDefault="00F23F5D" w:rsidP="00F23F5D">
      <w:pPr>
        <w:numPr>
          <w:ilvl w:val="0"/>
          <w:numId w:val="321"/>
        </w:numPr>
        <w:spacing w:before="100" w:beforeAutospacing="1" w:after="100" w:afterAutospacing="1" w:line="240" w:lineRule="auto"/>
      </w:pPr>
      <w:r>
        <w:rPr>
          <w:rStyle w:val="kw1"/>
        </w:rPr>
        <w:t>void</w:t>
      </w:r>
      <w:r>
        <w:t xml:space="preserve"> </w:t>
      </w:r>
      <w:r>
        <w:rPr>
          <w:rStyle w:val="me0"/>
        </w:rPr>
        <w:t>MakeDuckSwim</w:t>
      </w:r>
      <w:r>
        <w:rPr>
          <w:rStyle w:val="br0"/>
        </w:rPr>
        <w:t>(</w:t>
      </w:r>
      <w:r>
        <w:t>IDuck duck</w:t>
      </w:r>
      <w:r>
        <w:rPr>
          <w:rStyle w:val="br0"/>
        </w:rPr>
        <w:t>)</w:t>
      </w:r>
    </w:p>
    <w:p w:rsidR="00F23F5D" w:rsidRDefault="00F23F5D" w:rsidP="00F23F5D">
      <w:pPr>
        <w:numPr>
          <w:ilvl w:val="0"/>
          <w:numId w:val="321"/>
        </w:numPr>
        <w:spacing w:before="100" w:beforeAutospacing="1" w:after="100" w:afterAutospacing="1" w:line="240" w:lineRule="auto"/>
      </w:pPr>
      <w:r>
        <w:rPr>
          <w:rStyle w:val="br0"/>
        </w:rPr>
        <w:t>{</w:t>
      </w:r>
    </w:p>
    <w:p w:rsidR="00F23F5D" w:rsidRDefault="00F23F5D" w:rsidP="00F23F5D">
      <w:pPr>
        <w:numPr>
          <w:ilvl w:val="0"/>
          <w:numId w:val="321"/>
        </w:numPr>
        <w:spacing w:before="100" w:beforeAutospacing="1" w:after="100" w:afterAutospacing="1" w:line="240" w:lineRule="auto"/>
      </w:pPr>
      <w:r>
        <w:t>duck.</w:t>
      </w:r>
      <w:r>
        <w:rPr>
          <w:rStyle w:val="me0"/>
        </w:rPr>
        <w:t>Swim</w:t>
      </w:r>
      <w:r>
        <w:rPr>
          <w:rStyle w:val="br0"/>
        </w:rPr>
        <w:t>()</w:t>
      </w:r>
      <w:r>
        <w:t>;</w:t>
      </w:r>
    </w:p>
    <w:p w:rsidR="00F23F5D" w:rsidRDefault="00F23F5D" w:rsidP="00F23F5D">
      <w:pPr>
        <w:numPr>
          <w:ilvl w:val="0"/>
          <w:numId w:val="321"/>
        </w:numPr>
        <w:spacing w:before="100" w:beforeAutospacing="1" w:after="100" w:afterAutospacing="1" w:line="240" w:lineRule="auto"/>
      </w:pPr>
      <w:r>
        <w:rPr>
          <w:rStyle w:val="br0"/>
        </w:rPr>
        <w:t>}</w:t>
      </w:r>
    </w:p>
    <w:p w:rsidR="00F23F5D" w:rsidRDefault="00F23F5D" w:rsidP="00F23F5D">
      <w:pPr>
        <w:pStyle w:val="NormalWeb"/>
      </w:pPr>
      <w:r>
        <w:t xml:space="preserve">As you can see, there are two examples of ducks. One regular duck and one electric duck. </w:t>
      </w:r>
    </w:p>
    <w:p w:rsidR="00F23F5D" w:rsidRDefault="00F23F5D" w:rsidP="00F23F5D">
      <w:pPr>
        <w:pStyle w:val="NormalWeb"/>
      </w:pPr>
      <w:r>
        <w:t xml:space="preserve">The electric duck can only swim if it’s turned on.The </w:t>
      </w:r>
      <w:r>
        <w:rPr>
          <w:rStyle w:val="HTMLCode"/>
        </w:rPr>
        <w:t>MakeDuckSwim</w:t>
      </w:r>
      <w:r>
        <w:t xml:space="preserve"> method will not work if a duck is electric and not turned on.</w:t>
      </w:r>
    </w:p>
    <w:p w:rsidR="00F23F5D" w:rsidRDefault="00F23F5D" w:rsidP="00F23F5D">
      <w:pPr>
        <w:pStyle w:val="NormalWeb"/>
      </w:pPr>
      <w:del w:id="3" w:author="Unknown" w:date="2015-02-18T14:43:00Z">
        <w:r>
          <w:delText xml:space="preserve">That breaks LSP since any user of the </w:delText>
        </w:r>
        <w:r>
          <w:rPr>
            <w:rStyle w:val="HTMLCode"/>
          </w:rPr>
          <w:delText>IDuck</w:delText>
        </w:r>
        <w:r>
          <w:delText xml:space="preserve"> interface expects the duck to swim when calling </w:delText>
        </w:r>
        <w:r>
          <w:rPr>
            <w:rStyle w:val="HTMLCode"/>
          </w:rPr>
          <w:delText>MakeDuckSwim</w:delText>
        </w:r>
        <w:r>
          <w:delText>.</w:delText>
        </w:r>
      </w:del>
    </w:p>
    <w:p w:rsidR="00F23F5D" w:rsidRDefault="00F23F5D" w:rsidP="00F23F5D">
      <w:pPr>
        <w:pStyle w:val="NormalWeb"/>
      </w:pPr>
      <w:r>
        <w:t xml:space="preserve">This example is incorrect. I mistakenly interpreted LSP as a functional contract, but it’s not. The method will violate LSP if it for instance throws an exception that the base class do not. Read more in my </w:t>
      </w:r>
      <w:hyperlink r:id="rId196" w:history="1">
        <w:r>
          <w:rPr>
            <w:rStyle w:val="Hyperlink"/>
          </w:rPr>
          <w:t>StackOverflow answer</w:t>
        </w:r>
      </w:hyperlink>
      <w:r>
        <w:t>.</w:t>
      </w:r>
    </w:p>
    <w:p w:rsidR="00F23F5D" w:rsidRDefault="00F23F5D" w:rsidP="00F23F5D">
      <w:pPr>
        <w:pStyle w:val="Heading2"/>
      </w:pPr>
      <w:r>
        <w:t>Solution</w:t>
      </w:r>
    </w:p>
    <w:p w:rsidR="00F23F5D" w:rsidRDefault="00F23F5D" w:rsidP="00F23F5D">
      <w:pPr>
        <w:pStyle w:val="NormalWeb"/>
      </w:pPr>
      <w:r>
        <w:t>You can of course solve it by doing something like this (in the method that uses the ducks)</w:t>
      </w:r>
    </w:p>
    <w:p w:rsidR="00F23F5D" w:rsidRDefault="00F23F5D" w:rsidP="00F23F5D">
      <w:pPr>
        <w:numPr>
          <w:ilvl w:val="0"/>
          <w:numId w:val="322"/>
        </w:numPr>
        <w:spacing w:before="100" w:beforeAutospacing="1" w:after="100" w:afterAutospacing="1" w:line="240" w:lineRule="auto"/>
      </w:pPr>
      <w:r>
        <w:rPr>
          <w:rStyle w:val="kw1"/>
        </w:rPr>
        <w:t>void</w:t>
      </w:r>
      <w:r>
        <w:t xml:space="preserve"> </w:t>
      </w:r>
      <w:r>
        <w:rPr>
          <w:rStyle w:val="me0"/>
        </w:rPr>
        <w:t>MakeDuckSwim</w:t>
      </w:r>
      <w:r>
        <w:rPr>
          <w:rStyle w:val="br0"/>
        </w:rPr>
        <w:t>(</w:t>
      </w:r>
      <w:r>
        <w:t>IDuck duck</w:t>
      </w:r>
      <w:r>
        <w:rPr>
          <w:rStyle w:val="br0"/>
        </w:rPr>
        <w:t>)</w:t>
      </w:r>
    </w:p>
    <w:p w:rsidR="00F23F5D" w:rsidRDefault="00F23F5D" w:rsidP="00F23F5D">
      <w:pPr>
        <w:numPr>
          <w:ilvl w:val="0"/>
          <w:numId w:val="322"/>
        </w:numPr>
        <w:spacing w:before="100" w:beforeAutospacing="1" w:after="100" w:afterAutospacing="1" w:line="240" w:lineRule="auto"/>
      </w:pPr>
      <w:r>
        <w:rPr>
          <w:rStyle w:val="br0"/>
        </w:rPr>
        <w:t>{</w:t>
      </w:r>
    </w:p>
    <w:p w:rsidR="00F23F5D" w:rsidRDefault="00F23F5D" w:rsidP="00F23F5D">
      <w:pPr>
        <w:numPr>
          <w:ilvl w:val="0"/>
          <w:numId w:val="322"/>
        </w:numPr>
        <w:spacing w:before="100" w:beforeAutospacing="1" w:after="100" w:afterAutospacing="1" w:line="240" w:lineRule="auto"/>
      </w:pPr>
      <w:r>
        <w:rPr>
          <w:rStyle w:val="kw1"/>
        </w:rPr>
        <w:t>if</w:t>
      </w:r>
      <w:r>
        <w:t xml:space="preserve"> </w:t>
      </w:r>
      <w:r>
        <w:rPr>
          <w:rStyle w:val="br0"/>
        </w:rPr>
        <w:t>(</w:t>
      </w:r>
      <w:r>
        <w:t xml:space="preserve">duck </w:t>
      </w:r>
      <w:r>
        <w:rPr>
          <w:rStyle w:val="kw1"/>
        </w:rPr>
        <w:t>is</w:t>
      </w:r>
      <w:r>
        <w:t xml:space="preserve"> ElectricDuck</w:t>
      </w:r>
      <w:r>
        <w:rPr>
          <w:rStyle w:val="br0"/>
        </w:rPr>
        <w:t>)</w:t>
      </w:r>
    </w:p>
    <w:p w:rsidR="00F23F5D" w:rsidRDefault="00F23F5D" w:rsidP="00F23F5D">
      <w:pPr>
        <w:numPr>
          <w:ilvl w:val="0"/>
          <w:numId w:val="322"/>
        </w:numPr>
        <w:spacing w:before="100" w:beforeAutospacing="1" w:after="100" w:afterAutospacing="1" w:line="240" w:lineRule="auto"/>
      </w:pPr>
      <w:r>
        <w:rPr>
          <w:rStyle w:val="br0"/>
        </w:rPr>
        <w:t>((</w:t>
      </w:r>
      <w:r>
        <w:t>ElectricDuck</w:t>
      </w:r>
      <w:r>
        <w:rPr>
          <w:rStyle w:val="br0"/>
        </w:rPr>
        <w:t>)</w:t>
      </w:r>
      <w:r>
        <w:t>duck</w:t>
      </w:r>
      <w:r>
        <w:rPr>
          <w:rStyle w:val="br0"/>
        </w:rPr>
        <w:t>)</w:t>
      </w:r>
      <w:r>
        <w:t>.</w:t>
      </w:r>
      <w:r>
        <w:rPr>
          <w:rStyle w:val="me0"/>
        </w:rPr>
        <w:t>TurnOn</w:t>
      </w:r>
      <w:r>
        <w:rPr>
          <w:rStyle w:val="br0"/>
        </w:rPr>
        <w:t>()</w:t>
      </w:r>
      <w:r>
        <w:t>;</w:t>
      </w:r>
    </w:p>
    <w:p w:rsidR="00F23F5D" w:rsidRDefault="00F23F5D" w:rsidP="00F23F5D">
      <w:pPr>
        <w:numPr>
          <w:ilvl w:val="0"/>
          <w:numId w:val="322"/>
        </w:numPr>
        <w:spacing w:before="100" w:beforeAutospacing="1" w:after="100" w:afterAutospacing="1" w:line="240" w:lineRule="auto"/>
      </w:pPr>
      <w:r>
        <w:t>duck.</w:t>
      </w:r>
      <w:r>
        <w:rPr>
          <w:rStyle w:val="me0"/>
        </w:rPr>
        <w:t>Swim</w:t>
      </w:r>
      <w:r>
        <w:rPr>
          <w:rStyle w:val="br0"/>
        </w:rPr>
        <w:t>()</w:t>
      </w:r>
      <w:r>
        <w:t>;</w:t>
      </w:r>
    </w:p>
    <w:p w:rsidR="00F23F5D" w:rsidRDefault="00F23F5D" w:rsidP="00F23F5D">
      <w:pPr>
        <w:numPr>
          <w:ilvl w:val="0"/>
          <w:numId w:val="322"/>
        </w:numPr>
        <w:spacing w:before="100" w:beforeAutospacing="1" w:after="100" w:afterAutospacing="1" w:line="240" w:lineRule="auto"/>
      </w:pPr>
      <w:r>
        <w:rPr>
          <w:rStyle w:val="br0"/>
        </w:rPr>
        <w:t>}</w:t>
      </w:r>
    </w:p>
    <w:p w:rsidR="00F23F5D" w:rsidRDefault="00F23F5D" w:rsidP="00F23F5D">
      <w:pPr>
        <w:pStyle w:val="NormalWeb"/>
      </w:pPr>
      <w:r>
        <w:t>But that would break Open/Closed principle and has to be implemented everywhere that the ducks are used (and therefore still generate instable code).</w:t>
      </w:r>
    </w:p>
    <w:p w:rsidR="00F23F5D" w:rsidRDefault="00F23F5D" w:rsidP="00F23F5D">
      <w:pPr>
        <w:pStyle w:val="NormalWeb"/>
      </w:pPr>
      <w:r>
        <w:t xml:space="preserve">The proper solution would be to automatically turn on the duck in the </w:t>
      </w:r>
      <w:r>
        <w:rPr>
          <w:rStyle w:val="HTMLCode"/>
        </w:rPr>
        <w:t>Swim</w:t>
      </w:r>
      <w:r>
        <w:t xml:space="preserve"> method and by doing so make the electric duck behave exactly as defined by the </w:t>
      </w:r>
      <w:r>
        <w:rPr>
          <w:rStyle w:val="HTMLCode"/>
        </w:rPr>
        <w:t>IDuck</w:t>
      </w:r>
      <w:r>
        <w:t xml:space="preserve"> interface.</w:t>
      </w:r>
    </w:p>
    <w:p w:rsidR="00F23F5D" w:rsidRDefault="00F23F5D" w:rsidP="00F23F5D">
      <w:pPr>
        <w:numPr>
          <w:ilvl w:val="0"/>
          <w:numId w:val="323"/>
        </w:numPr>
        <w:spacing w:before="100" w:beforeAutospacing="1" w:after="100" w:afterAutospacing="1" w:line="240" w:lineRule="auto"/>
      </w:pPr>
      <w:r>
        <w:rPr>
          <w:rStyle w:val="kw1"/>
        </w:rPr>
        <w:lastRenderedPageBreak/>
        <w:t>public</w:t>
      </w:r>
      <w:r>
        <w:t xml:space="preserve"> </w:t>
      </w:r>
      <w:r>
        <w:rPr>
          <w:rStyle w:val="kw3"/>
        </w:rPr>
        <w:t>class</w:t>
      </w:r>
      <w:r>
        <w:t xml:space="preserve"> ElectricDuck : IDuck</w:t>
      </w:r>
    </w:p>
    <w:p w:rsidR="00F23F5D" w:rsidRDefault="00F23F5D" w:rsidP="00F23F5D">
      <w:pPr>
        <w:numPr>
          <w:ilvl w:val="0"/>
          <w:numId w:val="323"/>
        </w:numPr>
        <w:spacing w:before="100" w:beforeAutospacing="1" w:after="100" w:afterAutospacing="1" w:line="240" w:lineRule="auto"/>
      </w:pPr>
      <w:r>
        <w:rPr>
          <w:rStyle w:val="br0"/>
        </w:rPr>
        <w:t>{</w:t>
      </w:r>
    </w:p>
    <w:p w:rsidR="00F23F5D" w:rsidRDefault="00F23F5D" w:rsidP="00F23F5D">
      <w:pPr>
        <w:numPr>
          <w:ilvl w:val="0"/>
          <w:numId w:val="323"/>
        </w:numPr>
        <w:spacing w:before="100" w:beforeAutospacing="1" w:after="100" w:afterAutospacing="1" w:line="240" w:lineRule="auto"/>
      </w:pPr>
      <w:r>
        <w:rPr>
          <w:rStyle w:val="kw1"/>
        </w:rPr>
        <w:t>public</w:t>
      </w:r>
      <w:r>
        <w:t xml:space="preserve"> </w:t>
      </w:r>
      <w:r>
        <w:rPr>
          <w:rStyle w:val="kw1"/>
        </w:rPr>
        <w:t>void</w:t>
      </w:r>
      <w:r>
        <w:t xml:space="preserve"> </w:t>
      </w:r>
      <w:r>
        <w:rPr>
          <w:rStyle w:val="me0"/>
        </w:rPr>
        <w:t>Swim</w:t>
      </w:r>
      <w:r>
        <w:rPr>
          <w:rStyle w:val="br0"/>
        </w:rPr>
        <w:t>()</w:t>
      </w:r>
    </w:p>
    <w:p w:rsidR="00F23F5D" w:rsidRDefault="00F23F5D" w:rsidP="00F23F5D">
      <w:pPr>
        <w:numPr>
          <w:ilvl w:val="0"/>
          <w:numId w:val="323"/>
        </w:numPr>
        <w:spacing w:before="100" w:beforeAutospacing="1" w:after="100" w:afterAutospacing="1" w:line="240" w:lineRule="auto"/>
      </w:pPr>
      <w:r>
        <w:rPr>
          <w:rStyle w:val="br0"/>
        </w:rPr>
        <w:t>{</w:t>
      </w:r>
    </w:p>
    <w:p w:rsidR="00F23F5D" w:rsidRDefault="00F23F5D" w:rsidP="00F23F5D">
      <w:pPr>
        <w:numPr>
          <w:ilvl w:val="0"/>
          <w:numId w:val="323"/>
        </w:numPr>
        <w:spacing w:before="100" w:beforeAutospacing="1" w:after="100" w:afterAutospacing="1" w:line="240" w:lineRule="auto"/>
      </w:pPr>
      <w:r>
        <w:rPr>
          <w:rStyle w:val="kw1"/>
        </w:rPr>
        <w:t>if</w:t>
      </w:r>
      <w:r>
        <w:t xml:space="preserve"> </w:t>
      </w:r>
      <w:r>
        <w:rPr>
          <w:rStyle w:val="br0"/>
        </w:rPr>
        <w:t>(</w:t>
      </w:r>
      <w:r>
        <w:t>!IsTurnedOn</w:t>
      </w:r>
      <w:r>
        <w:rPr>
          <w:rStyle w:val="br0"/>
        </w:rPr>
        <w:t>)</w:t>
      </w:r>
    </w:p>
    <w:p w:rsidR="00F23F5D" w:rsidRDefault="00F23F5D" w:rsidP="00F23F5D">
      <w:pPr>
        <w:numPr>
          <w:ilvl w:val="0"/>
          <w:numId w:val="323"/>
        </w:numPr>
        <w:spacing w:before="100" w:beforeAutospacing="1" w:after="100" w:afterAutospacing="1" w:line="240" w:lineRule="auto"/>
      </w:pPr>
      <w:r>
        <w:rPr>
          <w:rStyle w:val="me0"/>
        </w:rPr>
        <w:t>TurnOnDuck</w:t>
      </w:r>
      <w:r>
        <w:rPr>
          <w:rStyle w:val="br0"/>
        </w:rPr>
        <w:t>()</w:t>
      </w:r>
      <w:r>
        <w:t>;</w:t>
      </w:r>
    </w:p>
    <w:p w:rsidR="00F23F5D" w:rsidRDefault="00F23F5D" w:rsidP="00F23F5D">
      <w:pPr>
        <w:numPr>
          <w:ilvl w:val="0"/>
          <w:numId w:val="323"/>
        </w:numPr>
        <w:spacing w:before="100" w:beforeAutospacing="1" w:after="100" w:afterAutospacing="1" w:line="240" w:lineRule="auto"/>
      </w:pPr>
    </w:p>
    <w:p w:rsidR="00F23F5D" w:rsidRDefault="00F23F5D" w:rsidP="00F23F5D">
      <w:pPr>
        <w:numPr>
          <w:ilvl w:val="0"/>
          <w:numId w:val="323"/>
        </w:numPr>
        <w:spacing w:before="100" w:beforeAutospacing="1" w:after="100" w:afterAutospacing="1" w:line="240" w:lineRule="auto"/>
      </w:pPr>
      <w:r>
        <w:rPr>
          <w:rStyle w:val="co1"/>
        </w:rPr>
        <w:t xml:space="preserve">//swim logic </w:t>
      </w:r>
    </w:p>
    <w:p w:rsidR="00F23F5D" w:rsidRDefault="00F23F5D" w:rsidP="00F23F5D">
      <w:pPr>
        <w:numPr>
          <w:ilvl w:val="0"/>
          <w:numId w:val="323"/>
        </w:numPr>
        <w:spacing w:before="100" w:beforeAutospacing="1" w:after="100" w:afterAutospacing="1" w:line="240" w:lineRule="auto"/>
      </w:pPr>
      <w:r>
        <w:rPr>
          <w:rStyle w:val="br0"/>
        </w:rPr>
        <w:t>}</w:t>
      </w:r>
    </w:p>
    <w:p w:rsidR="00F23F5D" w:rsidRDefault="00F23F5D" w:rsidP="00F23F5D">
      <w:pPr>
        <w:numPr>
          <w:ilvl w:val="0"/>
          <w:numId w:val="323"/>
        </w:numPr>
        <w:spacing w:before="100" w:beforeAutospacing="1" w:after="100" w:afterAutospacing="1" w:line="240" w:lineRule="auto"/>
      </w:pPr>
      <w:r>
        <w:rPr>
          <w:rStyle w:val="br0"/>
        </w:rPr>
        <w:t>}</w:t>
      </w:r>
    </w:p>
    <w:p w:rsidR="00F23F5D" w:rsidRDefault="00F23F5D" w:rsidP="00F23F5D">
      <w:pPr>
        <w:pStyle w:val="Heading2"/>
      </w:pPr>
      <w:r>
        <w:t>External links</w:t>
      </w:r>
    </w:p>
    <w:p w:rsidR="00F23F5D" w:rsidRDefault="00F23F5D" w:rsidP="00F23F5D">
      <w:pPr>
        <w:pStyle w:val="NormalWeb"/>
      </w:pPr>
      <w:r>
        <w:t xml:space="preserve">* </w:t>
      </w:r>
      <w:hyperlink r:id="rId197" w:history="1">
        <w:r>
          <w:rPr>
            <w:rStyle w:val="Hyperlink"/>
          </w:rPr>
          <w:t>Wikipedia</w:t>
        </w:r>
      </w:hyperlink>
    </w:p>
    <w:p w:rsidR="00F23F5D" w:rsidRDefault="00F23F5D" w:rsidP="00F23F5D">
      <w:pPr>
        <w:pStyle w:val="Heading1"/>
      </w:pPr>
      <w:r>
        <w:t>Interface Segregation Principle</w:t>
      </w:r>
    </w:p>
    <w:p w:rsidR="00F23F5D" w:rsidRDefault="00F23F5D" w:rsidP="00F23F5D">
      <w:pPr>
        <w:pStyle w:val="NormalWeb"/>
      </w:pPr>
      <w:r>
        <w:t xml:space="preserve">ISP states that interfaces that have become “fat” (like god classes) should be split into several interfaces. Large interfaces makes it harder to extend smaller parts of the system. </w:t>
      </w:r>
    </w:p>
    <w:p w:rsidR="00F23F5D" w:rsidRDefault="00F23F5D" w:rsidP="00F23F5D">
      <w:pPr>
        <w:pStyle w:val="NormalWeb"/>
      </w:pPr>
      <w:r>
        <w:rPr>
          <w:noProof/>
        </w:rPr>
        <w:lastRenderedPageBreak/>
        <w:drawing>
          <wp:inline distT="0" distB="0" distL="0" distR="0">
            <wp:extent cx="7143750" cy="5715000"/>
            <wp:effectExtent l="0" t="0" r="0" b="0"/>
            <wp:docPr id="69" name="Picture 69" descr="http://lostechies.com/derickbailey/files/2011/03/InterfaceSegregationPrinciple_602164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lostechies.com/derickbailey/files/2011/03/InterfaceSegregationPrinciple_60216468.jpg"/>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7143750" cy="5715000"/>
                    </a:xfrm>
                    <a:prstGeom prst="rect">
                      <a:avLst/>
                    </a:prstGeom>
                    <a:noFill/>
                    <a:ln>
                      <a:noFill/>
                    </a:ln>
                  </pic:spPr>
                </pic:pic>
              </a:graphicData>
            </a:graphic>
          </wp:inline>
        </w:drawing>
      </w:r>
    </w:p>
    <w:p w:rsidR="00F23F5D" w:rsidRDefault="00F23F5D" w:rsidP="00F23F5D">
      <w:pPr>
        <w:pStyle w:val="NormalWeb"/>
      </w:pPr>
      <w:r>
        <w:t>There is nothing that says that there should be a one-to-one mapping between classes and interfaces. It’s in fact much better if you can create several smaller interfaces instead (depends on the class though).</w:t>
      </w:r>
    </w:p>
    <w:p w:rsidR="00F23F5D" w:rsidRDefault="00F23F5D" w:rsidP="00F23F5D">
      <w:pPr>
        <w:pStyle w:val="Heading2"/>
      </w:pPr>
      <w:r>
        <w:t>Violation</w:t>
      </w:r>
    </w:p>
    <w:p w:rsidR="00F23F5D" w:rsidRDefault="00F23F5D" w:rsidP="00F23F5D">
      <w:pPr>
        <w:pStyle w:val="NormalWeb"/>
      </w:pPr>
      <w:r>
        <w:t xml:space="preserve">The </w:t>
      </w:r>
      <w:r>
        <w:rPr>
          <w:rStyle w:val="HTMLCode"/>
        </w:rPr>
        <w:t>MembershipProvider</w:t>
      </w:r>
      <w:r>
        <w:t xml:space="preserve"> in ASP.NET is a classical example of a violation. </w:t>
      </w:r>
      <w:hyperlink r:id="rId199" w:history="1">
        <w:r>
          <w:rPr>
            <w:rStyle w:val="Hyperlink"/>
          </w:rPr>
          <w:t>MSDN</w:t>
        </w:r>
      </w:hyperlink>
      <w:r>
        <w:t xml:space="preserve"> contains a large article (which 4 out of 34 have found useful) which contains a long and detailed instruction on how to properly implement the class.</w:t>
      </w:r>
    </w:p>
    <w:p w:rsidR="00F23F5D" w:rsidRDefault="00F23F5D" w:rsidP="00F23F5D">
      <w:pPr>
        <w:pStyle w:val="Heading2"/>
      </w:pPr>
      <w:r>
        <w:lastRenderedPageBreak/>
        <w:t>Solution</w:t>
      </w:r>
    </w:p>
    <w:p w:rsidR="00F23F5D" w:rsidRDefault="00F23F5D" w:rsidP="00F23F5D">
      <w:pPr>
        <w:pStyle w:val="NormalWeb"/>
      </w:pPr>
      <w:r>
        <w:t>The provider could have been divided in several parts:</w:t>
      </w:r>
    </w:p>
    <w:p w:rsidR="00F23F5D" w:rsidRDefault="00F23F5D" w:rsidP="00F23F5D">
      <w:pPr>
        <w:pStyle w:val="NormalWeb"/>
      </w:pPr>
      <w:r>
        <w:t xml:space="preserve">* </w:t>
      </w:r>
      <w:r>
        <w:rPr>
          <w:rStyle w:val="HTMLCode"/>
        </w:rPr>
        <w:t>MembershipProvider</w:t>
      </w:r>
      <w:r>
        <w:t xml:space="preserve"> – A facade to the below interfaces</w:t>
      </w:r>
      <w:r>
        <w:br/>
        <w:t xml:space="preserve">* </w:t>
      </w:r>
      <w:r>
        <w:rPr>
          <w:rStyle w:val="HTMLCode"/>
        </w:rPr>
        <w:t>IAccountRepository</w:t>
      </w:r>
      <w:r>
        <w:t xml:space="preserve"> – Used to fetch/load accounts</w:t>
      </w:r>
      <w:r>
        <w:br/>
        <w:t xml:space="preserve">* </w:t>
      </w:r>
      <w:r>
        <w:rPr>
          <w:rStyle w:val="HTMLCode"/>
        </w:rPr>
        <w:t>IPasswordValidator</w:t>
      </w:r>
      <w:r>
        <w:t xml:space="preserve"> – Checks that the password is valid (according to business rules)</w:t>
      </w:r>
      <w:r>
        <w:br/>
        <w:t xml:space="preserve">* </w:t>
      </w:r>
      <w:r>
        <w:rPr>
          <w:rStyle w:val="HTMLCode"/>
        </w:rPr>
        <w:t>IPasswordStrategy</w:t>
      </w:r>
      <w:r>
        <w:t xml:space="preserve"> – How to store PW (hash it, use encryption or just store it in plain text)</w:t>
      </w:r>
    </w:p>
    <w:p w:rsidR="00F23F5D" w:rsidRDefault="00F23F5D" w:rsidP="00F23F5D">
      <w:pPr>
        <w:pStyle w:val="NormalWeb"/>
      </w:pPr>
      <w:r>
        <w:t xml:space="preserve">Now you only have to implement a small part if you need to customize the provider (for instance </w:t>
      </w:r>
      <w:r>
        <w:rPr>
          <w:rStyle w:val="HTMLCode"/>
        </w:rPr>
        <w:t>IAccountRepository</w:t>
      </w:r>
      <w:r>
        <w:t xml:space="preserve"> if you are using a custom data source). There’s a saying: “Favor composition over inheritance” which the membership providers illustrates well. The original solution used inheritance while mine used composition.</w:t>
      </w:r>
    </w:p>
    <w:p w:rsidR="00F23F5D" w:rsidRDefault="00F23F5D" w:rsidP="00F23F5D">
      <w:pPr>
        <w:pStyle w:val="Heading2"/>
      </w:pPr>
      <w:r>
        <w:t>External Links</w:t>
      </w:r>
    </w:p>
    <w:p w:rsidR="00F23F5D" w:rsidRDefault="00F23F5D" w:rsidP="00F23F5D">
      <w:pPr>
        <w:pStyle w:val="NormalWeb"/>
      </w:pPr>
      <w:r>
        <w:t xml:space="preserve">* </w:t>
      </w:r>
      <w:hyperlink r:id="rId200" w:history="1">
        <w:r>
          <w:rPr>
            <w:rStyle w:val="Hyperlink"/>
          </w:rPr>
          <w:t>Wikipedia</w:t>
        </w:r>
      </w:hyperlink>
    </w:p>
    <w:p w:rsidR="00F23F5D" w:rsidRDefault="00F23F5D" w:rsidP="00F23F5D">
      <w:pPr>
        <w:pStyle w:val="Heading1"/>
      </w:pPr>
      <w:r>
        <w:t>Dependency Inversion Principle</w:t>
      </w:r>
    </w:p>
    <w:p w:rsidR="00F23F5D" w:rsidRDefault="00F23F5D" w:rsidP="00F23F5D">
      <w:pPr>
        <w:pStyle w:val="NormalWeb"/>
      </w:pPr>
      <w:r>
        <w:t xml:space="preserve">The principle which is easiest to understand. DIP states that you should let the caller create the dependencies instead of letting the class itself create the dependencies. Hence inverting the dependency control (from letting the class control them to letting the caller control them). </w:t>
      </w:r>
    </w:p>
    <w:p w:rsidR="00F23F5D" w:rsidRDefault="00F23F5D" w:rsidP="00F23F5D">
      <w:pPr>
        <w:pStyle w:val="NormalWeb"/>
      </w:pPr>
      <w:r>
        <w:rPr>
          <w:noProof/>
        </w:rPr>
        <w:lastRenderedPageBreak/>
        <w:drawing>
          <wp:inline distT="0" distB="0" distL="0" distR="0">
            <wp:extent cx="7143750" cy="5715000"/>
            <wp:effectExtent l="0" t="0" r="0" b="0"/>
            <wp:docPr id="68" name="Picture 68" descr="http://lostechies.com/derickbailey/files/2011/03/DependencyInversionPrinciple_0278F9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lostechies.com/derickbailey/files/2011/03/DependencyInversionPrinciple_0278F9E2.jpg"/>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7143750" cy="5715000"/>
                    </a:xfrm>
                    <a:prstGeom prst="rect">
                      <a:avLst/>
                    </a:prstGeom>
                    <a:noFill/>
                    <a:ln>
                      <a:noFill/>
                    </a:ln>
                  </pic:spPr>
                </pic:pic>
              </a:graphicData>
            </a:graphic>
          </wp:inline>
        </w:drawing>
      </w:r>
    </w:p>
    <w:p w:rsidR="00F23F5D" w:rsidRDefault="00F23F5D" w:rsidP="00F23F5D">
      <w:pPr>
        <w:pStyle w:val="Heading2"/>
      </w:pPr>
      <w:r>
        <w:t>Before</w:t>
      </w:r>
    </w:p>
    <w:p w:rsidR="00F23F5D" w:rsidRDefault="00F23F5D" w:rsidP="00F23F5D">
      <w:pPr>
        <w:numPr>
          <w:ilvl w:val="0"/>
          <w:numId w:val="324"/>
        </w:numPr>
        <w:spacing w:before="100" w:beforeAutospacing="1" w:after="100" w:afterAutospacing="1" w:line="240" w:lineRule="auto"/>
      </w:pPr>
      <w:r>
        <w:rPr>
          <w:rStyle w:val="kw1"/>
        </w:rPr>
        <w:t>public</w:t>
      </w:r>
      <w:r>
        <w:t xml:space="preserve"> </w:t>
      </w:r>
      <w:r>
        <w:rPr>
          <w:rStyle w:val="kw3"/>
        </w:rPr>
        <w:t>class</w:t>
      </w:r>
      <w:r>
        <w:t xml:space="preserve"> Volvo</w:t>
      </w:r>
    </w:p>
    <w:p w:rsidR="00F23F5D" w:rsidRDefault="00F23F5D" w:rsidP="00F23F5D">
      <w:pPr>
        <w:numPr>
          <w:ilvl w:val="0"/>
          <w:numId w:val="324"/>
        </w:numPr>
        <w:spacing w:before="100" w:beforeAutospacing="1" w:after="100" w:afterAutospacing="1" w:line="240" w:lineRule="auto"/>
      </w:pPr>
      <w:r>
        <w:rPr>
          <w:rStyle w:val="br0"/>
        </w:rPr>
        <w:t>{</w:t>
      </w:r>
    </w:p>
    <w:p w:rsidR="00F23F5D" w:rsidRDefault="00F23F5D" w:rsidP="00F23F5D">
      <w:pPr>
        <w:numPr>
          <w:ilvl w:val="0"/>
          <w:numId w:val="324"/>
        </w:numPr>
        <w:spacing w:before="100" w:beforeAutospacing="1" w:after="100" w:afterAutospacing="1" w:line="240" w:lineRule="auto"/>
      </w:pPr>
      <w:r>
        <w:t>B20 _engine;</w:t>
      </w:r>
    </w:p>
    <w:p w:rsidR="00F23F5D" w:rsidRDefault="00F23F5D" w:rsidP="00F23F5D">
      <w:pPr>
        <w:numPr>
          <w:ilvl w:val="0"/>
          <w:numId w:val="324"/>
        </w:numPr>
        <w:spacing w:before="100" w:beforeAutospacing="1" w:after="100" w:afterAutospacing="1" w:line="240" w:lineRule="auto"/>
      </w:pPr>
    </w:p>
    <w:p w:rsidR="00F23F5D" w:rsidRDefault="00F23F5D" w:rsidP="00F23F5D">
      <w:pPr>
        <w:numPr>
          <w:ilvl w:val="0"/>
          <w:numId w:val="324"/>
        </w:numPr>
        <w:spacing w:before="100" w:beforeAutospacing="1" w:after="100" w:afterAutospacing="1" w:line="240" w:lineRule="auto"/>
      </w:pPr>
      <w:r>
        <w:rPr>
          <w:rStyle w:val="kw1"/>
        </w:rPr>
        <w:t>public</w:t>
      </w:r>
      <w:r>
        <w:t xml:space="preserve"> </w:t>
      </w:r>
      <w:r>
        <w:rPr>
          <w:rStyle w:val="me0"/>
        </w:rPr>
        <w:t>Volvo</w:t>
      </w:r>
      <w:r>
        <w:rPr>
          <w:rStyle w:val="br0"/>
        </w:rPr>
        <w:t>()</w:t>
      </w:r>
    </w:p>
    <w:p w:rsidR="00F23F5D" w:rsidRDefault="00F23F5D" w:rsidP="00F23F5D">
      <w:pPr>
        <w:numPr>
          <w:ilvl w:val="0"/>
          <w:numId w:val="324"/>
        </w:numPr>
        <w:spacing w:before="100" w:beforeAutospacing="1" w:after="100" w:afterAutospacing="1" w:line="240" w:lineRule="auto"/>
      </w:pPr>
      <w:r>
        <w:rPr>
          <w:rStyle w:val="br0"/>
        </w:rPr>
        <w:t>{</w:t>
      </w:r>
    </w:p>
    <w:p w:rsidR="00F23F5D" w:rsidRDefault="00F23F5D" w:rsidP="00F23F5D">
      <w:pPr>
        <w:numPr>
          <w:ilvl w:val="0"/>
          <w:numId w:val="324"/>
        </w:numPr>
        <w:spacing w:before="100" w:beforeAutospacing="1" w:after="100" w:afterAutospacing="1" w:line="240" w:lineRule="auto"/>
      </w:pPr>
      <w:r>
        <w:t xml:space="preserve">_engine = </w:t>
      </w:r>
      <w:r>
        <w:rPr>
          <w:rStyle w:val="kw1"/>
        </w:rPr>
        <w:t>new</w:t>
      </w:r>
      <w:r>
        <w:t xml:space="preserve"> </w:t>
      </w:r>
      <w:r>
        <w:rPr>
          <w:rStyle w:val="me0"/>
        </w:rPr>
        <w:t>B20</w:t>
      </w:r>
      <w:r>
        <w:rPr>
          <w:rStyle w:val="br0"/>
        </w:rPr>
        <w:t>()</w:t>
      </w:r>
      <w:r>
        <w:t>;</w:t>
      </w:r>
    </w:p>
    <w:p w:rsidR="00F23F5D" w:rsidRDefault="00F23F5D" w:rsidP="00F23F5D">
      <w:pPr>
        <w:numPr>
          <w:ilvl w:val="0"/>
          <w:numId w:val="324"/>
        </w:numPr>
        <w:spacing w:before="100" w:beforeAutospacing="1" w:after="100" w:afterAutospacing="1" w:line="240" w:lineRule="auto"/>
      </w:pPr>
      <w:r>
        <w:rPr>
          <w:rStyle w:val="br0"/>
        </w:rPr>
        <w:t>}</w:t>
      </w:r>
    </w:p>
    <w:p w:rsidR="00F23F5D" w:rsidRDefault="00F23F5D" w:rsidP="00F23F5D">
      <w:pPr>
        <w:numPr>
          <w:ilvl w:val="0"/>
          <w:numId w:val="324"/>
        </w:numPr>
        <w:spacing w:before="100" w:beforeAutospacing="1" w:after="100" w:afterAutospacing="1" w:line="240" w:lineRule="auto"/>
      </w:pPr>
      <w:r>
        <w:rPr>
          <w:rStyle w:val="br0"/>
        </w:rPr>
        <w:t>}</w:t>
      </w:r>
    </w:p>
    <w:p w:rsidR="00F23F5D" w:rsidRDefault="00F23F5D" w:rsidP="00F23F5D">
      <w:pPr>
        <w:pStyle w:val="Heading2"/>
      </w:pPr>
      <w:r>
        <w:lastRenderedPageBreak/>
        <w:t>After</w:t>
      </w:r>
    </w:p>
    <w:p w:rsidR="00F23F5D" w:rsidRDefault="00F23F5D" w:rsidP="00F23F5D">
      <w:pPr>
        <w:numPr>
          <w:ilvl w:val="0"/>
          <w:numId w:val="325"/>
        </w:numPr>
        <w:spacing w:before="100" w:beforeAutospacing="1" w:after="100" w:afterAutospacing="1" w:line="240" w:lineRule="auto"/>
      </w:pPr>
      <w:r>
        <w:rPr>
          <w:rStyle w:val="kw1"/>
        </w:rPr>
        <w:t>public</w:t>
      </w:r>
      <w:r>
        <w:t xml:space="preserve"> </w:t>
      </w:r>
      <w:r>
        <w:rPr>
          <w:rStyle w:val="kw3"/>
        </w:rPr>
        <w:t>class</w:t>
      </w:r>
      <w:r>
        <w:t xml:space="preserve"> Volvo</w:t>
      </w:r>
    </w:p>
    <w:p w:rsidR="00F23F5D" w:rsidRDefault="00F23F5D" w:rsidP="00F23F5D">
      <w:pPr>
        <w:numPr>
          <w:ilvl w:val="0"/>
          <w:numId w:val="325"/>
        </w:numPr>
        <w:spacing w:before="100" w:beforeAutospacing="1" w:after="100" w:afterAutospacing="1" w:line="240" w:lineRule="auto"/>
      </w:pPr>
      <w:r>
        <w:rPr>
          <w:rStyle w:val="br0"/>
        </w:rPr>
        <w:t>{</w:t>
      </w:r>
    </w:p>
    <w:p w:rsidR="00F23F5D" w:rsidRDefault="00F23F5D" w:rsidP="00F23F5D">
      <w:pPr>
        <w:numPr>
          <w:ilvl w:val="0"/>
          <w:numId w:val="325"/>
        </w:numPr>
        <w:spacing w:before="100" w:beforeAutospacing="1" w:after="100" w:afterAutospacing="1" w:line="240" w:lineRule="auto"/>
      </w:pPr>
      <w:r>
        <w:t>IEngine _engine;</w:t>
      </w:r>
    </w:p>
    <w:p w:rsidR="00F23F5D" w:rsidRDefault="00F23F5D" w:rsidP="00F23F5D">
      <w:pPr>
        <w:numPr>
          <w:ilvl w:val="0"/>
          <w:numId w:val="325"/>
        </w:numPr>
        <w:spacing w:before="100" w:beforeAutospacing="1" w:after="100" w:afterAutospacing="1" w:line="240" w:lineRule="auto"/>
      </w:pPr>
    </w:p>
    <w:p w:rsidR="00F23F5D" w:rsidRDefault="00F23F5D" w:rsidP="00F23F5D">
      <w:pPr>
        <w:numPr>
          <w:ilvl w:val="0"/>
          <w:numId w:val="325"/>
        </w:numPr>
        <w:spacing w:before="100" w:beforeAutospacing="1" w:after="100" w:afterAutospacing="1" w:line="240" w:lineRule="auto"/>
      </w:pPr>
      <w:r>
        <w:rPr>
          <w:rStyle w:val="kw1"/>
        </w:rPr>
        <w:t>public</w:t>
      </w:r>
      <w:r>
        <w:t xml:space="preserve"> </w:t>
      </w:r>
      <w:r>
        <w:rPr>
          <w:rStyle w:val="me0"/>
        </w:rPr>
        <w:t>Volvo</w:t>
      </w:r>
      <w:r>
        <w:rPr>
          <w:rStyle w:val="br0"/>
        </w:rPr>
        <w:t>(</w:t>
      </w:r>
      <w:r>
        <w:t>IEngine engine</w:t>
      </w:r>
      <w:r>
        <w:rPr>
          <w:rStyle w:val="br0"/>
        </w:rPr>
        <w:t>)</w:t>
      </w:r>
    </w:p>
    <w:p w:rsidR="00F23F5D" w:rsidRDefault="00F23F5D" w:rsidP="00F23F5D">
      <w:pPr>
        <w:numPr>
          <w:ilvl w:val="0"/>
          <w:numId w:val="325"/>
        </w:numPr>
        <w:spacing w:before="100" w:beforeAutospacing="1" w:after="100" w:afterAutospacing="1" w:line="240" w:lineRule="auto"/>
      </w:pPr>
      <w:r>
        <w:rPr>
          <w:rStyle w:val="br0"/>
        </w:rPr>
        <w:t>{</w:t>
      </w:r>
    </w:p>
    <w:p w:rsidR="00F23F5D" w:rsidRDefault="00F23F5D" w:rsidP="00F23F5D">
      <w:pPr>
        <w:numPr>
          <w:ilvl w:val="0"/>
          <w:numId w:val="325"/>
        </w:numPr>
        <w:spacing w:before="100" w:beforeAutospacing="1" w:after="100" w:afterAutospacing="1" w:line="240" w:lineRule="auto"/>
      </w:pPr>
      <w:r>
        <w:rPr>
          <w:rStyle w:val="kw1"/>
        </w:rPr>
        <w:t>if</w:t>
      </w:r>
      <w:r>
        <w:t xml:space="preserve"> </w:t>
      </w:r>
      <w:r>
        <w:rPr>
          <w:rStyle w:val="br0"/>
        </w:rPr>
        <w:t>(</w:t>
      </w:r>
      <w:r>
        <w:t xml:space="preserve">engine == </w:t>
      </w:r>
      <w:r>
        <w:rPr>
          <w:rStyle w:val="kw1"/>
        </w:rPr>
        <w:t>null</w:t>
      </w:r>
      <w:r>
        <w:rPr>
          <w:rStyle w:val="br0"/>
        </w:rPr>
        <w:t>)</w:t>
      </w:r>
      <w:r>
        <w:t xml:space="preserve"> </w:t>
      </w:r>
      <w:r>
        <w:rPr>
          <w:rStyle w:val="kw1"/>
        </w:rPr>
        <w:t>throw</w:t>
      </w:r>
      <w:r>
        <w:t xml:space="preserve"> </w:t>
      </w:r>
      <w:r>
        <w:rPr>
          <w:rStyle w:val="kw1"/>
        </w:rPr>
        <w:t>new</w:t>
      </w:r>
      <w:r>
        <w:t xml:space="preserve"> </w:t>
      </w:r>
      <w:r>
        <w:rPr>
          <w:rStyle w:val="me0"/>
        </w:rPr>
        <w:t>ArgumentNullException</w:t>
      </w:r>
      <w:r>
        <w:rPr>
          <w:rStyle w:val="br0"/>
        </w:rPr>
        <w:t>(</w:t>
      </w:r>
      <w:r>
        <w:rPr>
          <w:rStyle w:val="st1"/>
        </w:rPr>
        <w:t>"engine"</w:t>
      </w:r>
      <w:r>
        <w:rPr>
          <w:rStyle w:val="br0"/>
        </w:rPr>
        <w:t>)</w:t>
      </w:r>
      <w:r>
        <w:t>;</w:t>
      </w:r>
    </w:p>
    <w:p w:rsidR="00F23F5D" w:rsidRDefault="00F23F5D" w:rsidP="00F23F5D">
      <w:pPr>
        <w:numPr>
          <w:ilvl w:val="0"/>
          <w:numId w:val="325"/>
        </w:numPr>
        <w:spacing w:before="100" w:beforeAutospacing="1" w:after="100" w:afterAutospacing="1" w:line="240" w:lineRule="auto"/>
      </w:pPr>
      <w:r>
        <w:t>_engine = engine;</w:t>
      </w:r>
    </w:p>
    <w:p w:rsidR="00F23F5D" w:rsidRDefault="00F23F5D" w:rsidP="00F23F5D">
      <w:pPr>
        <w:numPr>
          <w:ilvl w:val="0"/>
          <w:numId w:val="325"/>
        </w:numPr>
        <w:spacing w:before="100" w:beforeAutospacing="1" w:after="100" w:afterAutospacing="1" w:line="240" w:lineRule="auto"/>
      </w:pPr>
      <w:r>
        <w:rPr>
          <w:rStyle w:val="br0"/>
        </w:rPr>
        <w:t>}</w:t>
      </w:r>
    </w:p>
    <w:p w:rsidR="00F23F5D" w:rsidRDefault="00F23F5D" w:rsidP="00F23F5D">
      <w:pPr>
        <w:numPr>
          <w:ilvl w:val="0"/>
          <w:numId w:val="325"/>
        </w:numPr>
        <w:spacing w:before="100" w:beforeAutospacing="1" w:after="100" w:afterAutospacing="1" w:line="240" w:lineRule="auto"/>
      </w:pPr>
      <w:r>
        <w:rPr>
          <w:rStyle w:val="br0"/>
        </w:rPr>
        <w:t>}</w:t>
      </w:r>
    </w:p>
    <w:p w:rsidR="00F23F5D" w:rsidRDefault="00F23F5D" w:rsidP="00F23F5D">
      <w:pPr>
        <w:pStyle w:val="NormalWeb"/>
      </w:pPr>
      <w:r>
        <w:t>Which makes it a lot more fun since we now can do the following:</w:t>
      </w:r>
    </w:p>
    <w:p w:rsidR="00F23F5D" w:rsidRDefault="00F23F5D" w:rsidP="00F23F5D">
      <w:pPr>
        <w:numPr>
          <w:ilvl w:val="0"/>
          <w:numId w:val="326"/>
        </w:numPr>
        <w:spacing w:before="100" w:beforeAutospacing="1" w:after="100" w:afterAutospacing="1" w:line="240" w:lineRule="auto"/>
      </w:pPr>
      <w:r>
        <w:t xml:space="preserve">var myVolvo = </w:t>
      </w:r>
      <w:r>
        <w:rPr>
          <w:rStyle w:val="kw1"/>
        </w:rPr>
        <w:t>new</w:t>
      </w:r>
      <w:r>
        <w:t xml:space="preserve"> </w:t>
      </w:r>
      <w:r>
        <w:rPr>
          <w:rStyle w:val="me0"/>
        </w:rPr>
        <w:t>Volvo</w:t>
      </w:r>
      <w:r>
        <w:rPr>
          <w:rStyle w:val="br0"/>
        </w:rPr>
        <w:t>(</w:t>
      </w:r>
      <w:r>
        <w:rPr>
          <w:rStyle w:val="kw1"/>
        </w:rPr>
        <w:t>new</w:t>
      </w:r>
      <w:r>
        <w:t xml:space="preserve"> </w:t>
      </w:r>
      <w:r>
        <w:rPr>
          <w:rStyle w:val="me0"/>
        </w:rPr>
        <w:t>BigBadV12</w:t>
      </w:r>
      <w:r>
        <w:rPr>
          <w:rStyle w:val="br0"/>
        </w:rPr>
        <w:t>())</w:t>
      </w:r>
      <w:r>
        <w:t>;</w:t>
      </w:r>
    </w:p>
    <w:p w:rsidR="00F23F5D" w:rsidRDefault="00F23F5D" w:rsidP="00F23F5D">
      <w:pPr>
        <w:pStyle w:val="NormalWeb"/>
      </w:pPr>
      <w:r>
        <w:t>(Nice real world example, huh? ;))</w:t>
      </w:r>
    </w:p>
    <w:p w:rsidR="00F23F5D" w:rsidRDefault="00F23F5D" w:rsidP="00F23F5D">
      <w:pPr>
        <w:pStyle w:val="Heading2"/>
      </w:pPr>
      <w:r>
        <w:t>Update</w:t>
      </w:r>
    </w:p>
    <w:p w:rsidR="00F23F5D" w:rsidRDefault="00F23F5D" w:rsidP="00F23F5D">
      <w:pPr>
        <w:pStyle w:val="NormalWeb"/>
      </w:pPr>
      <w:r>
        <w:t xml:space="preserve">I messed up a bit. Dependency Inversion states that you should depend upon abstractions and that lower layers should not be aware of higher layers. I’ll get back to that. Dependency Injection is when you inject dependencies into the constructors instead of creating them in the class. Inversion </w:t>
      </w:r>
      <w:proofErr w:type="gramStart"/>
      <w:r>
        <w:t>Of</w:t>
      </w:r>
      <w:proofErr w:type="gramEnd"/>
      <w:r>
        <w:t xml:space="preserve"> Control is that the container controls your objects and their lifetime.</w:t>
      </w:r>
    </w:p>
    <w:p w:rsidR="00F23F5D" w:rsidRDefault="00F23F5D" w:rsidP="00F23F5D">
      <w:pPr>
        <w:pStyle w:val="NormalWeb"/>
      </w:pPr>
      <w:r>
        <w:t>A. HIGH LEVEL MODULES SHOULD NOT DEPEND UPON LOW LEVEL MODULES. BOTH SHOULD DEPEND UPON ABSTRACTIONS.</w:t>
      </w:r>
      <w:r>
        <w:br/>
        <w:t xml:space="preserve">B. ABSTRACTIONS SHOULD NOT DEPEND UPON DETAILS. DETAILS SHOULD DEPEND UPON ABSTRACTIONS </w:t>
      </w:r>
    </w:p>
    <w:p w:rsidR="00F23F5D" w:rsidRDefault="00F23F5D" w:rsidP="00F23F5D">
      <w:pPr>
        <w:pStyle w:val="NormalWeb"/>
      </w:pPr>
      <w:r>
        <w:t>The original principle targets modules while I also like to apply it at class level too. It makes the principle easier to apply (so the text below is how I apply the principle).</w:t>
      </w:r>
    </w:p>
    <w:p w:rsidR="00F23F5D" w:rsidRDefault="00F23F5D" w:rsidP="00F23F5D">
      <w:pPr>
        <w:pStyle w:val="NormalWeb"/>
      </w:pPr>
      <w:r>
        <w:t xml:space="preserve">Depend on abstractions simply means that you should depend on as generic class/interface as possible. For instance </w:t>
      </w:r>
      <w:r>
        <w:rPr>
          <w:rStyle w:val="HTMLCode"/>
        </w:rPr>
        <w:t>IUserRepository</w:t>
      </w:r>
      <w:r>
        <w:t xml:space="preserve"> instead of </w:t>
      </w:r>
      <w:r>
        <w:rPr>
          <w:rStyle w:val="HTMLCode"/>
        </w:rPr>
        <w:t>DbUserRepository</w:t>
      </w:r>
      <w:r>
        <w:t xml:space="preserve"> or </w:t>
      </w:r>
      <w:r>
        <w:rPr>
          <w:rStyle w:val="HTMLCode"/>
        </w:rPr>
        <w:t>HttpRequestBase</w:t>
      </w:r>
      <w:r>
        <w:t xml:space="preserve"> instead of </w:t>
      </w:r>
      <w:r>
        <w:rPr>
          <w:rStyle w:val="HTMLCode"/>
        </w:rPr>
        <w:t>HttpRequest</w:t>
      </w:r>
      <w:r>
        <w:t>. The purpose is that your code should be as flexible as possible. The more abstract the dependencies are, the easier it is to refactor them or create new implementations.</w:t>
      </w:r>
    </w:p>
    <w:p w:rsidR="00F23F5D" w:rsidRDefault="00F23F5D" w:rsidP="00F23F5D">
      <w:pPr>
        <w:pStyle w:val="NormalWeb"/>
      </w:pPr>
      <w:r>
        <w:t xml:space="preserve">Depending on abstractions also make your code less likely to change if the dependency change. </w:t>
      </w:r>
    </w:p>
    <w:p w:rsidR="00F23F5D" w:rsidRDefault="00F23F5D" w:rsidP="00F23F5D">
      <w:pPr>
        <w:pStyle w:val="Heading2"/>
      </w:pPr>
      <w:r>
        <w:t>External links</w:t>
      </w:r>
    </w:p>
    <w:p w:rsidR="00F23F5D" w:rsidRDefault="00F23F5D" w:rsidP="00F23F5D">
      <w:pPr>
        <w:pStyle w:val="NormalWeb"/>
      </w:pPr>
      <w:r>
        <w:t xml:space="preserve">* </w:t>
      </w:r>
      <w:hyperlink r:id="rId202" w:history="1">
        <w:r>
          <w:rPr>
            <w:rStyle w:val="Hyperlink"/>
          </w:rPr>
          <w:t>Wikipedia</w:t>
        </w:r>
      </w:hyperlink>
      <w:r>
        <w:br/>
        <w:t xml:space="preserve">* </w:t>
      </w:r>
      <w:hyperlink r:id="rId203" w:history="1">
        <w:r>
          <w:rPr>
            <w:rStyle w:val="Hyperlink"/>
          </w:rPr>
          <w:t>Introduction</w:t>
        </w:r>
      </w:hyperlink>
    </w:p>
    <w:p w:rsidR="00F23F5D" w:rsidRDefault="00F23F5D" w:rsidP="00F23F5D">
      <w:pPr>
        <w:pStyle w:val="Heading1"/>
      </w:pPr>
      <w:r>
        <w:lastRenderedPageBreak/>
        <w:t>Summary</w:t>
      </w:r>
    </w:p>
    <w:p w:rsidR="00F23F5D" w:rsidRDefault="00F23F5D" w:rsidP="00F23F5D">
      <w:pPr>
        <w:pStyle w:val="NormalWeb"/>
      </w:pPr>
      <w:r>
        <w:t>Feel free to leave a comment if something is unclear. It will not just help you, but all future readers.</w:t>
      </w:r>
    </w:p>
    <w:p w:rsidR="00F23F5D" w:rsidRPr="00F23F5D" w:rsidRDefault="00F23F5D" w:rsidP="00695A63">
      <w:pPr>
        <w:shd w:val="clear" w:color="auto" w:fill="F9FBF9"/>
        <w:spacing w:after="0" w:line="345" w:lineRule="atLeast"/>
        <w:jc w:val="both"/>
        <w:rPr>
          <w:b/>
          <w:color w:val="000000"/>
          <w:sz w:val="32"/>
          <w:szCs w:val="32"/>
        </w:rPr>
      </w:pPr>
      <w:bookmarkStart w:id="4" w:name="_GoBack"/>
      <w:bookmarkEnd w:id="4"/>
    </w:p>
    <w:sectPr w:rsidR="00F23F5D" w:rsidRPr="00F23F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B4089"/>
    <w:multiLevelType w:val="multilevel"/>
    <w:tmpl w:val="07B06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B71382"/>
    <w:multiLevelType w:val="multilevel"/>
    <w:tmpl w:val="1BFC1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BA132F"/>
    <w:multiLevelType w:val="multilevel"/>
    <w:tmpl w:val="5FBE6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2760A3"/>
    <w:multiLevelType w:val="multilevel"/>
    <w:tmpl w:val="1BF85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9A2B8C"/>
    <w:multiLevelType w:val="multilevel"/>
    <w:tmpl w:val="AA029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396A02"/>
    <w:multiLevelType w:val="multilevel"/>
    <w:tmpl w:val="56B4B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522B04"/>
    <w:multiLevelType w:val="multilevel"/>
    <w:tmpl w:val="0CD0C8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26C22EE"/>
    <w:multiLevelType w:val="multilevel"/>
    <w:tmpl w:val="6DEEA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2AE05BF"/>
    <w:multiLevelType w:val="multilevel"/>
    <w:tmpl w:val="4ABA3B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2B75D14"/>
    <w:multiLevelType w:val="multilevel"/>
    <w:tmpl w:val="03263A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3103A47"/>
    <w:multiLevelType w:val="multilevel"/>
    <w:tmpl w:val="0A6AE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31F7D8B"/>
    <w:multiLevelType w:val="multilevel"/>
    <w:tmpl w:val="35461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3352EEF"/>
    <w:multiLevelType w:val="multilevel"/>
    <w:tmpl w:val="8D74345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036F5A82"/>
    <w:multiLevelType w:val="multilevel"/>
    <w:tmpl w:val="CCB6E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3FD39B2"/>
    <w:multiLevelType w:val="multilevel"/>
    <w:tmpl w:val="53A0B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45025D8"/>
    <w:multiLevelType w:val="multilevel"/>
    <w:tmpl w:val="0AD29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46427DE"/>
    <w:multiLevelType w:val="multilevel"/>
    <w:tmpl w:val="372C2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5CF75B0"/>
    <w:multiLevelType w:val="multilevel"/>
    <w:tmpl w:val="4E661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5D85AFA"/>
    <w:multiLevelType w:val="multilevel"/>
    <w:tmpl w:val="C85AA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6C84E7E"/>
    <w:multiLevelType w:val="multilevel"/>
    <w:tmpl w:val="09E87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6D662E4"/>
    <w:multiLevelType w:val="multilevel"/>
    <w:tmpl w:val="2BDE2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74E7E3E"/>
    <w:multiLevelType w:val="multilevel"/>
    <w:tmpl w:val="C28E73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77C58E8"/>
    <w:multiLevelType w:val="multilevel"/>
    <w:tmpl w:val="2F926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7811311"/>
    <w:multiLevelType w:val="multilevel"/>
    <w:tmpl w:val="5BF8C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7EF0E4D"/>
    <w:multiLevelType w:val="multilevel"/>
    <w:tmpl w:val="A03E0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8152F68"/>
    <w:multiLevelType w:val="multilevel"/>
    <w:tmpl w:val="AAE25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8821FD6"/>
    <w:multiLevelType w:val="multilevel"/>
    <w:tmpl w:val="1ECCF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89740ED"/>
    <w:multiLevelType w:val="multilevel"/>
    <w:tmpl w:val="FC9EE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8E60402"/>
    <w:multiLevelType w:val="multilevel"/>
    <w:tmpl w:val="C7EE8D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8ED1595"/>
    <w:multiLevelType w:val="multilevel"/>
    <w:tmpl w:val="3C0E3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90F3D0F"/>
    <w:multiLevelType w:val="multilevel"/>
    <w:tmpl w:val="33FA43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9262101"/>
    <w:multiLevelType w:val="multilevel"/>
    <w:tmpl w:val="B10A8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93A24A6"/>
    <w:multiLevelType w:val="multilevel"/>
    <w:tmpl w:val="4B543F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948470F"/>
    <w:multiLevelType w:val="multilevel"/>
    <w:tmpl w:val="C2188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099265B5"/>
    <w:multiLevelType w:val="multilevel"/>
    <w:tmpl w:val="222418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A005664"/>
    <w:multiLevelType w:val="multilevel"/>
    <w:tmpl w:val="1562B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0A44791D"/>
    <w:multiLevelType w:val="multilevel"/>
    <w:tmpl w:val="6030A3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BD1789E"/>
    <w:multiLevelType w:val="multilevel"/>
    <w:tmpl w:val="4BA8B8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C1241F0"/>
    <w:multiLevelType w:val="multilevel"/>
    <w:tmpl w:val="A6080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C7342E6"/>
    <w:multiLevelType w:val="multilevel"/>
    <w:tmpl w:val="48569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0C8B66BA"/>
    <w:multiLevelType w:val="multilevel"/>
    <w:tmpl w:val="7C80B1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0C985891"/>
    <w:multiLevelType w:val="multilevel"/>
    <w:tmpl w:val="1690E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D8433AA"/>
    <w:multiLevelType w:val="multilevel"/>
    <w:tmpl w:val="7E726A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0EE46F16"/>
    <w:multiLevelType w:val="multilevel"/>
    <w:tmpl w:val="02D046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0F415AB6"/>
    <w:multiLevelType w:val="multilevel"/>
    <w:tmpl w:val="6CB028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01B1382"/>
    <w:multiLevelType w:val="multilevel"/>
    <w:tmpl w:val="3528A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022160D"/>
    <w:multiLevelType w:val="multilevel"/>
    <w:tmpl w:val="6CB6F5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0857A10"/>
    <w:multiLevelType w:val="multilevel"/>
    <w:tmpl w:val="0A3621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0BC42A2"/>
    <w:multiLevelType w:val="multilevel"/>
    <w:tmpl w:val="E01651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191192F"/>
    <w:multiLevelType w:val="multilevel"/>
    <w:tmpl w:val="B6D0C5B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15:restartNumberingAfterBreak="0">
    <w:nsid w:val="11E07CA9"/>
    <w:multiLevelType w:val="multilevel"/>
    <w:tmpl w:val="667632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3042469"/>
    <w:multiLevelType w:val="multilevel"/>
    <w:tmpl w:val="0540D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13C366A5"/>
    <w:multiLevelType w:val="multilevel"/>
    <w:tmpl w:val="1E389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4D44D9F"/>
    <w:multiLevelType w:val="multilevel"/>
    <w:tmpl w:val="03E24B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5395AE8"/>
    <w:multiLevelType w:val="multilevel"/>
    <w:tmpl w:val="5DCA7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59226AE"/>
    <w:multiLevelType w:val="multilevel"/>
    <w:tmpl w:val="44EA1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15A87F36"/>
    <w:multiLevelType w:val="multilevel"/>
    <w:tmpl w:val="1924CD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7" w15:restartNumberingAfterBreak="0">
    <w:nsid w:val="15E64BB9"/>
    <w:multiLevelType w:val="multilevel"/>
    <w:tmpl w:val="600C1D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66E3B73"/>
    <w:multiLevelType w:val="multilevel"/>
    <w:tmpl w:val="CCF4671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9" w15:restartNumberingAfterBreak="0">
    <w:nsid w:val="170250D3"/>
    <w:multiLevelType w:val="multilevel"/>
    <w:tmpl w:val="0B529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7C06558"/>
    <w:multiLevelType w:val="multilevel"/>
    <w:tmpl w:val="79566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17FB34F7"/>
    <w:multiLevelType w:val="multilevel"/>
    <w:tmpl w:val="30A0B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18536CE7"/>
    <w:multiLevelType w:val="multilevel"/>
    <w:tmpl w:val="67E41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18C60C17"/>
    <w:multiLevelType w:val="multilevel"/>
    <w:tmpl w:val="DAA43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18D96DD5"/>
    <w:multiLevelType w:val="multilevel"/>
    <w:tmpl w:val="9D100E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95B5C2B"/>
    <w:multiLevelType w:val="multilevel"/>
    <w:tmpl w:val="420EA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9981E81"/>
    <w:multiLevelType w:val="multilevel"/>
    <w:tmpl w:val="FA3C58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9C607F7"/>
    <w:multiLevelType w:val="multilevel"/>
    <w:tmpl w:val="95B0EA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19E77735"/>
    <w:multiLevelType w:val="multilevel"/>
    <w:tmpl w:val="D9A63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AEB6659"/>
    <w:multiLevelType w:val="multilevel"/>
    <w:tmpl w:val="5AC23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AF85107"/>
    <w:multiLevelType w:val="multilevel"/>
    <w:tmpl w:val="8FC86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1B553DD2"/>
    <w:multiLevelType w:val="multilevel"/>
    <w:tmpl w:val="E83A9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1B611C8F"/>
    <w:multiLevelType w:val="multilevel"/>
    <w:tmpl w:val="A04AE0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BC33AA6"/>
    <w:multiLevelType w:val="multilevel"/>
    <w:tmpl w:val="6A747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1C022261"/>
    <w:multiLevelType w:val="multilevel"/>
    <w:tmpl w:val="26FCF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1C4705AA"/>
    <w:multiLevelType w:val="multilevel"/>
    <w:tmpl w:val="1554B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1C4F4202"/>
    <w:multiLevelType w:val="multilevel"/>
    <w:tmpl w:val="24FEA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1C8E1FF2"/>
    <w:multiLevelType w:val="multilevel"/>
    <w:tmpl w:val="58E85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D981230"/>
    <w:multiLevelType w:val="multilevel"/>
    <w:tmpl w:val="F7B0C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1E1D751C"/>
    <w:multiLevelType w:val="multilevel"/>
    <w:tmpl w:val="09EE6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1E4F6B15"/>
    <w:multiLevelType w:val="multilevel"/>
    <w:tmpl w:val="BBFAF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1EC93ED1"/>
    <w:multiLevelType w:val="multilevel"/>
    <w:tmpl w:val="286E5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1EEA34AC"/>
    <w:multiLevelType w:val="multilevel"/>
    <w:tmpl w:val="C568A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1F0829AC"/>
    <w:multiLevelType w:val="multilevel"/>
    <w:tmpl w:val="BBB6BD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4" w15:restartNumberingAfterBreak="0">
    <w:nsid w:val="1F454BBB"/>
    <w:multiLevelType w:val="multilevel"/>
    <w:tmpl w:val="F170E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1F8269EF"/>
    <w:multiLevelType w:val="multilevel"/>
    <w:tmpl w:val="9D903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00764E2"/>
    <w:multiLevelType w:val="multilevel"/>
    <w:tmpl w:val="045E0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0EC3F4F"/>
    <w:multiLevelType w:val="multilevel"/>
    <w:tmpl w:val="08DAD8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1707B8B"/>
    <w:multiLevelType w:val="multilevel"/>
    <w:tmpl w:val="C0423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21537E9"/>
    <w:multiLevelType w:val="multilevel"/>
    <w:tmpl w:val="4EAA49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0" w15:restartNumberingAfterBreak="0">
    <w:nsid w:val="221C4B9E"/>
    <w:multiLevelType w:val="multilevel"/>
    <w:tmpl w:val="690440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24156FE"/>
    <w:multiLevelType w:val="multilevel"/>
    <w:tmpl w:val="4D7E4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233F691B"/>
    <w:multiLevelType w:val="multilevel"/>
    <w:tmpl w:val="0A0482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24377A55"/>
    <w:multiLevelType w:val="multilevel"/>
    <w:tmpl w:val="C3229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24800D1D"/>
    <w:multiLevelType w:val="multilevel"/>
    <w:tmpl w:val="A1F60D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25264A9F"/>
    <w:multiLevelType w:val="multilevel"/>
    <w:tmpl w:val="077A4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5B0119F"/>
    <w:multiLevelType w:val="multilevel"/>
    <w:tmpl w:val="72FEF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25BA0BC2"/>
    <w:multiLevelType w:val="multilevel"/>
    <w:tmpl w:val="76CCD0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26831AB6"/>
    <w:multiLevelType w:val="multilevel"/>
    <w:tmpl w:val="DF461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26897C85"/>
    <w:multiLevelType w:val="multilevel"/>
    <w:tmpl w:val="8B662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26EE4507"/>
    <w:multiLevelType w:val="multilevel"/>
    <w:tmpl w:val="B53C7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277A2D4D"/>
    <w:multiLevelType w:val="multilevel"/>
    <w:tmpl w:val="5914F1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2" w15:restartNumberingAfterBreak="0">
    <w:nsid w:val="27C43DC4"/>
    <w:multiLevelType w:val="multilevel"/>
    <w:tmpl w:val="7C124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280C0E45"/>
    <w:multiLevelType w:val="multilevel"/>
    <w:tmpl w:val="4186FC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28381667"/>
    <w:multiLevelType w:val="multilevel"/>
    <w:tmpl w:val="69EE4F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285743CE"/>
    <w:multiLevelType w:val="multilevel"/>
    <w:tmpl w:val="D040B8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28E93E76"/>
    <w:multiLevelType w:val="multilevel"/>
    <w:tmpl w:val="D8D86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2A3977EE"/>
    <w:multiLevelType w:val="multilevel"/>
    <w:tmpl w:val="85C42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2ABC1C46"/>
    <w:multiLevelType w:val="multilevel"/>
    <w:tmpl w:val="A5A67C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2AC21B92"/>
    <w:multiLevelType w:val="multilevel"/>
    <w:tmpl w:val="AC1639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0" w15:restartNumberingAfterBreak="0">
    <w:nsid w:val="2BBD369E"/>
    <w:multiLevelType w:val="multilevel"/>
    <w:tmpl w:val="0CD0C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2C13180F"/>
    <w:multiLevelType w:val="multilevel"/>
    <w:tmpl w:val="3392B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2C2C5056"/>
    <w:multiLevelType w:val="multilevel"/>
    <w:tmpl w:val="8DF46F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2C32481F"/>
    <w:multiLevelType w:val="multilevel"/>
    <w:tmpl w:val="34B0A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2C933A80"/>
    <w:multiLevelType w:val="multilevel"/>
    <w:tmpl w:val="0F56A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2CAA20E2"/>
    <w:multiLevelType w:val="multilevel"/>
    <w:tmpl w:val="540267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6" w15:restartNumberingAfterBreak="0">
    <w:nsid w:val="2E7C7E25"/>
    <w:multiLevelType w:val="multilevel"/>
    <w:tmpl w:val="29D2D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2F604003"/>
    <w:multiLevelType w:val="multilevel"/>
    <w:tmpl w:val="F38A9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2F6D128F"/>
    <w:multiLevelType w:val="multilevel"/>
    <w:tmpl w:val="647EB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2FFE6BDE"/>
    <w:multiLevelType w:val="multilevel"/>
    <w:tmpl w:val="CEBC8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301676F5"/>
    <w:multiLevelType w:val="multilevel"/>
    <w:tmpl w:val="A8A2D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30306407"/>
    <w:multiLevelType w:val="multilevel"/>
    <w:tmpl w:val="34EA6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305B5129"/>
    <w:multiLevelType w:val="multilevel"/>
    <w:tmpl w:val="A510D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30741769"/>
    <w:multiLevelType w:val="multilevel"/>
    <w:tmpl w:val="B454A4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30920413"/>
    <w:multiLevelType w:val="multilevel"/>
    <w:tmpl w:val="ECDA21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30B01BD9"/>
    <w:multiLevelType w:val="multilevel"/>
    <w:tmpl w:val="04AC7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31B94D73"/>
    <w:multiLevelType w:val="multilevel"/>
    <w:tmpl w:val="DB0AD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31DF038E"/>
    <w:multiLevelType w:val="multilevel"/>
    <w:tmpl w:val="3BF0D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31EA1624"/>
    <w:multiLevelType w:val="multilevel"/>
    <w:tmpl w:val="51800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3240029B"/>
    <w:multiLevelType w:val="multilevel"/>
    <w:tmpl w:val="665E8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324A0A5F"/>
    <w:multiLevelType w:val="multilevel"/>
    <w:tmpl w:val="FDBA8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33C370D6"/>
    <w:multiLevelType w:val="multilevel"/>
    <w:tmpl w:val="0CB82C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33CA02BC"/>
    <w:multiLevelType w:val="multilevel"/>
    <w:tmpl w:val="04CC7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343803C7"/>
    <w:multiLevelType w:val="multilevel"/>
    <w:tmpl w:val="4CD60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34600271"/>
    <w:multiLevelType w:val="multilevel"/>
    <w:tmpl w:val="96B06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35A95ED9"/>
    <w:multiLevelType w:val="multilevel"/>
    <w:tmpl w:val="E7146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35FC3CA2"/>
    <w:multiLevelType w:val="multilevel"/>
    <w:tmpl w:val="8BDC0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362206AA"/>
    <w:multiLevelType w:val="multilevel"/>
    <w:tmpl w:val="CBC28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364F3DF1"/>
    <w:multiLevelType w:val="multilevel"/>
    <w:tmpl w:val="EF44A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367566F4"/>
    <w:multiLevelType w:val="multilevel"/>
    <w:tmpl w:val="C14061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0" w15:restartNumberingAfterBreak="0">
    <w:nsid w:val="37C66DA5"/>
    <w:multiLevelType w:val="multilevel"/>
    <w:tmpl w:val="32D8E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384B45EC"/>
    <w:multiLevelType w:val="multilevel"/>
    <w:tmpl w:val="691AA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387F0DC5"/>
    <w:multiLevelType w:val="multilevel"/>
    <w:tmpl w:val="C4B62F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38DA40BE"/>
    <w:multiLevelType w:val="multilevel"/>
    <w:tmpl w:val="F438C5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38E13DA9"/>
    <w:multiLevelType w:val="multilevel"/>
    <w:tmpl w:val="6024BC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39070F2F"/>
    <w:multiLevelType w:val="multilevel"/>
    <w:tmpl w:val="4050C42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6" w15:restartNumberingAfterBreak="0">
    <w:nsid w:val="39407BED"/>
    <w:multiLevelType w:val="multilevel"/>
    <w:tmpl w:val="158CE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39702C41"/>
    <w:multiLevelType w:val="multilevel"/>
    <w:tmpl w:val="0E3A4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398430CC"/>
    <w:multiLevelType w:val="multilevel"/>
    <w:tmpl w:val="9C46C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3A557C77"/>
    <w:multiLevelType w:val="multilevel"/>
    <w:tmpl w:val="87A68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3A9F15E5"/>
    <w:multiLevelType w:val="multilevel"/>
    <w:tmpl w:val="6E3C5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3ABA2E4D"/>
    <w:multiLevelType w:val="multilevel"/>
    <w:tmpl w:val="15C45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3AE109E9"/>
    <w:multiLevelType w:val="multilevel"/>
    <w:tmpl w:val="A57AA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3BB67D75"/>
    <w:multiLevelType w:val="multilevel"/>
    <w:tmpl w:val="A81CD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3C3D3D11"/>
    <w:multiLevelType w:val="multilevel"/>
    <w:tmpl w:val="07106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3C8F74B9"/>
    <w:multiLevelType w:val="multilevel"/>
    <w:tmpl w:val="4E52F8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3DCE50EE"/>
    <w:multiLevelType w:val="multilevel"/>
    <w:tmpl w:val="14265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3DF63E28"/>
    <w:multiLevelType w:val="multilevel"/>
    <w:tmpl w:val="96B086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3F25380C"/>
    <w:multiLevelType w:val="multilevel"/>
    <w:tmpl w:val="BDCCCA1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9" w15:restartNumberingAfterBreak="0">
    <w:nsid w:val="3F4E56CF"/>
    <w:multiLevelType w:val="multilevel"/>
    <w:tmpl w:val="36A0E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3F64153F"/>
    <w:multiLevelType w:val="multilevel"/>
    <w:tmpl w:val="6D5A74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400361AD"/>
    <w:multiLevelType w:val="multilevel"/>
    <w:tmpl w:val="F9E0B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403A2627"/>
    <w:multiLevelType w:val="multilevel"/>
    <w:tmpl w:val="A8381D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409B4A9F"/>
    <w:multiLevelType w:val="multilevel"/>
    <w:tmpl w:val="01C2C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40C640BE"/>
    <w:multiLevelType w:val="multilevel"/>
    <w:tmpl w:val="02B8BE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40F36AC9"/>
    <w:multiLevelType w:val="multilevel"/>
    <w:tmpl w:val="F54AD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41465ED9"/>
    <w:multiLevelType w:val="multilevel"/>
    <w:tmpl w:val="FC2CDA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419C4217"/>
    <w:multiLevelType w:val="multilevel"/>
    <w:tmpl w:val="81F65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4272642F"/>
    <w:multiLevelType w:val="multilevel"/>
    <w:tmpl w:val="53AAF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42741769"/>
    <w:multiLevelType w:val="multilevel"/>
    <w:tmpl w:val="8B769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436A78B1"/>
    <w:multiLevelType w:val="multilevel"/>
    <w:tmpl w:val="F45E6C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43A72B71"/>
    <w:multiLevelType w:val="multilevel"/>
    <w:tmpl w:val="82CC431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2" w15:restartNumberingAfterBreak="0">
    <w:nsid w:val="43DC062C"/>
    <w:multiLevelType w:val="multilevel"/>
    <w:tmpl w:val="EEA82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447E4ED2"/>
    <w:multiLevelType w:val="multilevel"/>
    <w:tmpl w:val="43661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44C15C44"/>
    <w:multiLevelType w:val="multilevel"/>
    <w:tmpl w:val="C2F4B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44DD02C4"/>
    <w:multiLevelType w:val="multilevel"/>
    <w:tmpl w:val="7F462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450F1AAF"/>
    <w:multiLevelType w:val="multilevel"/>
    <w:tmpl w:val="C45A4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45BD1447"/>
    <w:multiLevelType w:val="multilevel"/>
    <w:tmpl w:val="17EC1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46270370"/>
    <w:multiLevelType w:val="multilevel"/>
    <w:tmpl w:val="FE92F1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46656123"/>
    <w:multiLevelType w:val="multilevel"/>
    <w:tmpl w:val="AAC61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46CC39CB"/>
    <w:multiLevelType w:val="multilevel"/>
    <w:tmpl w:val="B4A47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46E211E9"/>
    <w:multiLevelType w:val="multilevel"/>
    <w:tmpl w:val="8F845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46F20779"/>
    <w:multiLevelType w:val="multilevel"/>
    <w:tmpl w:val="B1D249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3" w15:restartNumberingAfterBreak="0">
    <w:nsid w:val="47A010AA"/>
    <w:multiLevelType w:val="multilevel"/>
    <w:tmpl w:val="0FAC7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47D16D5F"/>
    <w:multiLevelType w:val="multilevel"/>
    <w:tmpl w:val="6CB86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487A474F"/>
    <w:multiLevelType w:val="multilevel"/>
    <w:tmpl w:val="B162A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49312519"/>
    <w:multiLevelType w:val="multilevel"/>
    <w:tmpl w:val="DE5062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49E46443"/>
    <w:multiLevelType w:val="multilevel"/>
    <w:tmpl w:val="79DEA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4A3F1DFB"/>
    <w:multiLevelType w:val="multilevel"/>
    <w:tmpl w:val="9830E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4AB668B8"/>
    <w:multiLevelType w:val="multilevel"/>
    <w:tmpl w:val="3530C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4AF84E2D"/>
    <w:multiLevelType w:val="multilevel"/>
    <w:tmpl w:val="A0962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4B0077A6"/>
    <w:multiLevelType w:val="multilevel"/>
    <w:tmpl w:val="DA604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4B62368D"/>
    <w:multiLevelType w:val="multilevel"/>
    <w:tmpl w:val="E3B403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4B70418D"/>
    <w:multiLevelType w:val="multilevel"/>
    <w:tmpl w:val="F1423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4BF37CEC"/>
    <w:multiLevelType w:val="multilevel"/>
    <w:tmpl w:val="988A8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4C3E2546"/>
    <w:multiLevelType w:val="multilevel"/>
    <w:tmpl w:val="672C6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4C935F5A"/>
    <w:multiLevelType w:val="multilevel"/>
    <w:tmpl w:val="AAE6DA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4D8E005A"/>
    <w:multiLevelType w:val="multilevel"/>
    <w:tmpl w:val="5FD60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4DA205DE"/>
    <w:multiLevelType w:val="multilevel"/>
    <w:tmpl w:val="B0A092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4DBD1B1B"/>
    <w:multiLevelType w:val="multilevel"/>
    <w:tmpl w:val="46AC8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4E597AF9"/>
    <w:multiLevelType w:val="multilevel"/>
    <w:tmpl w:val="F4DA04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4E8B6381"/>
    <w:multiLevelType w:val="multilevel"/>
    <w:tmpl w:val="38709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4EA41F42"/>
    <w:multiLevelType w:val="multilevel"/>
    <w:tmpl w:val="B9B28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4F0C3D52"/>
    <w:multiLevelType w:val="multilevel"/>
    <w:tmpl w:val="4FC82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4F1B02C9"/>
    <w:multiLevelType w:val="multilevel"/>
    <w:tmpl w:val="06B24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4F3F7731"/>
    <w:multiLevelType w:val="multilevel"/>
    <w:tmpl w:val="E830F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4F7F0B38"/>
    <w:multiLevelType w:val="multilevel"/>
    <w:tmpl w:val="08B8C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50087ACD"/>
    <w:multiLevelType w:val="multilevel"/>
    <w:tmpl w:val="A7B67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5117233E"/>
    <w:multiLevelType w:val="multilevel"/>
    <w:tmpl w:val="7EFAA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51672144"/>
    <w:multiLevelType w:val="multilevel"/>
    <w:tmpl w:val="E304A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51D530CC"/>
    <w:multiLevelType w:val="hybridMultilevel"/>
    <w:tmpl w:val="71681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1" w15:restartNumberingAfterBreak="0">
    <w:nsid w:val="52845B8A"/>
    <w:multiLevelType w:val="multilevel"/>
    <w:tmpl w:val="F426F0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528D2F1D"/>
    <w:multiLevelType w:val="multilevel"/>
    <w:tmpl w:val="5238B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52B1299A"/>
    <w:multiLevelType w:val="multilevel"/>
    <w:tmpl w:val="7B446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53940AEB"/>
    <w:multiLevelType w:val="multilevel"/>
    <w:tmpl w:val="F0408C7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5" w15:restartNumberingAfterBreak="0">
    <w:nsid w:val="54B15062"/>
    <w:multiLevelType w:val="multilevel"/>
    <w:tmpl w:val="FB465D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6" w15:restartNumberingAfterBreak="0">
    <w:nsid w:val="55067F64"/>
    <w:multiLevelType w:val="multilevel"/>
    <w:tmpl w:val="03A07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5537561C"/>
    <w:multiLevelType w:val="multilevel"/>
    <w:tmpl w:val="63F2B73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8" w15:restartNumberingAfterBreak="0">
    <w:nsid w:val="562E5D7D"/>
    <w:multiLevelType w:val="multilevel"/>
    <w:tmpl w:val="ACF241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56930A00"/>
    <w:multiLevelType w:val="multilevel"/>
    <w:tmpl w:val="C1E02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56AD6C73"/>
    <w:multiLevelType w:val="multilevel"/>
    <w:tmpl w:val="833AA7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56AF44ED"/>
    <w:multiLevelType w:val="multilevel"/>
    <w:tmpl w:val="F80EB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56C507A7"/>
    <w:multiLevelType w:val="multilevel"/>
    <w:tmpl w:val="A4641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15:restartNumberingAfterBreak="0">
    <w:nsid w:val="571C212A"/>
    <w:multiLevelType w:val="multilevel"/>
    <w:tmpl w:val="0F964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574E0398"/>
    <w:multiLevelType w:val="multilevel"/>
    <w:tmpl w:val="FD986A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5" w15:restartNumberingAfterBreak="0">
    <w:nsid w:val="58087955"/>
    <w:multiLevelType w:val="multilevel"/>
    <w:tmpl w:val="2738F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58F204BB"/>
    <w:multiLevelType w:val="multilevel"/>
    <w:tmpl w:val="3DA2F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15:restartNumberingAfterBreak="0">
    <w:nsid w:val="590977D1"/>
    <w:multiLevelType w:val="multilevel"/>
    <w:tmpl w:val="CB6EC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15:restartNumberingAfterBreak="0">
    <w:nsid w:val="59F712A8"/>
    <w:multiLevelType w:val="multilevel"/>
    <w:tmpl w:val="F8846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5A1A6221"/>
    <w:multiLevelType w:val="multilevel"/>
    <w:tmpl w:val="A70033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5A287352"/>
    <w:multiLevelType w:val="multilevel"/>
    <w:tmpl w:val="D8B2A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5A6C3B49"/>
    <w:multiLevelType w:val="multilevel"/>
    <w:tmpl w:val="50CAB7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2" w15:restartNumberingAfterBreak="0">
    <w:nsid w:val="5AB10135"/>
    <w:multiLevelType w:val="multilevel"/>
    <w:tmpl w:val="0E0E7D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3" w15:restartNumberingAfterBreak="0">
    <w:nsid w:val="5AF943C3"/>
    <w:multiLevelType w:val="multilevel"/>
    <w:tmpl w:val="91CA7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5BD70B80"/>
    <w:multiLevelType w:val="multilevel"/>
    <w:tmpl w:val="981C1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5D51303A"/>
    <w:multiLevelType w:val="multilevel"/>
    <w:tmpl w:val="D7E60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5DE25EA1"/>
    <w:multiLevelType w:val="multilevel"/>
    <w:tmpl w:val="1E74B2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5E152713"/>
    <w:multiLevelType w:val="multilevel"/>
    <w:tmpl w:val="79809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5ECD287C"/>
    <w:multiLevelType w:val="multilevel"/>
    <w:tmpl w:val="C2F83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5F1E4C52"/>
    <w:multiLevelType w:val="multilevel"/>
    <w:tmpl w:val="63DC72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0" w15:restartNumberingAfterBreak="0">
    <w:nsid w:val="5F342AFE"/>
    <w:multiLevelType w:val="multilevel"/>
    <w:tmpl w:val="03481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60817233"/>
    <w:multiLevelType w:val="multilevel"/>
    <w:tmpl w:val="C97C14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60C1233F"/>
    <w:multiLevelType w:val="multilevel"/>
    <w:tmpl w:val="CB6ED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60E45A31"/>
    <w:multiLevelType w:val="multilevel"/>
    <w:tmpl w:val="BE4A9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615C5281"/>
    <w:multiLevelType w:val="multilevel"/>
    <w:tmpl w:val="C53AD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15:restartNumberingAfterBreak="0">
    <w:nsid w:val="618F65F6"/>
    <w:multiLevelType w:val="multilevel"/>
    <w:tmpl w:val="C9B4A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61F40661"/>
    <w:multiLevelType w:val="multilevel"/>
    <w:tmpl w:val="A91C0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622E4DAA"/>
    <w:multiLevelType w:val="multilevel"/>
    <w:tmpl w:val="52225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8" w15:restartNumberingAfterBreak="0">
    <w:nsid w:val="62CC0632"/>
    <w:multiLevelType w:val="multilevel"/>
    <w:tmpl w:val="A392B7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631A3B19"/>
    <w:multiLevelType w:val="multilevel"/>
    <w:tmpl w:val="BC800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15:restartNumberingAfterBreak="0">
    <w:nsid w:val="63433DED"/>
    <w:multiLevelType w:val="multilevel"/>
    <w:tmpl w:val="01BE0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638F2CC1"/>
    <w:multiLevelType w:val="multilevel"/>
    <w:tmpl w:val="6DDC04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63B573EF"/>
    <w:multiLevelType w:val="multilevel"/>
    <w:tmpl w:val="CF464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64113195"/>
    <w:multiLevelType w:val="multilevel"/>
    <w:tmpl w:val="D8605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15:restartNumberingAfterBreak="0">
    <w:nsid w:val="65D30F96"/>
    <w:multiLevelType w:val="multilevel"/>
    <w:tmpl w:val="52E8F6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6649545F"/>
    <w:multiLevelType w:val="multilevel"/>
    <w:tmpl w:val="007AC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6" w15:restartNumberingAfterBreak="0">
    <w:nsid w:val="66772031"/>
    <w:multiLevelType w:val="multilevel"/>
    <w:tmpl w:val="42D40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669E78D9"/>
    <w:multiLevelType w:val="multilevel"/>
    <w:tmpl w:val="DC788B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67B72723"/>
    <w:multiLevelType w:val="multilevel"/>
    <w:tmpl w:val="5D248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9" w15:restartNumberingAfterBreak="0">
    <w:nsid w:val="67C8237C"/>
    <w:multiLevelType w:val="multilevel"/>
    <w:tmpl w:val="E856B0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68FD0F74"/>
    <w:multiLevelType w:val="multilevel"/>
    <w:tmpl w:val="190683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692802F6"/>
    <w:multiLevelType w:val="multilevel"/>
    <w:tmpl w:val="8584A1E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2" w15:restartNumberingAfterBreak="0">
    <w:nsid w:val="6997267E"/>
    <w:multiLevelType w:val="multilevel"/>
    <w:tmpl w:val="CBDA0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15:restartNumberingAfterBreak="0">
    <w:nsid w:val="69D9757C"/>
    <w:multiLevelType w:val="multilevel"/>
    <w:tmpl w:val="B554C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6A190615"/>
    <w:multiLevelType w:val="multilevel"/>
    <w:tmpl w:val="FA0AE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15:restartNumberingAfterBreak="0">
    <w:nsid w:val="6A2D7B9C"/>
    <w:multiLevelType w:val="multilevel"/>
    <w:tmpl w:val="CFA6C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6AD071B4"/>
    <w:multiLevelType w:val="multilevel"/>
    <w:tmpl w:val="AB2E7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7" w15:restartNumberingAfterBreak="0">
    <w:nsid w:val="6B73585A"/>
    <w:multiLevelType w:val="multilevel"/>
    <w:tmpl w:val="9D5A0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6B904AB5"/>
    <w:multiLevelType w:val="multilevel"/>
    <w:tmpl w:val="6BCE3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9" w15:restartNumberingAfterBreak="0">
    <w:nsid w:val="6BC93A96"/>
    <w:multiLevelType w:val="multilevel"/>
    <w:tmpl w:val="B5286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15:restartNumberingAfterBreak="0">
    <w:nsid w:val="6BF9795B"/>
    <w:multiLevelType w:val="multilevel"/>
    <w:tmpl w:val="C96A9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6C001412"/>
    <w:multiLevelType w:val="multilevel"/>
    <w:tmpl w:val="4D5C5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6C90197C"/>
    <w:multiLevelType w:val="multilevel"/>
    <w:tmpl w:val="BDAAC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15:restartNumberingAfterBreak="0">
    <w:nsid w:val="6CE56802"/>
    <w:multiLevelType w:val="multilevel"/>
    <w:tmpl w:val="C1847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6CFC4E09"/>
    <w:multiLevelType w:val="multilevel"/>
    <w:tmpl w:val="C3761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6D0F1B50"/>
    <w:multiLevelType w:val="multilevel"/>
    <w:tmpl w:val="F2EE42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6D3E27D0"/>
    <w:multiLevelType w:val="multilevel"/>
    <w:tmpl w:val="0BF4F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7" w15:restartNumberingAfterBreak="0">
    <w:nsid w:val="6DBC0516"/>
    <w:multiLevelType w:val="multilevel"/>
    <w:tmpl w:val="7D686A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6DD26089"/>
    <w:multiLevelType w:val="multilevel"/>
    <w:tmpl w:val="7890B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9" w15:restartNumberingAfterBreak="0">
    <w:nsid w:val="6E045A51"/>
    <w:multiLevelType w:val="multilevel"/>
    <w:tmpl w:val="51B05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6EB67EA5"/>
    <w:multiLevelType w:val="multilevel"/>
    <w:tmpl w:val="8D64C0C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1" w15:restartNumberingAfterBreak="0">
    <w:nsid w:val="6EC43702"/>
    <w:multiLevelType w:val="multilevel"/>
    <w:tmpl w:val="FB06D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6F0B5A36"/>
    <w:multiLevelType w:val="multilevel"/>
    <w:tmpl w:val="148C8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6F6702E6"/>
    <w:multiLevelType w:val="multilevel"/>
    <w:tmpl w:val="B75E0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4" w15:restartNumberingAfterBreak="0">
    <w:nsid w:val="6F7118D8"/>
    <w:multiLevelType w:val="multilevel"/>
    <w:tmpl w:val="94A89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6FE60A0C"/>
    <w:multiLevelType w:val="multilevel"/>
    <w:tmpl w:val="1C8A46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6FF85D42"/>
    <w:multiLevelType w:val="multilevel"/>
    <w:tmpl w:val="E7E4A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7" w15:restartNumberingAfterBreak="0">
    <w:nsid w:val="701C343F"/>
    <w:multiLevelType w:val="multilevel"/>
    <w:tmpl w:val="201409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7080400E"/>
    <w:multiLevelType w:val="multilevel"/>
    <w:tmpl w:val="55ECC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15:restartNumberingAfterBreak="0">
    <w:nsid w:val="70A949A6"/>
    <w:multiLevelType w:val="multilevel"/>
    <w:tmpl w:val="70EA5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0" w15:restartNumberingAfterBreak="0">
    <w:nsid w:val="71300399"/>
    <w:multiLevelType w:val="multilevel"/>
    <w:tmpl w:val="5DDE7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1" w15:restartNumberingAfterBreak="0">
    <w:nsid w:val="7138379D"/>
    <w:multiLevelType w:val="multilevel"/>
    <w:tmpl w:val="A426C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71A76717"/>
    <w:multiLevelType w:val="multilevel"/>
    <w:tmpl w:val="66B49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71E95A7A"/>
    <w:multiLevelType w:val="multilevel"/>
    <w:tmpl w:val="93104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15:restartNumberingAfterBreak="0">
    <w:nsid w:val="723D629F"/>
    <w:multiLevelType w:val="multilevel"/>
    <w:tmpl w:val="5F0A5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7299249C"/>
    <w:multiLevelType w:val="multilevel"/>
    <w:tmpl w:val="64326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6" w15:restartNumberingAfterBreak="0">
    <w:nsid w:val="73F5571A"/>
    <w:multiLevelType w:val="multilevel"/>
    <w:tmpl w:val="79ECE0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7" w15:restartNumberingAfterBreak="0">
    <w:nsid w:val="74B805BC"/>
    <w:multiLevelType w:val="multilevel"/>
    <w:tmpl w:val="55C617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759A7359"/>
    <w:multiLevelType w:val="multilevel"/>
    <w:tmpl w:val="E1921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9" w15:restartNumberingAfterBreak="0">
    <w:nsid w:val="75E368B3"/>
    <w:multiLevelType w:val="multilevel"/>
    <w:tmpl w:val="E0107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0" w15:restartNumberingAfterBreak="0">
    <w:nsid w:val="76F141A9"/>
    <w:multiLevelType w:val="multilevel"/>
    <w:tmpl w:val="42F891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7705485F"/>
    <w:multiLevelType w:val="multilevel"/>
    <w:tmpl w:val="63A87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77473848"/>
    <w:multiLevelType w:val="multilevel"/>
    <w:tmpl w:val="D332A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3" w15:restartNumberingAfterBreak="0">
    <w:nsid w:val="7758379D"/>
    <w:multiLevelType w:val="multilevel"/>
    <w:tmpl w:val="95380E2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4" w15:restartNumberingAfterBreak="0">
    <w:nsid w:val="77762AA9"/>
    <w:multiLevelType w:val="multilevel"/>
    <w:tmpl w:val="8D9E7F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77EA1989"/>
    <w:multiLevelType w:val="multilevel"/>
    <w:tmpl w:val="9E4C5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6" w15:restartNumberingAfterBreak="0">
    <w:nsid w:val="77FA0F7B"/>
    <w:multiLevelType w:val="multilevel"/>
    <w:tmpl w:val="415CD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78371E85"/>
    <w:multiLevelType w:val="multilevel"/>
    <w:tmpl w:val="FA5C3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8" w15:restartNumberingAfterBreak="0">
    <w:nsid w:val="789C59B3"/>
    <w:multiLevelType w:val="multilevel"/>
    <w:tmpl w:val="F378D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9" w15:restartNumberingAfterBreak="0">
    <w:nsid w:val="78D601CF"/>
    <w:multiLevelType w:val="multilevel"/>
    <w:tmpl w:val="2F682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0" w15:restartNumberingAfterBreak="0">
    <w:nsid w:val="7900349E"/>
    <w:multiLevelType w:val="multilevel"/>
    <w:tmpl w:val="A6E66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796F7CD8"/>
    <w:multiLevelType w:val="multilevel"/>
    <w:tmpl w:val="86E69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7A247AEB"/>
    <w:multiLevelType w:val="multilevel"/>
    <w:tmpl w:val="928A1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3" w15:restartNumberingAfterBreak="0">
    <w:nsid w:val="7AA0167E"/>
    <w:multiLevelType w:val="multilevel"/>
    <w:tmpl w:val="07E05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4" w15:restartNumberingAfterBreak="0">
    <w:nsid w:val="7AC76BD9"/>
    <w:multiLevelType w:val="multilevel"/>
    <w:tmpl w:val="481CE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7ADD3E96"/>
    <w:multiLevelType w:val="multilevel"/>
    <w:tmpl w:val="81868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7B431135"/>
    <w:multiLevelType w:val="multilevel"/>
    <w:tmpl w:val="8104FAA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7" w15:restartNumberingAfterBreak="0">
    <w:nsid w:val="7C9E10A3"/>
    <w:multiLevelType w:val="multilevel"/>
    <w:tmpl w:val="D3E20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8" w15:restartNumberingAfterBreak="0">
    <w:nsid w:val="7E35112D"/>
    <w:multiLevelType w:val="multilevel"/>
    <w:tmpl w:val="312CE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9" w15:restartNumberingAfterBreak="0">
    <w:nsid w:val="7EEF5F84"/>
    <w:multiLevelType w:val="multilevel"/>
    <w:tmpl w:val="0B90E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7EF60091"/>
    <w:multiLevelType w:val="multilevel"/>
    <w:tmpl w:val="F858E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7F3F7287"/>
    <w:multiLevelType w:val="multilevel"/>
    <w:tmpl w:val="F55A3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2" w15:restartNumberingAfterBreak="0">
    <w:nsid w:val="7F5A7AC6"/>
    <w:multiLevelType w:val="multilevel"/>
    <w:tmpl w:val="8E26C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7F746991"/>
    <w:multiLevelType w:val="multilevel"/>
    <w:tmpl w:val="814EF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4" w15:restartNumberingAfterBreak="0">
    <w:nsid w:val="7FC15394"/>
    <w:multiLevelType w:val="multilevel"/>
    <w:tmpl w:val="53A2F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5" w15:restartNumberingAfterBreak="0">
    <w:nsid w:val="7FD850AF"/>
    <w:multiLevelType w:val="multilevel"/>
    <w:tmpl w:val="36666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10"/>
  </w:num>
  <w:num w:numId="2">
    <w:abstractNumId w:val="215"/>
  </w:num>
  <w:num w:numId="3">
    <w:abstractNumId w:val="323"/>
  </w:num>
  <w:num w:numId="4">
    <w:abstractNumId w:val="79"/>
  </w:num>
  <w:num w:numId="5">
    <w:abstractNumId w:val="223"/>
  </w:num>
  <w:num w:numId="6">
    <w:abstractNumId w:val="232"/>
  </w:num>
  <w:num w:numId="7">
    <w:abstractNumId w:val="302"/>
  </w:num>
  <w:num w:numId="8">
    <w:abstractNumId w:val="0"/>
  </w:num>
  <w:num w:numId="9">
    <w:abstractNumId w:val="145"/>
  </w:num>
  <w:num w:numId="10">
    <w:abstractNumId w:val="224"/>
  </w:num>
  <w:num w:numId="11">
    <w:abstractNumId w:val="19"/>
  </w:num>
  <w:num w:numId="12">
    <w:abstractNumId w:val="58"/>
  </w:num>
  <w:num w:numId="13">
    <w:abstractNumId w:val="231"/>
  </w:num>
  <w:num w:numId="14">
    <w:abstractNumId w:val="280"/>
  </w:num>
  <w:num w:numId="15">
    <w:abstractNumId w:val="23"/>
  </w:num>
  <w:num w:numId="16">
    <w:abstractNumId w:val="117"/>
  </w:num>
  <w:num w:numId="17">
    <w:abstractNumId w:val="209"/>
  </w:num>
  <w:num w:numId="18">
    <w:abstractNumId w:val="247"/>
  </w:num>
  <w:num w:numId="19">
    <w:abstractNumId w:val="94"/>
  </w:num>
  <w:num w:numId="20">
    <w:abstractNumId w:val="91"/>
  </w:num>
  <w:num w:numId="21">
    <w:abstractNumId w:val="216"/>
  </w:num>
  <w:num w:numId="22">
    <w:abstractNumId w:val="119"/>
  </w:num>
  <w:num w:numId="23">
    <w:abstractNumId w:val="288"/>
  </w:num>
  <w:num w:numId="24">
    <w:abstractNumId w:val="202"/>
  </w:num>
  <w:num w:numId="25">
    <w:abstractNumId w:val="181"/>
  </w:num>
  <w:num w:numId="26">
    <w:abstractNumId w:val="226"/>
  </w:num>
  <w:num w:numId="27">
    <w:abstractNumId w:val="176"/>
  </w:num>
  <w:num w:numId="28">
    <w:abstractNumId w:val="171"/>
  </w:num>
  <w:num w:numId="29">
    <w:abstractNumId w:val="174"/>
  </w:num>
  <w:num w:numId="30">
    <w:abstractNumId w:val="76"/>
  </w:num>
  <w:num w:numId="31">
    <w:abstractNumId w:val="138"/>
  </w:num>
  <w:num w:numId="32">
    <w:abstractNumId w:val="321"/>
  </w:num>
  <w:num w:numId="33">
    <w:abstractNumId w:val="45"/>
  </w:num>
  <w:num w:numId="34">
    <w:abstractNumId w:val="24"/>
  </w:num>
  <w:num w:numId="35">
    <w:abstractNumId w:val="74"/>
  </w:num>
  <w:num w:numId="36">
    <w:abstractNumId w:val="148"/>
  </w:num>
  <w:num w:numId="37">
    <w:abstractNumId w:val="140"/>
  </w:num>
  <w:num w:numId="38">
    <w:abstractNumId w:val="289"/>
  </w:num>
  <w:num w:numId="39">
    <w:abstractNumId w:val="114"/>
  </w:num>
  <w:num w:numId="40">
    <w:abstractNumId w:val="121"/>
  </w:num>
  <w:num w:numId="41">
    <w:abstractNumId w:val="170"/>
  </w:num>
  <w:num w:numId="42">
    <w:abstractNumId w:val="197"/>
  </w:num>
  <w:num w:numId="43">
    <w:abstractNumId w:val="244"/>
  </w:num>
  <w:num w:numId="44">
    <w:abstractNumId w:val="156"/>
  </w:num>
  <w:num w:numId="45">
    <w:abstractNumId w:val="213"/>
  </w:num>
  <w:num w:numId="46">
    <w:abstractNumId w:val="106"/>
  </w:num>
  <w:num w:numId="47">
    <w:abstractNumId w:val="70"/>
  </w:num>
  <w:num w:numId="48">
    <w:abstractNumId w:val="100"/>
  </w:num>
  <w:num w:numId="49">
    <w:abstractNumId w:val="42"/>
  </w:num>
  <w:num w:numId="50">
    <w:abstractNumId w:val="195"/>
  </w:num>
  <w:num w:numId="51">
    <w:abstractNumId w:val="134"/>
  </w:num>
  <w:num w:numId="52">
    <w:abstractNumId w:val="255"/>
  </w:num>
  <w:num w:numId="53">
    <w:abstractNumId w:val="203"/>
  </w:num>
  <w:num w:numId="54">
    <w:abstractNumId w:val="325"/>
  </w:num>
  <w:num w:numId="55">
    <w:abstractNumId w:val="268"/>
  </w:num>
  <w:num w:numId="56">
    <w:abstractNumId w:val="137"/>
  </w:num>
  <w:num w:numId="57">
    <w:abstractNumId w:val="307"/>
  </w:num>
  <w:num w:numId="58">
    <w:abstractNumId w:val="218"/>
  </w:num>
  <w:num w:numId="59">
    <w:abstractNumId w:val="309"/>
  </w:num>
  <w:num w:numId="60">
    <w:abstractNumId w:val="185"/>
  </w:num>
  <w:num w:numId="61">
    <w:abstractNumId w:val="20"/>
  </w:num>
  <w:num w:numId="62">
    <w:abstractNumId w:val="293"/>
  </w:num>
  <w:num w:numId="63">
    <w:abstractNumId w:val="286"/>
  </w:num>
  <w:num w:numId="64">
    <w:abstractNumId w:val="283"/>
  </w:num>
  <w:num w:numId="65">
    <w:abstractNumId w:val="153"/>
  </w:num>
  <w:num w:numId="66">
    <w:abstractNumId w:val="269"/>
  </w:num>
  <w:num w:numId="67">
    <w:abstractNumId w:val="305"/>
  </w:num>
  <w:num w:numId="68">
    <w:abstractNumId w:val="296"/>
  </w:num>
  <w:num w:numId="69">
    <w:abstractNumId w:val="49"/>
  </w:num>
  <w:num w:numId="70">
    <w:abstractNumId w:val="274"/>
  </w:num>
  <w:num w:numId="71">
    <w:abstractNumId w:val="124"/>
  </w:num>
  <w:num w:numId="72">
    <w:abstractNumId w:val="248"/>
  </w:num>
  <w:num w:numId="73">
    <w:abstractNumId w:val="66"/>
  </w:num>
  <w:num w:numId="74">
    <w:abstractNumId w:val="173"/>
  </w:num>
  <w:num w:numId="75">
    <w:abstractNumId w:val="270"/>
  </w:num>
  <w:num w:numId="76">
    <w:abstractNumId w:val="304"/>
  </w:num>
  <w:num w:numId="77">
    <w:abstractNumId w:val="285"/>
  </w:num>
  <w:num w:numId="78">
    <w:abstractNumId w:val="316"/>
  </w:num>
  <w:num w:numId="79">
    <w:abstractNumId w:val="7"/>
  </w:num>
  <w:num w:numId="80">
    <w:abstractNumId w:val="299"/>
  </w:num>
  <w:num w:numId="81">
    <w:abstractNumId w:val="318"/>
  </w:num>
  <w:num w:numId="82">
    <w:abstractNumId w:val="158"/>
  </w:num>
  <w:num w:numId="83">
    <w:abstractNumId w:val="115"/>
  </w:num>
  <w:num w:numId="84">
    <w:abstractNumId w:val="116"/>
  </w:num>
  <w:num w:numId="85">
    <w:abstractNumId w:val="194"/>
  </w:num>
  <w:num w:numId="86">
    <w:abstractNumId w:val="221"/>
  </w:num>
  <w:num w:numId="87">
    <w:abstractNumId w:val="169"/>
  </w:num>
  <w:num w:numId="88">
    <w:abstractNumId w:val="227"/>
  </w:num>
  <w:num w:numId="89">
    <w:abstractNumId w:val="55"/>
  </w:num>
  <w:num w:numId="90">
    <w:abstractNumId w:val="139"/>
  </w:num>
  <w:num w:numId="91">
    <w:abstractNumId w:val="109"/>
  </w:num>
  <w:num w:numId="92">
    <w:abstractNumId w:val="239"/>
  </w:num>
  <w:num w:numId="93">
    <w:abstractNumId w:val="101"/>
  </w:num>
  <w:num w:numId="94">
    <w:abstractNumId w:val="217"/>
  </w:num>
  <w:num w:numId="95">
    <w:abstractNumId w:val="56"/>
  </w:num>
  <w:num w:numId="96">
    <w:abstractNumId w:val="127"/>
  </w:num>
  <w:num w:numId="97">
    <w:abstractNumId w:val="312"/>
  </w:num>
  <w:num w:numId="98">
    <w:abstractNumId w:val="324"/>
  </w:num>
  <w:num w:numId="99">
    <w:abstractNumId w:val="258"/>
  </w:num>
  <w:num w:numId="100">
    <w:abstractNumId w:val="266"/>
  </w:num>
  <w:num w:numId="101">
    <w:abstractNumId w:val="249"/>
  </w:num>
  <w:num w:numId="102">
    <w:abstractNumId w:val="234"/>
  </w:num>
  <w:num w:numId="103">
    <w:abstractNumId w:val="184"/>
  </w:num>
  <w:num w:numId="104">
    <w:abstractNumId w:val="147"/>
  </w:num>
  <w:num w:numId="105">
    <w:abstractNumId w:val="50"/>
  </w:num>
  <w:num w:numId="106">
    <w:abstractNumId w:val="300"/>
  </w:num>
  <w:num w:numId="107">
    <w:abstractNumId w:val="260"/>
  </w:num>
  <w:num w:numId="108">
    <w:abstractNumId w:val="40"/>
  </w:num>
  <w:num w:numId="109">
    <w:abstractNumId w:val="284"/>
  </w:num>
  <w:num w:numId="110">
    <w:abstractNumId w:val="29"/>
  </w:num>
  <w:num w:numId="111">
    <w:abstractNumId w:val="315"/>
  </w:num>
  <w:num w:numId="112">
    <w:abstractNumId w:val="105"/>
  </w:num>
  <w:num w:numId="113">
    <w:abstractNumId w:val="257"/>
  </w:num>
  <w:num w:numId="114">
    <w:abstractNumId w:val="143"/>
  </w:num>
  <w:num w:numId="115">
    <w:abstractNumId w:val="187"/>
  </w:num>
  <w:num w:numId="116">
    <w:abstractNumId w:val="279"/>
  </w:num>
  <w:num w:numId="117">
    <w:abstractNumId w:val="22"/>
  </w:num>
  <w:num w:numId="118">
    <w:abstractNumId w:val="261"/>
  </w:num>
  <w:num w:numId="119">
    <w:abstractNumId w:val="214"/>
  </w:num>
  <w:num w:numId="120">
    <w:abstractNumId w:val="83"/>
  </w:num>
  <w:num w:numId="121">
    <w:abstractNumId w:val="212"/>
  </w:num>
  <w:num w:numId="122">
    <w:abstractNumId w:val="110"/>
  </w:num>
  <w:num w:numId="123">
    <w:abstractNumId w:val="262"/>
  </w:num>
  <w:num w:numId="124">
    <w:abstractNumId w:val="193"/>
  </w:num>
  <w:num w:numId="125">
    <w:abstractNumId w:val="141"/>
  </w:num>
  <w:num w:numId="126">
    <w:abstractNumId w:val="102"/>
  </w:num>
  <w:num w:numId="127">
    <w:abstractNumId w:val="126"/>
  </w:num>
  <w:num w:numId="128">
    <w:abstractNumId w:val="52"/>
  </w:num>
  <w:num w:numId="129">
    <w:abstractNumId w:val="206"/>
  </w:num>
  <w:num w:numId="130">
    <w:abstractNumId w:val="182"/>
  </w:num>
  <w:num w:numId="131">
    <w:abstractNumId w:val="12"/>
  </w:num>
  <w:num w:numId="132">
    <w:abstractNumId w:val="111"/>
  </w:num>
  <w:num w:numId="133">
    <w:abstractNumId w:val="93"/>
  </w:num>
  <w:num w:numId="134">
    <w:abstractNumId w:val="120"/>
  </w:num>
  <w:num w:numId="135">
    <w:abstractNumId w:val="35"/>
  </w:num>
  <w:num w:numId="136">
    <w:abstractNumId w:val="317"/>
  </w:num>
  <w:num w:numId="137">
    <w:abstractNumId w:val="188"/>
  </w:num>
  <w:num w:numId="138">
    <w:abstractNumId w:val="245"/>
  </w:num>
  <w:num w:numId="139">
    <w:abstractNumId w:val="291"/>
  </w:num>
  <w:num w:numId="140">
    <w:abstractNumId w:val="281"/>
  </w:num>
  <w:num w:numId="141">
    <w:abstractNumId w:val="230"/>
  </w:num>
  <w:num w:numId="142">
    <w:abstractNumId w:val="71"/>
  </w:num>
  <w:num w:numId="143">
    <w:abstractNumId w:val="132"/>
  </w:num>
  <w:num w:numId="144">
    <w:abstractNumId w:val="303"/>
  </w:num>
  <w:num w:numId="145">
    <w:abstractNumId w:val="89"/>
  </w:num>
  <w:num w:numId="146">
    <w:abstractNumId w:val="225"/>
  </w:num>
  <w:num w:numId="147">
    <w:abstractNumId w:val="294"/>
  </w:num>
  <w:num w:numId="148">
    <w:abstractNumId w:val="179"/>
  </w:num>
  <w:num w:numId="149">
    <w:abstractNumId w:val="242"/>
  </w:num>
  <w:num w:numId="150">
    <w:abstractNumId w:val="86"/>
  </w:num>
  <w:num w:numId="151">
    <w:abstractNumId w:val="85"/>
  </w:num>
  <w:num w:numId="152">
    <w:abstractNumId w:val="31"/>
  </w:num>
  <w:num w:numId="153">
    <w:abstractNumId w:val="150"/>
  </w:num>
  <w:num w:numId="154">
    <w:abstractNumId w:val="125"/>
  </w:num>
  <w:num w:numId="155">
    <w:abstractNumId w:val="199"/>
  </w:num>
  <w:num w:numId="156">
    <w:abstractNumId w:val="98"/>
  </w:num>
  <w:num w:numId="157">
    <w:abstractNumId w:val="67"/>
  </w:num>
  <w:num w:numId="158">
    <w:abstractNumId w:val="152"/>
  </w:num>
  <w:num w:numId="159">
    <w:abstractNumId w:val="1"/>
  </w:num>
  <w:num w:numId="160">
    <w:abstractNumId w:val="204"/>
  </w:num>
  <w:num w:numId="161">
    <w:abstractNumId w:val="276"/>
  </w:num>
  <w:num w:numId="162">
    <w:abstractNumId w:val="17"/>
  </w:num>
  <w:num w:numId="163">
    <w:abstractNumId w:val="308"/>
  </w:num>
  <w:num w:numId="164">
    <w:abstractNumId w:val="135"/>
  </w:num>
  <w:num w:numId="165">
    <w:abstractNumId w:val="161"/>
  </w:num>
  <w:num w:numId="166">
    <w:abstractNumId w:val="313"/>
  </w:num>
  <w:num w:numId="167">
    <w:abstractNumId w:val="118"/>
  </w:num>
  <w:num w:numId="168">
    <w:abstractNumId w:val="267"/>
  </w:num>
  <w:num w:numId="169">
    <w:abstractNumId w:val="113"/>
  </w:num>
  <w:num w:numId="170">
    <w:abstractNumId w:val="14"/>
  </w:num>
  <w:num w:numId="171">
    <w:abstractNumId w:val="290"/>
  </w:num>
  <w:num w:numId="172">
    <w:abstractNumId w:val="62"/>
  </w:num>
  <w:num w:numId="173">
    <w:abstractNumId w:val="165"/>
  </w:num>
  <w:num w:numId="174">
    <w:abstractNumId w:val="155"/>
  </w:num>
  <w:num w:numId="175">
    <w:abstractNumId w:val="233"/>
  </w:num>
  <w:num w:numId="176">
    <w:abstractNumId w:val="263"/>
  </w:num>
  <w:num w:numId="177">
    <w:abstractNumId w:val="191"/>
  </w:num>
  <w:num w:numId="178">
    <w:abstractNumId w:val="54"/>
  </w:num>
  <w:num w:numId="179">
    <w:abstractNumId w:val="82"/>
  </w:num>
  <w:num w:numId="180">
    <w:abstractNumId w:val="219"/>
  </w:num>
  <w:num w:numId="181">
    <w:abstractNumId w:val="95"/>
  </w:num>
  <w:num w:numId="182">
    <w:abstractNumId w:val="228"/>
  </w:num>
  <w:num w:numId="183">
    <w:abstractNumId w:val="80"/>
  </w:num>
  <w:num w:numId="184">
    <w:abstractNumId w:val="301"/>
  </w:num>
  <w:num w:numId="185">
    <w:abstractNumId w:val="207"/>
  </w:num>
  <w:num w:numId="186">
    <w:abstractNumId w:val="272"/>
  </w:num>
  <w:num w:numId="187">
    <w:abstractNumId w:val="63"/>
  </w:num>
  <w:num w:numId="188">
    <w:abstractNumId w:val="2"/>
  </w:num>
  <w:num w:numId="189">
    <w:abstractNumId w:val="264"/>
  </w:num>
  <w:num w:numId="190">
    <w:abstractNumId w:val="39"/>
  </w:num>
  <w:num w:numId="191">
    <w:abstractNumId w:val="25"/>
  </w:num>
  <w:num w:numId="192">
    <w:abstractNumId w:val="130"/>
  </w:num>
  <w:num w:numId="193">
    <w:abstractNumId w:val="21"/>
  </w:num>
  <w:num w:numId="194">
    <w:abstractNumId w:val="157"/>
  </w:num>
  <w:num w:numId="195">
    <w:abstractNumId w:val="10"/>
  </w:num>
  <w:num w:numId="196">
    <w:abstractNumId w:val="142"/>
  </w:num>
  <w:num w:numId="197">
    <w:abstractNumId w:val="172"/>
  </w:num>
  <w:num w:numId="198">
    <w:abstractNumId w:val="36"/>
  </w:num>
  <w:num w:numId="199">
    <w:abstractNumId w:val="108"/>
  </w:num>
  <w:num w:numId="200">
    <w:abstractNumId w:val="271"/>
  </w:num>
  <w:num w:numId="201">
    <w:abstractNumId w:val="47"/>
  </w:num>
  <w:num w:numId="202">
    <w:abstractNumId w:val="314"/>
  </w:num>
  <w:num w:numId="203">
    <w:abstractNumId w:val="131"/>
  </w:num>
  <w:num w:numId="204">
    <w:abstractNumId w:val="38"/>
  </w:num>
  <w:num w:numId="205">
    <w:abstractNumId w:val="57"/>
  </w:num>
  <w:num w:numId="206">
    <w:abstractNumId w:val="240"/>
  </w:num>
  <w:num w:numId="207">
    <w:abstractNumId w:val="32"/>
  </w:num>
  <w:num w:numId="208">
    <w:abstractNumId w:val="282"/>
  </w:num>
  <w:num w:numId="209">
    <w:abstractNumId w:val="53"/>
  </w:num>
  <w:num w:numId="210">
    <w:abstractNumId w:val="68"/>
  </w:num>
  <w:num w:numId="211">
    <w:abstractNumId w:val="104"/>
  </w:num>
  <w:num w:numId="212">
    <w:abstractNumId w:val="4"/>
  </w:num>
  <w:num w:numId="213">
    <w:abstractNumId w:val="8"/>
  </w:num>
  <w:num w:numId="214">
    <w:abstractNumId w:val="252"/>
  </w:num>
  <w:num w:numId="215">
    <w:abstractNumId w:val="87"/>
  </w:num>
  <w:num w:numId="216">
    <w:abstractNumId w:val="256"/>
  </w:num>
  <w:num w:numId="217">
    <w:abstractNumId w:val="200"/>
  </w:num>
  <w:num w:numId="218">
    <w:abstractNumId w:val="306"/>
  </w:num>
  <w:num w:numId="219">
    <w:abstractNumId w:val="211"/>
  </w:num>
  <w:num w:numId="220">
    <w:abstractNumId w:val="292"/>
  </w:num>
  <w:num w:numId="221">
    <w:abstractNumId w:val="97"/>
  </w:num>
  <w:num w:numId="222">
    <w:abstractNumId w:val="122"/>
  </w:num>
  <w:num w:numId="223">
    <w:abstractNumId w:val="160"/>
  </w:num>
  <w:num w:numId="224">
    <w:abstractNumId w:val="136"/>
  </w:num>
  <w:num w:numId="225">
    <w:abstractNumId w:val="34"/>
  </w:num>
  <w:num w:numId="226">
    <w:abstractNumId w:val="190"/>
  </w:num>
  <w:num w:numId="227">
    <w:abstractNumId w:val="319"/>
  </w:num>
  <w:num w:numId="228">
    <w:abstractNumId w:val="237"/>
  </w:num>
  <w:num w:numId="229">
    <w:abstractNumId w:val="3"/>
  </w:num>
  <w:num w:numId="230">
    <w:abstractNumId w:val="238"/>
  </w:num>
  <w:num w:numId="231">
    <w:abstractNumId w:val="75"/>
  </w:num>
  <w:num w:numId="232">
    <w:abstractNumId w:val="311"/>
  </w:num>
  <w:num w:numId="233">
    <w:abstractNumId w:val="16"/>
  </w:num>
  <w:num w:numId="234">
    <w:abstractNumId w:val="163"/>
  </w:num>
  <w:num w:numId="235">
    <w:abstractNumId w:val="60"/>
  </w:num>
  <w:num w:numId="236">
    <w:abstractNumId w:val="129"/>
  </w:num>
  <w:num w:numId="237">
    <w:abstractNumId w:val="151"/>
  </w:num>
  <w:num w:numId="238">
    <w:abstractNumId w:val="11"/>
  </w:num>
  <w:num w:numId="239">
    <w:abstractNumId w:val="192"/>
  </w:num>
  <w:num w:numId="240">
    <w:abstractNumId w:val="30"/>
  </w:num>
  <w:num w:numId="241">
    <w:abstractNumId w:val="123"/>
  </w:num>
  <w:num w:numId="242">
    <w:abstractNumId w:val="78"/>
  </w:num>
  <w:num w:numId="243">
    <w:abstractNumId w:val="44"/>
  </w:num>
  <w:num w:numId="244">
    <w:abstractNumId w:val="37"/>
  </w:num>
  <w:num w:numId="245">
    <w:abstractNumId w:val="69"/>
  </w:num>
  <w:num w:numId="246">
    <w:abstractNumId w:val="186"/>
  </w:num>
  <w:num w:numId="247">
    <w:abstractNumId w:val="198"/>
  </w:num>
  <w:num w:numId="248">
    <w:abstractNumId w:val="154"/>
  </w:num>
  <w:num w:numId="249">
    <w:abstractNumId w:val="220"/>
  </w:num>
  <w:num w:numId="250">
    <w:abstractNumId w:val="229"/>
  </w:num>
  <w:num w:numId="251">
    <w:abstractNumId w:val="175"/>
  </w:num>
  <w:num w:numId="252">
    <w:abstractNumId w:val="90"/>
  </w:num>
  <w:num w:numId="253">
    <w:abstractNumId w:val="241"/>
  </w:num>
  <w:num w:numId="254">
    <w:abstractNumId w:val="64"/>
  </w:num>
  <w:num w:numId="255">
    <w:abstractNumId w:val="196"/>
  </w:num>
  <w:num w:numId="256">
    <w:abstractNumId w:val="65"/>
  </w:num>
  <w:num w:numId="257">
    <w:abstractNumId w:val="28"/>
  </w:num>
  <w:num w:numId="258">
    <w:abstractNumId w:val="59"/>
  </w:num>
  <w:num w:numId="259">
    <w:abstractNumId w:val="112"/>
  </w:num>
  <w:num w:numId="260">
    <w:abstractNumId w:val="77"/>
  </w:num>
  <w:num w:numId="261">
    <w:abstractNumId w:val="164"/>
  </w:num>
  <w:num w:numId="262">
    <w:abstractNumId w:val="92"/>
  </w:num>
  <w:num w:numId="263">
    <w:abstractNumId w:val="149"/>
  </w:num>
  <w:num w:numId="264">
    <w:abstractNumId w:val="254"/>
  </w:num>
  <w:num w:numId="265">
    <w:abstractNumId w:val="287"/>
  </w:num>
  <w:num w:numId="266">
    <w:abstractNumId w:val="103"/>
  </w:num>
  <w:num w:numId="267">
    <w:abstractNumId w:val="259"/>
  </w:num>
  <w:num w:numId="268">
    <w:abstractNumId w:val="133"/>
  </w:num>
  <w:num w:numId="269">
    <w:abstractNumId w:val="251"/>
  </w:num>
  <w:num w:numId="270">
    <w:abstractNumId w:val="167"/>
  </w:num>
  <w:num w:numId="271">
    <w:abstractNumId w:val="43"/>
  </w:num>
  <w:num w:numId="272">
    <w:abstractNumId w:val="178"/>
  </w:num>
  <w:num w:numId="273">
    <w:abstractNumId w:val="15"/>
  </w:num>
  <w:num w:numId="274">
    <w:abstractNumId w:val="275"/>
  </w:num>
  <w:num w:numId="275">
    <w:abstractNumId w:val="166"/>
  </w:num>
  <w:num w:numId="276">
    <w:abstractNumId w:val="6"/>
  </w:num>
  <w:num w:numId="277">
    <w:abstractNumId w:val="236"/>
  </w:num>
  <w:num w:numId="278">
    <w:abstractNumId w:val="41"/>
  </w:num>
  <w:num w:numId="279">
    <w:abstractNumId w:val="46"/>
  </w:num>
  <w:num w:numId="280">
    <w:abstractNumId w:val="72"/>
  </w:num>
  <w:num w:numId="281">
    <w:abstractNumId w:val="144"/>
  </w:num>
  <w:num w:numId="282">
    <w:abstractNumId w:val="162"/>
  </w:num>
  <w:num w:numId="283">
    <w:abstractNumId w:val="96"/>
  </w:num>
  <w:num w:numId="284">
    <w:abstractNumId w:val="9"/>
  </w:num>
  <w:num w:numId="285">
    <w:abstractNumId w:val="146"/>
  </w:num>
  <w:num w:numId="286">
    <w:abstractNumId w:val="48"/>
  </w:num>
  <w:num w:numId="287">
    <w:abstractNumId w:val="5"/>
  </w:num>
  <w:num w:numId="288">
    <w:abstractNumId w:val="18"/>
  </w:num>
  <w:num w:numId="289">
    <w:abstractNumId w:val="88"/>
  </w:num>
  <w:num w:numId="290">
    <w:abstractNumId w:val="84"/>
  </w:num>
  <w:num w:numId="291">
    <w:abstractNumId w:val="180"/>
  </w:num>
  <w:num w:numId="292">
    <w:abstractNumId w:val="177"/>
  </w:num>
  <w:num w:numId="293">
    <w:abstractNumId w:val="297"/>
  </w:num>
  <w:num w:numId="294">
    <w:abstractNumId w:val="183"/>
  </w:num>
  <w:num w:numId="295">
    <w:abstractNumId w:val="277"/>
  </w:num>
  <w:num w:numId="296">
    <w:abstractNumId w:val="81"/>
  </w:num>
  <w:num w:numId="297">
    <w:abstractNumId w:val="322"/>
  </w:num>
  <w:num w:numId="298">
    <w:abstractNumId w:val="265"/>
  </w:num>
  <w:num w:numId="299">
    <w:abstractNumId w:val="26"/>
  </w:num>
  <w:num w:numId="300">
    <w:abstractNumId w:val="273"/>
  </w:num>
  <w:num w:numId="301">
    <w:abstractNumId w:val="27"/>
  </w:num>
  <w:num w:numId="302">
    <w:abstractNumId w:val="320"/>
  </w:num>
  <w:num w:numId="303">
    <w:abstractNumId w:val="159"/>
  </w:num>
  <w:num w:numId="304">
    <w:abstractNumId w:val="295"/>
  </w:num>
  <w:num w:numId="305">
    <w:abstractNumId w:val="61"/>
  </w:num>
  <w:num w:numId="306">
    <w:abstractNumId w:val="51"/>
  </w:num>
  <w:num w:numId="307">
    <w:abstractNumId w:val="73"/>
  </w:num>
  <w:num w:numId="308">
    <w:abstractNumId w:val="250"/>
  </w:num>
  <w:num w:numId="309">
    <w:abstractNumId w:val="243"/>
  </w:num>
  <w:num w:numId="310">
    <w:abstractNumId w:val="107"/>
  </w:num>
  <w:num w:numId="311">
    <w:abstractNumId w:val="310"/>
  </w:num>
  <w:num w:numId="312">
    <w:abstractNumId w:val="246"/>
  </w:num>
  <w:num w:numId="313">
    <w:abstractNumId w:val="205"/>
  </w:num>
  <w:num w:numId="314">
    <w:abstractNumId w:val="208"/>
  </w:num>
  <w:num w:numId="315">
    <w:abstractNumId w:val="235"/>
  </w:num>
  <w:num w:numId="316">
    <w:abstractNumId w:val="128"/>
  </w:num>
  <w:num w:numId="317">
    <w:abstractNumId w:val="189"/>
  </w:num>
  <w:num w:numId="318">
    <w:abstractNumId w:val="253"/>
  </w:num>
  <w:num w:numId="319">
    <w:abstractNumId w:val="278"/>
  </w:num>
  <w:num w:numId="320">
    <w:abstractNumId w:val="33"/>
  </w:num>
  <w:num w:numId="321">
    <w:abstractNumId w:val="168"/>
  </w:num>
  <w:num w:numId="322">
    <w:abstractNumId w:val="99"/>
  </w:num>
  <w:num w:numId="323">
    <w:abstractNumId w:val="298"/>
  </w:num>
  <w:num w:numId="324">
    <w:abstractNumId w:val="201"/>
  </w:num>
  <w:num w:numId="325">
    <w:abstractNumId w:val="13"/>
  </w:num>
  <w:num w:numId="326">
    <w:abstractNumId w:val="222"/>
  </w:num>
  <w:numIdMacAtCleanup w:val="3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4022"/>
    <w:rsid w:val="000327DC"/>
    <w:rsid w:val="0008620D"/>
    <w:rsid w:val="00091FA0"/>
    <w:rsid w:val="00104B05"/>
    <w:rsid w:val="00164105"/>
    <w:rsid w:val="001C60A6"/>
    <w:rsid w:val="001E1D92"/>
    <w:rsid w:val="001F5806"/>
    <w:rsid w:val="00212049"/>
    <w:rsid w:val="002733B4"/>
    <w:rsid w:val="002A372F"/>
    <w:rsid w:val="002D000C"/>
    <w:rsid w:val="002E4DCE"/>
    <w:rsid w:val="00356BBA"/>
    <w:rsid w:val="00376B84"/>
    <w:rsid w:val="00393950"/>
    <w:rsid w:val="003A0E38"/>
    <w:rsid w:val="003A3E70"/>
    <w:rsid w:val="004179CA"/>
    <w:rsid w:val="00436CCD"/>
    <w:rsid w:val="004F52BA"/>
    <w:rsid w:val="00534C6F"/>
    <w:rsid w:val="00553174"/>
    <w:rsid w:val="0055319A"/>
    <w:rsid w:val="005637C8"/>
    <w:rsid w:val="005F4FDB"/>
    <w:rsid w:val="00605192"/>
    <w:rsid w:val="00607E4F"/>
    <w:rsid w:val="00630831"/>
    <w:rsid w:val="00664D3A"/>
    <w:rsid w:val="00695A63"/>
    <w:rsid w:val="006B3617"/>
    <w:rsid w:val="00701E56"/>
    <w:rsid w:val="007204CF"/>
    <w:rsid w:val="00753CAF"/>
    <w:rsid w:val="00787FE1"/>
    <w:rsid w:val="007E1E8C"/>
    <w:rsid w:val="00831A47"/>
    <w:rsid w:val="008E4C97"/>
    <w:rsid w:val="008F7A78"/>
    <w:rsid w:val="00901576"/>
    <w:rsid w:val="00905DDB"/>
    <w:rsid w:val="0090770C"/>
    <w:rsid w:val="00922D91"/>
    <w:rsid w:val="0093326F"/>
    <w:rsid w:val="009421AF"/>
    <w:rsid w:val="009627A6"/>
    <w:rsid w:val="00984022"/>
    <w:rsid w:val="009E7EE2"/>
    <w:rsid w:val="00A66276"/>
    <w:rsid w:val="00AB75CD"/>
    <w:rsid w:val="00AE1C0B"/>
    <w:rsid w:val="00B97D46"/>
    <w:rsid w:val="00BA6B20"/>
    <w:rsid w:val="00BE0C54"/>
    <w:rsid w:val="00C04718"/>
    <w:rsid w:val="00C05106"/>
    <w:rsid w:val="00C82F50"/>
    <w:rsid w:val="00CA2D80"/>
    <w:rsid w:val="00CB4E08"/>
    <w:rsid w:val="00CC0620"/>
    <w:rsid w:val="00CF0393"/>
    <w:rsid w:val="00CF1870"/>
    <w:rsid w:val="00D455EC"/>
    <w:rsid w:val="00D80FE0"/>
    <w:rsid w:val="00DA6C69"/>
    <w:rsid w:val="00E31184"/>
    <w:rsid w:val="00E70A73"/>
    <w:rsid w:val="00E91253"/>
    <w:rsid w:val="00EB4FFE"/>
    <w:rsid w:val="00ED2111"/>
    <w:rsid w:val="00F23F5D"/>
    <w:rsid w:val="00F61A21"/>
    <w:rsid w:val="00FE4710"/>
    <w:rsid w:val="00FF6D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815E49-FE8A-47EC-A86C-33B80AC233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B75C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2733B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05DD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A66276"/>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5F4FD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A3E7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3E70"/>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55319A"/>
    <w:pPr>
      <w:ind w:left="720"/>
      <w:contextualSpacing/>
    </w:pPr>
  </w:style>
  <w:style w:type="character" w:customStyle="1" w:styleId="Heading4Char">
    <w:name w:val="Heading 4 Char"/>
    <w:basedOn w:val="DefaultParagraphFont"/>
    <w:link w:val="Heading4"/>
    <w:uiPriority w:val="9"/>
    <w:rsid w:val="00A66276"/>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A6627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905DDB"/>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semiHidden/>
    <w:unhideWhenUsed/>
    <w:rsid w:val="00905DDB"/>
    <w:rPr>
      <w:color w:val="0000FF"/>
      <w:u w:val="single"/>
    </w:rPr>
  </w:style>
  <w:style w:type="character" w:styleId="FollowedHyperlink">
    <w:name w:val="FollowedHyperlink"/>
    <w:basedOn w:val="DefaultParagraphFont"/>
    <w:uiPriority w:val="99"/>
    <w:semiHidden/>
    <w:unhideWhenUsed/>
    <w:rsid w:val="00905DDB"/>
    <w:rPr>
      <w:color w:val="800080"/>
      <w:u w:val="single"/>
    </w:rPr>
  </w:style>
  <w:style w:type="character" w:customStyle="1" w:styleId="keyword">
    <w:name w:val="keyword"/>
    <w:basedOn w:val="DefaultParagraphFont"/>
    <w:rsid w:val="00905DDB"/>
  </w:style>
  <w:style w:type="character" w:customStyle="1" w:styleId="comment">
    <w:name w:val="comment"/>
    <w:basedOn w:val="DefaultParagraphFont"/>
    <w:rsid w:val="00905DDB"/>
  </w:style>
  <w:style w:type="character" w:customStyle="1" w:styleId="string">
    <w:name w:val="string"/>
    <w:basedOn w:val="DefaultParagraphFont"/>
    <w:rsid w:val="00905DDB"/>
  </w:style>
  <w:style w:type="character" w:customStyle="1" w:styleId="number">
    <w:name w:val="number"/>
    <w:basedOn w:val="DefaultParagraphFont"/>
    <w:rsid w:val="00905DDB"/>
  </w:style>
  <w:style w:type="character" w:customStyle="1" w:styleId="Heading1Char">
    <w:name w:val="Heading 1 Char"/>
    <w:basedOn w:val="DefaultParagraphFont"/>
    <w:link w:val="Heading1"/>
    <w:uiPriority w:val="9"/>
    <w:rsid w:val="00AB75C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2733B4"/>
    <w:rPr>
      <w:rFonts w:asciiTheme="majorHAnsi" w:eastAsiaTheme="majorEastAsia" w:hAnsiTheme="majorHAnsi" w:cstheme="majorBidi"/>
      <w:color w:val="2E74B5" w:themeColor="accent1" w:themeShade="BF"/>
      <w:sz w:val="26"/>
      <w:szCs w:val="26"/>
    </w:rPr>
  </w:style>
  <w:style w:type="paragraph" w:styleId="HTMLPreformatted">
    <w:name w:val="HTML Preformatted"/>
    <w:basedOn w:val="Normal"/>
    <w:link w:val="HTMLPreformattedChar"/>
    <w:uiPriority w:val="99"/>
    <w:semiHidden/>
    <w:unhideWhenUsed/>
    <w:rsid w:val="002733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733B4"/>
    <w:rPr>
      <w:rFonts w:ascii="Courier New" w:eastAsia="Times New Roman" w:hAnsi="Courier New" w:cs="Courier New"/>
      <w:sz w:val="20"/>
      <w:szCs w:val="20"/>
    </w:rPr>
  </w:style>
  <w:style w:type="character" w:customStyle="1" w:styleId="kwd">
    <w:name w:val="kwd"/>
    <w:basedOn w:val="DefaultParagraphFont"/>
    <w:rsid w:val="002733B4"/>
  </w:style>
  <w:style w:type="character" w:customStyle="1" w:styleId="pln">
    <w:name w:val="pln"/>
    <w:basedOn w:val="DefaultParagraphFont"/>
    <w:rsid w:val="002733B4"/>
  </w:style>
  <w:style w:type="character" w:customStyle="1" w:styleId="typ">
    <w:name w:val="typ"/>
    <w:basedOn w:val="DefaultParagraphFont"/>
    <w:rsid w:val="002733B4"/>
  </w:style>
  <w:style w:type="character" w:customStyle="1" w:styleId="pun">
    <w:name w:val="pun"/>
    <w:basedOn w:val="DefaultParagraphFont"/>
    <w:rsid w:val="002733B4"/>
  </w:style>
  <w:style w:type="character" w:customStyle="1" w:styleId="lit">
    <w:name w:val="lit"/>
    <w:basedOn w:val="DefaultParagraphFont"/>
    <w:rsid w:val="002733B4"/>
  </w:style>
  <w:style w:type="character" w:customStyle="1" w:styleId="str">
    <w:name w:val="str"/>
    <w:basedOn w:val="DefaultParagraphFont"/>
    <w:rsid w:val="002733B4"/>
  </w:style>
  <w:style w:type="character" w:customStyle="1" w:styleId="com">
    <w:name w:val="com"/>
    <w:basedOn w:val="DefaultParagraphFont"/>
    <w:rsid w:val="002733B4"/>
  </w:style>
  <w:style w:type="character" w:customStyle="1" w:styleId="annotation">
    <w:name w:val="annotation"/>
    <w:basedOn w:val="DefaultParagraphFont"/>
    <w:rsid w:val="007204CF"/>
  </w:style>
  <w:style w:type="character" w:customStyle="1" w:styleId="Heading5Char">
    <w:name w:val="Heading 5 Char"/>
    <w:basedOn w:val="DefaultParagraphFont"/>
    <w:link w:val="Heading5"/>
    <w:uiPriority w:val="9"/>
    <w:semiHidden/>
    <w:rsid w:val="005F4FDB"/>
    <w:rPr>
      <w:rFonts w:asciiTheme="majorHAnsi" w:eastAsiaTheme="majorEastAsia" w:hAnsiTheme="majorHAnsi" w:cstheme="majorBidi"/>
      <w:color w:val="2E74B5" w:themeColor="accent1" w:themeShade="BF"/>
    </w:rPr>
  </w:style>
  <w:style w:type="character" w:styleId="HTMLCode">
    <w:name w:val="HTML Code"/>
    <w:basedOn w:val="DefaultParagraphFont"/>
    <w:uiPriority w:val="99"/>
    <w:semiHidden/>
    <w:unhideWhenUsed/>
    <w:rsid w:val="00607E4F"/>
    <w:rPr>
      <w:rFonts w:ascii="Courier New" w:eastAsia="Times New Roman" w:hAnsi="Courier New" w:cs="Courier New"/>
      <w:sz w:val="20"/>
      <w:szCs w:val="20"/>
    </w:rPr>
  </w:style>
  <w:style w:type="character" w:customStyle="1" w:styleId="mw-headline">
    <w:name w:val="mw-headline"/>
    <w:basedOn w:val="DefaultParagraphFont"/>
    <w:rsid w:val="00F23F5D"/>
  </w:style>
  <w:style w:type="paragraph" w:customStyle="1" w:styleId="site-title">
    <w:name w:val="site-title"/>
    <w:basedOn w:val="Normal"/>
    <w:rsid w:val="00F23F5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ite-description">
    <w:name w:val="site-description"/>
    <w:basedOn w:val="Normal"/>
    <w:rsid w:val="00F23F5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w1">
    <w:name w:val="kw1"/>
    <w:basedOn w:val="DefaultParagraphFont"/>
    <w:rsid w:val="00F23F5D"/>
  </w:style>
  <w:style w:type="character" w:customStyle="1" w:styleId="me0">
    <w:name w:val="me0"/>
    <w:basedOn w:val="DefaultParagraphFont"/>
    <w:rsid w:val="00F23F5D"/>
  </w:style>
  <w:style w:type="character" w:customStyle="1" w:styleId="br0">
    <w:name w:val="br0"/>
    <w:basedOn w:val="DefaultParagraphFont"/>
    <w:rsid w:val="00F23F5D"/>
  </w:style>
  <w:style w:type="character" w:customStyle="1" w:styleId="kw2">
    <w:name w:val="kw2"/>
    <w:basedOn w:val="DefaultParagraphFont"/>
    <w:rsid w:val="00F23F5D"/>
  </w:style>
  <w:style w:type="character" w:customStyle="1" w:styleId="nu0">
    <w:name w:val="nu0"/>
    <w:basedOn w:val="DefaultParagraphFont"/>
    <w:rsid w:val="00F23F5D"/>
  </w:style>
  <w:style w:type="character" w:customStyle="1" w:styleId="st0">
    <w:name w:val="st0"/>
    <w:basedOn w:val="DefaultParagraphFont"/>
    <w:rsid w:val="00F23F5D"/>
  </w:style>
  <w:style w:type="character" w:customStyle="1" w:styleId="co1">
    <w:name w:val="co1"/>
    <w:basedOn w:val="DefaultParagraphFont"/>
    <w:rsid w:val="00F23F5D"/>
  </w:style>
  <w:style w:type="character" w:customStyle="1" w:styleId="st1">
    <w:name w:val="st1"/>
    <w:basedOn w:val="DefaultParagraphFont"/>
    <w:rsid w:val="00F23F5D"/>
  </w:style>
  <w:style w:type="character" w:customStyle="1" w:styleId="kw3">
    <w:name w:val="kw3"/>
    <w:basedOn w:val="DefaultParagraphFont"/>
    <w:rsid w:val="00F23F5D"/>
  </w:style>
  <w:style w:type="character" w:customStyle="1" w:styleId="author">
    <w:name w:val="author"/>
    <w:basedOn w:val="DefaultParagraphFont"/>
    <w:rsid w:val="00F23F5D"/>
  </w:style>
  <w:style w:type="character" w:customStyle="1" w:styleId="screen-reader-text">
    <w:name w:val="screen-reader-text"/>
    <w:basedOn w:val="DefaultParagraphFont"/>
    <w:rsid w:val="00F23F5D"/>
  </w:style>
  <w:style w:type="character" w:customStyle="1" w:styleId="posted-on">
    <w:name w:val="posted-on"/>
    <w:basedOn w:val="DefaultParagraphFont"/>
    <w:rsid w:val="00F23F5D"/>
  </w:style>
  <w:style w:type="character" w:customStyle="1" w:styleId="cat-links">
    <w:name w:val="cat-links"/>
    <w:basedOn w:val="DefaultParagraphFont"/>
    <w:rsid w:val="00F23F5D"/>
  </w:style>
  <w:style w:type="character" w:customStyle="1" w:styleId="tags-links">
    <w:name w:val="tags-links"/>
    <w:basedOn w:val="DefaultParagraphFont"/>
    <w:rsid w:val="00F23F5D"/>
  </w:style>
  <w:style w:type="character" w:customStyle="1" w:styleId="meta-nav">
    <w:name w:val="meta-nav"/>
    <w:basedOn w:val="DefaultParagraphFont"/>
    <w:rsid w:val="00F23F5D"/>
  </w:style>
  <w:style w:type="character" w:customStyle="1" w:styleId="post-title">
    <w:name w:val="post-title"/>
    <w:basedOn w:val="DefaultParagraphFont"/>
    <w:rsid w:val="00F23F5D"/>
  </w:style>
  <w:style w:type="paragraph" w:styleId="z-TopofForm">
    <w:name w:val="HTML Top of Form"/>
    <w:basedOn w:val="Normal"/>
    <w:next w:val="Normal"/>
    <w:link w:val="z-TopofFormChar"/>
    <w:hidden/>
    <w:uiPriority w:val="99"/>
    <w:semiHidden/>
    <w:unhideWhenUsed/>
    <w:rsid w:val="00F23F5D"/>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F23F5D"/>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F23F5D"/>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F23F5D"/>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24912">
      <w:bodyDiv w:val="1"/>
      <w:marLeft w:val="0"/>
      <w:marRight w:val="0"/>
      <w:marTop w:val="0"/>
      <w:marBottom w:val="0"/>
      <w:divBdr>
        <w:top w:val="none" w:sz="0" w:space="0" w:color="auto"/>
        <w:left w:val="none" w:sz="0" w:space="0" w:color="auto"/>
        <w:bottom w:val="none" w:sz="0" w:space="0" w:color="auto"/>
        <w:right w:val="none" w:sz="0" w:space="0" w:color="auto"/>
      </w:divBdr>
    </w:div>
    <w:div w:id="30963514">
      <w:bodyDiv w:val="1"/>
      <w:marLeft w:val="0"/>
      <w:marRight w:val="0"/>
      <w:marTop w:val="0"/>
      <w:marBottom w:val="0"/>
      <w:divBdr>
        <w:top w:val="none" w:sz="0" w:space="0" w:color="auto"/>
        <w:left w:val="none" w:sz="0" w:space="0" w:color="auto"/>
        <w:bottom w:val="none" w:sz="0" w:space="0" w:color="auto"/>
        <w:right w:val="none" w:sz="0" w:space="0" w:color="auto"/>
      </w:divBdr>
    </w:div>
    <w:div w:id="56782029">
      <w:bodyDiv w:val="1"/>
      <w:marLeft w:val="0"/>
      <w:marRight w:val="0"/>
      <w:marTop w:val="0"/>
      <w:marBottom w:val="0"/>
      <w:divBdr>
        <w:top w:val="none" w:sz="0" w:space="0" w:color="auto"/>
        <w:left w:val="none" w:sz="0" w:space="0" w:color="auto"/>
        <w:bottom w:val="none" w:sz="0" w:space="0" w:color="auto"/>
        <w:right w:val="none" w:sz="0" w:space="0" w:color="auto"/>
      </w:divBdr>
    </w:div>
    <w:div w:id="62021857">
      <w:bodyDiv w:val="1"/>
      <w:marLeft w:val="0"/>
      <w:marRight w:val="0"/>
      <w:marTop w:val="0"/>
      <w:marBottom w:val="0"/>
      <w:divBdr>
        <w:top w:val="none" w:sz="0" w:space="0" w:color="auto"/>
        <w:left w:val="none" w:sz="0" w:space="0" w:color="auto"/>
        <w:bottom w:val="none" w:sz="0" w:space="0" w:color="auto"/>
        <w:right w:val="none" w:sz="0" w:space="0" w:color="auto"/>
      </w:divBdr>
      <w:divsChild>
        <w:div w:id="7366754">
          <w:marLeft w:val="0"/>
          <w:marRight w:val="0"/>
          <w:marTop w:val="0"/>
          <w:marBottom w:val="0"/>
          <w:divBdr>
            <w:top w:val="none" w:sz="0" w:space="0" w:color="auto"/>
            <w:left w:val="none" w:sz="0" w:space="0" w:color="auto"/>
            <w:bottom w:val="none" w:sz="0" w:space="0" w:color="auto"/>
            <w:right w:val="none" w:sz="0" w:space="0" w:color="auto"/>
          </w:divBdr>
        </w:div>
        <w:div w:id="269438841">
          <w:marLeft w:val="0"/>
          <w:marRight w:val="0"/>
          <w:marTop w:val="0"/>
          <w:marBottom w:val="0"/>
          <w:divBdr>
            <w:top w:val="none" w:sz="0" w:space="0" w:color="auto"/>
            <w:left w:val="none" w:sz="0" w:space="0" w:color="auto"/>
            <w:bottom w:val="none" w:sz="0" w:space="0" w:color="auto"/>
            <w:right w:val="none" w:sz="0" w:space="0" w:color="auto"/>
          </w:divBdr>
          <w:divsChild>
            <w:div w:id="179995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85941">
      <w:bodyDiv w:val="1"/>
      <w:marLeft w:val="0"/>
      <w:marRight w:val="0"/>
      <w:marTop w:val="0"/>
      <w:marBottom w:val="0"/>
      <w:divBdr>
        <w:top w:val="none" w:sz="0" w:space="0" w:color="auto"/>
        <w:left w:val="none" w:sz="0" w:space="0" w:color="auto"/>
        <w:bottom w:val="none" w:sz="0" w:space="0" w:color="auto"/>
        <w:right w:val="none" w:sz="0" w:space="0" w:color="auto"/>
      </w:divBdr>
    </w:div>
    <w:div w:id="102313785">
      <w:bodyDiv w:val="1"/>
      <w:marLeft w:val="0"/>
      <w:marRight w:val="0"/>
      <w:marTop w:val="0"/>
      <w:marBottom w:val="0"/>
      <w:divBdr>
        <w:top w:val="none" w:sz="0" w:space="0" w:color="auto"/>
        <w:left w:val="none" w:sz="0" w:space="0" w:color="auto"/>
        <w:bottom w:val="none" w:sz="0" w:space="0" w:color="auto"/>
        <w:right w:val="none" w:sz="0" w:space="0" w:color="auto"/>
      </w:divBdr>
      <w:divsChild>
        <w:div w:id="243338893">
          <w:marLeft w:val="0"/>
          <w:marRight w:val="0"/>
          <w:marTop w:val="0"/>
          <w:marBottom w:val="0"/>
          <w:divBdr>
            <w:top w:val="none" w:sz="0" w:space="0" w:color="auto"/>
            <w:left w:val="none" w:sz="0" w:space="0" w:color="auto"/>
            <w:bottom w:val="none" w:sz="0" w:space="0" w:color="auto"/>
            <w:right w:val="none" w:sz="0" w:space="0" w:color="auto"/>
          </w:divBdr>
        </w:div>
        <w:div w:id="1343119907">
          <w:marLeft w:val="0"/>
          <w:marRight w:val="0"/>
          <w:marTop w:val="0"/>
          <w:marBottom w:val="0"/>
          <w:divBdr>
            <w:top w:val="none" w:sz="0" w:space="0" w:color="auto"/>
            <w:left w:val="none" w:sz="0" w:space="0" w:color="auto"/>
            <w:bottom w:val="none" w:sz="0" w:space="0" w:color="auto"/>
            <w:right w:val="none" w:sz="0" w:space="0" w:color="auto"/>
          </w:divBdr>
          <w:divsChild>
            <w:div w:id="265890814">
              <w:marLeft w:val="0"/>
              <w:marRight w:val="0"/>
              <w:marTop w:val="0"/>
              <w:marBottom w:val="0"/>
              <w:divBdr>
                <w:top w:val="none" w:sz="0" w:space="0" w:color="auto"/>
                <w:left w:val="none" w:sz="0" w:space="0" w:color="auto"/>
                <w:bottom w:val="none" w:sz="0" w:space="0" w:color="auto"/>
                <w:right w:val="none" w:sz="0" w:space="0" w:color="auto"/>
              </w:divBdr>
              <w:divsChild>
                <w:div w:id="389571258">
                  <w:marLeft w:val="0"/>
                  <w:marRight w:val="0"/>
                  <w:marTop w:val="0"/>
                  <w:marBottom w:val="0"/>
                  <w:divBdr>
                    <w:top w:val="none" w:sz="0" w:space="0" w:color="auto"/>
                    <w:left w:val="none" w:sz="0" w:space="0" w:color="auto"/>
                    <w:bottom w:val="none" w:sz="0" w:space="0" w:color="auto"/>
                    <w:right w:val="none" w:sz="0" w:space="0" w:color="auto"/>
                  </w:divBdr>
                  <w:divsChild>
                    <w:div w:id="1825313754">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872874">
      <w:bodyDiv w:val="1"/>
      <w:marLeft w:val="0"/>
      <w:marRight w:val="0"/>
      <w:marTop w:val="0"/>
      <w:marBottom w:val="0"/>
      <w:divBdr>
        <w:top w:val="none" w:sz="0" w:space="0" w:color="auto"/>
        <w:left w:val="none" w:sz="0" w:space="0" w:color="auto"/>
        <w:bottom w:val="none" w:sz="0" w:space="0" w:color="auto"/>
        <w:right w:val="none" w:sz="0" w:space="0" w:color="auto"/>
      </w:divBdr>
      <w:divsChild>
        <w:div w:id="348265520">
          <w:marLeft w:val="0"/>
          <w:marRight w:val="0"/>
          <w:marTop w:val="0"/>
          <w:marBottom w:val="0"/>
          <w:divBdr>
            <w:top w:val="none" w:sz="0" w:space="0" w:color="auto"/>
            <w:left w:val="none" w:sz="0" w:space="0" w:color="auto"/>
            <w:bottom w:val="none" w:sz="0" w:space="0" w:color="auto"/>
            <w:right w:val="none" w:sz="0" w:space="0" w:color="auto"/>
          </w:divBdr>
        </w:div>
        <w:div w:id="1859734860">
          <w:marLeft w:val="0"/>
          <w:marRight w:val="0"/>
          <w:marTop w:val="0"/>
          <w:marBottom w:val="0"/>
          <w:divBdr>
            <w:top w:val="none" w:sz="0" w:space="0" w:color="auto"/>
            <w:left w:val="none" w:sz="0" w:space="0" w:color="auto"/>
            <w:bottom w:val="none" w:sz="0" w:space="0" w:color="auto"/>
            <w:right w:val="none" w:sz="0" w:space="0" w:color="auto"/>
          </w:divBdr>
          <w:divsChild>
            <w:div w:id="1363822993">
              <w:marLeft w:val="0"/>
              <w:marRight w:val="0"/>
              <w:marTop w:val="0"/>
              <w:marBottom w:val="0"/>
              <w:divBdr>
                <w:top w:val="none" w:sz="0" w:space="0" w:color="auto"/>
                <w:left w:val="none" w:sz="0" w:space="0" w:color="auto"/>
                <w:bottom w:val="none" w:sz="0" w:space="0" w:color="auto"/>
                <w:right w:val="none" w:sz="0" w:space="0" w:color="auto"/>
              </w:divBdr>
              <w:divsChild>
                <w:div w:id="900019564">
                  <w:marLeft w:val="0"/>
                  <w:marRight w:val="0"/>
                  <w:marTop w:val="150"/>
                  <w:marBottom w:val="0"/>
                  <w:divBdr>
                    <w:top w:val="none" w:sz="0" w:space="0" w:color="auto"/>
                    <w:left w:val="none" w:sz="0" w:space="0" w:color="auto"/>
                    <w:bottom w:val="none" w:sz="0" w:space="0" w:color="auto"/>
                    <w:right w:val="none" w:sz="0" w:space="0" w:color="auto"/>
                  </w:divBdr>
                </w:div>
                <w:div w:id="459688130">
                  <w:marLeft w:val="0"/>
                  <w:marRight w:val="0"/>
                  <w:marTop w:val="0"/>
                  <w:marBottom w:val="0"/>
                  <w:divBdr>
                    <w:top w:val="none" w:sz="0" w:space="0" w:color="auto"/>
                    <w:left w:val="none" w:sz="0" w:space="0" w:color="auto"/>
                    <w:bottom w:val="none" w:sz="0" w:space="0" w:color="auto"/>
                    <w:right w:val="none" w:sz="0" w:space="0" w:color="auto"/>
                  </w:divBdr>
                  <w:divsChild>
                    <w:div w:id="112049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377937">
      <w:bodyDiv w:val="1"/>
      <w:marLeft w:val="0"/>
      <w:marRight w:val="0"/>
      <w:marTop w:val="0"/>
      <w:marBottom w:val="0"/>
      <w:divBdr>
        <w:top w:val="none" w:sz="0" w:space="0" w:color="auto"/>
        <w:left w:val="none" w:sz="0" w:space="0" w:color="auto"/>
        <w:bottom w:val="none" w:sz="0" w:space="0" w:color="auto"/>
        <w:right w:val="none" w:sz="0" w:space="0" w:color="auto"/>
      </w:divBdr>
    </w:div>
    <w:div w:id="118961974">
      <w:bodyDiv w:val="1"/>
      <w:marLeft w:val="0"/>
      <w:marRight w:val="0"/>
      <w:marTop w:val="0"/>
      <w:marBottom w:val="0"/>
      <w:divBdr>
        <w:top w:val="none" w:sz="0" w:space="0" w:color="auto"/>
        <w:left w:val="none" w:sz="0" w:space="0" w:color="auto"/>
        <w:bottom w:val="none" w:sz="0" w:space="0" w:color="auto"/>
        <w:right w:val="none" w:sz="0" w:space="0" w:color="auto"/>
      </w:divBdr>
    </w:div>
    <w:div w:id="135688963">
      <w:bodyDiv w:val="1"/>
      <w:marLeft w:val="0"/>
      <w:marRight w:val="0"/>
      <w:marTop w:val="0"/>
      <w:marBottom w:val="0"/>
      <w:divBdr>
        <w:top w:val="none" w:sz="0" w:space="0" w:color="auto"/>
        <w:left w:val="none" w:sz="0" w:space="0" w:color="auto"/>
        <w:bottom w:val="none" w:sz="0" w:space="0" w:color="auto"/>
        <w:right w:val="none" w:sz="0" w:space="0" w:color="auto"/>
      </w:divBdr>
      <w:divsChild>
        <w:div w:id="507673697">
          <w:marLeft w:val="0"/>
          <w:marRight w:val="0"/>
          <w:marTop w:val="0"/>
          <w:marBottom w:val="0"/>
          <w:divBdr>
            <w:top w:val="none" w:sz="0" w:space="0" w:color="auto"/>
            <w:left w:val="none" w:sz="0" w:space="0" w:color="auto"/>
            <w:bottom w:val="none" w:sz="0" w:space="0" w:color="auto"/>
            <w:right w:val="none" w:sz="0" w:space="0" w:color="auto"/>
          </w:divBdr>
        </w:div>
        <w:div w:id="532152407">
          <w:marLeft w:val="0"/>
          <w:marRight w:val="0"/>
          <w:marTop w:val="0"/>
          <w:marBottom w:val="0"/>
          <w:divBdr>
            <w:top w:val="none" w:sz="0" w:space="0" w:color="auto"/>
            <w:left w:val="none" w:sz="0" w:space="0" w:color="auto"/>
            <w:bottom w:val="none" w:sz="0" w:space="0" w:color="auto"/>
            <w:right w:val="none" w:sz="0" w:space="0" w:color="auto"/>
          </w:divBdr>
          <w:divsChild>
            <w:div w:id="155373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0765">
      <w:bodyDiv w:val="1"/>
      <w:marLeft w:val="0"/>
      <w:marRight w:val="0"/>
      <w:marTop w:val="0"/>
      <w:marBottom w:val="0"/>
      <w:divBdr>
        <w:top w:val="none" w:sz="0" w:space="0" w:color="auto"/>
        <w:left w:val="none" w:sz="0" w:space="0" w:color="auto"/>
        <w:bottom w:val="none" w:sz="0" w:space="0" w:color="auto"/>
        <w:right w:val="none" w:sz="0" w:space="0" w:color="auto"/>
      </w:divBdr>
      <w:divsChild>
        <w:div w:id="1937513228">
          <w:marLeft w:val="0"/>
          <w:marRight w:val="0"/>
          <w:marTop w:val="0"/>
          <w:marBottom w:val="120"/>
          <w:divBdr>
            <w:top w:val="single" w:sz="6" w:space="0" w:color="D5DDC6"/>
            <w:left w:val="single" w:sz="24" w:space="0" w:color="66BB55"/>
            <w:bottom w:val="single" w:sz="6" w:space="0" w:color="D5DDC6"/>
            <w:right w:val="single" w:sz="6" w:space="0" w:color="D5DDC6"/>
          </w:divBdr>
        </w:div>
        <w:div w:id="559562758">
          <w:marLeft w:val="0"/>
          <w:marRight w:val="0"/>
          <w:marTop w:val="0"/>
          <w:marBottom w:val="120"/>
          <w:divBdr>
            <w:top w:val="single" w:sz="6" w:space="0" w:color="D5DDC6"/>
            <w:left w:val="single" w:sz="24" w:space="0" w:color="66BB55"/>
            <w:bottom w:val="single" w:sz="6" w:space="0" w:color="D5DDC6"/>
            <w:right w:val="single" w:sz="6" w:space="0" w:color="D5DDC6"/>
          </w:divBdr>
        </w:div>
        <w:div w:id="342782274">
          <w:marLeft w:val="0"/>
          <w:marRight w:val="0"/>
          <w:marTop w:val="0"/>
          <w:marBottom w:val="120"/>
          <w:divBdr>
            <w:top w:val="single" w:sz="6" w:space="0" w:color="D5DDC6"/>
            <w:left w:val="single" w:sz="24" w:space="0" w:color="66BB55"/>
            <w:bottom w:val="single" w:sz="6" w:space="0" w:color="D5DDC6"/>
            <w:right w:val="single" w:sz="6" w:space="0" w:color="D5DDC6"/>
          </w:divBdr>
        </w:div>
        <w:div w:id="96296786">
          <w:marLeft w:val="0"/>
          <w:marRight w:val="0"/>
          <w:marTop w:val="0"/>
          <w:marBottom w:val="120"/>
          <w:divBdr>
            <w:top w:val="single" w:sz="6" w:space="0" w:color="D5DDC6"/>
            <w:left w:val="single" w:sz="24" w:space="0" w:color="66BB55"/>
            <w:bottom w:val="single" w:sz="6" w:space="0" w:color="D5DDC6"/>
            <w:right w:val="single" w:sz="6" w:space="0" w:color="D5DDC6"/>
          </w:divBdr>
        </w:div>
        <w:div w:id="213780239">
          <w:marLeft w:val="0"/>
          <w:marRight w:val="0"/>
          <w:marTop w:val="0"/>
          <w:marBottom w:val="120"/>
          <w:divBdr>
            <w:top w:val="single" w:sz="6" w:space="0" w:color="D5DDC6"/>
            <w:left w:val="single" w:sz="24" w:space="0" w:color="66BB55"/>
            <w:bottom w:val="single" w:sz="6" w:space="0" w:color="D5DDC6"/>
            <w:right w:val="single" w:sz="6" w:space="0" w:color="D5DDC6"/>
          </w:divBdr>
        </w:div>
        <w:div w:id="189832211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08109420">
      <w:bodyDiv w:val="1"/>
      <w:marLeft w:val="0"/>
      <w:marRight w:val="0"/>
      <w:marTop w:val="0"/>
      <w:marBottom w:val="0"/>
      <w:divBdr>
        <w:top w:val="none" w:sz="0" w:space="0" w:color="auto"/>
        <w:left w:val="none" w:sz="0" w:space="0" w:color="auto"/>
        <w:bottom w:val="none" w:sz="0" w:space="0" w:color="auto"/>
        <w:right w:val="none" w:sz="0" w:space="0" w:color="auto"/>
      </w:divBdr>
      <w:divsChild>
        <w:div w:id="170032348">
          <w:marLeft w:val="0"/>
          <w:marRight w:val="0"/>
          <w:marTop w:val="0"/>
          <w:marBottom w:val="0"/>
          <w:divBdr>
            <w:top w:val="none" w:sz="0" w:space="0" w:color="auto"/>
            <w:left w:val="none" w:sz="0" w:space="0" w:color="auto"/>
            <w:bottom w:val="none" w:sz="0" w:space="0" w:color="auto"/>
            <w:right w:val="none" w:sz="0" w:space="0" w:color="auto"/>
          </w:divBdr>
        </w:div>
        <w:div w:id="1436633180">
          <w:marLeft w:val="0"/>
          <w:marRight w:val="0"/>
          <w:marTop w:val="0"/>
          <w:marBottom w:val="0"/>
          <w:divBdr>
            <w:top w:val="none" w:sz="0" w:space="0" w:color="auto"/>
            <w:left w:val="none" w:sz="0" w:space="0" w:color="auto"/>
            <w:bottom w:val="none" w:sz="0" w:space="0" w:color="auto"/>
            <w:right w:val="none" w:sz="0" w:space="0" w:color="auto"/>
          </w:divBdr>
          <w:divsChild>
            <w:div w:id="1663510663">
              <w:marLeft w:val="0"/>
              <w:marRight w:val="0"/>
              <w:marTop w:val="0"/>
              <w:marBottom w:val="0"/>
              <w:divBdr>
                <w:top w:val="none" w:sz="0" w:space="0" w:color="auto"/>
                <w:left w:val="none" w:sz="0" w:space="0" w:color="auto"/>
                <w:bottom w:val="none" w:sz="0" w:space="0" w:color="auto"/>
                <w:right w:val="none" w:sz="0" w:space="0" w:color="auto"/>
              </w:divBdr>
              <w:divsChild>
                <w:div w:id="471603055">
                  <w:marLeft w:val="0"/>
                  <w:marRight w:val="0"/>
                  <w:marTop w:val="0"/>
                  <w:marBottom w:val="0"/>
                  <w:divBdr>
                    <w:top w:val="none" w:sz="0" w:space="0" w:color="auto"/>
                    <w:left w:val="none" w:sz="0" w:space="0" w:color="auto"/>
                    <w:bottom w:val="none" w:sz="0" w:space="0" w:color="auto"/>
                    <w:right w:val="none" w:sz="0" w:space="0" w:color="auto"/>
                  </w:divBdr>
                  <w:divsChild>
                    <w:div w:id="995063422">
                      <w:marLeft w:val="750"/>
                      <w:marRight w:val="750"/>
                      <w:marTop w:val="1275"/>
                      <w:marBottom w:val="0"/>
                      <w:divBdr>
                        <w:top w:val="none" w:sz="0" w:space="0" w:color="auto"/>
                        <w:left w:val="none" w:sz="0" w:space="0" w:color="auto"/>
                        <w:bottom w:val="none" w:sz="0" w:space="0" w:color="auto"/>
                        <w:right w:val="none" w:sz="0" w:space="0" w:color="auto"/>
                      </w:divBdr>
                    </w:div>
                  </w:divsChild>
                </w:div>
                <w:div w:id="1896889672">
                  <w:marLeft w:val="0"/>
                  <w:marRight w:val="0"/>
                  <w:marTop w:val="0"/>
                  <w:marBottom w:val="0"/>
                  <w:divBdr>
                    <w:top w:val="none" w:sz="0" w:space="0" w:color="auto"/>
                    <w:left w:val="none" w:sz="0" w:space="0" w:color="auto"/>
                    <w:bottom w:val="none" w:sz="0" w:space="0" w:color="auto"/>
                    <w:right w:val="none" w:sz="0" w:space="0" w:color="auto"/>
                  </w:divBdr>
                  <w:divsChild>
                    <w:div w:id="2124230863">
                      <w:marLeft w:val="0"/>
                      <w:marRight w:val="0"/>
                      <w:marTop w:val="0"/>
                      <w:marBottom w:val="0"/>
                      <w:divBdr>
                        <w:top w:val="none" w:sz="0" w:space="0" w:color="auto"/>
                        <w:left w:val="none" w:sz="0" w:space="0" w:color="auto"/>
                        <w:bottom w:val="none" w:sz="0" w:space="0" w:color="auto"/>
                        <w:right w:val="none" w:sz="0" w:space="0" w:color="auto"/>
                      </w:divBdr>
                    </w:div>
                    <w:div w:id="254439701">
                      <w:marLeft w:val="0"/>
                      <w:marRight w:val="0"/>
                      <w:marTop w:val="0"/>
                      <w:marBottom w:val="0"/>
                      <w:divBdr>
                        <w:top w:val="none" w:sz="0" w:space="0" w:color="auto"/>
                        <w:left w:val="none" w:sz="0" w:space="0" w:color="auto"/>
                        <w:bottom w:val="none" w:sz="0" w:space="0" w:color="auto"/>
                        <w:right w:val="none" w:sz="0" w:space="0" w:color="auto"/>
                      </w:divBdr>
                    </w:div>
                  </w:divsChild>
                </w:div>
                <w:div w:id="1964119015">
                  <w:marLeft w:val="0"/>
                  <w:marRight w:val="0"/>
                  <w:marTop w:val="0"/>
                  <w:marBottom w:val="0"/>
                  <w:divBdr>
                    <w:top w:val="none" w:sz="0" w:space="0" w:color="auto"/>
                    <w:left w:val="none" w:sz="0" w:space="0" w:color="auto"/>
                    <w:bottom w:val="none" w:sz="0" w:space="0" w:color="auto"/>
                    <w:right w:val="none" w:sz="0" w:space="0" w:color="auto"/>
                  </w:divBdr>
                </w:div>
                <w:div w:id="1976567656">
                  <w:marLeft w:val="0"/>
                  <w:marRight w:val="0"/>
                  <w:marTop w:val="0"/>
                  <w:marBottom w:val="0"/>
                  <w:divBdr>
                    <w:top w:val="none" w:sz="0" w:space="0" w:color="auto"/>
                    <w:left w:val="none" w:sz="0" w:space="0" w:color="auto"/>
                    <w:bottom w:val="none" w:sz="0" w:space="0" w:color="auto"/>
                    <w:right w:val="none" w:sz="0" w:space="0" w:color="auto"/>
                  </w:divBdr>
                </w:div>
                <w:div w:id="1426806974">
                  <w:marLeft w:val="0"/>
                  <w:marRight w:val="0"/>
                  <w:marTop w:val="0"/>
                  <w:marBottom w:val="0"/>
                  <w:divBdr>
                    <w:top w:val="none" w:sz="0" w:space="0" w:color="auto"/>
                    <w:left w:val="none" w:sz="0" w:space="0" w:color="auto"/>
                    <w:bottom w:val="none" w:sz="0" w:space="0" w:color="auto"/>
                    <w:right w:val="none" w:sz="0" w:space="0" w:color="auto"/>
                  </w:divBdr>
                </w:div>
                <w:div w:id="1748110807">
                  <w:marLeft w:val="0"/>
                  <w:marRight w:val="0"/>
                  <w:marTop w:val="0"/>
                  <w:marBottom w:val="0"/>
                  <w:divBdr>
                    <w:top w:val="none" w:sz="0" w:space="0" w:color="auto"/>
                    <w:left w:val="none" w:sz="0" w:space="0" w:color="auto"/>
                    <w:bottom w:val="none" w:sz="0" w:space="0" w:color="auto"/>
                    <w:right w:val="none" w:sz="0" w:space="0" w:color="auto"/>
                  </w:divBdr>
                </w:div>
                <w:div w:id="174799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409853">
      <w:bodyDiv w:val="1"/>
      <w:marLeft w:val="0"/>
      <w:marRight w:val="0"/>
      <w:marTop w:val="0"/>
      <w:marBottom w:val="0"/>
      <w:divBdr>
        <w:top w:val="none" w:sz="0" w:space="0" w:color="auto"/>
        <w:left w:val="none" w:sz="0" w:space="0" w:color="auto"/>
        <w:bottom w:val="none" w:sz="0" w:space="0" w:color="auto"/>
        <w:right w:val="none" w:sz="0" w:space="0" w:color="auto"/>
      </w:divBdr>
    </w:div>
    <w:div w:id="264729137">
      <w:bodyDiv w:val="1"/>
      <w:marLeft w:val="0"/>
      <w:marRight w:val="0"/>
      <w:marTop w:val="0"/>
      <w:marBottom w:val="0"/>
      <w:divBdr>
        <w:top w:val="none" w:sz="0" w:space="0" w:color="auto"/>
        <w:left w:val="none" w:sz="0" w:space="0" w:color="auto"/>
        <w:bottom w:val="none" w:sz="0" w:space="0" w:color="auto"/>
        <w:right w:val="none" w:sz="0" w:space="0" w:color="auto"/>
      </w:divBdr>
      <w:divsChild>
        <w:div w:id="1516532141">
          <w:marLeft w:val="0"/>
          <w:marRight w:val="0"/>
          <w:marTop w:val="0"/>
          <w:marBottom w:val="120"/>
          <w:divBdr>
            <w:top w:val="single" w:sz="6" w:space="0" w:color="D5DDC6"/>
            <w:left w:val="single" w:sz="24" w:space="0" w:color="66BB55"/>
            <w:bottom w:val="single" w:sz="6" w:space="0" w:color="D5DDC6"/>
            <w:right w:val="single" w:sz="6" w:space="0" w:color="D5DDC6"/>
          </w:divBdr>
        </w:div>
        <w:div w:id="429548530">
          <w:marLeft w:val="0"/>
          <w:marRight w:val="0"/>
          <w:marTop w:val="0"/>
          <w:marBottom w:val="120"/>
          <w:divBdr>
            <w:top w:val="single" w:sz="6" w:space="0" w:color="D5DDC6"/>
            <w:left w:val="single" w:sz="24" w:space="0" w:color="66BB55"/>
            <w:bottom w:val="single" w:sz="6" w:space="0" w:color="D5DDC6"/>
            <w:right w:val="single" w:sz="6" w:space="0" w:color="D5DDC6"/>
          </w:divBdr>
        </w:div>
        <w:div w:id="1553887435">
          <w:marLeft w:val="0"/>
          <w:marRight w:val="0"/>
          <w:marTop w:val="0"/>
          <w:marBottom w:val="120"/>
          <w:divBdr>
            <w:top w:val="single" w:sz="6" w:space="0" w:color="D5DDC6"/>
            <w:left w:val="single" w:sz="24" w:space="0" w:color="66BB55"/>
            <w:bottom w:val="single" w:sz="6" w:space="0" w:color="D5DDC6"/>
            <w:right w:val="single" w:sz="6" w:space="0" w:color="D5DDC6"/>
          </w:divBdr>
        </w:div>
        <w:div w:id="1175878296">
          <w:marLeft w:val="0"/>
          <w:marRight w:val="0"/>
          <w:marTop w:val="0"/>
          <w:marBottom w:val="120"/>
          <w:divBdr>
            <w:top w:val="single" w:sz="6" w:space="0" w:color="D5DDC6"/>
            <w:left w:val="single" w:sz="24" w:space="0" w:color="66BB55"/>
            <w:bottom w:val="single" w:sz="6" w:space="0" w:color="D5DDC6"/>
            <w:right w:val="single" w:sz="6" w:space="0" w:color="D5DDC6"/>
          </w:divBdr>
        </w:div>
        <w:div w:id="203537643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67202853">
      <w:bodyDiv w:val="1"/>
      <w:marLeft w:val="0"/>
      <w:marRight w:val="0"/>
      <w:marTop w:val="0"/>
      <w:marBottom w:val="0"/>
      <w:divBdr>
        <w:top w:val="none" w:sz="0" w:space="0" w:color="auto"/>
        <w:left w:val="none" w:sz="0" w:space="0" w:color="auto"/>
        <w:bottom w:val="none" w:sz="0" w:space="0" w:color="auto"/>
        <w:right w:val="none" w:sz="0" w:space="0" w:color="auto"/>
      </w:divBdr>
    </w:div>
    <w:div w:id="298847719">
      <w:bodyDiv w:val="1"/>
      <w:marLeft w:val="0"/>
      <w:marRight w:val="0"/>
      <w:marTop w:val="0"/>
      <w:marBottom w:val="0"/>
      <w:divBdr>
        <w:top w:val="none" w:sz="0" w:space="0" w:color="auto"/>
        <w:left w:val="none" w:sz="0" w:space="0" w:color="auto"/>
        <w:bottom w:val="none" w:sz="0" w:space="0" w:color="auto"/>
        <w:right w:val="none" w:sz="0" w:space="0" w:color="auto"/>
      </w:divBdr>
      <w:divsChild>
        <w:div w:id="1244533586">
          <w:marLeft w:val="0"/>
          <w:marRight w:val="0"/>
          <w:marTop w:val="0"/>
          <w:marBottom w:val="0"/>
          <w:divBdr>
            <w:top w:val="none" w:sz="0" w:space="0" w:color="auto"/>
            <w:left w:val="none" w:sz="0" w:space="0" w:color="auto"/>
            <w:bottom w:val="none" w:sz="0" w:space="0" w:color="auto"/>
            <w:right w:val="none" w:sz="0" w:space="0" w:color="auto"/>
          </w:divBdr>
        </w:div>
        <w:div w:id="1537236722">
          <w:marLeft w:val="0"/>
          <w:marRight w:val="0"/>
          <w:marTop w:val="0"/>
          <w:marBottom w:val="0"/>
          <w:divBdr>
            <w:top w:val="none" w:sz="0" w:space="0" w:color="auto"/>
            <w:left w:val="none" w:sz="0" w:space="0" w:color="auto"/>
            <w:bottom w:val="none" w:sz="0" w:space="0" w:color="auto"/>
            <w:right w:val="none" w:sz="0" w:space="0" w:color="auto"/>
          </w:divBdr>
          <w:divsChild>
            <w:div w:id="650058326">
              <w:marLeft w:val="0"/>
              <w:marRight w:val="0"/>
              <w:marTop w:val="0"/>
              <w:marBottom w:val="0"/>
              <w:divBdr>
                <w:top w:val="none" w:sz="0" w:space="0" w:color="auto"/>
                <w:left w:val="none" w:sz="0" w:space="0" w:color="auto"/>
                <w:bottom w:val="none" w:sz="0" w:space="0" w:color="auto"/>
                <w:right w:val="none" w:sz="0" w:space="0" w:color="auto"/>
              </w:divBdr>
              <w:divsChild>
                <w:div w:id="1773813809">
                  <w:marLeft w:val="225"/>
                  <w:marRight w:val="0"/>
                  <w:marTop w:val="1650"/>
                  <w:marBottom w:val="0"/>
                  <w:divBdr>
                    <w:top w:val="none" w:sz="0" w:space="0" w:color="auto"/>
                    <w:left w:val="none" w:sz="0" w:space="0" w:color="auto"/>
                    <w:bottom w:val="none" w:sz="0" w:space="0" w:color="auto"/>
                    <w:right w:val="none" w:sz="0" w:space="0" w:color="auto"/>
                  </w:divBdr>
                </w:div>
                <w:div w:id="1568959803">
                  <w:marLeft w:val="0"/>
                  <w:marRight w:val="0"/>
                  <w:marTop w:val="0"/>
                  <w:marBottom w:val="0"/>
                  <w:divBdr>
                    <w:top w:val="none" w:sz="0" w:space="0" w:color="auto"/>
                    <w:left w:val="none" w:sz="0" w:space="0" w:color="auto"/>
                    <w:bottom w:val="none" w:sz="0" w:space="0" w:color="auto"/>
                    <w:right w:val="none" w:sz="0" w:space="0" w:color="auto"/>
                  </w:divBdr>
                  <w:divsChild>
                    <w:div w:id="1572812663">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0811263">
      <w:bodyDiv w:val="1"/>
      <w:marLeft w:val="0"/>
      <w:marRight w:val="0"/>
      <w:marTop w:val="0"/>
      <w:marBottom w:val="0"/>
      <w:divBdr>
        <w:top w:val="none" w:sz="0" w:space="0" w:color="auto"/>
        <w:left w:val="none" w:sz="0" w:space="0" w:color="auto"/>
        <w:bottom w:val="none" w:sz="0" w:space="0" w:color="auto"/>
        <w:right w:val="none" w:sz="0" w:space="0" w:color="auto"/>
      </w:divBdr>
    </w:div>
    <w:div w:id="330109901">
      <w:bodyDiv w:val="1"/>
      <w:marLeft w:val="0"/>
      <w:marRight w:val="0"/>
      <w:marTop w:val="0"/>
      <w:marBottom w:val="0"/>
      <w:divBdr>
        <w:top w:val="none" w:sz="0" w:space="0" w:color="auto"/>
        <w:left w:val="none" w:sz="0" w:space="0" w:color="auto"/>
        <w:bottom w:val="none" w:sz="0" w:space="0" w:color="auto"/>
        <w:right w:val="none" w:sz="0" w:space="0" w:color="auto"/>
      </w:divBdr>
      <w:divsChild>
        <w:div w:id="964383100">
          <w:marLeft w:val="0"/>
          <w:marRight w:val="0"/>
          <w:marTop w:val="0"/>
          <w:marBottom w:val="0"/>
          <w:divBdr>
            <w:top w:val="none" w:sz="0" w:space="0" w:color="auto"/>
            <w:left w:val="none" w:sz="0" w:space="0" w:color="auto"/>
            <w:bottom w:val="none" w:sz="0" w:space="0" w:color="auto"/>
            <w:right w:val="none" w:sz="0" w:space="0" w:color="auto"/>
          </w:divBdr>
          <w:divsChild>
            <w:div w:id="1118378601">
              <w:marLeft w:val="0"/>
              <w:marRight w:val="0"/>
              <w:marTop w:val="0"/>
              <w:marBottom w:val="0"/>
              <w:divBdr>
                <w:top w:val="none" w:sz="0" w:space="0" w:color="auto"/>
                <w:left w:val="none" w:sz="0" w:space="0" w:color="auto"/>
                <w:bottom w:val="none" w:sz="0" w:space="0" w:color="auto"/>
                <w:right w:val="none" w:sz="0" w:space="0" w:color="auto"/>
              </w:divBdr>
            </w:div>
          </w:divsChild>
        </w:div>
        <w:div w:id="454955316">
          <w:marLeft w:val="0"/>
          <w:marRight w:val="0"/>
          <w:marTop w:val="0"/>
          <w:marBottom w:val="0"/>
          <w:divBdr>
            <w:top w:val="none" w:sz="0" w:space="0" w:color="auto"/>
            <w:left w:val="none" w:sz="0" w:space="0" w:color="auto"/>
            <w:bottom w:val="none" w:sz="0" w:space="0" w:color="auto"/>
            <w:right w:val="none" w:sz="0" w:space="0" w:color="auto"/>
          </w:divBdr>
        </w:div>
        <w:div w:id="1741828325">
          <w:marLeft w:val="0"/>
          <w:marRight w:val="0"/>
          <w:marTop w:val="0"/>
          <w:marBottom w:val="0"/>
          <w:divBdr>
            <w:top w:val="none" w:sz="0" w:space="0" w:color="auto"/>
            <w:left w:val="none" w:sz="0" w:space="0" w:color="auto"/>
            <w:bottom w:val="none" w:sz="0" w:space="0" w:color="auto"/>
            <w:right w:val="none" w:sz="0" w:space="0" w:color="auto"/>
          </w:divBdr>
          <w:divsChild>
            <w:div w:id="1786457020">
              <w:marLeft w:val="0"/>
              <w:marRight w:val="0"/>
              <w:marTop w:val="0"/>
              <w:marBottom w:val="0"/>
              <w:divBdr>
                <w:top w:val="none" w:sz="0" w:space="0" w:color="auto"/>
                <w:left w:val="none" w:sz="0" w:space="0" w:color="auto"/>
                <w:bottom w:val="none" w:sz="0" w:space="0" w:color="auto"/>
                <w:right w:val="none" w:sz="0" w:space="0" w:color="auto"/>
              </w:divBdr>
            </w:div>
          </w:divsChild>
        </w:div>
        <w:div w:id="1475559659">
          <w:marLeft w:val="0"/>
          <w:marRight w:val="0"/>
          <w:marTop w:val="0"/>
          <w:marBottom w:val="0"/>
          <w:divBdr>
            <w:top w:val="none" w:sz="0" w:space="0" w:color="auto"/>
            <w:left w:val="none" w:sz="0" w:space="0" w:color="auto"/>
            <w:bottom w:val="none" w:sz="0" w:space="0" w:color="auto"/>
            <w:right w:val="none" w:sz="0" w:space="0" w:color="auto"/>
          </w:divBdr>
        </w:div>
        <w:div w:id="2078698266">
          <w:marLeft w:val="0"/>
          <w:marRight w:val="0"/>
          <w:marTop w:val="0"/>
          <w:marBottom w:val="0"/>
          <w:divBdr>
            <w:top w:val="none" w:sz="0" w:space="0" w:color="auto"/>
            <w:left w:val="none" w:sz="0" w:space="0" w:color="auto"/>
            <w:bottom w:val="none" w:sz="0" w:space="0" w:color="auto"/>
            <w:right w:val="none" w:sz="0" w:space="0" w:color="auto"/>
          </w:divBdr>
          <w:divsChild>
            <w:div w:id="1200699072">
              <w:marLeft w:val="0"/>
              <w:marRight w:val="0"/>
              <w:marTop w:val="0"/>
              <w:marBottom w:val="0"/>
              <w:divBdr>
                <w:top w:val="none" w:sz="0" w:space="0" w:color="auto"/>
                <w:left w:val="none" w:sz="0" w:space="0" w:color="auto"/>
                <w:bottom w:val="none" w:sz="0" w:space="0" w:color="auto"/>
                <w:right w:val="none" w:sz="0" w:space="0" w:color="auto"/>
              </w:divBdr>
            </w:div>
          </w:divsChild>
        </w:div>
        <w:div w:id="1785804584">
          <w:marLeft w:val="0"/>
          <w:marRight w:val="0"/>
          <w:marTop w:val="0"/>
          <w:marBottom w:val="0"/>
          <w:divBdr>
            <w:top w:val="none" w:sz="0" w:space="0" w:color="auto"/>
            <w:left w:val="none" w:sz="0" w:space="0" w:color="auto"/>
            <w:bottom w:val="none" w:sz="0" w:space="0" w:color="auto"/>
            <w:right w:val="none" w:sz="0" w:space="0" w:color="auto"/>
          </w:divBdr>
        </w:div>
        <w:div w:id="1723361565">
          <w:marLeft w:val="0"/>
          <w:marRight w:val="0"/>
          <w:marTop w:val="0"/>
          <w:marBottom w:val="0"/>
          <w:divBdr>
            <w:top w:val="none" w:sz="0" w:space="0" w:color="auto"/>
            <w:left w:val="none" w:sz="0" w:space="0" w:color="auto"/>
            <w:bottom w:val="none" w:sz="0" w:space="0" w:color="auto"/>
            <w:right w:val="none" w:sz="0" w:space="0" w:color="auto"/>
          </w:divBdr>
          <w:divsChild>
            <w:div w:id="120710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111671">
      <w:bodyDiv w:val="1"/>
      <w:marLeft w:val="0"/>
      <w:marRight w:val="0"/>
      <w:marTop w:val="0"/>
      <w:marBottom w:val="0"/>
      <w:divBdr>
        <w:top w:val="none" w:sz="0" w:space="0" w:color="auto"/>
        <w:left w:val="none" w:sz="0" w:space="0" w:color="auto"/>
        <w:bottom w:val="none" w:sz="0" w:space="0" w:color="auto"/>
        <w:right w:val="none" w:sz="0" w:space="0" w:color="auto"/>
      </w:divBdr>
      <w:divsChild>
        <w:div w:id="1215119624">
          <w:marLeft w:val="0"/>
          <w:marRight w:val="0"/>
          <w:marTop w:val="0"/>
          <w:marBottom w:val="0"/>
          <w:divBdr>
            <w:top w:val="none" w:sz="0" w:space="0" w:color="auto"/>
            <w:left w:val="none" w:sz="0" w:space="0" w:color="auto"/>
            <w:bottom w:val="none" w:sz="0" w:space="0" w:color="auto"/>
            <w:right w:val="none" w:sz="0" w:space="0" w:color="auto"/>
          </w:divBdr>
          <w:divsChild>
            <w:div w:id="1373076267">
              <w:marLeft w:val="0"/>
              <w:marRight w:val="0"/>
              <w:marTop w:val="0"/>
              <w:marBottom w:val="0"/>
              <w:divBdr>
                <w:top w:val="none" w:sz="0" w:space="0" w:color="auto"/>
                <w:left w:val="none" w:sz="0" w:space="0" w:color="auto"/>
                <w:bottom w:val="none" w:sz="0" w:space="0" w:color="auto"/>
                <w:right w:val="none" w:sz="0" w:space="0" w:color="auto"/>
              </w:divBdr>
            </w:div>
          </w:divsChild>
        </w:div>
        <w:div w:id="1904828134">
          <w:marLeft w:val="0"/>
          <w:marRight w:val="0"/>
          <w:marTop w:val="0"/>
          <w:marBottom w:val="0"/>
          <w:divBdr>
            <w:top w:val="none" w:sz="0" w:space="0" w:color="auto"/>
            <w:left w:val="none" w:sz="0" w:space="0" w:color="auto"/>
            <w:bottom w:val="none" w:sz="0" w:space="0" w:color="auto"/>
            <w:right w:val="none" w:sz="0" w:space="0" w:color="auto"/>
          </w:divBdr>
        </w:div>
        <w:div w:id="28117238">
          <w:marLeft w:val="0"/>
          <w:marRight w:val="0"/>
          <w:marTop w:val="0"/>
          <w:marBottom w:val="0"/>
          <w:divBdr>
            <w:top w:val="none" w:sz="0" w:space="0" w:color="auto"/>
            <w:left w:val="none" w:sz="0" w:space="0" w:color="auto"/>
            <w:bottom w:val="none" w:sz="0" w:space="0" w:color="auto"/>
            <w:right w:val="none" w:sz="0" w:space="0" w:color="auto"/>
          </w:divBdr>
          <w:divsChild>
            <w:div w:id="1549368509">
              <w:marLeft w:val="0"/>
              <w:marRight w:val="0"/>
              <w:marTop w:val="0"/>
              <w:marBottom w:val="0"/>
              <w:divBdr>
                <w:top w:val="none" w:sz="0" w:space="0" w:color="auto"/>
                <w:left w:val="none" w:sz="0" w:space="0" w:color="auto"/>
                <w:bottom w:val="none" w:sz="0" w:space="0" w:color="auto"/>
                <w:right w:val="none" w:sz="0" w:space="0" w:color="auto"/>
              </w:divBdr>
            </w:div>
          </w:divsChild>
        </w:div>
        <w:div w:id="1335065374">
          <w:marLeft w:val="0"/>
          <w:marRight w:val="0"/>
          <w:marTop w:val="0"/>
          <w:marBottom w:val="0"/>
          <w:divBdr>
            <w:top w:val="none" w:sz="0" w:space="0" w:color="auto"/>
            <w:left w:val="none" w:sz="0" w:space="0" w:color="auto"/>
            <w:bottom w:val="none" w:sz="0" w:space="0" w:color="auto"/>
            <w:right w:val="none" w:sz="0" w:space="0" w:color="auto"/>
          </w:divBdr>
        </w:div>
        <w:div w:id="688527545">
          <w:marLeft w:val="0"/>
          <w:marRight w:val="0"/>
          <w:marTop w:val="0"/>
          <w:marBottom w:val="0"/>
          <w:divBdr>
            <w:top w:val="none" w:sz="0" w:space="0" w:color="auto"/>
            <w:left w:val="none" w:sz="0" w:space="0" w:color="auto"/>
            <w:bottom w:val="none" w:sz="0" w:space="0" w:color="auto"/>
            <w:right w:val="none" w:sz="0" w:space="0" w:color="auto"/>
          </w:divBdr>
          <w:divsChild>
            <w:div w:id="1363824573">
              <w:marLeft w:val="0"/>
              <w:marRight w:val="0"/>
              <w:marTop w:val="0"/>
              <w:marBottom w:val="0"/>
              <w:divBdr>
                <w:top w:val="none" w:sz="0" w:space="0" w:color="auto"/>
                <w:left w:val="none" w:sz="0" w:space="0" w:color="auto"/>
                <w:bottom w:val="none" w:sz="0" w:space="0" w:color="auto"/>
                <w:right w:val="none" w:sz="0" w:space="0" w:color="auto"/>
              </w:divBdr>
            </w:div>
          </w:divsChild>
        </w:div>
        <w:div w:id="1895769725">
          <w:marLeft w:val="0"/>
          <w:marRight w:val="0"/>
          <w:marTop w:val="0"/>
          <w:marBottom w:val="0"/>
          <w:divBdr>
            <w:top w:val="none" w:sz="0" w:space="0" w:color="auto"/>
            <w:left w:val="none" w:sz="0" w:space="0" w:color="auto"/>
            <w:bottom w:val="none" w:sz="0" w:space="0" w:color="auto"/>
            <w:right w:val="none" w:sz="0" w:space="0" w:color="auto"/>
          </w:divBdr>
        </w:div>
        <w:div w:id="597174416">
          <w:marLeft w:val="0"/>
          <w:marRight w:val="0"/>
          <w:marTop w:val="0"/>
          <w:marBottom w:val="0"/>
          <w:divBdr>
            <w:top w:val="none" w:sz="0" w:space="0" w:color="auto"/>
            <w:left w:val="none" w:sz="0" w:space="0" w:color="auto"/>
            <w:bottom w:val="none" w:sz="0" w:space="0" w:color="auto"/>
            <w:right w:val="none" w:sz="0" w:space="0" w:color="auto"/>
          </w:divBdr>
          <w:divsChild>
            <w:div w:id="1200782199">
              <w:marLeft w:val="0"/>
              <w:marRight w:val="0"/>
              <w:marTop w:val="0"/>
              <w:marBottom w:val="0"/>
              <w:divBdr>
                <w:top w:val="none" w:sz="0" w:space="0" w:color="auto"/>
                <w:left w:val="none" w:sz="0" w:space="0" w:color="auto"/>
                <w:bottom w:val="none" w:sz="0" w:space="0" w:color="auto"/>
                <w:right w:val="none" w:sz="0" w:space="0" w:color="auto"/>
              </w:divBdr>
            </w:div>
          </w:divsChild>
        </w:div>
        <w:div w:id="720517605">
          <w:marLeft w:val="0"/>
          <w:marRight w:val="0"/>
          <w:marTop w:val="0"/>
          <w:marBottom w:val="0"/>
          <w:divBdr>
            <w:top w:val="none" w:sz="0" w:space="0" w:color="auto"/>
            <w:left w:val="none" w:sz="0" w:space="0" w:color="auto"/>
            <w:bottom w:val="none" w:sz="0" w:space="0" w:color="auto"/>
            <w:right w:val="none" w:sz="0" w:space="0" w:color="auto"/>
          </w:divBdr>
        </w:div>
        <w:div w:id="1678267035">
          <w:marLeft w:val="0"/>
          <w:marRight w:val="0"/>
          <w:marTop w:val="0"/>
          <w:marBottom w:val="0"/>
          <w:divBdr>
            <w:top w:val="none" w:sz="0" w:space="0" w:color="auto"/>
            <w:left w:val="none" w:sz="0" w:space="0" w:color="auto"/>
            <w:bottom w:val="none" w:sz="0" w:space="0" w:color="auto"/>
            <w:right w:val="none" w:sz="0" w:space="0" w:color="auto"/>
          </w:divBdr>
          <w:divsChild>
            <w:div w:id="99110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962231">
      <w:bodyDiv w:val="1"/>
      <w:marLeft w:val="0"/>
      <w:marRight w:val="0"/>
      <w:marTop w:val="0"/>
      <w:marBottom w:val="0"/>
      <w:divBdr>
        <w:top w:val="none" w:sz="0" w:space="0" w:color="auto"/>
        <w:left w:val="none" w:sz="0" w:space="0" w:color="auto"/>
        <w:bottom w:val="none" w:sz="0" w:space="0" w:color="auto"/>
        <w:right w:val="none" w:sz="0" w:space="0" w:color="auto"/>
      </w:divBdr>
      <w:divsChild>
        <w:div w:id="741757980">
          <w:marLeft w:val="0"/>
          <w:marRight w:val="0"/>
          <w:marTop w:val="0"/>
          <w:marBottom w:val="0"/>
          <w:divBdr>
            <w:top w:val="none" w:sz="0" w:space="0" w:color="auto"/>
            <w:left w:val="none" w:sz="0" w:space="0" w:color="auto"/>
            <w:bottom w:val="none" w:sz="0" w:space="0" w:color="auto"/>
            <w:right w:val="none" w:sz="0" w:space="0" w:color="auto"/>
          </w:divBdr>
        </w:div>
        <w:div w:id="1521236179">
          <w:marLeft w:val="0"/>
          <w:marRight w:val="0"/>
          <w:marTop w:val="0"/>
          <w:marBottom w:val="0"/>
          <w:divBdr>
            <w:top w:val="none" w:sz="0" w:space="0" w:color="auto"/>
            <w:left w:val="none" w:sz="0" w:space="0" w:color="auto"/>
            <w:bottom w:val="none" w:sz="0" w:space="0" w:color="auto"/>
            <w:right w:val="none" w:sz="0" w:space="0" w:color="auto"/>
          </w:divBdr>
          <w:divsChild>
            <w:div w:id="557672064">
              <w:marLeft w:val="0"/>
              <w:marRight w:val="0"/>
              <w:marTop w:val="0"/>
              <w:marBottom w:val="0"/>
              <w:divBdr>
                <w:top w:val="none" w:sz="0" w:space="0" w:color="auto"/>
                <w:left w:val="none" w:sz="0" w:space="0" w:color="auto"/>
                <w:bottom w:val="none" w:sz="0" w:space="0" w:color="auto"/>
                <w:right w:val="none" w:sz="0" w:space="0" w:color="auto"/>
              </w:divBdr>
              <w:divsChild>
                <w:div w:id="97606928">
                  <w:marLeft w:val="0"/>
                  <w:marRight w:val="0"/>
                  <w:marTop w:val="0"/>
                  <w:marBottom w:val="0"/>
                  <w:divBdr>
                    <w:top w:val="none" w:sz="0" w:space="0" w:color="auto"/>
                    <w:left w:val="none" w:sz="0" w:space="0" w:color="auto"/>
                    <w:bottom w:val="none" w:sz="0" w:space="0" w:color="auto"/>
                    <w:right w:val="none" w:sz="0" w:space="0" w:color="auto"/>
                  </w:divBdr>
                </w:div>
                <w:div w:id="1222906555">
                  <w:marLeft w:val="0"/>
                  <w:marRight w:val="120"/>
                  <w:marTop w:val="0"/>
                  <w:marBottom w:val="0"/>
                  <w:divBdr>
                    <w:top w:val="none" w:sz="0" w:space="0" w:color="auto"/>
                    <w:left w:val="none" w:sz="0" w:space="0" w:color="auto"/>
                    <w:bottom w:val="none" w:sz="0" w:space="0" w:color="auto"/>
                    <w:right w:val="none" w:sz="0" w:space="0" w:color="auto"/>
                  </w:divBdr>
                </w:div>
                <w:div w:id="79536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662930">
      <w:bodyDiv w:val="1"/>
      <w:marLeft w:val="0"/>
      <w:marRight w:val="0"/>
      <w:marTop w:val="0"/>
      <w:marBottom w:val="0"/>
      <w:divBdr>
        <w:top w:val="none" w:sz="0" w:space="0" w:color="auto"/>
        <w:left w:val="none" w:sz="0" w:space="0" w:color="auto"/>
        <w:bottom w:val="none" w:sz="0" w:space="0" w:color="auto"/>
        <w:right w:val="none" w:sz="0" w:space="0" w:color="auto"/>
      </w:divBdr>
    </w:div>
    <w:div w:id="518782982">
      <w:bodyDiv w:val="1"/>
      <w:marLeft w:val="0"/>
      <w:marRight w:val="0"/>
      <w:marTop w:val="0"/>
      <w:marBottom w:val="0"/>
      <w:divBdr>
        <w:top w:val="none" w:sz="0" w:space="0" w:color="auto"/>
        <w:left w:val="none" w:sz="0" w:space="0" w:color="auto"/>
        <w:bottom w:val="none" w:sz="0" w:space="0" w:color="auto"/>
        <w:right w:val="none" w:sz="0" w:space="0" w:color="auto"/>
      </w:divBdr>
    </w:div>
    <w:div w:id="711924881">
      <w:bodyDiv w:val="1"/>
      <w:marLeft w:val="0"/>
      <w:marRight w:val="0"/>
      <w:marTop w:val="0"/>
      <w:marBottom w:val="0"/>
      <w:divBdr>
        <w:top w:val="none" w:sz="0" w:space="0" w:color="auto"/>
        <w:left w:val="none" w:sz="0" w:space="0" w:color="auto"/>
        <w:bottom w:val="none" w:sz="0" w:space="0" w:color="auto"/>
        <w:right w:val="none" w:sz="0" w:space="0" w:color="auto"/>
      </w:divBdr>
      <w:divsChild>
        <w:div w:id="6761554">
          <w:marLeft w:val="0"/>
          <w:marRight w:val="0"/>
          <w:marTop w:val="0"/>
          <w:marBottom w:val="0"/>
          <w:divBdr>
            <w:top w:val="none" w:sz="0" w:space="0" w:color="auto"/>
            <w:left w:val="none" w:sz="0" w:space="0" w:color="auto"/>
            <w:bottom w:val="none" w:sz="0" w:space="0" w:color="auto"/>
            <w:right w:val="none" w:sz="0" w:space="0" w:color="auto"/>
          </w:divBdr>
        </w:div>
        <w:div w:id="638538921">
          <w:marLeft w:val="0"/>
          <w:marRight w:val="0"/>
          <w:marTop w:val="0"/>
          <w:marBottom w:val="0"/>
          <w:divBdr>
            <w:top w:val="none" w:sz="0" w:space="0" w:color="auto"/>
            <w:left w:val="none" w:sz="0" w:space="0" w:color="auto"/>
            <w:bottom w:val="none" w:sz="0" w:space="0" w:color="auto"/>
            <w:right w:val="none" w:sz="0" w:space="0" w:color="auto"/>
          </w:divBdr>
          <w:divsChild>
            <w:div w:id="411511975">
              <w:marLeft w:val="0"/>
              <w:marRight w:val="120"/>
              <w:marTop w:val="0"/>
              <w:marBottom w:val="0"/>
              <w:divBdr>
                <w:top w:val="none" w:sz="0" w:space="0" w:color="auto"/>
                <w:left w:val="none" w:sz="0" w:space="0" w:color="auto"/>
                <w:bottom w:val="none" w:sz="0" w:space="0" w:color="auto"/>
                <w:right w:val="none" w:sz="0" w:space="0" w:color="auto"/>
              </w:divBdr>
            </w:div>
          </w:divsChild>
        </w:div>
        <w:div w:id="2001151412">
          <w:marLeft w:val="0"/>
          <w:marRight w:val="0"/>
          <w:marTop w:val="0"/>
          <w:marBottom w:val="0"/>
          <w:divBdr>
            <w:top w:val="none" w:sz="0" w:space="0" w:color="auto"/>
            <w:left w:val="none" w:sz="0" w:space="0" w:color="auto"/>
            <w:bottom w:val="none" w:sz="0" w:space="0" w:color="auto"/>
            <w:right w:val="none" w:sz="0" w:space="0" w:color="auto"/>
          </w:divBdr>
        </w:div>
        <w:div w:id="2131508296">
          <w:marLeft w:val="0"/>
          <w:marRight w:val="0"/>
          <w:marTop w:val="0"/>
          <w:marBottom w:val="0"/>
          <w:divBdr>
            <w:top w:val="none" w:sz="0" w:space="0" w:color="auto"/>
            <w:left w:val="none" w:sz="0" w:space="0" w:color="auto"/>
            <w:bottom w:val="none" w:sz="0" w:space="0" w:color="auto"/>
            <w:right w:val="none" w:sz="0" w:space="0" w:color="auto"/>
          </w:divBdr>
        </w:div>
      </w:divsChild>
    </w:div>
    <w:div w:id="739136181">
      <w:bodyDiv w:val="1"/>
      <w:marLeft w:val="0"/>
      <w:marRight w:val="0"/>
      <w:marTop w:val="0"/>
      <w:marBottom w:val="0"/>
      <w:divBdr>
        <w:top w:val="none" w:sz="0" w:space="0" w:color="auto"/>
        <w:left w:val="none" w:sz="0" w:space="0" w:color="auto"/>
        <w:bottom w:val="none" w:sz="0" w:space="0" w:color="auto"/>
        <w:right w:val="none" w:sz="0" w:space="0" w:color="auto"/>
      </w:divBdr>
    </w:div>
    <w:div w:id="805391108">
      <w:bodyDiv w:val="1"/>
      <w:marLeft w:val="0"/>
      <w:marRight w:val="0"/>
      <w:marTop w:val="0"/>
      <w:marBottom w:val="0"/>
      <w:divBdr>
        <w:top w:val="none" w:sz="0" w:space="0" w:color="auto"/>
        <w:left w:val="none" w:sz="0" w:space="0" w:color="auto"/>
        <w:bottom w:val="none" w:sz="0" w:space="0" w:color="auto"/>
        <w:right w:val="none" w:sz="0" w:space="0" w:color="auto"/>
      </w:divBdr>
      <w:divsChild>
        <w:div w:id="1904369984">
          <w:marLeft w:val="0"/>
          <w:marRight w:val="0"/>
          <w:marTop w:val="0"/>
          <w:marBottom w:val="0"/>
          <w:divBdr>
            <w:top w:val="none" w:sz="0" w:space="0" w:color="auto"/>
            <w:left w:val="none" w:sz="0" w:space="0" w:color="auto"/>
            <w:bottom w:val="none" w:sz="0" w:space="0" w:color="auto"/>
            <w:right w:val="none" w:sz="0" w:space="0" w:color="auto"/>
          </w:divBdr>
        </w:div>
        <w:div w:id="84156469">
          <w:marLeft w:val="0"/>
          <w:marRight w:val="0"/>
          <w:marTop w:val="0"/>
          <w:marBottom w:val="0"/>
          <w:divBdr>
            <w:top w:val="none" w:sz="0" w:space="0" w:color="auto"/>
            <w:left w:val="none" w:sz="0" w:space="0" w:color="auto"/>
            <w:bottom w:val="none" w:sz="0" w:space="0" w:color="auto"/>
            <w:right w:val="none" w:sz="0" w:space="0" w:color="auto"/>
          </w:divBdr>
          <w:divsChild>
            <w:div w:id="1519853684">
              <w:marLeft w:val="0"/>
              <w:marRight w:val="0"/>
              <w:marTop w:val="0"/>
              <w:marBottom w:val="0"/>
              <w:divBdr>
                <w:top w:val="none" w:sz="0" w:space="0" w:color="auto"/>
                <w:left w:val="none" w:sz="0" w:space="0" w:color="auto"/>
                <w:bottom w:val="none" w:sz="0" w:space="0" w:color="auto"/>
                <w:right w:val="none" w:sz="0" w:space="0" w:color="auto"/>
              </w:divBdr>
              <w:divsChild>
                <w:div w:id="1231574679">
                  <w:marLeft w:val="0"/>
                  <w:marRight w:val="300"/>
                  <w:marTop w:val="300"/>
                  <w:marBottom w:val="0"/>
                  <w:divBdr>
                    <w:top w:val="none" w:sz="0" w:space="0" w:color="auto"/>
                    <w:left w:val="none" w:sz="0" w:space="0" w:color="auto"/>
                    <w:bottom w:val="none" w:sz="0" w:space="0" w:color="auto"/>
                    <w:right w:val="none" w:sz="0" w:space="0" w:color="auto"/>
                  </w:divBdr>
                </w:div>
                <w:div w:id="905914371">
                  <w:marLeft w:val="0"/>
                  <w:marRight w:val="120"/>
                  <w:marTop w:val="0"/>
                  <w:marBottom w:val="0"/>
                  <w:divBdr>
                    <w:top w:val="none" w:sz="0" w:space="0" w:color="auto"/>
                    <w:left w:val="none" w:sz="0" w:space="0" w:color="auto"/>
                    <w:bottom w:val="none" w:sz="0" w:space="0" w:color="auto"/>
                    <w:right w:val="none" w:sz="0" w:space="0" w:color="auto"/>
                  </w:divBdr>
                </w:div>
                <w:div w:id="33044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098155">
      <w:bodyDiv w:val="1"/>
      <w:marLeft w:val="0"/>
      <w:marRight w:val="0"/>
      <w:marTop w:val="0"/>
      <w:marBottom w:val="0"/>
      <w:divBdr>
        <w:top w:val="none" w:sz="0" w:space="0" w:color="auto"/>
        <w:left w:val="none" w:sz="0" w:space="0" w:color="auto"/>
        <w:bottom w:val="none" w:sz="0" w:space="0" w:color="auto"/>
        <w:right w:val="none" w:sz="0" w:space="0" w:color="auto"/>
      </w:divBdr>
      <w:divsChild>
        <w:div w:id="1674529152">
          <w:marLeft w:val="0"/>
          <w:marRight w:val="0"/>
          <w:marTop w:val="0"/>
          <w:marBottom w:val="0"/>
          <w:divBdr>
            <w:top w:val="none" w:sz="0" w:space="0" w:color="auto"/>
            <w:left w:val="none" w:sz="0" w:space="0" w:color="auto"/>
            <w:bottom w:val="none" w:sz="0" w:space="0" w:color="auto"/>
            <w:right w:val="none" w:sz="0" w:space="0" w:color="auto"/>
          </w:divBdr>
        </w:div>
        <w:div w:id="572397367">
          <w:marLeft w:val="0"/>
          <w:marRight w:val="0"/>
          <w:marTop w:val="0"/>
          <w:marBottom w:val="0"/>
          <w:divBdr>
            <w:top w:val="none" w:sz="0" w:space="0" w:color="auto"/>
            <w:left w:val="none" w:sz="0" w:space="0" w:color="auto"/>
            <w:bottom w:val="none" w:sz="0" w:space="0" w:color="auto"/>
            <w:right w:val="none" w:sz="0" w:space="0" w:color="auto"/>
          </w:divBdr>
          <w:divsChild>
            <w:div w:id="1516385087">
              <w:marLeft w:val="0"/>
              <w:marRight w:val="0"/>
              <w:marTop w:val="0"/>
              <w:marBottom w:val="0"/>
              <w:divBdr>
                <w:top w:val="none" w:sz="0" w:space="0" w:color="auto"/>
                <w:left w:val="none" w:sz="0" w:space="0" w:color="auto"/>
                <w:bottom w:val="none" w:sz="0" w:space="0" w:color="auto"/>
                <w:right w:val="none" w:sz="0" w:space="0" w:color="auto"/>
              </w:divBdr>
              <w:divsChild>
                <w:div w:id="2124030450">
                  <w:marLeft w:val="0"/>
                  <w:marRight w:val="120"/>
                  <w:marTop w:val="0"/>
                  <w:marBottom w:val="0"/>
                  <w:divBdr>
                    <w:top w:val="none" w:sz="0" w:space="0" w:color="auto"/>
                    <w:left w:val="none" w:sz="0" w:space="0" w:color="auto"/>
                    <w:bottom w:val="none" w:sz="0" w:space="0" w:color="auto"/>
                    <w:right w:val="none" w:sz="0" w:space="0" w:color="auto"/>
                  </w:divBdr>
                </w:div>
                <w:div w:id="1199931233">
                  <w:marLeft w:val="0"/>
                  <w:marRight w:val="0"/>
                  <w:marTop w:val="0"/>
                  <w:marBottom w:val="0"/>
                  <w:divBdr>
                    <w:top w:val="none" w:sz="0" w:space="0" w:color="auto"/>
                    <w:left w:val="none" w:sz="0" w:space="0" w:color="auto"/>
                    <w:bottom w:val="none" w:sz="0" w:space="0" w:color="auto"/>
                    <w:right w:val="none" w:sz="0" w:space="0" w:color="auto"/>
                  </w:divBdr>
                </w:div>
                <w:div w:id="128419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258861">
      <w:bodyDiv w:val="1"/>
      <w:marLeft w:val="0"/>
      <w:marRight w:val="0"/>
      <w:marTop w:val="0"/>
      <w:marBottom w:val="0"/>
      <w:divBdr>
        <w:top w:val="none" w:sz="0" w:space="0" w:color="auto"/>
        <w:left w:val="none" w:sz="0" w:space="0" w:color="auto"/>
        <w:bottom w:val="none" w:sz="0" w:space="0" w:color="auto"/>
        <w:right w:val="none" w:sz="0" w:space="0" w:color="auto"/>
      </w:divBdr>
      <w:divsChild>
        <w:div w:id="70589517">
          <w:marLeft w:val="0"/>
          <w:marRight w:val="150"/>
          <w:marTop w:val="0"/>
          <w:marBottom w:val="0"/>
          <w:divBdr>
            <w:top w:val="none" w:sz="0" w:space="0" w:color="auto"/>
            <w:left w:val="none" w:sz="0" w:space="0" w:color="auto"/>
            <w:bottom w:val="none" w:sz="0" w:space="0" w:color="auto"/>
            <w:right w:val="none" w:sz="0" w:space="0" w:color="auto"/>
          </w:divBdr>
        </w:div>
        <w:div w:id="1374380178">
          <w:marLeft w:val="0"/>
          <w:marRight w:val="0"/>
          <w:marTop w:val="0"/>
          <w:marBottom w:val="0"/>
          <w:divBdr>
            <w:top w:val="none" w:sz="0" w:space="0" w:color="auto"/>
            <w:left w:val="none" w:sz="0" w:space="0" w:color="auto"/>
            <w:bottom w:val="none" w:sz="0" w:space="0" w:color="auto"/>
            <w:right w:val="none" w:sz="0" w:space="0" w:color="auto"/>
          </w:divBdr>
        </w:div>
        <w:div w:id="1171260366">
          <w:marLeft w:val="0"/>
          <w:marRight w:val="0"/>
          <w:marTop w:val="0"/>
          <w:marBottom w:val="0"/>
          <w:divBdr>
            <w:top w:val="none" w:sz="0" w:space="0" w:color="auto"/>
            <w:left w:val="none" w:sz="0" w:space="0" w:color="auto"/>
            <w:bottom w:val="none" w:sz="0" w:space="0" w:color="auto"/>
            <w:right w:val="none" w:sz="0" w:space="0" w:color="auto"/>
          </w:divBdr>
        </w:div>
      </w:divsChild>
    </w:div>
    <w:div w:id="862591387">
      <w:bodyDiv w:val="1"/>
      <w:marLeft w:val="0"/>
      <w:marRight w:val="0"/>
      <w:marTop w:val="0"/>
      <w:marBottom w:val="0"/>
      <w:divBdr>
        <w:top w:val="none" w:sz="0" w:space="0" w:color="auto"/>
        <w:left w:val="none" w:sz="0" w:space="0" w:color="auto"/>
        <w:bottom w:val="none" w:sz="0" w:space="0" w:color="auto"/>
        <w:right w:val="none" w:sz="0" w:space="0" w:color="auto"/>
      </w:divBdr>
      <w:divsChild>
        <w:div w:id="1846943427">
          <w:marLeft w:val="0"/>
          <w:marRight w:val="0"/>
          <w:marTop w:val="0"/>
          <w:marBottom w:val="120"/>
          <w:divBdr>
            <w:top w:val="single" w:sz="6" w:space="0" w:color="D5DDC6"/>
            <w:left w:val="single" w:sz="24" w:space="0" w:color="66BB55"/>
            <w:bottom w:val="single" w:sz="6" w:space="0" w:color="D5DDC6"/>
            <w:right w:val="single" w:sz="6" w:space="0" w:color="D5DDC6"/>
          </w:divBdr>
        </w:div>
        <w:div w:id="473375135">
          <w:marLeft w:val="0"/>
          <w:marRight w:val="0"/>
          <w:marTop w:val="0"/>
          <w:marBottom w:val="120"/>
          <w:divBdr>
            <w:top w:val="single" w:sz="6" w:space="0" w:color="D5DDC6"/>
            <w:left w:val="single" w:sz="24" w:space="0" w:color="66BB55"/>
            <w:bottom w:val="single" w:sz="6" w:space="0" w:color="D5DDC6"/>
            <w:right w:val="single" w:sz="6" w:space="0" w:color="D5DDC6"/>
          </w:divBdr>
        </w:div>
        <w:div w:id="1544059788">
          <w:marLeft w:val="0"/>
          <w:marRight w:val="0"/>
          <w:marTop w:val="0"/>
          <w:marBottom w:val="120"/>
          <w:divBdr>
            <w:top w:val="single" w:sz="6" w:space="0" w:color="D5DDC6"/>
            <w:left w:val="single" w:sz="24" w:space="0" w:color="66BB55"/>
            <w:bottom w:val="single" w:sz="6" w:space="0" w:color="D5DDC6"/>
            <w:right w:val="single" w:sz="6" w:space="0" w:color="D5DDC6"/>
          </w:divBdr>
        </w:div>
        <w:div w:id="1766147330">
          <w:marLeft w:val="0"/>
          <w:marRight w:val="0"/>
          <w:marTop w:val="0"/>
          <w:marBottom w:val="120"/>
          <w:divBdr>
            <w:top w:val="single" w:sz="6" w:space="0" w:color="D5DDC6"/>
            <w:left w:val="single" w:sz="24" w:space="0" w:color="66BB55"/>
            <w:bottom w:val="single" w:sz="6" w:space="0" w:color="D5DDC6"/>
            <w:right w:val="single" w:sz="6" w:space="0" w:color="D5DDC6"/>
          </w:divBdr>
        </w:div>
        <w:div w:id="1391729233">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984359292">
      <w:bodyDiv w:val="1"/>
      <w:marLeft w:val="0"/>
      <w:marRight w:val="0"/>
      <w:marTop w:val="0"/>
      <w:marBottom w:val="0"/>
      <w:divBdr>
        <w:top w:val="none" w:sz="0" w:space="0" w:color="auto"/>
        <w:left w:val="none" w:sz="0" w:space="0" w:color="auto"/>
        <w:bottom w:val="none" w:sz="0" w:space="0" w:color="auto"/>
        <w:right w:val="none" w:sz="0" w:space="0" w:color="auto"/>
      </w:divBdr>
    </w:div>
    <w:div w:id="1003121487">
      <w:bodyDiv w:val="1"/>
      <w:marLeft w:val="0"/>
      <w:marRight w:val="0"/>
      <w:marTop w:val="0"/>
      <w:marBottom w:val="0"/>
      <w:divBdr>
        <w:top w:val="none" w:sz="0" w:space="0" w:color="auto"/>
        <w:left w:val="none" w:sz="0" w:space="0" w:color="auto"/>
        <w:bottom w:val="none" w:sz="0" w:space="0" w:color="auto"/>
        <w:right w:val="none" w:sz="0" w:space="0" w:color="auto"/>
      </w:divBdr>
      <w:divsChild>
        <w:div w:id="1565725522">
          <w:marLeft w:val="0"/>
          <w:marRight w:val="0"/>
          <w:marTop w:val="0"/>
          <w:marBottom w:val="120"/>
          <w:divBdr>
            <w:top w:val="single" w:sz="6" w:space="0" w:color="D5DDC6"/>
            <w:left w:val="single" w:sz="24" w:space="0" w:color="66BB55"/>
            <w:bottom w:val="single" w:sz="6" w:space="0" w:color="D5DDC6"/>
            <w:right w:val="single" w:sz="6" w:space="0" w:color="D5DDC6"/>
          </w:divBdr>
        </w:div>
        <w:div w:id="1824467343">
          <w:marLeft w:val="0"/>
          <w:marRight w:val="0"/>
          <w:marTop w:val="0"/>
          <w:marBottom w:val="120"/>
          <w:divBdr>
            <w:top w:val="single" w:sz="6" w:space="0" w:color="D5DDC6"/>
            <w:left w:val="single" w:sz="24" w:space="0" w:color="66BB55"/>
            <w:bottom w:val="single" w:sz="6" w:space="0" w:color="D5DDC6"/>
            <w:right w:val="single" w:sz="6" w:space="0" w:color="D5DDC6"/>
          </w:divBdr>
        </w:div>
        <w:div w:id="1043675505">
          <w:marLeft w:val="0"/>
          <w:marRight w:val="0"/>
          <w:marTop w:val="0"/>
          <w:marBottom w:val="120"/>
          <w:divBdr>
            <w:top w:val="single" w:sz="6" w:space="0" w:color="D5DDC6"/>
            <w:left w:val="single" w:sz="24" w:space="0" w:color="66BB55"/>
            <w:bottom w:val="single" w:sz="6" w:space="0" w:color="D5DDC6"/>
            <w:right w:val="single" w:sz="6" w:space="0" w:color="D5DDC6"/>
          </w:divBdr>
        </w:div>
        <w:div w:id="30543548">
          <w:marLeft w:val="0"/>
          <w:marRight w:val="0"/>
          <w:marTop w:val="0"/>
          <w:marBottom w:val="120"/>
          <w:divBdr>
            <w:top w:val="single" w:sz="6" w:space="0" w:color="D5DDC6"/>
            <w:left w:val="single" w:sz="24" w:space="0" w:color="66BB55"/>
            <w:bottom w:val="single" w:sz="6" w:space="0" w:color="D5DDC6"/>
            <w:right w:val="single" w:sz="6" w:space="0" w:color="D5DDC6"/>
          </w:divBdr>
        </w:div>
        <w:div w:id="10378374">
          <w:marLeft w:val="0"/>
          <w:marRight w:val="0"/>
          <w:marTop w:val="0"/>
          <w:marBottom w:val="120"/>
          <w:divBdr>
            <w:top w:val="single" w:sz="6" w:space="0" w:color="D5DDC6"/>
            <w:left w:val="single" w:sz="24" w:space="0" w:color="66BB55"/>
            <w:bottom w:val="single" w:sz="6" w:space="0" w:color="D5DDC6"/>
            <w:right w:val="single" w:sz="6" w:space="0" w:color="D5DDC6"/>
          </w:divBdr>
        </w:div>
        <w:div w:id="1581331945">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013803534">
      <w:bodyDiv w:val="1"/>
      <w:marLeft w:val="0"/>
      <w:marRight w:val="0"/>
      <w:marTop w:val="0"/>
      <w:marBottom w:val="0"/>
      <w:divBdr>
        <w:top w:val="none" w:sz="0" w:space="0" w:color="auto"/>
        <w:left w:val="none" w:sz="0" w:space="0" w:color="auto"/>
        <w:bottom w:val="none" w:sz="0" w:space="0" w:color="auto"/>
        <w:right w:val="none" w:sz="0" w:space="0" w:color="auto"/>
      </w:divBdr>
      <w:divsChild>
        <w:div w:id="1304502846">
          <w:marLeft w:val="0"/>
          <w:marRight w:val="0"/>
          <w:marTop w:val="0"/>
          <w:marBottom w:val="0"/>
          <w:divBdr>
            <w:top w:val="none" w:sz="0" w:space="0" w:color="auto"/>
            <w:left w:val="none" w:sz="0" w:space="0" w:color="auto"/>
            <w:bottom w:val="none" w:sz="0" w:space="0" w:color="auto"/>
            <w:right w:val="none" w:sz="0" w:space="0" w:color="auto"/>
          </w:divBdr>
        </w:div>
        <w:div w:id="2147232275">
          <w:marLeft w:val="0"/>
          <w:marRight w:val="0"/>
          <w:marTop w:val="0"/>
          <w:marBottom w:val="0"/>
          <w:divBdr>
            <w:top w:val="none" w:sz="0" w:space="0" w:color="auto"/>
            <w:left w:val="none" w:sz="0" w:space="0" w:color="auto"/>
            <w:bottom w:val="none" w:sz="0" w:space="0" w:color="auto"/>
            <w:right w:val="none" w:sz="0" w:space="0" w:color="auto"/>
          </w:divBdr>
          <w:divsChild>
            <w:div w:id="75179177">
              <w:marLeft w:val="0"/>
              <w:marRight w:val="0"/>
              <w:marTop w:val="0"/>
              <w:marBottom w:val="0"/>
              <w:divBdr>
                <w:top w:val="none" w:sz="0" w:space="0" w:color="auto"/>
                <w:left w:val="none" w:sz="0" w:space="0" w:color="auto"/>
                <w:bottom w:val="none" w:sz="0" w:space="0" w:color="auto"/>
                <w:right w:val="none" w:sz="0" w:space="0" w:color="auto"/>
              </w:divBdr>
              <w:divsChild>
                <w:div w:id="1353336588">
                  <w:marLeft w:val="0"/>
                  <w:marRight w:val="0"/>
                  <w:marTop w:val="0"/>
                  <w:marBottom w:val="0"/>
                  <w:divBdr>
                    <w:top w:val="none" w:sz="0" w:space="0" w:color="auto"/>
                    <w:left w:val="none" w:sz="0" w:space="0" w:color="auto"/>
                    <w:bottom w:val="none" w:sz="0" w:space="0" w:color="auto"/>
                    <w:right w:val="none" w:sz="0" w:space="0" w:color="auto"/>
                  </w:divBdr>
                </w:div>
                <w:div w:id="1706246115">
                  <w:marLeft w:val="0"/>
                  <w:marRight w:val="0"/>
                  <w:marTop w:val="0"/>
                  <w:marBottom w:val="0"/>
                  <w:divBdr>
                    <w:top w:val="none" w:sz="0" w:space="0" w:color="auto"/>
                    <w:left w:val="none" w:sz="0" w:space="0" w:color="auto"/>
                    <w:bottom w:val="none" w:sz="0" w:space="0" w:color="auto"/>
                    <w:right w:val="none" w:sz="0" w:space="0" w:color="auto"/>
                  </w:divBdr>
                  <w:divsChild>
                    <w:div w:id="1525167033">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8702095">
      <w:bodyDiv w:val="1"/>
      <w:marLeft w:val="0"/>
      <w:marRight w:val="0"/>
      <w:marTop w:val="0"/>
      <w:marBottom w:val="0"/>
      <w:divBdr>
        <w:top w:val="none" w:sz="0" w:space="0" w:color="auto"/>
        <w:left w:val="none" w:sz="0" w:space="0" w:color="auto"/>
        <w:bottom w:val="none" w:sz="0" w:space="0" w:color="auto"/>
        <w:right w:val="none" w:sz="0" w:space="0" w:color="auto"/>
      </w:divBdr>
      <w:divsChild>
        <w:div w:id="850801538">
          <w:marLeft w:val="0"/>
          <w:marRight w:val="0"/>
          <w:marTop w:val="0"/>
          <w:marBottom w:val="0"/>
          <w:divBdr>
            <w:top w:val="none" w:sz="0" w:space="0" w:color="auto"/>
            <w:left w:val="none" w:sz="0" w:space="0" w:color="auto"/>
            <w:bottom w:val="none" w:sz="0" w:space="0" w:color="auto"/>
            <w:right w:val="none" w:sz="0" w:space="0" w:color="auto"/>
          </w:divBdr>
        </w:div>
        <w:div w:id="562719318">
          <w:marLeft w:val="0"/>
          <w:marRight w:val="0"/>
          <w:marTop w:val="0"/>
          <w:marBottom w:val="0"/>
          <w:divBdr>
            <w:top w:val="none" w:sz="0" w:space="0" w:color="auto"/>
            <w:left w:val="none" w:sz="0" w:space="0" w:color="auto"/>
            <w:bottom w:val="none" w:sz="0" w:space="0" w:color="auto"/>
            <w:right w:val="none" w:sz="0" w:space="0" w:color="auto"/>
          </w:divBdr>
        </w:div>
        <w:div w:id="2104373532">
          <w:marLeft w:val="0"/>
          <w:marRight w:val="0"/>
          <w:marTop w:val="0"/>
          <w:marBottom w:val="0"/>
          <w:divBdr>
            <w:top w:val="none" w:sz="0" w:space="0" w:color="auto"/>
            <w:left w:val="none" w:sz="0" w:space="0" w:color="auto"/>
            <w:bottom w:val="none" w:sz="0" w:space="0" w:color="auto"/>
            <w:right w:val="none" w:sz="0" w:space="0" w:color="auto"/>
          </w:divBdr>
        </w:div>
        <w:div w:id="638456388">
          <w:marLeft w:val="0"/>
          <w:marRight w:val="0"/>
          <w:marTop w:val="0"/>
          <w:marBottom w:val="0"/>
          <w:divBdr>
            <w:top w:val="none" w:sz="0" w:space="0" w:color="auto"/>
            <w:left w:val="none" w:sz="0" w:space="0" w:color="auto"/>
            <w:bottom w:val="none" w:sz="0" w:space="0" w:color="auto"/>
            <w:right w:val="none" w:sz="0" w:space="0" w:color="auto"/>
          </w:divBdr>
        </w:div>
      </w:divsChild>
    </w:div>
    <w:div w:id="1021123885">
      <w:bodyDiv w:val="1"/>
      <w:marLeft w:val="0"/>
      <w:marRight w:val="0"/>
      <w:marTop w:val="0"/>
      <w:marBottom w:val="0"/>
      <w:divBdr>
        <w:top w:val="none" w:sz="0" w:space="0" w:color="auto"/>
        <w:left w:val="none" w:sz="0" w:space="0" w:color="auto"/>
        <w:bottom w:val="none" w:sz="0" w:space="0" w:color="auto"/>
        <w:right w:val="none" w:sz="0" w:space="0" w:color="auto"/>
      </w:divBdr>
    </w:div>
    <w:div w:id="1073313746">
      <w:bodyDiv w:val="1"/>
      <w:marLeft w:val="0"/>
      <w:marRight w:val="0"/>
      <w:marTop w:val="0"/>
      <w:marBottom w:val="0"/>
      <w:divBdr>
        <w:top w:val="none" w:sz="0" w:space="0" w:color="auto"/>
        <w:left w:val="none" w:sz="0" w:space="0" w:color="auto"/>
        <w:bottom w:val="none" w:sz="0" w:space="0" w:color="auto"/>
        <w:right w:val="none" w:sz="0" w:space="0" w:color="auto"/>
      </w:divBdr>
      <w:divsChild>
        <w:div w:id="340013549">
          <w:marLeft w:val="0"/>
          <w:marRight w:val="0"/>
          <w:marTop w:val="0"/>
          <w:marBottom w:val="0"/>
          <w:divBdr>
            <w:top w:val="none" w:sz="0" w:space="0" w:color="auto"/>
            <w:left w:val="none" w:sz="0" w:space="0" w:color="auto"/>
            <w:bottom w:val="none" w:sz="0" w:space="0" w:color="auto"/>
            <w:right w:val="none" w:sz="0" w:space="0" w:color="auto"/>
          </w:divBdr>
        </w:div>
        <w:div w:id="1861822058">
          <w:marLeft w:val="0"/>
          <w:marRight w:val="0"/>
          <w:marTop w:val="0"/>
          <w:marBottom w:val="0"/>
          <w:divBdr>
            <w:top w:val="none" w:sz="0" w:space="0" w:color="auto"/>
            <w:left w:val="none" w:sz="0" w:space="0" w:color="auto"/>
            <w:bottom w:val="none" w:sz="0" w:space="0" w:color="auto"/>
            <w:right w:val="none" w:sz="0" w:space="0" w:color="auto"/>
          </w:divBdr>
          <w:divsChild>
            <w:div w:id="1643655591">
              <w:marLeft w:val="0"/>
              <w:marRight w:val="0"/>
              <w:marTop w:val="0"/>
              <w:marBottom w:val="0"/>
              <w:divBdr>
                <w:top w:val="none" w:sz="0" w:space="0" w:color="auto"/>
                <w:left w:val="none" w:sz="0" w:space="0" w:color="auto"/>
                <w:bottom w:val="none" w:sz="0" w:space="0" w:color="auto"/>
                <w:right w:val="none" w:sz="0" w:space="0" w:color="auto"/>
              </w:divBdr>
              <w:divsChild>
                <w:div w:id="951667701">
                  <w:marLeft w:val="0"/>
                  <w:marRight w:val="120"/>
                  <w:marTop w:val="0"/>
                  <w:marBottom w:val="0"/>
                  <w:divBdr>
                    <w:top w:val="none" w:sz="0" w:space="0" w:color="auto"/>
                    <w:left w:val="none" w:sz="0" w:space="0" w:color="auto"/>
                    <w:bottom w:val="none" w:sz="0" w:space="0" w:color="auto"/>
                    <w:right w:val="none" w:sz="0" w:space="0" w:color="auto"/>
                  </w:divBdr>
                </w:div>
                <w:div w:id="866914252">
                  <w:marLeft w:val="0"/>
                  <w:marRight w:val="0"/>
                  <w:marTop w:val="0"/>
                  <w:marBottom w:val="0"/>
                  <w:divBdr>
                    <w:top w:val="none" w:sz="0" w:space="0" w:color="auto"/>
                    <w:left w:val="none" w:sz="0" w:space="0" w:color="auto"/>
                    <w:bottom w:val="none" w:sz="0" w:space="0" w:color="auto"/>
                    <w:right w:val="none" w:sz="0" w:space="0" w:color="auto"/>
                  </w:divBdr>
                </w:div>
                <w:div w:id="842016790">
                  <w:marLeft w:val="0"/>
                  <w:marRight w:val="0"/>
                  <w:marTop w:val="0"/>
                  <w:marBottom w:val="0"/>
                  <w:divBdr>
                    <w:top w:val="none" w:sz="0" w:space="0" w:color="auto"/>
                    <w:left w:val="none" w:sz="0" w:space="0" w:color="auto"/>
                    <w:bottom w:val="none" w:sz="0" w:space="0" w:color="auto"/>
                    <w:right w:val="none" w:sz="0" w:space="0" w:color="auto"/>
                  </w:divBdr>
                  <w:divsChild>
                    <w:div w:id="20266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7923973">
      <w:bodyDiv w:val="1"/>
      <w:marLeft w:val="0"/>
      <w:marRight w:val="0"/>
      <w:marTop w:val="0"/>
      <w:marBottom w:val="0"/>
      <w:divBdr>
        <w:top w:val="none" w:sz="0" w:space="0" w:color="auto"/>
        <w:left w:val="none" w:sz="0" w:space="0" w:color="auto"/>
        <w:bottom w:val="none" w:sz="0" w:space="0" w:color="auto"/>
        <w:right w:val="none" w:sz="0" w:space="0" w:color="auto"/>
      </w:divBdr>
    </w:div>
    <w:div w:id="1098599519">
      <w:bodyDiv w:val="1"/>
      <w:marLeft w:val="0"/>
      <w:marRight w:val="0"/>
      <w:marTop w:val="0"/>
      <w:marBottom w:val="0"/>
      <w:divBdr>
        <w:top w:val="none" w:sz="0" w:space="0" w:color="auto"/>
        <w:left w:val="none" w:sz="0" w:space="0" w:color="auto"/>
        <w:bottom w:val="none" w:sz="0" w:space="0" w:color="auto"/>
        <w:right w:val="none" w:sz="0" w:space="0" w:color="auto"/>
      </w:divBdr>
    </w:div>
    <w:div w:id="1121800828">
      <w:bodyDiv w:val="1"/>
      <w:marLeft w:val="0"/>
      <w:marRight w:val="0"/>
      <w:marTop w:val="0"/>
      <w:marBottom w:val="0"/>
      <w:divBdr>
        <w:top w:val="none" w:sz="0" w:space="0" w:color="auto"/>
        <w:left w:val="none" w:sz="0" w:space="0" w:color="auto"/>
        <w:bottom w:val="none" w:sz="0" w:space="0" w:color="auto"/>
        <w:right w:val="none" w:sz="0" w:space="0" w:color="auto"/>
      </w:divBdr>
      <w:divsChild>
        <w:div w:id="1585913825">
          <w:marLeft w:val="0"/>
          <w:marRight w:val="0"/>
          <w:marTop w:val="0"/>
          <w:marBottom w:val="0"/>
          <w:divBdr>
            <w:top w:val="none" w:sz="0" w:space="0" w:color="auto"/>
            <w:left w:val="none" w:sz="0" w:space="0" w:color="auto"/>
            <w:bottom w:val="none" w:sz="0" w:space="0" w:color="auto"/>
            <w:right w:val="none" w:sz="0" w:space="0" w:color="auto"/>
          </w:divBdr>
          <w:divsChild>
            <w:div w:id="429930422">
              <w:marLeft w:val="0"/>
              <w:marRight w:val="0"/>
              <w:marTop w:val="0"/>
              <w:marBottom w:val="0"/>
              <w:divBdr>
                <w:top w:val="none" w:sz="0" w:space="0" w:color="auto"/>
                <w:left w:val="none" w:sz="0" w:space="0" w:color="auto"/>
                <w:bottom w:val="none" w:sz="0" w:space="0" w:color="auto"/>
                <w:right w:val="none" w:sz="0" w:space="0" w:color="auto"/>
              </w:divBdr>
            </w:div>
          </w:divsChild>
        </w:div>
        <w:div w:id="447117544">
          <w:marLeft w:val="0"/>
          <w:marRight w:val="0"/>
          <w:marTop w:val="0"/>
          <w:marBottom w:val="0"/>
          <w:divBdr>
            <w:top w:val="none" w:sz="0" w:space="0" w:color="auto"/>
            <w:left w:val="none" w:sz="0" w:space="0" w:color="auto"/>
            <w:bottom w:val="none" w:sz="0" w:space="0" w:color="auto"/>
            <w:right w:val="none" w:sz="0" w:space="0" w:color="auto"/>
          </w:divBdr>
        </w:div>
        <w:div w:id="1856073491">
          <w:marLeft w:val="0"/>
          <w:marRight w:val="0"/>
          <w:marTop w:val="0"/>
          <w:marBottom w:val="0"/>
          <w:divBdr>
            <w:top w:val="none" w:sz="0" w:space="0" w:color="auto"/>
            <w:left w:val="none" w:sz="0" w:space="0" w:color="auto"/>
            <w:bottom w:val="none" w:sz="0" w:space="0" w:color="auto"/>
            <w:right w:val="none" w:sz="0" w:space="0" w:color="auto"/>
          </w:divBdr>
          <w:divsChild>
            <w:div w:id="1363550079">
              <w:marLeft w:val="0"/>
              <w:marRight w:val="0"/>
              <w:marTop w:val="0"/>
              <w:marBottom w:val="0"/>
              <w:divBdr>
                <w:top w:val="none" w:sz="0" w:space="0" w:color="auto"/>
                <w:left w:val="none" w:sz="0" w:space="0" w:color="auto"/>
                <w:bottom w:val="none" w:sz="0" w:space="0" w:color="auto"/>
                <w:right w:val="none" w:sz="0" w:space="0" w:color="auto"/>
              </w:divBdr>
            </w:div>
          </w:divsChild>
        </w:div>
        <w:div w:id="1250504430">
          <w:marLeft w:val="0"/>
          <w:marRight w:val="0"/>
          <w:marTop w:val="0"/>
          <w:marBottom w:val="0"/>
          <w:divBdr>
            <w:top w:val="none" w:sz="0" w:space="0" w:color="auto"/>
            <w:left w:val="none" w:sz="0" w:space="0" w:color="auto"/>
            <w:bottom w:val="none" w:sz="0" w:space="0" w:color="auto"/>
            <w:right w:val="none" w:sz="0" w:space="0" w:color="auto"/>
          </w:divBdr>
        </w:div>
        <w:div w:id="822698741">
          <w:marLeft w:val="0"/>
          <w:marRight w:val="0"/>
          <w:marTop w:val="0"/>
          <w:marBottom w:val="0"/>
          <w:divBdr>
            <w:top w:val="none" w:sz="0" w:space="0" w:color="auto"/>
            <w:left w:val="none" w:sz="0" w:space="0" w:color="auto"/>
            <w:bottom w:val="none" w:sz="0" w:space="0" w:color="auto"/>
            <w:right w:val="none" w:sz="0" w:space="0" w:color="auto"/>
          </w:divBdr>
          <w:divsChild>
            <w:div w:id="1120879151">
              <w:marLeft w:val="0"/>
              <w:marRight w:val="0"/>
              <w:marTop w:val="0"/>
              <w:marBottom w:val="0"/>
              <w:divBdr>
                <w:top w:val="none" w:sz="0" w:space="0" w:color="auto"/>
                <w:left w:val="none" w:sz="0" w:space="0" w:color="auto"/>
                <w:bottom w:val="none" w:sz="0" w:space="0" w:color="auto"/>
                <w:right w:val="none" w:sz="0" w:space="0" w:color="auto"/>
              </w:divBdr>
            </w:div>
          </w:divsChild>
        </w:div>
        <w:div w:id="1983846722">
          <w:marLeft w:val="0"/>
          <w:marRight w:val="0"/>
          <w:marTop w:val="0"/>
          <w:marBottom w:val="0"/>
          <w:divBdr>
            <w:top w:val="none" w:sz="0" w:space="0" w:color="auto"/>
            <w:left w:val="none" w:sz="0" w:space="0" w:color="auto"/>
            <w:bottom w:val="none" w:sz="0" w:space="0" w:color="auto"/>
            <w:right w:val="none" w:sz="0" w:space="0" w:color="auto"/>
          </w:divBdr>
        </w:div>
        <w:div w:id="22096532">
          <w:marLeft w:val="0"/>
          <w:marRight w:val="0"/>
          <w:marTop w:val="0"/>
          <w:marBottom w:val="0"/>
          <w:divBdr>
            <w:top w:val="none" w:sz="0" w:space="0" w:color="auto"/>
            <w:left w:val="none" w:sz="0" w:space="0" w:color="auto"/>
            <w:bottom w:val="none" w:sz="0" w:space="0" w:color="auto"/>
            <w:right w:val="none" w:sz="0" w:space="0" w:color="auto"/>
          </w:divBdr>
          <w:divsChild>
            <w:div w:id="1325207800">
              <w:marLeft w:val="0"/>
              <w:marRight w:val="0"/>
              <w:marTop w:val="0"/>
              <w:marBottom w:val="0"/>
              <w:divBdr>
                <w:top w:val="none" w:sz="0" w:space="0" w:color="auto"/>
                <w:left w:val="none" w:sz="0" w:space="0" w:color="auto"/>
                <w:bottom w:val="none" w:sz="0" w:space="0" w:color="auto"/>
                <w:right w:val="none" w:sz="0" w:space="0" w:color="auto"/>
              </w:divBdr>
            </w:div>
          </w:divsChild>
        </w:div>
        <w:div w:id="317003005">
          <w:marLeft w:val="0"/>
          <w:marRight w:val="0"/>
          <w:marTop w:val="0"/>
          <w:marBottom w:val="0"/>
          <w:divBdr>
            <w:top w:val="none" w:sz="0" w:space="0" w:color="auto"/>
            <w:left w:val="none" w:sz="0" w:space="0" w:color="auto"/>
            <w:bottom w:val="none" w:sz="0" w:space="0" w:color="auto"/>
            <w:right w:val="none" w:sz="0" w:space="0" w:color="auto"/>
          </w:divBdr>
        </w:div>
        <w:div w:id="1264801061">
          <w:marLeft w:val="0"/>
          <w:marRight w:val="0"/>
          <w:marTop w:val="0"/>
          <w:marBottom w:val="0"/>
          <w:divBdr>
            <w:top w:val="none" w:sz="0" w:space="0" w:color="auto"/>
            <w:left w:val="none" w:sz="0" w:space="0" w:color="auto"/>
            <w:bottom w:val="none" w:sz="0" w:space="0" w:color="auto"/>
            <w:right w:val="none" w:sz="0" w:space="0" w:color="auto"/>
          </w:divBdr>
          <w:divsChild>
            <w:div w:id="763961909">
              <w:marLeft w:val="0"/>
              <w:marRight w:val="0"/>
              <w:marTop w:val="0"/>
              <w:marBottom w:val="0"/>
              <w:divBdr>
                <w:top w:val="none" w:sz="0" w:space="0" w:color="auto"/>
                <w:left w:val="none" w:sz="0" w:space="0" w:color="auto"/>
                <w:bottom w:val="none" w:sz="0" w:space="0" w:color="auto"/>
                <w:right w:val="none" w:sz="0" w:space="0" w:color="auto"/>
              </w:divBdr>
            </w:div>
          </w:divsChild>
        </w:div>
        <w:div w:id="62068292">
          <w:marLeft w:val="0"/>
          <w:marRight w:val="0"/>
          <w:marTop w:val="0"/>
          <w:marBottom w:val="0"/>
          <w:divBdr>
            <w:top w:val="none" w:sz="0" w:space="0" w:color="auto"/>
            <w:left w:val="none" w:sz="0" w:space="0" w:color="auto"/>
            <w:bottom w:val="none" w:sz="0" w:space="0" w:color="auto"/>
            <w:right w:val="none" w:sz="0" w:space="0" w:color="auto"/>
          </w:divBdr>
        </w:div>
        <w:div w:id="989477587">
          <w:marLeft w:val="0"/>
          <w:marRight w:val="0"/>
          <w:marTop w:val="0"/>
          <w:marBottom w:val="0"/>
          <w:divBdr>
            <w:top w:val="none" w:sz="0" w:space="0" w:color="auto"/>
            <w:left w:val="none" w:sz="0" w:space="0" w:color="auto"/>
            <w:bottom w:val="none" w:sz="0" w:space="0" w:color="auto"/>
            <w:right w:val="none" w:sz="0" w:space="0" w:color="auto"/>
          </w:divBdr>
          <w:divsChild>
            <w:div w:id="142399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446661">
      <w:bodyDiv w:val="1"/>
      <w:marLeft w:val="0"/>
      <w:marRight w:val="0"/>
      <w:marTop w:val="0"/>
      <w:marBottom w:val="0"/>
      <w:divBdr>
        <w:top w:val="none" w:sz="0" w:space="0" w:color="auto"/>
        <w:left w:val="none" w:sz="0" w:space="0" w:color="auto"/>
        <w:bottom w:val="none" w:sz="0" w:space="0" w:color="auto"/>
        <w:right w:val="none" w:sz="0" w:space="0" w:color="auto"/>
      </w:divBdr>
    </w:div>
    <w:div w:id="1176504765">
      <w:bodyDiv w:val="1"/>
      <w:marLeft w:val="0"/>
      <w:marRight w:val="0"/>
      <w:marTop w:val="0"/>
      <w:marBottom w:val="0"/>
      <w:divBdr>
        <w:top w:val="none" w:sz="0" w:space="0" w:color="auto"/>
        <w:left w:val="none" w:sz="0" w:space="0" w:color="auto"/>
        <w:bottom w:val="none" w:sz="0" w:space="0" w:color="auto"/>
        <w:right w:val="none" w:sz="0" w:space="0" w:color="auto"/>
      </w:divBdr>
    </w:div>
    <w:div w:id="1272469310">
      <w:bodyDiv w:val="1"/>
      <w:marLeft w:val="0"/>
      <w:marRight w:val="0"/>
      <w:marTop w:val="0"/>
      <w:marBottom w:val="0"/>
      <w:divBdr>
        <w:top w:val="none" w:sz="0" w:space="0" w:color="auto"/>
        <w:left w:val="none" w:sz="0" w:space="0" w:color="auto"/>
        <w:bottom w:val="none" w:sz="0" w:space="0" w:color="auto"/>
        <w:right w:val="none" w:sz="0" w:space="0" w:color="auto"/>
      </w:divBdr>
      <w:divsChild>
        <w:div w:id="1180585764">
          <w:marLeft w:val="0"/>
          <w:marRight w:val="0"/>
          <w:marTop w:val="0"/>
          <w:marBottom w:val="120"/>
          <w:divBdr>
            <w:top w:val="single" w:sz="6" w:space="0" w:color="D5DDC6"/>
            <w:left w:val="single" w:sz="24" w:space="0" w:color="66BB55"/>
            <w:bottom w:val="single" w:sz="6" w:space="0" w:color="D5DDC6"/>
            <w:right w:val="single" w:sz="6" w:space="0" w:color="D5DDC6"/>
          </w:divBdr>
        </w:div>
        <w:div w:id="1943604111">
          <w:marLeft w:val="0"/>
          <w:marRight w:val="0"/>
          <w:marTop w:val="0"/>
          <w:marBottom w:val="120"/>
          <w:divBdr>
            <w:top w:val="single" w:sz="6" w:space="0" w:color="D5DDC6"/>
            <w:left w:val="single" w:sz="24" w:space="0" w:color="66BB55"/>
            <w:bottom w:val="single" w:sz="6" w:space="0" w:color="D5DDC6"/>
            <w:right w:val="single" w:sz="6" w:space="0" w:color="D5DDC6"/>
          </w:divBdr>
        </w:div>
        <w:div w:id="278296475">
          <w:marLeft w:val="0"/>
          <w:marRight w:val="0"/>
          <w:marTop w:val="0"/>
          <w:marBottom w:val="120"/>
          <w:divBdr>
            <w:top w:val="single" w:sz="6" w:space="0" w:color="D5DDC6"/>
            <w:left w:val="single" w:sz="24" w:space="0" w:color="66BB55"/>
            <w:bottom w:val="single" w:sz="6" w:space="0" w:color="D5DDC6"/>
            <w:right w:val="single" w:sz="6" w:space="0" w:color="D5DDC6"/>
          </w:divBdr>
        </w:div>
        <w:div w:id="2141262733">
          <w:marLeft w:val="0"/>
          <w:marRight w:val="0"/>
          <w:marTop w:val="0"/>
          <w:marBottom w:val="120"/>
          <w:divBdr>
            <w:top w:val="single" w:sz="6" w:space="0" w:color="D5DDC6"/>
            <w:left w:val="single" w:sz="24" w:space="0" w:color="66BB55"/>
            <w:bottom w:val="single" w:sz="6" w:space="0" w:color="D5DDC6"/>
            <w:right w:val="single" w:sz="6" w:space="0" w:color="D5DDC6"/>
          </w:divBdr>
        </w:div>
        <w:div w:id="1430811039">
          <w:marLeft w:val="0"/>
          <w:marRight w:val="0"/>
          <w:marTop w:val="0"/>
          <w:marBottom w:val="120"/>
          <w:divBdr>
            <w:top w:val="single" w:sz="6" w:space="0" w:color="D5DDC6"/>
            <w:left w:val="single" w:sz="24" w:space="0" w:color="66BB55"/>
            <w:bottom w:val="single" w:sz="6" w:space="0" w:color="D5DDC6"/>
            <w:right w:val="single" w:sz="6" w:space="0" w:color="D5DDC6"/>
          </w:divBdr>
        </w:div>
        <w:div w:id="723986076">
          <w:marLeft w:val="0"/>
          <w:marRight w:val="0"/>
          <w:marTop w:val="0"/>
          <w:marBottom w:val="120"/>
          <w:divBdr>
            <w:top w:val="single" w:sz="6" w:space="0" w:color="D5DDC6"/>
            <w:left w:val="single" w:sz="24" w:space="0" w:color="66BB55"/>
            <w:bottom w:val="single" w:sz="6" w:space="0" w:color="D5DDC6"/>
            <w:right w:val="single" w:sz="6" w:space="0" w:color="D5DDC6"/>
          </w:divBdr>
        </w:div>
        <w:div w:id="463546779">
          <w:marLeft w:val="0"/>
          <w:marRight w:val="0"/>
          <w:marTop w:val="0"/>
          <w:marBottom w:val="120"/>
          <w:divBdr>
            <w:top w:val="single" w:sz="6" w:space="0" w:color="D5DDC6"/>
            <w:left w:val="single" w:sz="24" w:space="0" w:color="66BB55"/>
            <w:bottom w:val="single" w:sz="6" w:space="0" w:color="D5DDC6"/>
            <w:right w:val="single" w:sz="6" w:space="0" w:color="D5DDC6"/>
          </w:divBdr>
        </w:div>
        <w:div w:id="1050033723">
          <w:marLeft w:val="0"/>
          <w:marRight w:val="0"/>
          <w:marTop w:val="0"/>
          <w:marBottom w:val="120"/>
          <w:divBdr>
            <w:top w:val="single" w:sz="6" w:space="0" w:color="D5DDC6"/>
            <w:left w:val="single" w:sz="24" w:space="0" w:color="66BB55"/>
            <w:bottom w:val="single" w:sz="6" w:space="0" w:color="D5DDC6"/>
            <w:right w:val="single" w:sz="6" w:space="0" w:color="D5DDC6"/>
          </w:divBdr>
        </w:div>
        <w:div w:id="75563316">
          <w:marLeft w:val="0"/>
          <w:marRight w:val="0"/>
          <w:marTop w:val="0"/>
          <w:marBottom w:val="120"/>
          <w:divBdr>
            <w:top w:val="single" w:sz="6" w:space="0" w:color="D5DDC6"/>
            <w:left w:val="single" w:sz="24" w:space="0" w:color="66BB55"/>
            <w:bottom w:val="single" w:sz="6" w:space="0" w:color="D5DDC6"/>
            <w:right w:val="single" w:sz="6" w:space="0" w:color="D5DDC6"/>
          </w:divBdr>
        </w:div>
        <w:div w:id="277614120">
          <w:marLeft w:val="0"/>
          <w:marRight w:val="0"/>
          <w:marTop w:val="0"/>
          <w:marBottom w:val="120"/>
          <w:divBdr>
            <w:top w:val="single" w:sz="6" w:space="0" w:color="D5DDC6"/>
            <w:left w:val="single" w:sz="24" w:space="0" w:color="66BB55"/>
            <w:bottom w:val="single" w:sz="6" w:space="0" w:color="D5DDC6"/>
            <w:right w:val="single" w:sz="6" w:space="0" w:color="D5DDC6"/>
          </w:divBdr>
        </w:div>
        <w:div w:id="451944929">
          <w:marLeft w:val="0"/>
          <w:marRight w:val="0"/>
          <w:marTop w:val="0"/>
          <w:marBottom w:val="120"/>
          <w:divBdr>
            <w:top w:val="single" w:sz="6" w:space="0" w:color="D5DDC6"/>
            <w:left w:val="single" w:sz="24" w:space="0" w:color="66BB55"/>
            <w:bottom w:val="single" w:sz="6" w:space="0" w:color="D5DDC6"/>
            <w:right w:val="single" w:sz="6" w:space="0" w:color="D5DDC6"/>
          </w:divBdr>
        </w:div>
        <w:div w:id="79833049">
          <w:marLeft w:val="0"/>
          <w:marRight w:val="0"/>
          <w:marTop w:val="0"/>
          <w:marBottom w:val="120"/>
          <w:divBdr>
            <w:top w:val="single" w:sz="6" w:space="0" w:color="D5DDC6"/>
            <w:left w:val="single" w:sz="24" w:space="0" w:color="66BB55"/>
            <w:bottom w:val="single" w:sz="6" w:space="0" w:color="D5DDC6"/>
            <w:right w:val="single" w:sz="6" w:space="0" w:color="D5DDC6"/>
          </w:divBdr>
        </w:div>
        <w:div w:id="516233113">
          <w:marLeft w:val="0"/>
          <w:marRight w:val="0"/>
          <w:marTop w:val="0"/>
          <w:marBottom w:val="120"/>
          <w:divBdr>
            <w:top w:val="single" w:sz="6" w:space="0" w:color="D5DDC6"/>
            <w:left w:val="single" w:sz="24" w:space="0" w:color="66BB55"/>
            <w:bottom w:val="single" w:sz="6" w:space="0" w:color="D5DDC6"/>
            <w:right w:val="single" w:sz="6" w:space="0" w:color="D5DDC6"/>
          </w:divBdr>
        </w:div>
        <w:div w:id="1799564696">
          <w:marLeft w:val="0"/>
          <w:marRight w:val="0"/>
          <w:marTop w:val="0"/>
          <w:marBottom w:val="120"/>
          <w:divBdr>
            <w:top w:val="single" w:sz="6" w:space="0" w:color="D5DDC6"/>
            <w:left w:val="single" w:sz="24" w:space="0" w:color="66BB55"/>
            <w:bottom w:val="single" w:sz="6" w:space="0" w:color="D5DDC6"/>
            <w:right w:val="single" w:sz="6" w:space="0" w:color="D5DDC6"/>
          </w:divBdr>
        </w:div>
        <w:div w:id="261691753">
          <w:marLeft w:val="0"/>
          <w:marRight w:val="0"/>
          <w:marTop w:val="0"/>
          <w:marBottom w:val="120"/>
          <w:divBdr>
            <w:top w:val="single" w:sz="6" w:space="0" w:color="D5DDC6"/>
            <w:left w:val="single" w:sz="24" w:space="0" w:color="66BB55"/>
            <w:bottom w:val="single" w:sz="6" w:space="0" w:color="D5DDC6"/>
            <w:right w:val="single" w:sz="6" w:space="0" w:color="D5DDC6"/>
          </w:divBdr>
        </w:div>
        <w:div w:id="1575629965">
          <w:marLeft w:val="0"/>
          <w:marRight w:val="0"/>
          <w:marTop w:val="0"/>
          <w:marBottom w:val="120"/>
          <w:divBdr>
            <w:top w:val="single" w:sz="6" w:space="0" w:color="D5DDC6"/>
            <w:left w:val="single" w:sz="24" w:space="0" w:color="66BB55"/>
            <w:bottom w:val="single" w:sz="6" w:space="0" w:color="D5DDC6"/>
            <w:right w:val="single" w:sz="6" w:space="0" w:color="D5DDC6"/>
          </w:divBdr>
        </w:div>
        <w:div w:id="1856336304">
          <w:marLeft w:val="0"/>
          <w:marRight w:val="0"/>
          <w:marTop w:val="0"/>
          <w:marBottom w:val="120"/>
          <w:divBdr>
            <w:top w:val="single" w:sz="6" w:space="0" w:color="D5DDC6"/>
            <w:left w:val="single" w:sz="24" w:space="0" w:color="66BB55"/>
            <w:bottom w:val="single" w:sz="6" w:space="0" w:color="D5DDC6"/>
            <w:right w:val="single" w:sz="6" w:space="0" w:color="D5DDC6"/>
          </w:divBdr>
        </w:div>
        <w:div w:id="739130880">
          <w:marLeft w:val="0"/>
          <w:marRight w:val="0"/>
          <w:marTop w:val="0"/>
          <w:marBottom w:val="120"/>
          <w:divBdr>
            <w:top w:val="single" w:sz="6" w:space="0" w:color="D5DDC6"/>
            <w:left w:val="single" w:sz="24" w:space="0" w:color="66BB55"/>
            <w:bottom w:val="single" w:sz="6" w:space="0" w:color="D5DDC6"/>
            <w:right w:val="single" w:sz="6" w:space="0" w:color="D5DDC6"/>
          </w:divBdr>
        </w:div>
        <w:div w:id="1616063248">
          <w:marLeft w:val="0"/>
          <w:marRight w:val="0"/>
          <w:marTop w:val="0"/>
          <w:marBottom w:val="120"/>
          <w:divBdr>
            <w:top w:val="single" w:sz="6" w:space="0" w:color="D5DDC6"/>
            <w:left w:val="single" w:sz="24" w:space="0" w:color="66BB55"/>
            <w:bottom w:val="single" w:sz="6" w:space="0" w:color="D5DDC6"/>
            <w:right w:val="single" w:sz="6" w:space="0" w:color="D5DDC6"/>
          </w:divBdr>
        </w:div>
        <w:div w:id="1158692814">
          <w:marLeft w:val="0"/>
          <w:marRight w:val="0"/>
          <w:marTop w:val="0"/>
          <w:marBottom w:val="120"/>
          <w:divBdr>
            <w:top w:val="single" w:sz="6" w:space="0" w:color="D5DDC6"/>
            <w:left w:val="single" w:sz="24" w:space="0" w:color="66BB55"/>
            <w:bottom w:val="single" w:sz="6" w:space="0" w:color="D5DDC6"/>
            <w:right w:val="single" w:sz="6" w:space="0" w:color="D5DDC6"/>
          </w:divBdr>
        </w:div>
        <w:div w:id="362244865">
          <w:marLeft w:val="0"/>
          <w:marRight w:val="0"/>
          <w:marTop w:val="0"/>
          <w:marBottom w:val="120"/>
          <w:divBdr>
            <w:top w:val="single" w:sz="6" w:space="0" w:color="D5DDC6"/>
            <w:left w:val="single" w:sz="24" w:space="0" w:color="66BB55"/>
            <w:bottom w:val="single" w:sz="6" w:space="0" w:color="D5DDC6"/>
            <w:right w:val="single" w:sz="6" w:space="0" w:color="D5DDC6"/>
          </w:divBdr>
        </w:div>
        <w:div w:id="587274691">
          <w:marLeft w:val="0"/>
          <w:marRight w:val="0"/>
          <w:marTop w:val="0"/>
          <w:marBottom w:val="120"/>
          <w:divBdr>
            <w:top w:val="single" w:sz="6" w:space="0" w:color="D5DDC6"/>
            <w:left w:val="single" w:sz="24" w:space="0" w:color="66BB55"/>
            <w:bottom w:val="single" w:sz="6" w:space="0" w:color="D5DDC6"/>
            <w:right w:val="single" w:sz="6" w:space="0" w:color="D5DDC6"/>
          </w:divBdr>
        </w:div>
        <w:div w:id="193155100">
          <w:marLeft w:val="0"/>
          <w:marRight w:val="0"/>
          <w:marTop w:val="0"/>
          <w:marBottom w:val="120"/>
          <w:divBdr>
            <w:top w:val="single" w:sz="6" w:space="0" w:color="D5DDC6"/>
            <w:left w:val="single" w:sz="24" w:space="0" w:color="66BB55"/>
            <w:bottom w:val="single" w:sz="6" w:space="0" w:color="D5DDC6"/>
            <w:right w:val="single" w:sz="6" w:space="0" w:color="D5DDC6"/>
          </w:divBdr>
        </w:div>
        <w:div w:id="1957953950">
          <w:marLeft w:val="0"/>
          <w:marRight w:val="0"/>
          <w:marTop w:val="0"/>
          <w:marBottom w:val="120"/>
          <w:divBdr>
            <w:top w:val="single" w:sz="6" w:space="0" w:color="D5DDC6"/>
            <w:left w:val="single" w:sz="24" w:space="0" w:color="66BB55"/>
            <w:bottom w:val="single" w:sz="6" w:space="0" w:color="D5DDC6"/>
            <w:right w:val="single" w:sz="6" w:space="0" w:color="D5DDC6"/>
          </w:divBdr>
        </w:div>
        <w:div w:id="1622229052">
          <w:marLeft w:val="0"/>
          <w:marRight w:val="0"/>
          <w:marTop w:val="0"/>
          <w:marBottom w:val="120"/>
          <w:divBdr>
            <w:top w:val="single" w:sz="6" w:space="0" w:color="D5DDC6"/>
            <w:left w:val="single" w:sz="24" w:space="0" w:color="66BB55"/>
            <w:bottom w:val="single" w:sz="6" w:space="0" w:color="D5DDC6"/>
            <w:right w:val="single" w:sz="6" w:space="0" w:color="D5DDC6"/>
          </w:divBdr>
        </w:div>
        <w:div w:id="469831118">
          <w:marLeft w:val="0"/>
          <w:marRight w:val="0"/>
          <w:marTop w:val="0"/>
          <w:marBottom w:val="120"/>
          <w:divBdr>
            <w:top w:val="single" w:sz="6" w:space="0" w:color="D5DDC6"/>
            <w:left w:val="single" w:sz="24" w:space="0" w:color="66BB55"/>
            <w:bottom w:val="single" w:sz="6" w:space="0" w:color="D5DDC6"/>
            <w:right w:val="single" w:sz="6" w:space="0" w:color="D5DDC6"/>
          </w:divBdr>
        </w:div>
        <w:div w:id="1999382314">
          <w:marLeft w:val="0"/>
          <w:marRight w:val="0"/>
          <w:marTop w:val="0"/>
          <w:marBottom w:val="120"/>
          <w:divBdr>
            <w:top w:val="single" w:sz="6" w:space="0" w:color="D5DDC6"/>
            <w:left w:val="single" w:sz="24" w:space="0" w:color="66BB55"/>
            <w:bottom w:val="single" w:sz="6" w:space="0" w:color="D5DDC6"/>
            <w:right w:val="single" w:sz="6" w:space="0" w:color="D5DDC6"/>
          </w:divBdr>
        </w:div>
        <w:div w:id="90858889">
          <w:marLeft w:val="0"/>
          <w:marRight w:val="0"/>
          <w:marTop w:val="0"/>
          <w:marBottom w:val="120"/>
          <w:divBdr>
            <w:top w:val="single" w:sz="6" w:space="0" w:color="D5DDC6"/>
            <w:left w:val="single" w:sz="24" w:space="0" w:color="66BB55"/>
            <w:bottom w:val="single" w:sz="6" w:space="0" w:color="D5DDC6"/>
            <w:right w:val="single" w:sz="6" w:space="0" w:color="D5DDC6"/>
          </w:divBdr>
        </w:div>
        <w:div w:id="193202970">
          <w:marLeft w:val="0"/>
          <w:marRight w:val="0"/>
          <w:marTop w:val="0"/>
          <w:marBottom w:val="120"/>
          <w:divBdr>
            <w:top w:val="single" w:sz="6" w:space="0" w:color="D5DDC6"/>
            <w:left w:val="single" w:sz="24" w:space="0" w:color="66BB55"/>
            <w:bottom w:val="single" w:sz="6" w:space="0" w:color="D5DDC6"/>
            <w:right w:val="single" w:sz="6" w:space="0" w:color="D5DDC6"/>
          </w:divBdr>
        </w:div>
        <w:div w:id="192499366">
          <w:marLeft w:val="0"/>
          <w:marRight w:val="0"/>
          <w:marTop w:val="0"/>
          <w:marBottom w:val="120"/>
          <w:divBdr>
            <w:top w:val="single" w:sz="6" w:space="0" w:color="D5DDC6"/>
            <w:left w:val="single" w:sz="24" w:space="0" w:color="66BB55"/>
            <w:bottom w:val="single" w:sz="6" w:space="0" w:color="D5DDC6"/>
            <w:right w:val="single" w:sz="6" w:space="0" w:color="D5DDC6"/>
          </w:divBdr>
        </w:div>
        <w:div w:id="1185443417">
          <w:marLeft w:val="0"/>
          <w:marRight w:val="0"/>
          <w:marTop w:val="0"/>
          <w:marBottom w:val="120"/>
          <w:divBdr>
            <w:top w:val="single" w:sz="6" w:space="0" w:color="D5DDC6"/>
            <w:left w:val="single" w:sz="24" w:space="0" w:color="66BB55"/>
            <w:bottom w:val="single" w:sz="6" w:space="0" w:color="D5DDC6"/>
            <w:right w:val="single" w:sz="6" w:space="0" w:color="D5DDC6"/>
          </w:divBdr>
        </w:div>
        <w:div w:id="2142843093">
          <w:marLeft w:val="0"/>
          <w:marRight w:val="0"/>
          <w:marTop w:val="0"/>
          <w:marBottom w:val="120"/>
          <w:divBdr>
            <w:top w:val="single" w:sz="6" w:space="0" w:color="D5DDC6"/>
            <w:left w:val="single" w:sz="24" w:space="0" w:color="66BB55"/>
            <w:bottom w:val="single" w:sz="6" w:space="0" w:color="D5DDC6"/>
            <w:right w:val="single" w:sz="6" w:space="0" w:color="D5DDC6"/>
          </w:divBdr>
        </w:div>
        <w:div w:id="715008596">
          <w:marLeft w:val="0"/>
          <w:marRight w:val="0"/>
          <w:marTop w:val="0"/>
          <w:marBottom w:val="120"/>
          <w:divBdr>
            <w:top w:val="single" w:sz="6" w:space="0" w:color="D5DDC6"/>
            <w:left w:val="single" w:sz="24" w:space="0" w:color="66BB55"/>
            <w:bottom w:val="single" w:sz="6" w:space="0" w:color="D5DDC6"/>
            <w:right w:val="single" w:sz="6" w:space="0" w:color="D5DDC6"/>
          </w:divBdr>
        </w:div>
        <w:div w:id="976225073">
          <w:marLeft w:val="0"/>
          <w:marRight w:val="0"/>
          <w:marTop w:val="0"/>
          <w:marBottom w:val="120"/>
          <w:divBdr>
            <w:top w:val="single" w:sz="6" w:space="0" w:color="D5DDC6"/>
            <w:left w:val="single" w:sz="24" w:space="0" w:color="66BB55"/>
            <w:bottom w:val="single" w:sz="6" w:space="0" w:color="D5DDC6"/>
            <w:right w:val="single" w:sz="6" w:space="0" w:color="D5DDC6"/>
          </w:divBdr>
        </w:div>
        <w:div w:id="1575045667">
          <w:marLeft w:val="0"/>
          <w:marRight w:val="0"/>
          <w:marTop w:val="0"/>
          <w:marBottom w:val="120"/>
          <w:divBdr>
            <w:top w:val="single" w:sz="6" w:space="0" w:color="D5DDC6"/>
            <w:left w:val="single" w:sz="24" w:space="0" w:color="66BB55"/>
            <w:bottom w:val="single" w:sz="6" w:space="0" w:color="D5DDC6"/>
            <w:right w:val="single" w:sz="6" w:space="0" w:color="D5DDC6"/>
          </w:divBdr>
        </w:div>
        <w:div w:id="844830881">
          <w:marLeft w:val="0"/>
          <w:marRight w:val="0"/>
          <w:marTop w:val="0"/>
          <w:marBottom w:val="120"/>
          <w:divBdr>
            <w:top w:val="single" w:sz="6" w:space="0" w:color="D5DDC6"/>
            <w:left w:val="single" w:sz="24" w:space="0" w:color="66BB55"/>
            <w:bottom w:val="single" w:sz="6" w:space="0" w:color="D5DDC6"/>
            <w:right w:val="single" w:sz="6" w:space="0" w:color="D5DDC6"/>
          </w:divBdr>
        </w:div>
        <w:div w:id="364065465">
          <w:marLeft w:val="0"/>
          <w:marRight w:val="0"/>
          <w:marTop w:val="0"/>
          <w:marBottom w:val="120"/>
          <w:divBdr>
            <w:top w:val="single" w:sz="6" w:space="0" w:color="D5DDC6"/>
            <w:left w:val="single" w:sz="24" w:space="0" w:color="66BB55"/>
            <w:bottom w:val="single" w:sz="6" w:space="0" w:color="D5DDC6"/>
            <w:right w:val="single" w:sz="6" w:space="0" w:color="D5DDC6"/>
          </w:divBdr>
        </w:div>
        <w:div w:id="977149993">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281843631">
      <w:bodyDiv w:val="1"/>
      <w:marLeft w:val="0"/>
      <w:marRight w:val="0"/>
      <w:marTop w:val="0"/>
      <w:marBottom w:val="0"/>
      <w:divBdr>
        <w:top w:val="none" w:sz="0" w:space="0" w:color="auto"/>
        <w:left w:val="none" w:sz="0" w:space="0" w:color="auto"/>
        <w:bottom w:val="none" w:sz="0" w:space="0" w:color="auto"/>
        <w:right w:val="none" w:sz="0" w:space="0" w:color="auto"/>
      </w:divBdr>
      <w:divsChild>
        <w:div w:id="416555388">
          <w:marLeft w:val="0"/>
          <w:marRight w:val="0"/>
          <w:marTop w:val="0"/>
          <w:marBottom w:val="0"/>
          <w:divBdr>
            <w:top w:val="none" w:sz="0" w:space="0" w:color="auto"/>
            <w:left w:val="none" w:sz="0" w:space="0" w:color="auto"/>
            <w:bottom w:val="none" w:sz="0" w:space="0" w:color="auto"/>
            <w:right w:val="none" w:sz="0" w:space="0" w:color="auto"/>
          </w:divBdr>
        </w:div>
        <w:div w:id="7341886">
          <w:marLeft w:val="0"/>
          <w:marRight w:val="0"/>
          <w:marTop w:val="0"/>
          <w:marBottom w:val="0"/>
          <w:divBdr>
            <w:top w:val="none" w:sz="0" w:space="0" w:color="auto"/>
            <w:left w:val="none" w:sz="0" w:space="0" w:color="auto"/>
            <w:bottom w:val="none" w:sz="0" w:space="0" w:color="auto"/>
            <w:right w:val="none" w:sz="0" w:space="0" w:color="auto"/>
          </w:divBdr>
          <w:divsChild>
            <w:div w:id="434985230">
              <w:marLeft w:val="0"/>
              <w:marRight w:val="0"/>
              <w:marTop w:val="0"/>
              <w:marBottom w:val="0"/>
              <w:divBdr>
                <w:top w:val="none" w:sz="0" w:space="0" w:color="auto"/>
                <w:left w:val="none" w:sz="0" w:space="0" w:color="auto"/>
                <w:bottom w:val="none" w:sz="0" w:space="0" w:color="auto"/>
                <w:right w:val="none" w:sz="0" w:space="0" w:color="auto"/>
              </w:divBdr>
              <w:divsChild>
                <w:div w:id="329336014">
                  <w:marLeft w:val="0"/>
                  <w:marRight w:val="0"/>
                  <w:marTop w:val="0"/>
                  <w:marBottom w:val="0"/>
                  <w:divBdr>
                    <w:top w:val="none" w:sz="0" w:space="0" w:color="auto"/>
                    <w:left w:val="none" w:sz="0" w:space="0" w:color="auto"/>
                    <w:bottom w:val="none" w:sz="0" w:space="0" w:color="auto"/>
                    <w:right w:val="none" w:sz="0" w:space="0" w:color="auto"/>
                  </w:divBdr>
                  <w:divsChild>
                    <w:div w:id="1662149957">
                      <w:marLeft w:val="0"/>
                      <w:marRight w:val="0"/>
                      <w:marTop w:val="0"/>
                      <w:marBottom w:val="0"/>
                      <w:divBdr>
                        <w:top w:val="none" w:sz="0" w:space="0" w:color="auto"/>
                        <w:left w:val="none" w:sz="0" w:space="0" w:color="auto"/>
                        <w:bottom w:val="none" w:sz="0" w:space="0" w:color="auto"/>
                        <w:right w:val="none" w:sz="0" w:space="0" w:color="auto"/>
                      </w:divBdr>
                    </w:div>
                  </w:divsChild>
                </w:div>
                <w:div w:id="759565388">
                  <w:marLeft w:val="0"/>
                  <w:marRight w:val="0"/>
                  <w:marTop w:val="0"/>
                  <w:marBottom w:val="0"/>
                  <w:divBdr>
                    <w:top w:val="none" w:sz="0" w:space="0" w:color="auto"/>
                    <w:left w:val="none" w:sz="0" w:space="0" w:color="auto"/>
                    <w:bottom w:val="none" w:sz="0" w:space="0" w:color="auto"/>
                    <w:right w:val="none" w:sz="0" w:space="0" w:color="auto"/>
                  </w:divBdr>
                </w:div>
                <w:div w:id="2069649391">
                  <w:marLeft w:val="0"/>
                  <w:marRight w:val="0"/>
                  <w:marTop w:val="0"/>
                  <w:marBottom w:val="0"/>
                  <w:divBdr>
                    <w:top w:val="none" w:sz="0" w:space="0" w:color="auto"/>
                    <w:left w:val="none" w:sz="0" w:space="0" w:color="auto"/>
                    <w:bottom w:val="none" w:sz="0" w:space="0" w:color="auto"/>
                    <w:right w:val="none" w:sz="0" w:space="0" w:color="auto"/>
                  </w:divBdr>
                  <w:divsChild>
                    <w:div w:id="175007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1277669">
      <w:bodyDiv w:val="1"/>
      <w:marLeft w:val="0"/>
      <w:marRight w:val="0"/>
      <w:marTop w:val="0"/>
      <w:marBottom w:val="0"/>
      <w:divBdr>
        <w:top w:val="none" w:sz="0" w:space="0" w:color="auto"/>
        <w:left w:val="none" w:sz="0" w:space="0" w:color="auto"/>
        <w:bottom w:val="none" w:sz="0" w:space="0" w:color="auto"/>
        <w:right w:val="none" w:sz="0" w:space="0" w:color="auto"/>
      </w:divBdr>
      <w:divsChild>
        <w:div w:id="1428190505">
          <w:marLeft w:val="0"/>
          <w:marRight w:val="0"/>
          <w:marTop w:val="0"/>
          <w:marBottom w:val="0"/>
          <w:divBdr>
            <w:top w:val="none" w:sz="0" w:space="0" w:color="auto"/>
            <w:left w:val="none" w:sz="0" w:space="0" w:color="auto"/>
            <w:bottom w:val="none" w:sz="0" w:space="0" w:color="auto"/>
            <w:right w:val="none" w:sz="0" w:space="0" w:color="auto"/>
          </w:divBdr>
          <w:divsChild>
            <w:div w:id="1624918504">
              <w:marLeft w:val="0"/>
              <w:marRight w:val="0"/>
              <w:marTop w:val="0"/>
              <w:marBottom w:val="0"/>
              <w:divBdr>
                <w:top w:val="none" w:sz="0" w:space="0" w:color="auto"/>
                <w:left w:val="none" w:sz="0" w:space="0" w:color="auto"/>
                <w:bottom w:val="none" w:sz="0" w:space="0" w:color="auto"/>
                <w:right w:val="none" w:sz="0" w:space="0" w:color="auto"/>
              </w:divBdr>
            </w:div>
          </w:divsChild>
        </w:div>
        <w:div w:id="99450442">
          <w:marLeft w:val="0"/>
          <w:marRight w:val="0"/>
          <w:marTop w:val="0"/>
          <w:marBottom w:val="0"/>
          <w:divBdr>
            <w:top w:val="none" w:sz="0" w:space="0" w:color="auto"/>
            <w:left w:val="none" w:sz="0" w:space="0" w:color="auto"/>
            <w:bottom w:val="none" w:sz="0" w:space="0" w:color="auto"/>
            <w:right w:val="none" w:sz="0" w:space="0" w:color="auto"/>
          </w:divBdr>
          <w:divsChild>
            <w:div w:id="450636316">
              <w:marLeft w:val="0"/>
              <w:marRight w:val="0"/>
              <w:marTop w:val="0"/>
              <w:marBottom w:val="0"/>
              <w:divBdr>
                <w:top w:val="none" w:sz="0" w:space="0" w:color="auto"/>
                <w:left w:val="none" w:sz="0" w:space="0" w:color="auto"/>
                <w:bottom w:val="none" w:sz="0" w:space="0" w:color="auto"/>
                <w:right w:val="none" w:sz="0" w:space="0" w:color="auto"/>
              </w:divBdr>
            </w:div>
          </w:divsChild>
        </w:div>
        <w:div w:id="86974200">
          <w:marLeft w:val="0"/>
          <w:marRight w:val="0"/>
          <w:marTop w:val="0"/>
          <w:marBottom w:val="0"/>
          <w:divBdr>
            <w:top w:val="none" w:sz="0" w:space="0" w:color="auto"/>
            <w:left w:val="none" w:sz="0" w:space="0" w:color="auto"/>
            <w:bottom w:val="none" w:sz="0" w:space="0" w:color="auto"/>
            <w:right w:val="none" w:sz="0" w:space="0" w:color="auto"/>
          </w:divBdr>
        </w:div>
        <w:div w:id="597250150">
          <w:marLeft w:val="0"/>
          <w:marRight w:val="0"/>
          <w:marTop w:val="0"/>
          <w:marBottom w:val="0"/>
          <w:divBdr>
            <w:top w:val="none" w:sz="0" w:space="0" w:color="auto"/>
            <w:left w:val="none" w:sz="0" w:space="0" w:color="auto"/>
            <w:bottom w:val="none" w:sz="0" w:space="0" w:color="auto"/>
            <w:right w:val="none" w:sz="0" w:space="0" w:color="auto"/>
          </w:divBdr>
          <w:divsChild>
            <w:div w:id="1912736282">
              <w:marLeft w:val="0"/>
              <w:marRight w:val="0"/>
              <w:marTop w:val="0"/>
              <w:marBottom w:val="0"/>
              <w:divBdr>
                <w:top w:val="none" w:sz="0" w:space="0" w:color="auto"/>
                <w:left w:val="none" w:sz="0" w:space="0" w:color="auto"/>
                <w:bottom w:val="none" w:sz="0" w:space="0" w:color="auto"/>
                <w:right w:val="none" w:sz="0" w:space="0" w:color="auto"/>
              </w:divBdr>
            </w:div>
          </w:divsChild>
        </w:div>
        <w:div w:id="204489387">
          <w:marLeft w:val="0"/>
          <w:marRight w:val="0"/>
          <w:marTop w:val="0"/>
          <w:marBottom w:val="0"/>
          <w:divBdr>
            <w:top w:val="none" w:sz="0" w:space="0" w:color="auto"/>
            <w:left w:val="none" w:sz="0" w:space="0" w:color="auto"/>
            <w:bottom w:val="none" w:sz="0" w:space="0" w:color="auto"/>
            <w:right w:val="none" w:sz="0" w:space="0" w:color="auto"/>
          </w:divBdr>
        </w:div>
        <w:div w:id="474875761">
          <w:marLeft w:val="0"/>
          <w:marRight w:val="0"/>
          <w:marTop w:val="0"/>
          <w:marBottom w:val="0"/>
          <w:divBdr>
            <w:top w:val="none" w:sz="0" w:space="0" w:color="auto"/>
            <w:left w:val="none" w:sz="0" w:space="0" w:color="auto"/>
            <w:bottom w:val="none" w:sz="0" w:space="0" w:color="auto"/>
            <w:right w:val="none" w:sz="0" w:space="0" w:color="auto"/>
          </w:divBdr>
          <w:divsChild>
            <w:div w:id="546723093">
              <w:marLeft w:val="0"/>
              <w:marRight w:val="0"/>
              <w:marTop w:val="0"/>
              <w:marBottom w:val="0"/>
              <w:divBdr>
                <w:top w:val="none" w:sz="0" w:space="0" w:color="auto"/>
                <w:left w:val="none" w:sz="0" w:space="0" w:color="auto"/>
                <w:bottom w:val="none" w:sz="0" w:space="0" w:color="auto"/>
                <w:right w:val="none" w:sz="0" w:space="0" w:color="auto"/>
              </w:divBdr>
            </w:div>
          </w:divsChild>
        </w:div>
        <w:div w:id="183591781">
          <w:marLeft w:val="0"/>
          <w:marRight w:val="0"/>
          <w:marTop w:val="0"/>
          <w:marBottom w:val="0"/>
          <w:divBdr>
            <w:top w:val="none" w:sz="0" w:space="0" w:color="auto"/>
            <w:left w:val="none" w:sz="0" w:space="0" w:color="auto"/>
            <w:bottom w:val="none" w:sz="0" w:space="0" w:color="auto"/>
            <w:right w:val="none" w:sz="0" w:space="0" w:color="auto"/>
          </w:divBdr>
        </w:div>
        <w:div w:id="1591499881">
          <w:marLeft w:val="0"/>
          <w:marRight w:val="0"/>
          <w:marTop w:val="0"/>
          <w:marBottom w:val="0"/>
          <w:divBdr>
            <w:top w:val="none" w:sz="0" w:space="0" w:color="auto"/>
            <w:left w:val="none" w:sz="0" w:space="0" w:color="auto"/>
            <w:bottom w:val="none" w:sz="0" w:space="0" w:color="auto"/>
            <w:right w:val="none" w:sz="0" w:space="0" w:color="auto"/>
          </w:divBdr>
          <w:divsChild>
            <w:div w:id="52181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827668">
      <w:bodyDiv w:val="1"/>
      <w:marLeft w:val="0"/>
      <w:marRight w:val="0"/>
      <w:marTop w:val="0"/>
      <w:marBottom w:val="0"/>
      <w:divBdr>
        <w:top w:val="none" w:sz="0" w:space="0" w:color="auto"/>
        <w:left w:val="none" w:sz="0" w:space="0" w:color="auto"/>
        <w:bottom w:val="none" w:sz="0" w:space="0" w:color="auto"/>
        <w:right w:val="none" w:sz="0" w:space="0" w:color="auto"/>
      </w:divBdr>
      <w:divsChild>
        <w:div w:id="1787120422">
          <w:marLeft w:val="0"/>
          <w:marRight w:val="0"/>
          <w:marTop w:val="0"/>
          <w:marBottom w:val="0"/>
          <w:divBdr>
            <w:top w:val="none" w:sz="0" w:space="0" w:color="auto"/>
            <w:left w:val="none" w:sz="0" w:space="0" w:color="auto"/>
            <w:bottom w:val="none" w:sz="0" w:space="0" w:color="auto"/>
            <w:right w:val="none" w:sz="0" w:space="0" w:color="auto"/>
          </w:divBdr>
        </w:div>
      </w:divsChild>
    </w:div>
    <w:div w:id="1321353233">
      <w:bodyDiv w:val="1"/>
      <w:marLeft w:val="0"/>
      <w:marRight w:val="0"/>
      <w:marTop w:val="0"/>
      <w:marBottom w:val="0"/>
      <w:divBdr>
        <w:top w:val="none" w:sz="0" w:space="0" w:color="auto"/>
        <w:left w:val="none" w:sz="0" w:space="0" w:color="auto"/>
        <w:bottom w:val="none" w:sz="0" w:space="0" w:color="auto"/>
        <w:right w:val="none" w:sz="0" w:space="0" w:color="auto"/>
      </w:divBdr>
      <w:divsChild>
        <w:div w:id="1183128054">
          <w:marLeft w:val="0"/>
          <w:marRight w:val="0"/>
          <w:marTop w:val="0"/>
          <w:marBottom w:val="120"/>
          <w:divBdr>
            <w:top w:val="single" w:sz="6" w:space="0" w:color="D5DDC6"/>
            <w:left w:val="single" w:sz="24" w:space="0" w:color="66BB55"/>
            <w:bottom w:val="single" w:sz="6" w:space="0" w:color="D5DDC6"/>
            <w:right w:val="single" w:sz="6" w:space="0" w:color="D5DDC6"/>
          </w:divBdr>
        </w:div>
        <w:div w:id="49305246">
          <w:marLeft w:val="0"/>
          <w:marRight w:val="0"/>
          <w:marTop w:val="0"/>
          <w:marBottom w:val="120"/>
          <w:divBdr>
            <w:top w:val="single" w:sz="6" w:space="0" w:color="D5DDC6"/>
            <w:left w:val="single" w:sz="24" w:space="0" w:color="66BB55"/>
            <w:bottom w:val="single" w:sz="6" w:space="0" w:color="D5DDC6"/>
            <w:right w:val="single" w:sz="6" w:space="0" w:color="D5DDC6"/>
          </w:divBdr>
        </w:div>
        <w:div w:id="812337356">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336109859">
      <w:bodyDiv w:val="1"/>
      <w:marLeft w:val="0"/>
      <w:marRight w:val="0"/>
      <w:marTop w:val="0"/>
      <w:marBottom w:val="0"/>
      <w:divBdr>
        <w:top w:val="none" w:sz="0" w:space="0" w:color="auto"/>
        <w:left w:val="none" w:sz="0" w:space="0" w:color="auto"/>
        <w:bottom w:val="none" w:sz="0" w:space="0" w:color="auto"/>
        <w:right w:val="none" w:sz="0" w:space="0" w:color="auto"/>
      </w:divBdr>
    </w:div>
    <w:div w:id="1391886107">
      <w:bodyDiv w:val="1"/>
      <w:marLeft w:val="0"/>
      <w:marRight w:val="0"/>
      <w:marTop w:val="0"/>
      <w:marBottom w:val="0"/>
      <w:divBdr>
        <w:top w:val="none" w:sz="0" w:space="0" w:color="auto"/>
        <w:left w:val="none" w:sz="0" w:space="0" w:color="auto"/>
        <w:bottom w:val="none" w:sz="0" w:space="0" w:color="auto"/>
        <w:right w:val="none" w:sz="0" w:space="0" w:color="auto"/>
      </w:divBdr>
      <w:divsChild>
        <w:div w:id="317610114">
          <w:marLeft w:val="0"/>
          <w:marRight w:val="0"/>
          <w:marTop w:val="0"/>
          <w:marBottom w:val="0"/>
          <w:divBdr>
            <w:top w:val="none" w:sz="0" w:space="0" w:color="auto"/>
            <w:left w:val="none" w:sz="0" w:space="0" w:color="auto"/>
            <w:bottom w:val="none" w:sz="0" w:space="0" w:color="auto"/>
            <w:right w:val="none" w:sz="0" w:space="0" w:color="auto"/>
          </w:divBdr>
        </w:div>
        <w:div w:id="1095050144">
          <w:marLeft w:val="0"/>
          <w:marRight w:val="0"/>
          <w:marTop w:val="0"/>
          <w:marBottom w:val="0"/>
          <w:divBdr>
            <w:top w:val="none" w:sz="0" w:space="0" w:color="auto"/>
            <w:left w:val="none" w:sz="0" w:space="0" w:color="auto"/>
            <w:bottom w:val="none" w:sz="0" w:space="0" w:color="auto"/>
            <w:right w:val="none" w:sz="0" w:space="0" w:color="auto"/>
          </w:divBdr>
          <w:divsChild>
            <w:div w:id="1201700411">
              <w:marLeft w:val="0"/>
              <w:marRight w:val="0"/>
              <w:marTop w:val="0"/>
              <w:marBottom w:val="0"/>
              <w:divBdr>
                <w:top w:val="none" w:sz="0" w:space="0" w:color="auto"/>
                <w:left w:val="none" w:sz="0" w:space="0" w:color="auto"/>
                <w:bottom w:val="none" w:sz="0" w:space="0" w:color="auto"/>
                <w:right w:val="none" w:sz="0" w:space="0" w:color="auto"/>
              </w:divBdr>
              <w:divsChild>
                <w:div w:id="1883519910">
                  <w:marLeft w:val="0"/>
                  <w:marRight w:val="0"/>
                  <w:marTop w:val="0"/>
                  <w:marBottom w:val="0"/>
                  <w:divBdr>
                    <w:top w:val="none" w:sz="0" w:space="0" w:color="auto"/>
                    <w:left w:val="none" w:sz="0" w:space="0" w:color="auto"/>
                    <w:bottom w:val="none" w:sz="0" w:space="0" w:color="auto"/>
                    <w:right w:val="none" w:sz="0" w:space="0" w:color="auto"/>
                  </w:divBdr>
                  <w:divsChild>
                    <w:div w:id="687410315">
                      <w:marLeft w:val="825"/>
                      <w:marRight w:val="0"/>
                      <w:marTop w:val="600"/>
                      <w:marBottom w:val="0"/>
                      <w:divBdr>
                        <w:top w:val="none" w:sz="0" w:space="0" w:color="auto"/>
                        <w:left w:val="none" w:sz="0" w:space="0" w:color="auto"/>
                        <w:bottom w:val="none" w:sz="0" w:space="0" w:color="auto"/>
                        <w:right w:val="none" w:sz="0" w:space="0" w:color="auto"/>
                      </w:divBdr>
                    </w:div>
                  </w:divsChild>
                </w:div>
                <w:div w:id="1894267437">
                  <w:marLeft w:val="0"/>
                  <w:marRight w:val="0"/>
                  <w:marTop w:val="0"/>
                  <w:marBottom w:val="0"/>
                  <w:divBdr>
                    <w:top w:val="none" w:sz="0" w:space="0" w:color="auto"/>
                    <w:left w:val="none" w:sz="0" w:space="0" w:color="auto"/>
                    <w:bottom w:val="none" w:sz="0" w:space="0" w:color="auto"/>
                    <w:right w:val="none" w:sz="0" w:space="0" w:color="auto"/>
                  </w:divBdr>
                </w:div>
                <w:div w:id="98062146">
                  <w:marLeft w:val="0"/>
                  <w:marRight w:val="0"/>
                  <w:marTop w:val="0"/>
                  <w:marBottom w:val="0"/>
                  <w:divBdr>
                    <w:top w:val="none" w:sz="0" w:space="0" w:color="auto"/>
                    <w:left w:val="none" w:sz="0" w:space="0" w:color="auto"/>
                    <w:bottom w:val="none" w:sz="0" w:space="0" w:color="auto"/>
                    <w:right w:val="none" w:sz="0" w:space="0" w:color="auto"/>
                  </w:divBdr>
                </w:div>
                <w:div w:id="602952806">
                  <w:marLeft w:val="0"/>
                  <w:marRight w:val="0"/>
                  <w:marTop w:val="0"/>
                  <w:marBottom w:val="0"/>
                  <w:divBdr>
                    <w:top w:val="none" w:sz="0" w:space="0" w:color="auto"/>
                    <w:left w:val="none" w:sz="0" w:space="0" w:color="auto"/>
                    <w:bottom w:val="none" w:sz="0" w:space="0" w:color="auto"/>
                    <w:right w:val="none" w:sz="0" w:space="0" w:color="auto"/>
                  </w:divBdr>
                </w:div>
                <w:div w:id="1714110380">
                  <w:marLeft w:val="0"/>
                  <w:marRight w:val="0"/>
                  <w:marTop w:val="0"/>
                  <w:marBottom w:val="0"/>
                  <w:divBdr>
                    <w:top w:val="none" w:sz="0" w:space="0" w:color="auto"/>
                    <w:left w:val="none" w:sz="0" w:space="0" w:color="auto"/>
                    <w:bottom w:val="none" w:sz="0" w:space="0" w:color="auto"/>
                    <w:right w:val="none" w:sz="0" w:space="0" w:color="auto"/>
                  </w:divBdr>
                </w:div>
                <w:div w:id="556284931">
                  <w:marLeft w:val="0"/>
                  <w:marRight w:val="0"/>
                  <w:marTop w:val="0"/>
                  <w:marBottom w:val="0"/>
                  <w:divBdr>
                    <w:top w:val="none" w:sz="0" w:space="0" w:color="auto"/>
                    <w:left w:val="none" w:sz="0" w:space="0" w:color="auto"/>
                    <w:bottom w:val="none" w:sz="0" w:space="0" w:color="auto"/>
                    <w:right w:val="none" w:sz="0" w:space="0" w:color="auto"/>
                  </w:divBdr>
                </w:div>
                <w:div w:id="422187911">
                  <w:marLeft w:val="0"/>
                  <w:marRight w:val="0"/>
                  <w:marTop w:val="0"/>
                  <w:marBottom w:val="0"/>
                  <w:divBdr>
                    <w:top w:val="none" w:sz="0" w:space="0" w:color="auto"/>
                    <w:left w:val="none" w:sz="0" w:space="0" w:color="auto"/>
                    <w:bottom w:val="none" w:sz="0" w:space="0" w:color="auto"/>
                    <w:right w:val="none" w:sz="0" w:space="0" w:color="auto"/>
                  </w:divBdr>
                </w:div>
                <w:div w:id="1141195731">
                  <w:marLeft w:val="0"/>
                  <w:marRight w:val="0"/>
                  <w:marTop w:val="0"/>
                  <w:marBottom w:val="0"/>
                  <w:divBdr>
                    <w:top w:val="none" w:sz="0" w:space="0" w:color="auto"/>
                    <w:left w:val="none" w:sz="0" w:space="0" w:color="auto"/>
                    <w:bottom w:val="none" w:sz="0" w:space="0" w:color="auto"/>
                    <w:right w:val="none" w:sz="0" w:space="0" w:color="auto"/>
                  </w:divBdr>
                </w:div>
                <w:div w:id="763459027">
                  <w:marLeft w:val="0"/>
                  <w:marRight w:val="0"/>
                  <w:marTop w:val="0"/>
                  <w:marBottom w:val="0"/>
                  <w:divBdr>
                    <w:top w:val="none" w:sz="0" w:space="0" w:color="auto"/>
                    <w:left w:val="none" w:sz="0" w:space="0" w:color="auto"/>
                    <w:bottom w:val="none" w:sz="0" w:space="0" w:color="auto"/>
                    <w:right w:val="none" w:sz="0" w:space="0" w:color="auto"/>
                  </w:divBdr>
                </w:div>
                <w:div w:id="1829438373">
                  <w:marLeft w:val="0"/>
                  <w:marRight w:val="0"/>
                  <w:marTop w:val="0"/>
                  <w:marBottom w:val="0"/>
                  <w:divBdr>
                    <w:top w:val="none" w:sz="0" w:space="0" w:color="auto"/>
                    <w:left w:val="none" w:sz="0" w:space="0" w:color="auto"/>
                    <w:bottom w:val="none" w:sz="0" w:space="0" w:color="auto"/>
                    <w:right w:val="none" w:sz="0" w:space="0" w:color="auto"/>
                  </w:divBdr>
                  <w:divsChild>
                    <w:div w:id="1832405983">
                      <w:marLeft w:val="0"/>
                      <w:marRight w:val="120"/>
                      <w:marTop w:val="0"/>
                      <w:marBottom w:val="0"/>
                      <w:divBdr>
                        <w:top w:val="none" w:sz="0" w:space="0" w:color="auto"/>
                        <w:left w:val="none" w:sz="0" w:space="0" w:color="auto"/>
                        <w:bottom w:val="none" w:sz="0" w:space="0" w:color="auto"/>
                        <w:right w:val="none" w:sz="0" w:space="0" w:color="auto"/>
                      </w:divBdr>
                    </w:div>
                    <w:div w:id="991983607">
                      <w:marLeft w:val="0"/>
                      <w:marRight w:val="0"/>
                      <w:marTop w:val="0"/>
                      <w:marBottom w:val="0"/>
                      <w:divBdr>
                        <w:top w:val="none" w:sz="0" w:space="0" w:color="auto"/>
                        <w:left w:val="none" w:sz="0" w:space="0" w:color="auto"/>
                        <w:bottom w:val="none" w:sz="0" w:space="0" w:color="auto"/>
                        <w:right w:val="none" w:sz="0" w:space="0" w:color="auto"/>
                      </w:divBdr>
                    </w:div>
                  </w:divsChild>
                </w:div>
                <w:div w:id="1238244531">
                  <w:marLeft w:val="0"/>
                  <w:marRight w:val="0"/>
                  <w:marTop w:val="0"/>
                  <w:marBottom w:val="0"/>
                  <w:divBdr>
                    <w:top w:val="none" w:sz="0" w:space="0" w:color="auto"/>
                    <w:left w:val="none" w:sz="0" w:space="0" w:color="auto"/>
                    <w:bottom w:val="none" w:sz="0" w:space="0" w:color="auto"/>
                    <w:right w:val="none" w:sz="0" w:space="0" w:color="auto"/>
                  </w:divBdr>
                </w:div>
                <w:div w:id="878592316">
                  <w:marLeft w:val="0"/>
                  <w:marRight w:val="0"/>
                  <w:marTop w:val="0"/>
                  <w:marBottom w:val="0"/>
                  <w:divBdr>
                    <w:top w:val="none" w:sz="0" w:space="0" w:color="auto"/>
                    <w:left w:val="none" w:sz="0" w:space="0" w:color="auto"/>
                    <w:bottom w:val="none" w:sz="0" w:space="0" w:color="auto"/>
                    <w:right w:val="none" w:sz="0" w:space="0" w:color="auto"/>
                  </w:divBdr>
                </w:div>
                <w:div w:id="1366369172">
                  <w:marLeft w:val="0"/>
                  <w:marRight w:val="0"/>
                  <w:marTop w:val="0"/>
                  <w:marBottom w:val="0"/>
                  <w:divBdr>
                    <w:top w:val="none" w:sz="0" w:space="0" w:color="auto"/>
                    <w:left w:val="none" w:sz="0" w:space="0" w:color="auto"/>
                    <w:bottom w:val="none" w:sz="0" w:space="0" w:color="auto"/>
                    <w:right w:val="none" w:sz="0" w:space="0" w:color="auto"/>
                  </w:divBdr>
                </w:div>
                <w:div w:id="326834764">
                  <w:marLeft w:val="0"/>
                  <w:marRight w:val="0"/>
                  <w:marTop w:val="0"/>
                  <w:marBottom w:val="0"/>
                  <w:divBdr>
                    <w:top w:val="none" w:sz="0" w:space="0" w:color="auto"/>
                    <w:left w:val="none" w:sz="0" w:space="0" w:color="auto"/>
                    <w:bottom w:val="none" w:sz="0" w:space="0" w:color="auto"/>
                    <w:right w:val="none" w:sz="0" w:space="0" w:color="auto"/>
                  </w:divBdr>
                </w:div>
                <w:div w:id="550842668">
                  <w:marLeft w:val="0"/>
                  <w:marRight w:val="0"/>
                  <w:marTop w:val="0"/>
                  <w:marBottom w:val="0"/>
                  <w:divBdr>
                    <w:top w:val="none" w:sz="0" w:space="0" w:color="auto"/>
                    <w:left w:val="none" w:sz="0" w:space="0" w:color="auto"/>
                    <w:bottom w:val="none" w:sz="0" w:space="0" w:color="auto"/>
                    <w:right w:val="none" w:sz="0" w:space="0" w:color="auto"/>
                  </w:divBdr>
                </w:div>
                <w:div w:id="1514997481">
                  <w:marLeft w:val="0"/>
                  <w:marRight w:val="0"/>
                  <w:marTop w:val="0"/>
                  <w:marBottom w:val="0"/>
                  <w:divBdr>
                    <w:top w:val="none" w:sz="0" w:space="0" w:color="auto"/>
                    <w:left w:val="none" w:sz="0" w:space="0" w:color="auto"/>
                    <w:bottom w:val="none" w:sz="0" w:space="0" w:color="auto"/>
                    <w:right w:val="none" w:sz="0" w:space="0" w:color="auto"/>
                  </w:divBdr>
                </w:div>
                <w:div w:id="952324432">
                  <w:marLeft w:val="0"/>
                  <w:marRight w:val="0"/>
                  <w:marTop w:val="0"/>
                  <w:marBottom w:val="0"/>
                  <w:divBdr>
                    <w:top w:val="none" w:sz="0" w:space="0" w:color="auto"/>
                    <w:left w:val="none" w:sz="0" w:space="0" w:color="auto"/>
                    <w:bottom w:val="none" w:sz="0" w:space="0" w:color="auto"/>
                    <w:right w:val="none" w:sz="0" w:space="0" w:color="auto"/>
                  </w:divBdr>
                </w:div>
                <w:div w:id="2078627194">
                  <w:marLeft w:val="0"/>
                  <w:marRight w:val="0"/>
                  <w:marTop w:val="0"/>
                  <w:marBottom w:val="0"/>
                  <w:divBdr>
                    <w:top w:val="none" w:sz="0" w:space="0" w:color="auto"/>
                    <w:left w:val="none" w:sz="0" w:space="0" w:color="auto"/>
                    <w:bottom w:val="none" w:sz="0" w:space="0" w:color="auto"/>
                    <w:right w:val="none" w:sz="0" w:space="0" w:color="auto"/>
                  </w:divBdr>
                </w:div>
                <w:div w:id="798373823">
                  <w:marLeft w:val="0"/>
                  <w:marRight w:val="0"/>
                  <w:marTop w:val="0"/>
                  <w:marBottom w:val="0"/>
                  <w:divBdr>
                    <w:top w:val="none" w:sz="0" w:space="0" w:color="auto"/>
                    <w:left w:val="none" w:sz="0" w:space="0" w:color="auto"/>
                    <w:bottom w:val="none" w:sz="0" w:space="0" w:color="auto"/>
                    <w:right w:val="none" w:sz="0" w:space="0" w:color="auto"/>
                  </w:divBdr>
                </w:div>
                <w:div w:id="43771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503051">
      <w:bodyDiv w:val="1"/>
      <w:marLeft w:val="0"/>
      <w:marRight w:val="0"/>
      <w:marTop w:val="0"/>
      <w:marBottom w:val="0"/>
      <w:divBdr>
        <w:top w:val="none" w:sz="0" w:space="0" w:color="auto"/>
        <w:left w:val="none" w:sz="0" w:space="0" w:color="auto"/>
        <w:bottom w:val="none" w:sz="0" w:space="0" w:color="auto"/>
        <w:right w:val="none" w:sz="0" w:space="0" w:color="auto"/>
      </w:divBdr>
      <w:divsChild>
        <w:div w:id="140123942">
          <w:marLeft w:val="0"/>
          <w:marRight w:val="0"/>
          <w:marTop w:val="0"/>
          <w:marBottom w:val="120"/>
          <w:divBdr>
            <w:top w:val="single" w:sz="6" w:space="0" w:color="D5DDC6"/>
            <w:left w:val="single" w:sz="24" w:space="0" w:color="66BB55"/>
            <w:bottom w:val="single" w:sz="6" w:space="0" w:color="D5DDC6"/>
            <w:right w:val="single" w:sz="6" w:space="0" w:color="D5DDC6"/>
          </w:divBdr>
        </w:div>
        <w:div w:id="1313753123">
          <w:marLeft w:val="0"/>
          <w:marRight w:val="0"/>
          <w:marTop w:val="0"/>
          <w:marBottom w:val="120"/>
          <w:divBdr>
            <w:top w:val="single" w:sz="6" w:space="0" w:color="D5DDC6"/>
            <w:left w:val="single" w:sz="24" w:space="0" w:color="66BB55"/>
            <w:bottom w:val="single" w:sz="6" w:space="0" w:color="D5DDC6"/>
            <w:right w:val="single" w:sz="6" w:space="0" w:color="D5DDC6"/>
          </w:divBdr>
        </w:div>
        <w:div w:id="26607709">
          <w:marLeft w:val="0"/>
          <w:marRight w:val="0"/>
          <w:marTop w:val="0"/>
          <w:marBottom w:val="120"/>
          <w:divBdr>
            <w:top w:val="single" w:sz="6" w:space="0" w:color="D5DDC6"/>
            <w:left w:val="single" w:sz="24" w:space="0" w:color="66BB55"/>
            <w:bottom w:val="single" w:sz="6" w:space="0" w:color="D5DDC6"/>
            <w:right w:val="single" w:sz="6" w:space="0" w:color="D5DDC6"/>
          </w:divBdr>
        </w:div>
        <w:div w:id="1690253008">
          <w:marLeft w:val="0"/>
          <w:marRight w:val="0"/>
          <w:marTop w:val="0"/>
          <w:marBottom w:val="120"/>
          <w:divBdr>
            <w:top w:val="single" w:sz="6" w:space="0" w:color="D5DDC6"/>
            <w:left w:val="single" w:sz="24" w:space="0" w:color="66BB55"/>
            <w:bottom w:val="single" w:sz="6" w:space="0" w:color="D5DDC6"/>
            <w:right w:val="single" w:sz="6" w:space="0" w:color="D5DDC6"/>
          </w:divBdr>
        </w:div>
        <w:div w:id="1761557177">
          <w:marLeft w:val="0"/>
          <w:marRight w:val="0"/>
          <w:marTop w:val="0"/>
          <w:marBottom w:val="120"/>
          <w:divBdr>
            <w:top w:val="single" w:sz="6" w:space="0" w:color="D5DDC6"/>
            <w:left w:val="single" w:sz="24" w:space="0" w:color="66BB55"/>
            <w:bottom w:val="single" w:sz="6" w:space="0" w:color="D5DDC6"/>
            <w:right w:val="single" w:sz="6" w:space="0" w:color="D5DDC6"/>
          </w:divBdr>
        </w:div>
        <w:div w:id="17208621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405371995">
      <w:bodyDiv w:val="1"/>
      <w:marLeft w:val="0"/>
      <w:marRight w:val="0"/>
      <w:marTop w:val="0"/>
      <w:marBottom w:val="0"/>
      <w:divBdr>
        <w:top w:val="none" w:sz="0" w:space="0" w:color="auto"/>
        <w:left w:val="none" w:sz="0" w:space="0" w:color="auto"/>
        <w:bottom w:val="none" w:sz="0" w:space="0" w:color="auto"/>
        <w:right w:val="none" w:sz="0" w:space="0" w:color="auto"/>
      </w:divBdr>
      <w:divsChild>
        <w:div w:id="1740706833">
          <w:marLeft w:val="0"/>
          <w:marRight w:val="0"/>
          <w:marTop w:val="0"/>
          <w:marBottom w:val="0"/>
          <w:divBdr>
            <w:top w:val="none" w:sz="0" w:space="0" w:color="auto"/>
            <w:left w:val="none" w:sz="0" w:space="0" w:color="auto"/>
            <w:bottom w:val="none" w:sz="0" w:space="0" w:color="auto"/>
            <w:right w:val="none" w:sz="0" w:space="0" w:color="auto"/>
          </w:divBdr>
          <w:divsChild>
            <w:div w:id="1187594084">
              <w:marLeft w:val="0"/>
              <w:marRight w:val="0"/>
              <w:marTop w:val="0"/>
              <w:marBottom w:val="0"/>
              <w:divBdr>
                <w:top w:val="none" w:sz="0" w:space="0" w:color="auto"/>
                <w:left w:val="none" w:sz="0" w:space="0" w:color="auto"/>
                <w:bottom w:val="none" w:sz="0" w:space="0" w:color="auto"/>
                <w:right w:val="none" w:sz="0" w:space="0" w:color="auto"/>
              </w:divBdr>
            </w:div>
          </w:divsChild>
        </w:div>
        <w:div w:id="1402021995">
          <w:marLeft w:val="0"/>
          <w:marRight w:val="0"/>
          <w:marTop w:val="0"/>
          <w:marBottom w:val="0"/>
          <w:divBdr>
            <w:top w:val="none" w:sz="0" w:space="0" w:color="auto"/>
            <w:left w:val="none" w:sz="0" w:space="0" w:color="auto"/>
            <w:bottom w:val="none" w:sz="0" w:space="0" w:color="auto"/>
            <w:right w:val="none" w:sz="0" w:space="0" w:color="auto"/>
          </w:divBdr>
        </w:div>
        <w:div w:id="276329530">
          <w:marLeft w:val="0"/>
          <w:marRight w:val="0"/>
          <w:marTop w:val="0"/>
          <w:marBottom w:val="0"/>
          <w:divBdr>
            <w:top w:val="none" w:sz="0" w:space="0" w:color="auto"/>
            <w:left w:val="none" w:sz="0" w:space="0" w:color="auto"/>
            <w:bottom w:val="none" w:sz="0" w:space="0" w:color="auto"/>
            <w:right w:val="none" w:sz="0" w:space="0" w:color="auto"/>
          </w:divBdr>
          <w:divsChild>
            <w:div w:id="673339482">
              <w:marLeft w:val="0"/>
              <w:marRight w:val="0"/>
              <w:marTop w:val="0"/>
              <w:marBottom w:val="0"/>
              <w:divBdr>
                <w:top w:val="none" w:sz="0" w:space="0" w:color="auto"/>
                <w:left w:val="none" w:sz="0" w:space="0" w:color="auto"/>
                <w:bottom w:val="none" w:sz="0" w:space="0" w:color="auto"/>
                <w:right w:val="none" w:sz="0" w:space="0" w:color="auto"/>
              </w:divBdr>
            </w:div>
          </w:divsChild>
        </w:div>
        <w:div w:id="1844125014">
          <w:marLeft w:val="0"/>
          <w:marRight w:val="0"/>
          <w:marTop w:val="0"/>
          <w:marBottom w:val="0"/>
          <w:divBdr>
            <w:top w:val="none" w:sz="0" w:space="0" w:color="auto"/>
            <w:left w:val="none" w:sz="0" w:space="0" w:color="auto"/>
            <w:bottom w:val="none" w:sz="0" w:space="0" w:color="auto"/>
            <w:right w:val="none" w:sz="0" w:space="0" w:color="auto"/>
          </w:divBdr>
        </w:div>
        <w:div w:id="157157720">
          <w:marLeft w:val="0"/>
          <w:marRight w:val="0"/>
          <w:marTop w:val="0"/>
          <w:marBottom w:val="0"/>
          <w:divBdr>
            <w:top w:val="none" w:sz="0" w:space="0" w:color="auto"/>
            <w:left w:val="none" w:sz="0" w:space="0" w:color="auto"/>
            <w:bottom w:val="none" w:sz="0" w:space="0" w:color="auto"/>
            <w:right w:val="none" w:sz="0" w:space="0" w:color="auto"/>
          </w:divBdr>
          <w:divsChild>
            <w:div w:id="687754709">
              <w:marLeft w:val="0"/>
              <w:marRight w:val="0"/>
              <w:marTop w:val="0"/>
              <w:marBottom w:val="0"/>
              <w:divBdr>
                <w:top w:val="none" w:sz="0" w:space="0" w:color="auto"/>
                <w:left w:val="none" w:sz="0" w:space="0" w:color="auto"/>
                <w:bottom w:val="none" w:sz="0" w:space="0" w:color="auto"/>
                <w:right w:val="none" w:sz="0" w:space="0" w:color="auto"/>
              </w:divBdr>
            </w:div>
          </w:divsChild>
        </w:div>
        <w:div w:id="32004572">
          <w:marLeft w:val="0"/>
          <w:marRight w:val="0"/>
          <w:marTop w:val="0"/>
          <w:marBottom w:val="0"/>
          <w:divBdr>
            <w:top w:val="none" w:sz="0" w:space="0" w:color="auto"/>
            <w:left w:val="none" w:sz="0" w:space="0" w:color="auto"/>
            <w:bottom w:val="none" w:sz="0" w:space="0" w:color="auto"/>
            <w:right w:val="none" w:sz="0" w:space="0" w:color="auto"/>
          </w:divBdr>
        </w:div>
        <w:div w:id="1358240462">
          <w:marLeft w:val="0"/>
          <w:marRight w:val="0"/>
          <w:marTop w:val="0"/>
          <w:marBottom w:val="0"/>
          <w:divBdr>
            <w:top w:val="none" w:sz="0" w:space="0" w:color="auto"/>
            <w:left w:val="none" w:sz="0" w:space="0" w:color="auto"/>
            <w:bottom w:val="none" w:sz="0" w:space="0" w:color="auto"/>
            <w:right w:val="none" w:sz="0" w:space="0" w:color="auto"/>
          </w:divBdr>
          <w:divsChild>
            <w:div w:id="7415356">
              <w:marLeft w:val="0"/>
              <w:marRight w:val="0"/>
              <w:marTop w:val="0"/>
              <w:marBottom w:val="0"/>
              <w:divBdr>
                <w:top w:val="none" w:sz="0" w:space="0" w:color="auto"/>
                <w:left w:val="none" w:sz="0" w:space="0" w:color="auto"/>
                <w:bottom w:val="none" w:sz="0" w:space="0" w:color="auto"/>
                <w:right w:val="none" w:sz="0" w:space="0" w:color="auto"/>
              </w:divBdr>
            </w:div>
          </w:divsChild>
        </w:div>
        <w:div w:id="1621646997">
          <w:marLeft w:val="0"/>
          <w:marRight w:val="0"/>
          <w:marTop w:val="0"/>
          <w:marBottom w:val="0"/>
          <w:divBdr>
            <w:top w:val="none" w:sz="0" w:space="0" w:color="auto"/>
            <w:left w:val="none" w:sz="0" w:space="0" w:color="auto"/>
            <w:bottom w:val="none" w:sz="0" w:space="0" w:color="auto"/>
            <w:right w:val="none" w:sz="0" w:space="0" w:color="auto"/>
          </w:divBdr>
        </w:div>
        <w:div w:id="24672982">
          <w:marLeft w:val="0"/>
          <w:marRight w:val="0"/>
          <w:marTop w:val="0"/>
          <w:marBottom w:val="0"/>
          <w:divBdr>
            <w:top w:val="none" w:sz="0" w:space="0" w:color="auto"/>
            <w:left w:val="none" w:sz="0" w:space="0" w:color="auto"/>
            <w:bottom w:val="none" w:sz="0" w:space="0" w:color="auto"/>
            <w:right w:val="none" w:sz="0" w:space="0" w:color="auto"/>
          </w:divBdr>
          <w:divsChild>
            <w:div w:id="1866287639">
              <w:marLeft w:val="0"/>
              <w:marRight w:val="0"/>
              <w:marTop w:val="0"/>
              <w:marBottom w:val="0"/>
              <w:divBdr>
                <w:top w:val="none" w:sz="0" w:space="0" w:color="auto"/>
                <w:left w:val="none" w:sz="0" w:space="0" w:color="auto"/>
                <w:bottom w:val="none" w:sz="0" w:space="0" w:color="auto"/>
                <w:right w:val="none" w:sz="0" w:space="0" w:color="auto"/>
              </w:divBdr>
            </w:div>
          </w:divsChild>
        </w:div>
        <w:div w:id="325287558">
          <w:marLeft w:val="0"/>
          <w:marRight w:val="0"/>
          <w:marTop w:val="0"/>
          <w:marBottom w:val="0"/>
          <w:divBdr>
            <w:top w:val="none" w:sz="0" w:space="0" w:color="auto"/>
            <w:left w:val="none" w:sz="0" w:space="0" w:color="auto"/>
            <w:bottom w:val="none" w:sz="0" w:space="0" w:color="auto"/>
            <w:right w:val="none" w:sz="0" w:space="0" w:color="auto"/>
          </w:divBdr>
        </w:div>
        <w:div w:id="797143248">
          <w:marLeft w:val="0"/>
          <w:marRight w:val="0"/>
          <w:marTop w:val="0"/>
          <w:marBottom w:val="0"/>
          <w:divBdr>
            <w:top w:val="none" w:sz="0" w:space="0" w:color="auto"/>
            <w:left w:val="none" w:sz="0" w:space="0" w:color="auto"/>
            <w:bottom w:val="none" w:sz="0" w:space="0" w:color="auto"/>
            <w:right w:val="none" w:sz="0" w:space="0" w:color="auto"/>
          </w:divBdr>
          <w:divsChild>
            <w:div w:id="766772099">
              <w:marLeft w:val="0"/>
              <w:marRight w:val="0"/>
              <w:marTop w:val="0"/>
              <w:marBottom w:val="0"/>
              <w:divBdr>
                <w:top w:val="none" w:sz="0" w:space="0" w:color="auto"/>
                <w:left w:val="none" w:sz="0" w:space="0" w:color="auto"/>
                <w:bottom w:val="none" w:sz="0" w:space="0" w:color="auto"/>
                <w:right w:val="none" w:sz="0" w:space="0" w:color="auto"/>
              </w:divBdr>
            </w:div>
          </w:divsChild>
        </w:div>
        <w:div w:id="1974560143">
          <w:marLeft w:val="0"/>
          <w:marRight w:val="0"/>
          <w:marTop w:val="0"/>
          <w:marBottom w:val="0"/>
          <w:divBdr>
            <w:top w:val="none" w:sz="0" w:space="0" w:color="auto"/>
            <w:left w:val="none" w:sz="0" w:space="0" w:color="auto"/>
            <w:bottom w:val="none" w:sz="0" w:space="0" w:color="auto"/>
            <w:right w:val="none" w:sz="0" w:space="0" w:color="auto"/>
          </w:divBdr>
        </w:div>
        <w:div w:id="1969509768">
          <w:marLeft w:val="0"/>
          <w:marRight w:val="0"/>
          <w:marTop w:val="0"/>
          <w:marBottom w:val="0"/>
          <w:divBdr>
            <w:top w:val="none" w:sz="0" w:space="0" w:color="auto"/>
            <w:left w:val="none" w:sz="0" w:space="0" w:color="auto"/>
            <w:bottom w:val="none" w:sz="0" w:space="0" w:color="auto"/>
            <w:right w:val="none" w:sz="0" w:space="0" w:color="auto"/>
          </w:divBdr>
          <w:divsChild>
            <w:div w:id="8678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889205">
      <w:bodyDiv w:val="1"/>
      <w:marLeft w:val="0"/>
      <w:marRight w:val="0"/>
      <w:marTop w:val="0"/>
      <w:marBottom w:val="0"/>
      <w:divBdr>
        <w:top w:val="none" w:sz="0" w:space="0" w:color="auto"/>
        <w:left w:val="none" w:sz="0" w:space="0" w:color="auto"/>
        <w:bottom w:val="none" w:sz="0" w:space="0" w:color="auto"/>
        <w:right w:val="none" w:sz="0" w:space="0" w:color="auto"/>
      </w:divBdr>
      <w:divsChild>
        <w:div w:id="12539502">
          <w:marLeft w:val="0"/>
          <w:marRight w:val="0"/>
          <w:marTop w:val="0"/>
          <w:marBottom w:val="0"/>
          <w:divBdr>
            <w:top w:val="none" w:sz="0" w:space="0" w:color="auto"/>
            <w:left w:val="none" w:sz="0" w:space="0" w:color="auto"/>
            <w:bottom w:val="none" w:sz="0" w:space="0" w:color="auto"/>
            <w:right w:val="none" w:sz="0" w:space="0" w:color="auto"/>
          </w:divBdr>
        </w:div>
        <w:div w:id="2100714161">
          <w:marLeft w:val="0"/>
          <w:marRight w:val="0"/>
          <w:marTop w:val="0"/>
          <w:marBottom w:val="0"/>
          <w:divBdr>
            <w:top w:val="none" w:sz="0" w:space="0" w:color="auto"/>
            <w:left w:val="none" w:sz="0" w:space="0" w:color="auto"/>
            <w:bottom w:val="none" w:sz="0" w:space="0" w:color="auto"/>
            <w:right w:val="none" w:sz="0" w:space="0" w:color="auto"/>
          </w:divBdr>
          <w:divsChild>
            <w:div w:id="312032420">
              <w:marLeft w:val="0"/>
              <w:marRight w:val="0"/>
              <w:marTop w:val="0"/>
              <w:marBottom w:val="0"/>
              <w:divBdr>
                <w:top w:val="none" w:sz="0" w:space="0" w:color="auto"/>
                <w:left w:val="none" w:sz="0" w:space="0" w:color="auto"/>
                <w:bottom w:val="none" w:sz="0" w:space="0" w:color="auto"/>
                <w:right w:val="none" w:sz="0" w:space="0" w:color="auto"/>
              </w:divBdr>
              <w:divsChild>
                <w:div w:id="1101294390">
                  <w:marLeft w:val="0"/>
                  <w:marRight w:val="0"/>
                  <w:marTop w:val="0"/>
                  <w:marBottom w:val="0"/>
                  <w:divBdr>
                    <w:top w:val="none" w:sz="0" w:space="0" w:color="auto"/>
                    <w:left w:val="none" w:sz="0" w:space="0" w:color="auto"/>
                    <w:bottom w:val="none" w:sz="0" w:space="0" w:color="auto"/>
                    <w:right w:val="none" w:sz="0" w:space="0" w:color="auto"/>
                  </w:divBdr>
                  <w:divsChild>
                    <w:div w:id="1289120645">
                      <w:marLeft w:val="0"/>
                      <w:marRight w:val="120"/>
                      <w:marTop w:val="0"/>
                      <w:marBottom w:val="0"/>
                      <w:divBdr>
                        <w:top w:val="none" w:sz="0" w:space="0" w:color="auto"/>
                        <w:left w:val="none" w:sz="0" w:space="0" w:color="auto"/>
                        <w:bottom w:val="none" w:sz="0" w:space="0" w:color="auto"/>
                        <w:right w:val="none" w:sz="0" w:space="0" w:color="auto"/>
                      </w:divBdr>
                    </w:div>
                  </w:divsChild>
                </w:div>
                <w:div w:id="935216569">
                  <w:marLeft w:val="0"/>
                  <w:marRight w:val="0"/>
                  <w:marTop w:val="0"/>
                  <w:marBottom w:val="0"/>
                  <w:divBdr>
                    <w:top w:val="none" w:sz="0" w:space="0" w:color="auto"/>
                    <w:left w:val="none" w:sz="0" w:space="0" w:color="auto"/>
                    <w:bottom w:val="none" w:sz="0" w:space="0" w:color="auto"/>
                    <w:right w:val="none" w:sz="0" w:space="0" w:color="auto"/>
                  </w:divBdr>
                </w:div>
                <w:div w:id="671027290">
                  <w:marLeft w:val="0"/>
                  <w:marRight w:val="0"/>
                  <w:marTop w:val="0"/>
                  <w:marBottom w:val="0"/>
                  <w:divBdr>
                    <w:top w:val="none" w:sz="0" w:space="0" w:color="auto"/>
                    <w:left w:val="none" w:sz="0" w:space="0" w:color="auto"/>
                    <w:bottom w:val="none" w:sz="0" w:space="0" w:color="auto"/>
                    <w:right w:val="none" w:sz="0" w:space="0" w:color="auto"/>
                  </w:divBdr>
                </w:div>
                <w:div w:id="1526090957">
                  <w:marLeft w:val="0"/>
                  <w:marRight w:val="0"/>
                  <w:marTop w:val="0"/>
                  <w:marBottom w:val="0"/>
                  <w:divBdr>
                    <w:top w:val="none" w:sz="0" w:space="0" w:color="auto"/>
                    <w:left w:val="none" w:sz="0" w:space="0" w:color="auto"/>
                    <w:bottom w:val="none" w:sz="0" w:space="0" w:color="auto"/>
                    <w:right w:val="none" w:sz="0" w:space="0" w:color="auto"/>
                  </w:divBdr>
                </w:div>
                <w:div w:id="1112474866">
                  <w:marLeft w:val="0"/>
                  <w:marRight w:val="0"/>
                  <w:marTop w:val="0"/>
                  <w:marBottom w:val="0"/>
                  <w:divBdr>
                    <w:top w:val="none" w:sz="0" w:space="0" w:color="auto"/>
                    <w:left w:val="none" w:sz="0" w:space="0" w:color="auto"/>
                    <w:bottom w:val="none" w:sz="0" w:space="0" w:color="auto"/>
                    <w:right w:val="none" w:sz="0" w:space="0" w:color="auto"/>
                  </w:divBdr>
                </w:div>
                <w:div w:id="51971713">
                  <w:marLeft w:val="0"/>
                  <w:marRight w:val="0"/>
                  <w:marTop w:val="0"/>
                  <w:marBottom w:val="0"/>
                  <w:divBdr>
                    <w:top w:val="none" w:sz="0" w:space="0" w:color="auto"/>
                    <w:left w:val="none" w:sz="0" w:space="0" w:color="auto"/>
                    <w:bottom w:val="none" w:sz="0" w:space="0" w:color="auto"/>
                    <w:right w:val="none" w:sz="0" w:space="0" w:color="auto"/>
                  </w:divBdr>
                  <w:divsChild>
                    <w:div w:id="1914318520">
                      <w:marLeft w:val="0"/>
                      <w:marRight w:val="0"/>
                      <w:marTop w:val="0"/>
                      <w:marBottom w:val="0"/>
                      <w:divBdr>
                        <w:top w:val="none" w:sz="0" w:space="0" w:color="auto"/>
                        <w:left w:val="none" w:sz="0" w:space="0" w:color="auto"/>
                        <w:bottom w:val="none" w:sz="0" w:space="0" w:color="auto"/>
                        <w:right w:val="none" w:sz="0" w:space="0" w:color="auto"/>
                      </w:divBdr>
                      <w:divsChild>
                        <w:div w:id="1654067017">
                          <w:marLeft w:val="0"/>
                          <w:marRight w:val="120"/>
                          <w:marTop w:val="0"/>
                          <w:marBottom w:val="0"/>
                          <w:divBdr>
                            <w:top w:val="none" w:sz="0" w:space="0" w:color="auto"/>
                            <w:left w:val="none" w:sz="0" w:space="0" w:color="auto"/>
                            <w:bottom w:val="none" w:sz="0" w:space="0" w:color="auto"/>
                            <w:right w:val="none" w:sz="0" w:space="0" w:color="auto"/>
                          </w:divBdr>
                        </w:div>
                      </w:divsChild>
                    </w:div>
                    <w:div w:id="1866090785">
                      <w:marLeft w:val="0"/>
                      <w:marRight w:val="0"/>
                      <w:marTop w:val="0"/>
                      <w:marBottom w:val="0"/>
                      <w:divBdr>
                        <w:top w:val="none" w:sz="0" w:space="0" w:color="auto"/>
                        <w:left w:val="none" w:sz="0" w:space="0" w:color="auto"/>
                        <w:bottom w:val="none" w:sz="0" w:space="0" w:color="auto"/>
                        <w:right w:val="none" w:sz="0" w:space="0" w:color="auto"/>
                      </w:divBdr>
                    </w:div>
                  </w:divsChild>
                </w:div>
                <w:div w:id="2059472600">
                  <w:marLeft w:val="0"/>
                  <w:marRight w:val="0"/>
                  <w:marTop w:val="0"/>
                  <w:marBottom w:val="0"/>
                  <w:divBdr>
                    <w:top w:val="none" w:sz="0" w:space="0" w:color="auto"/>
                    <w:left w:val="none" w:sz="0" w:space="0" w:color="auto"/>
                    <w:bottom w:val="none" w:sz="0" w:space="0" w:color="auto"/>
                    <w:right w:val="none" w:sz="0" w:space="0" w:color="auto"/>
                  </w:divBdr>
                </w:div>
                <w:div w:id="66611939">
                  <w:marLeft w:val="0"/>
                  <w:marRight w:val="0"/>
                  <w:marTop w:val="0"/>
                  <w:marBottom w:val="0"/>
                  <w:divBdr>
                    <w:top w:val="none" w:sz="0" w:space="0" w:color="auto"/>
                    <w:left w:val="none" w:sz="0" w:space="0" w:color="auto"/>
                    <w:bottom w:val="none" w:sz="0" w:space="0" w:color="auto"/>
                    <w:right w:val="none" w:sz="0" w:space="0" w:color="auto"/>
                  </w:divBdr>
                </w:div>
                <w:div w:id="99112180">
                  <w:marLeft w:val="0"/>
                  <w:marRight w:val="0"/>
                  <w:marTop w:val="0"/>
                  <w:marBottom w:val="0"/>
                  <w:divBdr>
                    <w:top w:val="none" w:sz="0" w:space="0" w:color="auto"/>
                    <w:left w:val="none" w:sz="0" w:space="0" w:color="auto"/>
                    <w:bottom w:val="none" w:sz="0" w:space="0" w:color="auto"/>
                    <w:right w:val="none" w:sz="0" w:space="0" w:color="auto"/>
                  </w:divBdr>
                </w:div>
                <w:div w:id="1693797503">
                  <w:marLeft w:val="0"/>
                  <w:marRight w:val="0"/>
                  <w:marTop w:val="0"/>
                  <w:marBottom w:val="0"/>
                  <w:divBdr>
                    <w:top w:val="none" w:sz="0" w:space="0" w:color="auto"/>
                    <w:left w:val="none" w:sz="0" w:space="0" w:color="auto"/>
                    <w:bottom w:val="none" w:sz="0" w:space="0" w:color="auto"/>
                    <w:right w:val="none" w:sz="0" w:space="0" w:color="auto"/>
                  </w:divBdr>
                </w:div>
                <w:div w:id="257519517">
                  <w:marLeft w:val="0"/>
                  <w:marRight w:val="0"/>
                  <w:marTop w:val="0"/>
                  <w:marBottom w:val="0"/>
                  <w:divBdr>
                    <w:top w:val="none" w:sz="0" w:space="0" w:color="auto"/>
                    <w:left w:val="none" w:sz="0" w:space="0" w:color="auto"/>
                    <w:bottom w:val="none" w:sz="0" w:space="0" w:color="auto"/>
                    <w:right w:val="none" w:sz="0" w:space="0" w:color="auto"/>
                  </w:divBdr>
                </w:div>
                <w:div w:id="1417820840">
                  <w:marLeft w:val="0"/>
                  <w:marRight w:val="0"/>
                  <w:marTop w:val="0"/>
                  <w:marBottom w:val="0"/>
                  <w:divBdr>
                    <w:top w:val="none" w:sz="0" w:space="0" w:color="auto"/>
                    <w:left w:val="none" w:sz="0" w:space="0" w:color="auto"/>
                    <w:bottom w:val="none" w:sz="0" w:space="0" w:color="auto"/>
                    <w:right w:val="none" w:sz="0" w:space="0" w:color="auto"/>
                  </w:divBdr>
                </w:div>
                <w:div w:id="40622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247561">
      <w:bodyDiv w:val="1"/>
      <w:marLeft w:val="0"/>
      <w:marRight w:val="0"/>
      <w:marTop w:val="0"/>
      <w:marBottom w:val="0"/>
      <w:divBdr>
        <w:top w:val="none" w:sz="0" w:space="0" w:color="auto"/>
        <w:left w:val="none" w:sz="0" w:space="0" w:color="auto"/>
        <w:bottom w:val="none" w:sz="0" w:space="0" w:color="auto"/>
        <w:right w:val="none" w:sz="0" w:space="0" w:color="auto"/>
      </w:divBdr>
      <w:divsChild>
        <w:div w:id="687096475">
          <w:marLeft w:val="0"/>
          <w:marRight w:val="0"/>
          <w:marTop w:val="0"/>
          <w:marBottom w:val="0"/>
          <w:divBdr>
            <w:top w:val="none" w:sz="0" w:space="0" w:color="auto"/>
            <w:left w:val="none" w:sz="0" w:space="0" w:color="auto"/>
            <w:bottom w:val="none" w:sz="0" w:space="0" w:color="auto"/>
            <w:right w:val="none" w:sz="0" w:space="0" w:color="auto"/>
          </w:divBdr>
        </w:div>
        <w:div w:id="461461245">
          <w:marLeft w:val="0"/>
          <w:marRight w:val="0"/>
          <w:marTop w:val="0"/>
          <w:marBottom w:val="0"/>
          <w:divBdr>
            <w:top w:val="none" w:sz="0" w:space="0" w:color="auto"/>
            <w:left w:val="none" w:sz="0" w:space="0" w:color="auto"/>
            <w:bottom w:val="none" w:sz="0" w:space="0" w:color="auto"/>
            <w:right w:val="none" w:sz="0" w:space="0" w:color="auto"/>
          </w:divBdr>
          <w:divsChild>
            <w:div w:id="1799909371">
              <w:marLeft w:val="0"/>
              <w:marRight w:val="0"/>
              <w:marTop w:val="0"/>
              <w:marBottom w:val="0"/>
              <w:divBdr>
                <w:top w:val="none" w:sz="0" w:space="0" w:color="auto"/>
                <w:left w:val="none" w:sz="0" w:space="0" w:color="auto"/>
                <w:bottom w:val="none" w:sz="0" w:space="0" w:color="auto"/>
                <w:right w:val="none" w:sz="0" w:space="0" w:color="auto"/>
              </w:divBdr>
              <w:divsChild>
                <w:div w:id="1095980481">
                  <w:marLeft w:val="0"/>
                  <w:marRight w:val="0"/>
                  <w:marTop w:val="0"/>
                  <w:marBottom w:val="0"/>
                  <w:divBdr>
                    <w:top w:val="none" w:sz="0" w:space="0" w:color="auto"/>
                    <w:left w:val="none" w:sz="0" w:space="0" w:color="auto"/>
                    <w:bottom w:val="none" w:sz="0" w:space="0" w:color="auto"/>
                    <w:right w:val="none" w:sz="0" w:space="0" w:color="auto"/>
                  </w:divBdr>
                  <w:divsChild>
                    <w:div w:id="1541018544">
                      <w:marLeft w:val="750"/>
                      <w:marRight w:val="75"/>
                      <w:marTop w:val="825"/>
                      <w:marBottom w:val="0"/>
                      <w:divBdr>
                        <w:top w:val="none" w:sz="0" w:space="0" w:color="auto"/>
                        <w:left w:val="none" w:sz="0" w:space="0" w:color="auto"/>
                        <w:bottom w:val="none" w:sz="0" w:space="0" w:color="auto"/>
                        <w:right w:val="none" w:sz="0" w:space="0" w:color="auto"/>
                      </w:divBdr>
                    </w:div>
                    <w:div w:id="1257637489">
                      <w:marLeft w:val="0"/>
                      <w:marRight w:val="120"/>
                      <w:marTop w:val="0"/>
                      <w:marBottom w:val="0"/>
                      <w:divBdr>
                        <w:top w:val="none" w:sz="0" w:space="0" w:color="auto"/>
                        <w:left w:val="none" w:sz="0" w:space="0" w:color="auto"/>
                        <w:bottom w:val="none" w:sz="0" w:space="0" w:color="auto"/>
                        <w:right w:val="none" w:sz="0" w:space="0" w:color="auto"/>
                      </w:divBdr>
                    </w:div>
                    <w:div w:id="697006093">
                      <w:marLeft w:val="0"/>
                      <w:marRight w:val="0"/>
                      <w:marTop w:val="0"/>
                      <w:marBottom w:val="0"/>
                      <w:divBdr>
                        <w:top w:val="none" w:sz="0" w:space="0" w:color="auto"/>
                        <w:left w:val="none" w:sz="0" w:space="0" w:color="auto"/>
                        <w:bottom w:val="none" w:sz="0" w:space="0" w:color="auto"/>
                        <w:right w:val="none" w:sz="0" w:space="0" w:color="auto"/>
                      </w:divBdr>
                    </w:div>
                    <w:div w:id="1266695654">
                      <w:marLeft w:val="0"/>
                      <w:marRight w:val="0"/>
                      <w:marTop w:val="0"/>
                      <w:marBottom w:val="0"/>
                      <w:divBdr>
                        <w:top w:val="none" w:sz="0" w:space="0" w:color="auto"/>
                        <w:left w:val="none" w:sz="0" w:space="0" w:color="auto"/>
                        <w:bottom w:val="none" w:sz="0" w:space="0" w:color="auto"/>
                        <w:right w:val="none" w:sz="0" w:space="0" w:color="auto"/>
                      </w:divBdr>
                      <w:divsChild>
                        <w:div w:id="98770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9697966">
      <w:bodyDiv w:val="1"/>
      <w:marLeft w:val="0"/>
      <w:marRight w:val="0"/>
      <w:marTop w:val="0"/>
      <w:marBottom w:val="0"/>
      <w:divBdr>
        <w:top w:val="none" w:sz="0" w:space="0" w:color="auto"/>
        <w:left w:val="none" w:sz="0" w:space="0" w:color="auto"/>
        <w:bottom w:val="none" w:sz="0" w:space="0" w:color="auto"/>
        <w:right w:val="none" w:sz="0" w:space="0" w:color="auto"/>
      </w:divBdr>
      <w:divsChild>
        <w:div w:id="431627250">
          <w:marLeft w:val="0"/>
          <w:marRight w:val="0"/>
          <w:marTop w:val="0"/>
          <w:marBottom w:val="0"/>
          <w:divBdr>
            <w:top w:val="single" w:sz="6" w:space="4" w:color="CCCCCC"/>
            <w:left w:val="single" w:sz="6" w:space="4" w:color="CCCCCC"/>
            <w:bottom w:val="single" w:sz="6" w:space="4" w:color="CCCCCC"/>
            <w:right w:val="single" w:sz="6" w:space="4" w:color="CCCCCC"/>
          </w:divBdr>
        </w:div>
        <w:div w:id="8610427">
          <w:marLeft w:val="0"/>
          <w:marRight w:val="0"/>
          <w:marTop w:val="0"/>
          <w:marBottom w:val="0"/>
          <w:divBdr>
            <w:top w:val="none" w:sz="0" w:space="0" w:color="auto"/>
            <w:left w:val="none" w:sz="0" w:space="0" w:color="auto"/>
            <w:bottom w:val="none" w:sz="0" w:space="0" w:color="auto"/>
            <w:right w:val="none" w:sz="0" w:space="0" w:color="auto"/>
          </w:divBdr>
          <w:divsChild>
            <w:div w:id="475073710">
              <w:marLeft w:val="0"/>
              <w:marRight w:val="0"/>
              <w:marTop w:val="0"/>
              <w:marBottom w:val="0"/>
              <w:divBdr>
                <w:top w:val="none" w:sz="0" w:space="0" w:color="auto"/>
                <w:left w:val="none" w:sz="0" w:space="0" w:color="auto"/>
                <w:bottom w:val="none" w:sz="0" w:space="0" w:color="auto"/>
                <w:right w:val="none" w:sz="0" w:space="0" w:color="auto"/>
              </w:divBdr>
            </w:div>
          </w:divsChild>
        </w:div>
        <w:div w:id="1698390025">
          <w:marLeft w:val="0"/>
          <w:marRight w:val="0"/>
          <w:marTop w:val="0"/>
          <w:marBottom w:val="0"/>
          <w:divBdr>
            <w:top w:val="none" w:sz="0" w:space="0" w:color="auto"/>
            <w:left w:val="none" w:sz="0" w:space="0" w:color="auto"/>
            <w:bottom w:val="none" w:sz="0" w:space="0" w:color="auto"/>
            <w:right w:val="none" w:sz="0" w:space="0" w:color="auto"/>
          </w:divBdr>
          <w:divsChild>
            <w:div w:id="96757273">
              <w:marLeft w:val="0"/>
              <w:marRight w:val="0"/>
              <w:marTop w:val="0"/>
              <w:marBottom w:val="0"/>
              <w:divBdr>
                <w:top w:val="none" w:sz="0" w:space="0" w:color="auto"/>
                <w:left w:val="none" w:sz="0" w:space="0" w:color="auto"/>
                <w:bottom w:val="none" w:sz="0" w:space="0" w:color="auto"/>
                <w:right w:val="none" w:sz="0" w:space="0" w:color="auto"/>
              </w:divBdr>
              <w:divsChild>
                <w:div w:id="1091126773">
                  <w:marLeft w:val="0"/>
                  <w:marRight w:val="0"/>
                  <w:marTop w:val="0"/>
                  <w:marBottom w:val="0"/>
                  <w:divBdr>
                    <w:top w:val="none" w:sz="0" w:space="0" w:color="auto"/>
                    <w:left w:val="none" w:sz="0" w:space="0" w:color="auto"/>
                    <w:bottom w:val="none" w:sz="0" w:space="0" w:color="auto"/>
                    <w:right w:val="none" w:sz="0" w:space="0" w:color="auto"/>
                  </w:divBdr>
                  <w:divsChild>
                    <w:div w:id="118381696">
                      <w:marLeft w:val="0"/>
                      <w:marRight w:val="0"/>
                      <w:marTop w:val="0"/>
                      <w:marBottom w:val="0"/>
                      <w:divBdr>
                        <w:top w:val="none" w:sz="0" w:space="0" w:color="auto"/>
                        <w:left w:val="none" w:sz="0" w:space="0" w:color="auto"/>
                        <w:bottom w:val="none" w:sz="0" w:space="0" w:color="auto"/>
                        <w:right w:val="none" w:sz="0" w:space="0" w:color="auto"/>
                      </w:divBdr>
                    </w:div>
                    <w:div w:id="1487013224">
                      <w:marLeft w:val="0"/>
                      <w:marRight w:val="0"/>
                      <w:marTop w:val="0"/>
                      <w:marBottom w:val="0"/>
                      <w:divBdr>
                        <w:top w:val="none" w:sz="0" w:space="0" w:color="auto"/>
                        <w:left w:val="none" w:sz="0" w:space="0" w:color="auto"/>
                        <w:bottom w:val="none" w:sz="0" w:space="0" w:color="auto"/>
                        <w:right w:val="none" w:sz="0" w:space="0" w:color="auto"/>
                      </w:divBdr>
                    </w:div>
                    <w:div w:id="659770883">
                      <w:marLeft w:val="0"/>
                      <w:marRight w:val="0"/>
                      <w:marTop w:val="0"/>
                      <w:marBottom w:val="0"/>
                      <w:divBdr>
                        <w:top w:val="none" w:sz="0" w:space="0" w:color="auto"/>
                        <w:left w:val="none" w:sz="0" w:space="0" w:color="auto"/>
                        <w:bottom w:val="none" w:sz="0" w:space="0" w:color="auto"/>
                        <w:right w:val="none" w:sz="0" w:space="0" w:color="auto"/>
                      </w:divBdr>
                    </w:div>
                    <w:div w:id="1543178034">
                      <w:marLeft w:val="0"/>
                      <w:marRight w:val="0"/>
                      <w:marTop w:val="0"/>
                      <w:marBottom w:val="0"/>
                      <w:divBdr>
                        <w:top w:val="none" w:sz="0" w:space="0" w:color="auto"/>
                        <w:left w:val="none" w:sz="0" w:space="0" w:color="auto"/>
                        <w:bottom w:val="none" w:sz="0" w:space="0" w:color="auto"/>
                        <w:right w:val="none" w:sz="0" w:space="0" w:color="auto"/>
                      </w:divBdr>
                    </w:div>
                    <w:div w:id="462622729">
                      <w:marLeft w:val="0"/>
                      <w:marRight w:val="0"/>
                      <w:marTop w:val="0"/>
                      <w:marBottom w:val="0"/>
                      <w:divBdr>
                        <w:top w:val="none" w:sz="0" w:space="0" w:color="auto"/>
                        <w:left w:val="none" w:sz="0" w:space="0" w:color="auto"/>
                        <w:bottom w:val="none" w:sz="0" w:space="0" w:color="auto"/>
                        <w:right w:val="none" w:sz="0" w:space="0" w:color="auto"/>
                      </w:divBdr>
                    </w:div>
                    <w:div w:id="1285309996">
                      <w:marLeft w:val="0"/>
                      <w:marRight w:val="0"/>
                      <w:marTop w:val="0"/>
                      <w:marBottom w:val="0"/>
                      <w:divBdr>
                        <w:top w:val="none" w:sz="0" w:space="0" w:color="auto"/>
                        <w:left w:val="none" w:sz="0" w:space="0" w:color="auto"/>
                        <w:bottom w:val="none" w:sz="0" w:space="0" w:color="auto"/>
                        <w:right w:val="none" w:sz="0" w:space="0" w:color="auto"/>
                      </w:divBdr>
                    </w:div>
                    <w:div w:id="1152016901">
                      <w:marLeft w:val="0"/>
                      <w:marRight w:val="0"/>
                      <w:marTop w:val="0"/>
                      <w:marBottom w:val="0"/>
                      <w:divBdr>
                        <w:top w:val="none" w:sz="0" w:space="0" w:color="auto"/>
                        <w:left w:val="none" w:sz="0" w:space="0" w:color="auto"/>
                        <w:bottom w:val="none" w:sz="0" w:space="0" w:color="auto"/>
                        <w:right w:val="none" w:sz="0" w:space="0" w:color="auto"/>
                      </w:divBdr>
                    </w:div>
                    <w:div w:id="1494951844">
                      <w:marLeft w:val="0"/>
                      <w:marRight w:val="0"/>
                      <w:marTop w:val="0"/>
                      <w:marBottom w:val="0"/>
                      <w:divBdr>
                        <w:top w:val="none" w:sz="0" w:space="0" w:color="auto"/>
                        <w:left w:val="none" w:sz="0" w:space="0" w:color="auto"/>
                        <w:bottom w:val="none" w:sz="0" w:space="0" w:color="auto"/>
                        <w:right w:val="none" w:sz="0" w:space="0" w:color="auto"/>
                      </w:divBdr>
                    </w:div>
                    <w:div w:id="799615609">
                      <w:marLeft w:val="0"/>
                      <w:marRight w:val="0"/>
                      <w:marTop w:val="0"/>
                      <w:marBottom w:val="0"/>
                      <w:divBdr>
                        <w:top w:val="none" w:sz="0" w:space="0" w:color="auto"/>
                        <w:left w:val="none" w:sz="0" w:space="0" w:color="auto"/>
                        <w:bottom w:val="none" w:sz="0" w:space="0" w:color="auto"/>
                        <w:right w:val="none" w:sz="0" w:space="0" w:color="auto"/>
                      </w:divBdr>
                    </w:div>
                    <w:div w:id="1518427575">
                      <w:marLeft w:val="0"/>
                      <w:marRight w:val="0"/>
                      <w:marTop w:val="0"/>
                      <w:marBottom w:val="0"/>
                      <w:divBdr>
                        <w:top w:val="none" w:sz="0" w:space="0" w:color="auto"/>
                        <w:left w:val="none" w:sz="0" w:space="0" w:color="auto"/>
                        <w:bottom w:val="none" w:sz="0" w:space="0" w:color="auto"/>
                        <w:right w:val="none" w:sz="0" w:space="0" w:color="auto"/>
                      </w:divBdr>
                    </w:div>
                    <w:div w:id="230383335">
                      <w:marLeft w:val="0"/>
                      <w:marRight w:val="0"/>
                      <w:marTop w:val="0"/>
                      <w:marBottom w:val="0"/>
                      <w:divBdr>
                        <w:top w:val="none" w:sz="0" w:space="0" w:color="auto"/>
                        <w:left w:val="none" w:sz="0" w:space="0" w:color="auto"/>
                        <w:bottom w:val="none" w:sz="0" w:space="0" w:color="auto"/>
                        <w:right w:val="none" w:sz="0" w:space="0" w:color="auto"/>
                      </w:divBdr>
                    </w:div>
                    <w:div w:id="19754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518963">
                  <w:marLeft w:val="0"/>
                  <w:marRight w:val="0"/>
                  <w:marTop w:val="0"/>
                  <w:marBottom w:val="0"/>
                  <w:divBdr>
                    <w:top w:val="none" w:sz="0" w:space="0" w:color="auto"/>
                    <w:left w:val="none" w:sz="0" w:space="0" w:color="auto"/>
                    <w:bottom w:val="none" w:sz="0" w:space="0" w:color="auto"/>
                    <w:right w:val="none" w:sz="0" w:space="0" w:color="auto"/>
                  </w:divBdr>
                  <w:divsChild>
                    <w:div w:id="1494492419">
                      <w:marLeft w:val="0"/>
                      <w:marRight w:val="0"/>
                      <w:marTop w:val="0"/>
                      <w:marBottom w:val="0"/>
                      <w:divBdr>
                        <w:top w:val="none" w:sz="0" w:space="0" w:color="auto"/>
                        <w:left w:val="none" w:sz="0" w:space="0" w:color="auto"/>
                        <w:bottom w:val="none" w:sz="0" w:space="0" w:color="auto"/>
                        <w:right w:val="none" w:sz="0" w:space="0" w:color="auto"/>
                      </w:divBdr>
                    </w:div>
                    <w:div w:id="190074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5018667">
      <w:bodyDiv w:val="1"/>
      <w:marLeft w:val="0"/>
      <w:marRight w:val="0"/>
      <w:marTop w:val="0"/>
      <w:marBottom w:val="0"/>
      <w:divBdr>
        <w:top w:val="none" w:sz="0" w:space="0" w:color="auto"/>
        <w:left w:val="none" w:sz="0" w:space="0" w:color="auto"/>
        <w:bottom w:val="none" w:sz="0" w:space="0" w:color="auto"/>
        <w:right w:val="none" w:sz="0" w:space="0" w:color="auto"/>
      </w:divBdr>
    </w:div>
    <w:div w:id="1648970828">
      <w:bodyDiv w:val="1"/>
      <w:marLeft w:val="0"/>
      <w:marRight w:val="0"/>
      <w:marTop w:val="0"/>
      <w:marBottom w:val="0"/>
      <w:divBdr>
        <w:top w:val="none" w:sz="0" w:space="0" w:color="auto"/>
        <w:left w:val="none" w:sz="0" w:space="0" w:color="auto"/>
        <w:bottom w:val="none" w:sz="0" w:space="0" w:color="auto"/>
        <w:right w:val="none" w:sz="0" w:space="0" w:color="auto"/>
      </w:divBdr>
    </w:div>
    <w:div w:id="1712608934">
      <w:bodyDiv w:val="1"/>
      <w:marLeft w:val="0"/>
      <w:marRight w:val="0"/>
      <w:marTop w:val="0"/>
      <w:marBottom w:val="0"/>
      <w:divBdr>
        <w:top w:val="none" w:sz="0" w:space="0" w:color="auto"/>
        <w:left w:val="none" w:sz="0" w:space="0" w:color="auto"/>
        <w:bottom w:val="none" w:sz="0" w:space="0" w:color="auto"/>
        <w:right w:val="none" w:sz="0" w:space="0" w:color="auto"/>
      </w:divBdr>
    </w:div>
    <w:div w:id="1729112450">
      <w:bodyDiv w:val="1"/>
      <w:marLeft w:val="0"/>
      <w:marRight w:val="0"/>
      <w:marTop w:val="0"/>
      <w:marBottom w:val="0"/>
      <w:divBdr>
        <w:top w:val="none" w:sz="0" w:space="0" w:color="auto"/>
        <w:left w:val="none" w:sz="0" w:space="0" w:color="auto"/>
        <w:bottom w:val="none" w:sz="0" w:space="0" w:color="auto"/>
        <w:right w:val="none" w:sz="0" w:space="0" w:color="auto"/>
      </w:divBdr>
      <w:divsChild>
        <w:div w:id="694503946">
          <w:marLeft w:val="0"/>
          <w:marRight w:val="0"/>
          <w:marTop w:val="0"/>
          <w:marBottom w:val="0"/>
          <w:divBdr>
            <w:top w:val="none" w:sz="0" w:space="0" w:color="auto"/>
            <w:left w:val="none" w:sz="0" w:space="0" w:color="auto"/>
            <w:bottom w:val="none" w:sz="0" w:space="0" w:color="auto"/>
            <w:right w:val="none" w:sz="0" w:space="0" w:color="auto"/>
          </w:divBdr>
        </w:div>
      </w:divsChild>
    </w:div>
    <w:div w:id="1752851979">
      <w:bodyDiv w:val="1"/>
      <w:marLeft w:val="0"/>
      <w:marRight w:val="0"/>
      <w:marTop w:val="0"/>
      <w:marBottom w:val="0"/>
      <w:divBdr>
        <w:top w:val="none" w:sz="0" w:space="0" w:color="auto"/>
        <w:left w:val="none" w:sz="0" w:space="0" w:color="auto"/>
        <w:bottom w:val="none" w:sz="0" w:space="0" w:color="auto"/>
        <w:right w:val="none" w:sz="0" w:space="0" w:color="auto"/>
      </w:divBdr>
    </w:div>
    <w:div w:id="1778792987">
      <w:bodyDiv w:val="1"/>
      <w:marLeft w:val="0"/>
      <w:marRight w:val="0"/>
      <w:marTop w:val="0"/>
      <w:marBottom w:val="0"/>
      <w:divBdr>
        <w:top w:val="none" w:sz="0" w:space="0" w:color="auto"/>
        <w:left w:val="none" w:sz="0" w:space="0" w:color="auto"/>
        <w:bottom w:val="none" w:sz="0" w:space="0" w:color="auto"/>
        <w:right w:val="none" w:sz="0" w:space="0" w:color="auto"/>
      </w:divBdr>
    </w:div>
    <w:div w:id="1808009358">
      <w:bodyDiv w:val="1"/>
      <w:marLeft w:val="0"/>
      <w:marRight w:val="0"/>
      <w:marTop w:val="0"/>
      <w:marBottom w:val="0"/>
      <w:divBdr>
        <w:top w:val="none" w:sz="0" w:space="0" w:color="auto"/>
        <w:left w:val="none" w:sz="0" w:space="0" w:color="auto"/>
        <w:bottom w:val="none" w:sz="0" w:space="0" w:color="auto"/>
        <w:right w:val="none" w:sz="0" w:space="0" w:color="auto"/>
      </w:divBdr>
      <w:divsChild>
        <w:div w:id="1702514420">
          <w:marLeft w:val="0"/>
          <w:marRight w:val="0"/>
          <w:marTop w:val="0"/>
          <w:marBottom w:val="0"/>
          <w:divBdr>
            <w:top w:val="none" w:sz="0" w:space="0" w:color="auto"/>
            <w:left w:val="none" w:sz="0" w:space="0" w:color="auto"/>
            <w:bottom w:val="none" w:sz="0" w:space="0" w:color="auto"/>
            <w:right w:val="none" w:sz="0" w:space="0" w:color="auto"/>
          </w:divBdr>
        </w:div>
        <w:div w:id="1554803726">
          <w:marLeft w:val="0"/>
          <w:marRight w:val="0"/>
          <w:marTop w:val="0"/>
          <w:marBottom w:val="0"/>
          <w:divBdr>
            <w:top w:val="none" w:sz="0" w:space="0" w:color="auto"/>
            <w:left w:val="none" w:sz="0" w:space="0" w:color="auto"/>
            <w:bottom w:val="none" w:sz="0" w:space="0" w:color="auto"/>
            <w:right w:val="none" w:sz="0" w:space="0" w:color="auto"/>
          </w:divBdr>
          <w:divsChild>
            <w:div w:id="1845513928">
              <w:marLeft w:val="0"/>
              <w:marRight w:val="0"/>
              <w:marTop w:val="0"/>
              <w:marBottom w:val="0"/>
              <w:divBdr>
                <w:top w:val="none" w:sz="0" w:space="0" w:color="auto"/>
                <w:left w:val="none" w:sz="0" w:space="0" w:color="auto"/>
                <w:bottom w:val="none" w:sz="0" w:space="0" w:color="auto"/>
                <w:right w:val="none" w:sz="0" w:space="0" w:color="auto"/>
              </w:divBdr>
              <w:divsChild>
                <w:div w:id="1562207147">
                  <w:marLeft w:val="0"/>
                  <w:marRight w:val="0"/>
                  <w:marTop w:val="0"/>
                  <w:marBottom w:val="0"/>
                  <w:divBdr>
                    <w:top w:val="none" w:sz="0" w:space="0" w:color="auto"/>
                    <w:left w:val="none" w:sz="0" w:space="0" w:color="auto"/>
                    <w:bottom w:val="none" w:sz="0" w:space="0" w:color="auto"/>
                    <w:right w:val="none" w:sz="0" w:space="0" w:color="auto"/>
                  </w:divBdr>
                  <w:divsChild>
                    <w:div w:id="1344891595">
                      <w:marLeft w:val="2250"/>
                      <w:marRight w:val="1200"/>
                      <w:marTop w:val="0"/>
                      <w:marBottom w:val="0"/>
                      <w:divBdr>
                        <w:top w:val="none" w:sz="0" w:space="0" w:color="auto"/>
                        <w:left w:val="none" w:sz="0" w:space="0" w:color="auto"/>
                        <w:bottom w:val="none" w:sz="0" w:space="0" w:color="auto"/>
                        <w:right w:val="none" w:sz="0" w:space="0" w:color="auto"/>
                      </w:divBdr>
                    </w:div>
                  </w:divsChild>
                </w:div>
                <w:div w:id="127095941">
                  <w:marLeft w:val="0"/>
                  <w:marRight w:val="0"/>
                  <w:marTop w:val="0"/>
                  <w:marBottom w:val="0"/>
                  <w:divBdr>
                    <w:top w:val="none" w:sz="0" w:space="0" w:color="auto"/>
                    <w:left w:val="none" w:sz="0" w:space="0" w:color="auto"/>
                    <w:bottom w:val="none" w:sz="0" w:space="0" w:color="auto"/>
                    <w:right w:val="none" w:sz="0" w:space="0" w:color="auto"/>
                  </w:divBdr>
                </w:div>
                <w:div w:id="459956069">
                  <w:marLeft w:val="0"/>
                  <w:marRight w:val="0"/>
                  <w:marTop w:val="0"/>
                  <w:marBottom w:val="0"/>
                  <w:divBdr>
                    <w:top w:val="none" w:sz="0" w:space="0" w:color="auto"/>
                    <w:left w:val="none" w:sz="0" w:space="0" w:color="auto"/>
                    <w:bottom w:val="none" w:sz="0" w:space="0" w:color="auto"/>
                    <w:right w:val="none" w:sz="0" w:space="0" w:color="auto"/>
                  </w:divBdr>
                </w:div>
                <w:div w:id="1887139805">
                  <w:marLeft w:val="0"/>
                  <w:marRight w:val="0"/>
                  <w:marTop w:val="0"/>
                  <w:marBottom w:val="0"/>
                  <w:divBdr>
                    <w:top w:val="none" w:sz="0" w:space="0" w:color="auto"/>
                    <w:left w:val="none" w:sz="0" w:space="0" w:color="auto"/>
                    <w:bottom w:val="none" w:sz="0" w:space="0" w:color="auto"/>
                    <w:right w:val="none" w:sz="0" w:space="0" w:color="auto"/>
                  </w:divBdr>
                  <w:divsChild>
                    <w:div w:id="2064325027">
                      <w:marLeft w:val="0"/>
                      <w:marRight w:val="120"/>
                      <w:marTop w:val="0"/>
                      <w:marBottom w:val="0"/>
                      <w:divBdr>
                        <w:top w:val="none" w:sz="0" w:space="0" w:color="auto"/>
                        <w:left w:val="none" w:sz="0" w:space="0" w:color="auto"/>
                        <w:bottom w:val="none" w:sz="0" w:space="0" w:color="auto"/>
                        <w:right w:val="none" w:sz="0" w:space="0" w:color="auto"/>
                      </w:divBdr>
                    </w:div>
                    <w:div w:id="120000241">
                      <w:marLeft w:val="675"/>
                      <w:marRight w:val="0"/>
                      <w:marTop w:val="0"/>
                      <w:marBottom w:val="0"/>
                      <w:divBdr>
                        <w:top w:val="none" w:sz="0" w:space="0" w:color="auto"/>
                        <w:left w:val="none" w:sz="0" w:space="0" w:color="auto"/>
                        <w:bottom w:val="none" w:sz="0" w:space="0" w:color="auto"/>
                        <w:right w:val="none" w:sz="0" w:space="0" w:color="auto"/>
                      </w:divBdr>
                    </w:div>
                  </w:divsChild>
                </w:div>
                <w:div w:id="277303449">
                  <w:marLeft w:val="0"/>
                  <w:marRight w:val="0"/>
                  <w:marTop w:val="0"/>
                  <w:marBottom w:val="0"/>
                  <w:divBdr>
                    <w:top w:val="none" w:sz="0" w:space="0" w:color="auto"/>
                    <w:left w:val="none" w:sz="0" w:space="0" w:color="auto"/>
                    <w:bottom w:val="none" w:sz="0" w:space="0" w:color="auto"/>
                    <w:right w:val="none" w:sz="0" w:space="0" w:color="auto"/>
                  </w:divBdr>
                </w:div>
                <w:div w:id="826750669">
                  <w:marLeft w:val="0"/>
                  <w:marRight w:val="0"/>
                  <w:marTop w:val="0"/>
                  <w:marBottom w:val="0"/>
                  <w:divBdr>
                    <w:top w:val="none" w:sz="0" w:space="0" w:color="auto"/>
                    <w:left w:val="none" w:sz="0" w:space="0" w:color="auto"/>
                    <w:bottom w:val="none" w:sz="0" w:space="0" w:color="auto"/>
                    <w:right w:val="none" w:sz="0" w:space="0" w:color="auto"/>
                  </w:divBdr>
                </w:div>
                <w:div w:id="1704482385">
                  <w:marLeft w:val="0"/>
                  <w:marRight w:val="0"/>
                  <w:marTop w:val="0"/>
                  <w:marBottom w:val="0"/>
                  <w:divBdr>
                    <w:top w:val="none" w:sz="0" w:space="0" w:color="auto"/>
                    <w:left w:val="none" w:sz="0" w:space="0" w:color="auto"/>
                    <w:bottom w:val="none" w:sz="0" w:space="0" w:color="auto"/>
                    <w:right w:val="none" w:sz="0" w:space="0" w:color="auto"/>
                  </w:divBdr>
                </w:div>
                <w:div w:id="952399139">
                  <w:marLeft w:val="0"/>
                  <w:marRight w:val="0"/>
                  <w:marTop w:val="0"/>
                  <w:marBottom w:val="0"/>
                  <w:divBdr>
                    <w:top w:val="none" w:sz="0" w:space="0" w:color="auto"/>
                    <w:left w:val="none" w:sz="0" w:space="0" w:color="auto"/>
                    <w:bottom w:val="none" w:sz="0" w:space="0" w:color="auto"/>
                    <w:right w:val="none" w:sz="0" w:space="0" w:color="auto"/>
                  </w:divBdr>
                  <w:divsChild>
                    <w:div w:id="152740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1407333">
      <w:bodyDiv w:val="1"/>
      <w:marLeft w:val="0"/>
      <w:marRight w:val="0"/>
      <w:marTop w:val="0"/>
      <w:marBottom w:val="0"/>
      <w:divBdr>
        <w:top w:val="none" w:sz="0" w:space="0" w:color="auto"/>
        <w:left w:val="none" w:sz="0" w:space="0" w:color="auto"/>
        <w:bottom w:val="none" w:sz="0" w:space="0" w:color="auto"/>
        <w:right w:val="none" w:sz="0" w:space="0" w:color="auto"/>
      </w:divBdr>
    </w:div>
    <w:div w:id="1885873787">
      <w:bodyDiv w:val="1"/>
      <w:marLeft w:val="0"/>
      <w:marRight w:val="0"/>
      <w:marTop w:val="0"/>
      <w:marBottom w:val="0"/>
      <w:divBdr>
        <w:top w:val="none" w:sz="0" w:space="0" w:color="auto"/>
        <w:left w:val="none" w:sz="0" w:space="0" w:color="auto"/>
        <w:bottom w:val="none" w:sz="0" w:space="0" w:color="auto"/>
        <w:right w:val="none" w:sz="0" w:space="0" w:color="auto"/>
      </w:divBdr>
      <w:divsChild>
        <w:div w:id="1284268942">
          <w:marLeft w:val="0"/>
          <w:marRight w:val="0"/>
          <w:marTop w:val="0"/>
          <w:marBottom w:val="0"/>
          <w:divBdr>
            <w:top w:val="none" w:sz="0" w:space="0" w:color="auto"/>
            <w:left w:val="none" w:sz="0" w:space="0" w:color="auto"/>
            <w:bottom w:val="none" w:sz="0" w:space="0" w:color="auto"/>
            <w:right w:val="none" w:sz="0" w:space="0" w:color="auto"/>
          </w:divBdr>
        </w:div>
      </w:divsChild>
    </w:div>
    <w:div w:id="1901479049">
      <w:bodyDiv w:val="1"/>
      <w:marLeft w:val="0"/>
      <w:marRight w:val="0"/>
      <w:marTop w:val="0"/>
      <w:marBottom w:val="0"/>
      <w:divBdr>
        <w:top w:val="none" w:sz="0" w:space="0" w:color="auto"/>
        <w:left w:val="none" w:sz="0" w:space="0" w:color="auto"/>
        <w:bottom w:val="none" w:sz="0" w:space="0" w:color="auto"/>
        <w:right w:val="none" w:sz="0" w:space="0" w:color="auto"/>
      </w:divBdr>
    </w:div>
    <w:div w:id="1913461369">
      <w:bodyDiv w:val="1"/>
      <w:marLeft w:val="0"/>
      <w:marRight w:val="0"/>
      <w:marTop w:val="0"/>
      <w:marBottom w:val="0"/>
      <w:divBdr>
        <w:top w:val="none" w:sz="0" w:space="0" w:color="auto"/>
        <w:left w:val="none" w:sz="0" w:space="0" w:color="auto"/>
        <w:bottom w:val="none" w:sz="0" w:space="0" w:color="auto"/>
        <w:right w:val="none" w:sz="0" w:space="0" w:color="auto"/>
      </w:divBdr>
      <w:divsChild>
        <w:div w:id="1204366259">
          <w:marLeft w:val="0"/>
          <w:marRight w:val="0"/>
          <w:marTop w:val="0"/>
          <w:marBottom w:val="0"/>
          <w:divBdr>
            <w:top w:val="none" w:sz="0" w:space="0" w:color="auto"/>
            <w:left w:val="none" w:sz="0" w:space="0" w:color="auto"/>
            <w:bottom w:val="none" w:sz="0" w:space="0" w:color="auto"/>
            <w:right w:val="none" w:sz="0" w:space="0" w:color="auto"/>
          </w:divBdr>
        </w:div>
        <w:div w:id="1960406734">
          <w:marLeft w:val="0"/>
          <w:marRight w:val="0"/>
          <w:marTop w:val="0"/>
          <w:marBottom w:val="0"/>
          <w:divBdr>
            <w:top w:val="none" w:sz="0" w:space="0" w:color="auto"/>
            <w:left w:val="none" w:sz="0" w:space="0" w:color="auto"/>
            <w:bottom w:val="none" w:sz="0" w:space="0" w:color="auto"/>
            <w:right w:val="none" w:sz="0" w:space="0" w:color="auto"/>
          </w:divBdr>
          <w:divsChild>
            <w:div w:id="38989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097320">
      <w:bodyDiv w:val="1"/>
      <w:marLeft w:val="0"/>
      <w:marRight w:val="0"/>
      <w:marTop w:val="0"/>
      <w:marBottom w:val="0"/>
      <w:divBdr>
        <w:top w:val="none" w:sz="0" w:space="0" w:color="auto"/>
        <w:left w:val="none" w:sz="0" w:space="0" w:color="auto"/>
        <w:bottom w:val="none" w:sz="0" w:space="0" w:color="auto"/>
        <w:right w:val="none" w:sz="0" w:space="0" w:color="auto"/>
      </w:divBdr>
    </w:div>
    <w:div w:id="1961767614">
      <w:bodyDiv w:val="1"/>
      <w:marLeft w:val="0"/>
      <w:marRight w:val="0"/>
      <w:marTop w:val="0"/>
      <w:marBottom w:val="0"/>
      <w:divBdr>
        <w:top w:val="none" w:sz="0" w:space="0" w:color="auto"/>
        <w:left w:val="none" w:sz="0" w:space="0" w:color="auto"/>
        <w:bottom w:val="none" w:sz="0" w:space="0" w:color="auto"/>
        <w:right w:val="none" w:sz="0" w:space="0" w:color="auto"/>
      </w:divBdr>
      <w:divsChild>
        <w:div w:id="294992491">
          <w:marLeft w:val="0"/>
          <w:marRight w:val="0"/>
          <w:marTop w:val="0"/>
          <w:marBottom w:val="120"/>
          <w:divBdr>
            <w:top w:val="single" w:sz="6" w:space="0" w:color="D5DDC6"/>
            <w:left w:val="single" w:sz="24" w:space="0" w:color="66BB55"/>
            <w:bottom w:val="single" w:sz="6" w:space="0" w:color="D5DDC6"/>
            <w:right w:val="single" w:sz="6" w:space="0" w:color="D5DDC6"/>
          </w:divBdr>
        </w:div>
        <w:div w:id="1058088688">
          <w:marLeft w:val="0"/>
          <w:marRight w:val="0"/>
          <w:marTop w:val="0"/>
          <w:marBottom w:val="120"/>
          <w:divBdr>
            <w:top w:val="single" w:sz="6" w:space="0" w:color="D5DDC6"/>
            <w:left w:val="single" w:sz="24" w:space="0" w:color="66BB55"/>
            <w:bottom w:val="single" w:sz="6" w:space="0" w:color="D5DDC6"/>
            <w:right w:val="single" w:sz="6" w:space="0" w:color="D5DDC6"/>
          </w:divBdr>
        </w:div>
        <w:div w:id="1618638822">
          <w:marLeft w:val="0"/>
          <w:marRight w:val="0"/>
          <w:marTop w:val="0"/>
          <w:marBottom w:val="120"/>
          <w:divBdr>
            <w:top w:val="single" w:sz="6" w:space="0" w:color="D5DDC6"/>
            <w:left w:val="single" w:sz="24" w:space="0" w:color="66BB55"/>
            <w:bottom w:val="single" w:sz="6" w:space="0" w:color="D5DDC6"/>
            <w:right w:val="single" w:sz="6" w:space="0" w:color="D5DDC6"/>
          </w:divBdr>
        </w:div>
        <w:div w:id="1977682192">
          <w:marLeft w:val="0"/>
          <w:marRight w:val="0"/>
          <w:marTop w:val="0"/>
          <w:marBottom w:val="120"/>
          <w:divBdr>
            <w:top w:val="single" w:sz="6" w:space="0" w:color="D5DDC6"/>
            <w:left w:val="single" w:sz="24" w:space="0" w:color="66BB55"/>
            <w:bottom w:val="single" w:sz="6" w:space="0" w:color="D5DDC6"/>
            <w:right w:val="single" w:sz="6" w:space="0" w:color="D5DDC6"/>
          </w:divBdr>
        </w:div>
        <w:div w:id="2084453468">
          <w:marLeft w:val="0"/>
          <w:marRight w:val="0"/>
          <w:marTop w:val="0"/>
          <w:marBottom w:val="120"/>
          <w:divBdr>
            <w:top w:val="single" w:sz="6" w:space="0" w:color="D5DDC6"/>
            <w:left w:val="single" w:sz="24" w:space="0" w:color="66BB55"/>
            <w:bottom w:val="single" w:sz="6" w:space="0" w:color="D5DDC6"/>
            <w:right w:val="single" w:sz="6" w:space="0" w:color="D5DDC6"/>
          </w:divBdr>
        </w:div>
        <w:div w:id="1591550400">
          <w:marLeft w:val="0"/>
          <w:marRight w:val="0"/>
          <w:marTop w:val="0"/>
          <w:marBottom w:val="120"/>
          <w:divBdr>
            <w:top w:val="single" w:sz="6" w:space="0" w:color="D5DDC6"/>
            <w:left w:val="single" w:sz="24" w:space="0" w:color="66BB55"/>
            <w:bottom w:val="single" w:sz="6" w:space="0" w:color="D5DDC6"/>
            <w:right w:val="single" w:sz="6" w:space="0" w:color="D5DDC6"/>
          </w:divBdr>
        </w:div>
        <w:div w:id="1502087153">
          <w:marLeft w:val="0"/>
          <w:marRight w:val="0"/>
          <w:marTop w:val="0"/>
          <w:marBottom w:val="120"/>
          <w:divBdr>
            <w:top w:val="single" w:sz="6" w:space="0" w:color="D5DDC6"/>
            <w:left w:val="single" w:sz="24" w:space="0" w:color="66BB55"/>
            <w:bottom w:val="single" w:sz="6" w:space="0" w:color="D5DDC6"/>
            <w:right w:val="single" w:sz="6" w:space="0" w:color="D5DDC6"/>
          </w:divBdr>
        </w:div>
        <w:div w:id="1326282616">
          <w:marLeft w:val="0"/>
          <w:marRight w:val="0"/>
          <w:marTop w:val="0"/>
          <w:marBottom w:val="120"/>
          <w:divBdr>
            <w:top w:val="single" w:sz="6" w:space="0" w:color="D5DDC6"/>
            <w:left w:val="single" w:sz="24" w:space="0" w:color="66BB55"/>
            <w:bottom w:val="single" w:sz="6" w:space="0" w:color="D5DDC6"/>
            <w:right w:val="single" w:sz="6" w:space="0" w:color="D5DDC6"/>
          </w:divBdr>
        </w:div>
        <w:div w:id="1811047606">
          <w:marLeft w:val="0"/>
          <w:marRight w:val="0"/>
          <w:marTop w:val="0"/>
          <w:marBottom w:val="120"/>
          <w:divBdr>
            <w:top w:val="single" w:sz="6" w:space="0" w:color="D5DDC6"/>
            <w:left w:val="single" w:sz="24" w:space="0" w:color="66BB55"/>
            <w:bottom w:val="single" w:sz="6" w:space="0" w:color="D5DDC6"/>
            <w:right w:val="single" w:sz="6" w:space="0" w:color="D5DDC6"/>
          </w:divBdr>
        </w:div>
        <w:div w:id="759178745">
          <w:marLeft w:val="0"/>
          <w:marRight w:val="0"/>
          <w:marTop w:val="0"/>
          <w:marBottom w:val="120"/>
          <w:divBdr>
            <w:top w:val="single" w:sz="6" w:space="0" w:color="D5DDC6"/>
            <w:left w:val="single" w:sz="24" w:space="0" w:color="66BB55"/>
            <w:bottom w:val="single" w:sz="6" w:space="0" w:color="D5DDC6"/>
            <w:right w:val="single" w:sz="6" w:space="0" w:color="D5DDC6"/>
          </w:divBdr>
        </w:div>
        <w:div w:id="1296907601">
          <w:marLeft w:val="0"/>
          <w:marRight w:val="0"/>
          <w:marTop w:val="0"/>
          <w:marBottom w:val="120"/>
          <w:divBdr>
            <w:top w:val="single" w:sz="6" w:space="0" w:color="D5DDC6"/>
            <w:left w:val="single" w:sz="24" w:space="0" w:color="66BB55"/>
            <w:bottom w:val="single" w:sz="6" w:space="0" w:color="D5DDC6"/>
            <w:right w:val="single" w:sz="6" w:space="0" w:color="D5DDC6"/>
          </w:divBdr>
        </w:div>
        <w:div w:id="2100713997">
          <w:marLeft w:val="0"/>
          <w:marRight w:val="0"/>
          <w:marTop w:val="0"/>
          <w:marBottom w:val="120"/>
          <w:divBdr>
            <w:top w:val="single" w:sz="6" w:space="0" w:color="D5DDC6"/>
            <w:left w:val="single" w:sz="24" w:space="0" w:color="66BB55"/>
            <w:bottom w:val="single" w:sz="6" w:space="0" w:color="D5DDC6"/>
            <w:right w:val="single" w:sz="6" w:space="0" w:color="D5DDC6"/>
          </w:divBdr>
        </w:div>
        <w:div w:id="1412117837">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962178905">
      <w:bodyDiv w:val="1"/>
      <w:marLeft w:val="0"/>
      <w:marRight w:val="0"/>
      <w:marTop w:val="0"/>
      <w:marBottom w:val="0"/>
      <w:divBdr>
        <w:top w:val="none" w:sz="0" w:space="0" w:color="auto"/>
        <w:left w:val="none" w:sz="0" w:space="0" w:color="auto"/>
        <w:bottom w:val="none" w:sz="0" w:space="0" w:color="auto"/>
        <w:right w:val="none" w:sz="0" w:space="0" w:color="auto"/>
      </w:divBdr>
    </w:div>
    <w:div w:id="2009867342">
      <w:bodyDiv w:val="1"/>
      <w:marLeft w:val="0"/>
      <w:marRight w:val="0"/>
      <w:marTop w:val="0"/>
      <w:marBottom w:val="0"/>
      <w:divBdr>
        <w:top w:val="none" w:sz="0" w:space="0" w:color="auto"/>
        <w:left w:val="none" w:sz="0" w:space="0" w:color="auto"/>
        <w:bottom w:val="none" w:sz="0" w:space="0" w:color="auto"/>
        <w:right w:val="none" w:sz="0" w:space="0" w:color="auto"/>
      </w:divBdr>
    </w:div>
    <w:div w:id="2081517900">
      <w:bodyDiv w:val="1"/>
      <w:marLeft w:val="0"/>
      <w:marRight w:val="0"/>
      <w:marTop w:val="0"/>
      <w:marBottom w:val="0"/>
      <w:divBdr>
        <w:top w:val="none" w:sz="0" w:space="0" w:color="auto"/>
        <w:left w:val="none" w:sz="0" w:space="0" w:color="auto"/>
        <w:bottom w:val="none" w:sz="0" w:space="0" w:color="auto"/>
        <w:right w:val="none" w:sz="0" w:space="0" w:color="auto"/>
      </w:divBdr>
      <w:divsChild>
        <w:div w:id="1375423252">
          <w:marLeft w:val="0"/>
          <w:marRight w:val="0"/>
          <w:marTop w:val="0"/>
          <w:marBottom w:val="0"/>
          <w:divBdr>
            <w:top w:val="none" w:sz="0" w:space="0" w:color="auto"/>
            <w:left w:val="none" w:sz="0" w:space="0" w:color="auto"/>
            <w:bottom w:val="none" w:sz="0" w:space="0" w:color="auto"/>
            <w:right w:val="none" w:sz="0" w:space="0" w:color="auto"/>
          </w:divBdr>
        </w:div>
        <w:div w:id="451091685">
          <w:marLeft w:val="0"/>
          <w:marRight w:val="0"/>
          <w:marTop w:val="0"/>
          <w:marBottom w:val="0"/>
          <w:divBdr>
            <w:top w:val="none" w:sz="0" w:space="0" w:color="auto"/>
            <w:left w:val="none" w:sz="0" w:space="0" w:color="auto"/>
            <w:bottom w:val="none" w:sz="0" w:space="0" w:color="auto"/>
            <w:right w:val="none" w:sz="0" w:space="0" w:color="auto"/>
          </w:divBdr>
          <w:divsChild>
            <w:div w:id="1962496727">
              <w:marLeft w:val="0"/>
              <w:marRight w:val="0"/>
              <w:marTop w:val="0"/>
              <w:marBottom w:val="0"/>
              <w:divBdr>
                <w:top w:val="none" w:sz="0" w:space="0" w:color="auto"/>
                <w:left w:val="none" w:sz="0" w:space="0" w:color="auto"/>
                <w:bottom w:val="none" w:sz="0" w:space="0" w:color="auto"/>
                <w:right w:val="none" w:sz="0" w:space="0" w:color="auto"/>
              </w:divBdr>
            </w:div>
          </w:divsChild>
        </w:div>
        <w:div w:id="505941716">
          <w:marLeft w:val="0"/>
          <w:marRight w:val="0"/>
          <w:marTop w:val="0"/>
          <w:marBottom w:val="0"/>
          <w:divBdr>
            <w:top w:val="none" w:sz="0" w:space="0" w:color="auto"/>
            <w:left w:val="none" w:sz="0" w:space="0" w:color="auto"/>
            <w:bottom w:val="none" w:sz="0" w:space="0" w:color="auto"/>
            <w:right w:val="none" w:sz="0" w:space="0" w:color="auto"/>
          </w:divBdr>
        </w:div>
        <w:div w:id="1741096452">
          <w:marLeft w:val="0"/>
          <w:marRight w:val="0"/>
          <w:marTop w:val="0"/>
          <w:marBottom w:val="0"/>
          <w:divBdr>
            <w:top w:val="none" w:sz="0" w:space="0" w:color="auto"/>
            <w:left w:val="none" w:sz="0" w:space="0" w:color="auto"/>
            <w:bottom w:val="none" w:sz="0" w:space="0" w:color="auto"/>
            <w:right w:val="none" w:sz="0" w:space="0" w:color="auto"/>
          </w:divBdr>
          <w:divsChild>
            <w:div w:id="1364595876">
              <w:marLeft w:val="0"/>
              <w:marRight w:val="0"/>
              <w:marTop w:val="0"/>
              <w:marBottom w:val="0"/>
              <w:divBdr>
                <w:top w:val="none" w:sz="0" w:space="0" w:color="auto"/>
                <w:left w:val="none" w:sz="0" w:space="0" w:color="auto"/>
                <w:bottom w:val="none" w:sz="0" w:space="0" w:color="auto"/>
                <w:right w:val="none" w:sz="0" w:space="0" w:color="auto"/>
              </w:divBdr>
            </w:div>
          </w:divsChild>
        </w:div>
        <w:div w:id="1490441018">
          <w:marLeft w:val="0"/>
          <w:marRight w:val="0"/>
          <w:marTop w:val="0"/>
          <w:marBottom w:val="0"/>
          <w:divBdr>
            <w:top w:val="none" w:sz="0" w:space="0" w:color="auto"/>
            <w:left w:val="none" w:sz="0" w:space="0" w:color="auto"/>
            <w:bottom w:val="none" w:sz="0" w:space="0" w:color="auto"/>
            <w:right w:val="none" w:sz="0" w:space="0" w:color="auto"/>
          </w:divBdr>
        </w:div>
        <w:div w:id="1428817552">
          <w:marLeft w:val="0"/>
          <w:marRight w:val="0"/>
          <w:marTop w:val="0"/>
          <w:marBottom w:val="0"/>
          <w:divBdr>
            <w:top w:val="none" w:sz="0" w:space="0" w:color="auto"/>
            <w:left w:val="none" w:sz="0" w:space="0" w:color="auto"/>
            <w:bottom w:val="none" w:sz="0" w:space="0" w:color="auto"/>
            <w:right w:val="none" w:sz="0" w:space="0" w:color="auto"/>
          </w:divBdr>
          <w:divsChild>
            <w:div w:id="944459830">
              <w:marLeft w:val="0"/>
              <w:marRight w:val="0"/>
              <w:marTop w:val="0"/>
              <w:marBottom w:val="0"/>
              <w:divBdr>
                <w:top w:val="none" w:sz="0" w:space="0" w:color="auto"/>
                <w:left w:val="none" w:sz="0" w:space="0" w:color="auto"/>
                <w:bottom w:val="none" w:sz="0" w:space="0" w:color="auto"/>
                <w:right w:val="none" w:sz="0" w:space="0" w:color="auto"/>
              </w:divBdr>
            </w:div>
          </w:divsChild>
        </w:div>
        <w:div w:id="957686739">
          <w:marLeft w:val="0"/>
          <w:marRight w:val="0"/>
          <w:marTop w:val="0"/>
          <w:marBottom w:val="0"/>
          <w:divBdr>
            <w:top w:val="none" w:sz="0" w:space="0" w:color="auto"/>
            <w:left w:val="none" w:sz="0" w:space="0" w:color="auto"/>
            <w:bottom w:val="none" w:sz="0" w:space="0" w:color="auto"/>
            <w:right w:val="none" w:sz="0" w:space="0" w:color="auto"/>
          </w:divBdr>
        </w:div>
        <w:div w:id="961957915">
          <w:marLeft w:val="0"/>
          <w:marRight w:val="0"/>
          <w:marTop w:val="0"/>
          <w:marBottom w:val="0"/>
          <w:divBdr>
            <w:top w:val="none" w:sz="0" w:space="0" w:color="auto"/>
            <w:left w:val="none" w:sz="0" w:space="0" w:color="auto"/>
            <w:bottom w:val="none" w:sz="0" w:space="0" w:color="auto"/>
            <w:right w:val="none" w:sz="0" w:space="0" w:color="auto"/>
          </w:divBdr>
          <w:divsChild>
            <w:div w:id="1525824985">
              <w:marLeft w:val="0"/>
              <w:marRight w:val="0"/>
              <w:marTop w:val="0"/>
              <w:marBottom w:val="0"/>
              <w:divBdr>
                <w:top w:val="none" w:sz="0" w:space="0" w:color="auto"/>
                <w:left w:val="none" w:sz="0" w:space="0" w:color="auto"/>
                <w:bottom w:val="none" w:sz="0" w:space="0" w:color="auto"/>
                <w:right w:val="none" w:sz="0" w:space="0" w:color="auto"/>
              </w:divBdr>
            </w:div>
          </w:divsChild>
        </w:div>
        <w:div w:id="938365856">
          <w:marLeft w:val="0"/>
          <w:marRight w:val="0"/>
          <w:marTop w:val="0"/>
          <w:marBottom w:val="0"/>
          <w:divBdr>
            <w:top w:val="none" w:sz="0" w:space="0" w:color="auto"/>
            <w:left w:val="none" w:sz="0" w:space="0" w:color="auto"/>
            <w:bottom w:val="none" w:sz="0" w:space="0" w:color="auto"/>
            <w:right w:val="none" w:sz="0" w:space="0" w:color="auto"/>
          </w:divBdr>
        </w:div>
        <w:div w:id="1892887885">
          <w:marLeft w:val="0"/>
          <w:marRight w:val="0"/>
          <w:marTop w:val="0"/>
          <w:marBottom w:val="0"/>
          <w:divBdr>
            <w:top w:val="none" w:sz="0" w:space="0" w:color="auto"/>
            <w:left w:val="none" w:sz="0" w:space="0" w:color="auto"/>
            <w:bottom w:val="none" w:sz="0" w:space="0" w:color="auto"/>
            <w:right w:val="none" w:sz="0" w:space="0" w:color="auto"/>
          </w:divBdr>
          <w:divsChild>
            <w:div w:id="1839998645">
              <w:marLeft w:val="0"/>
              <w:marRight w:val="0"/>
              <w:marTop w:val="0"/>
              <w:marBottom w:val="0"/>
              <w:divBdr>
                <w:top w:val="none" w:sz="0" w:space="0" w:color="auto"/>
                <w:left w:val="none" w:sz="0" w:space="0" w:color="auto"/>
                <w:bottom w:val="none" w:sz="0" w:space="0" w:color="auto"/>
                <w:right w:val="none" w:sz="0" w:space="0" w:color="auto"/>
              </w:divBdr>
            </w:div>
          </w:divsChild>
        </w:div>
        <w:div w:id="2086489856">
          <w:marLeft w:val="0"/>
          <w:marRight w:val="0"/>
          <w:marTop w:val="0"/>
          <w:marBottom w:val="0"/>
          <w:divBdr>
            <w:top w:val="none" w:sz="0" w:space="0" w:color="auto"/>
            <w:left w:val="none" w:sz="0" w:space="0" w:color="auto"/>
            <w:bottom w:val="none" w:sz="0" w:space="0" w:color="auto"/>
            <w:right w:val="none" w:sz="0" w:space="0" w:color="auto"/>
          </w:divBdr>
        </w:div>
        <w:div w:id="1584803957">
          <w:marLeft w:val="0"/>
          <w:marRight w:val="0"/>
          <w:marTop w:val="0"/>
          <w:marBottom w:val="0"/>
          <w:divBdr>
            <w:top w:val="none" w:sz="0" w:space="0" w:color="auto"/>
            <w:left w:val="none" w:sz="0" w:space="0" w:color="auto"/>
            <w:bottom w:val="none" w:sz="0" w:space="0" w:color="auto"/>
            <w:right w:val="none" w:sz="0" w:space="0" w:color="auto"/>
          </w:divBdr>
          <w:divsChild>
            <w:div w:id="348338856">
              <w:marLeft w:val="0"/>
              <w:marRight w:val="0"/>
              <w:marTop w:val="0"/>
              <w:marBottom w:val="0"/>
              <w:divBdr>
                <w:top w:val="none" w:sz="0" w:space="0" w:color="auto"/>
                <w:left w:val="none" w:sz="0" w:space="0" w:color="auto"/>
                <w:bottom w:val="none" w:sz="0" w:space="0" w:color="auto"/>
                <w:right w:val="none" w:sz="0" w:space="0" w:color="auto"/>
              </w:divBdr>
            </w:div>
          </w:divsChild>
        </w:div>
        <w:div w:id="82535234">
          <w:marLeft w:val="0"/>
          <w:marRight w:val="0"/>
          <w:marTop w:val="0"/>
          <w:marBottom w:val="0"/>
          <w:divBdr>
            <w:top w:val="none" w:sz="0" w:space="0" w:color="auto"/>
            <w:left w:val="none" w:sz="0" w:space="0" w:color="auto"/>
            <w:bottom w:val="none" w:sz="0" w:space="0" w:color="auto"/>
            <w:right w:val="none" w:sz="0" w:space="0" w:color="auto"/>
          </w:divBdr>
        </w:div>
        <w:div w:id="48191347">
          <w:marLeft w:val="0"/>
          <w:marRight w:val="0"/>
          <w:marTop w:val="0"/>
          <w:marBottom w:val="0"/>
          <w:divBdr>
            <w:top w:val="none" w:sz="0" w:space="0" w:color="auto"/>
            <w:left w:val="none" w:sz="0" w:space="0" w:color="auto"/>
            <w:bottom w:val="none" w:sz="0" w:space="0" w:color="auto"/>
            <w:right w:val="none" w:sz="0" w:space="0" w:color="auto"/>
          </w:divBdr>
          <w:divsChild>
            <w:div w:id="133244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835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0.png"/><Relationship Id="rId21" Type="http://schemas.openxmlformats.org/officeDocument/2006/relationships/hyperlink" Target="http://www.dotnetlead.com/UML-Quick-Reference" TargetMode="External"/><Relationship Id="rId42" Type="http://schemas.openxmlformats.org/officeDocument/2006/relationships/hyperlink" Target="http://www.dotnetlead.com/design-patterns/adapter/adapter2.png?attredirects=0" TargetMode="External"/><Relationship Id="rId63" Type="http://schemas.openxmlformats.org/officeDocument/2006/relationships/image" Target="media/image22.png"/><Relationship Id="rId84" Type="http://schemas.openxmlformats.org/officeDocument/2006/relationships/image" Target="media/image30.png"/><Relationship Id="rId138" Type="http://schemas.openxmlformats.org/officeDocument/2006/relationships/hyperlink" Target="http://www.dotnetlead.com/UML-Quick-Reference" TargetMode="External"/><Relationship Id="rId159" Type="http://schemas.openxmlformats.org/officeDocument/2006/relationships/image" Target="media/image56.jpeg"/><Relationship Id="rId170" Type="http://schemas.openxmlformats.org/officeDocument/2006/relationships/image" Target="media/image66.jpeg"/><Relationship Id="rId191" Type="http://schemas.openxmlformats.org/officeDocument/2006/relationships/hyperlink" Target="http://blog.gauffin.org/2011/07/single-responsibility-prinicple/" TargetMode="External"/><Relationship Id="rId205" Type="http://schemas.openxmlformats.org/officeDocument/2006/relationships/theme" Target="theme/theme1.xml"/><Relationship Id="rId16" Type="http://schemas.openxmlformats.org/officeDocument/2006/relationships/hyperlink" Target="http://www.dotnetlead.com/design-patterns/prototype/prototype1.PNG?attredirects=0" TargetMode="External"/><Relationship Id="rId107" Type="http://schemas.openxmlformats.org/officeDocument/2006/relationships/image" Target="media/image37.jpeg"/><Relationship Id="rId11" Type="http://schemas.openxmlformats.org/officeDocument/2006/relationships/image" Target="media/image4.jpeg"/><Relationship Id="rId32" Type="http://schemas.openxmlformats.org/officeDocument/2006/relationships/hyperlink" Target="http://www.dotnetlead.com/UML-Quick-Reference" TargetMode="External"/><Relationship Id="rId37" Type="http://schemas.openxmlformats.org/officeDocument/2006/relationships/image" Target="media/image14.png"/><Relationship Id="rId53" Type="http://schemas.openxmlformats.org/officeDocument/2006/relationships/image" Target="media/image19.png"/><Relationship Id="rId58" Type="http://schemas.openxmlformats.org/officeDocument/2006/relationships/hyperlink" Target="http://www.dotnetlead.com/design-patterns/flyweight/flyweight1.PNG?attredirects=0" TargetMode="External"/><Relationship Id="rId74" Type="http://schemas.openxmlformats.org/officeDocument/2006/relationships/hyperlink" Target="http://www.dotnetlead.com/UML-Quick-Reference" TargetMode="External"/><Relationship Id="rId79" Type="http://schemas.openxmlformats.org/officeDocument/2006/relationships/hyperlink" Target="http://www.dotnetlead.com/UML-Quick-Reference" TargetMode="External"/><Relationship Id="rId102" Type="http://schemas.openxmlformats.org/officeDocument/2006/relationships/hyperlink" Target="http://www.dotnetlead.com/design-patterns/state/state2.png?attredirects=0" TargetMode="External"/><Relationship Id="rId123" Type="http://schemas.openxmlformats.org/officeDocument/2006/relationships/hyperlink" Target="http://www.dotnetlead.com/design-patterns/observer/observer.PNG?attredirects=0" TargetMode="External"/><Relationship Id="rId128" Type="http://schemas.openxmlformats.org/officeDocument/2006/relationships/hyperlink" Target="http://www.dotnetlead.com/UML-Quick-Reference" TargetMode="External"/><Relationship Id="rId144" Type="http://schemas.openxmlformats.org/officeDocument/2006/relationships/image" Target="media/image49.png"/><Relationship Id="rId149" Type="http://schemas.openxmlformats.org/officeDocument/2006/relationships/hyperlink" Target="http://www.dotnetlead.com/design-patterns/interpreter/ex1.PNG?attredirects=0" TargetMode="External"/><Relationship Id="rId5" Type="http://schemas.openxmlformats.org/officeDocument/2006/relationships/image" Target="media/image1.jpeg"/><Relationship Id="rId90" Type="http://schemas.openxmlformats.org/officeDocument/2006/relationships/hyperlink" Target="http://www.dotnetlead.com/UML-Quick-Reference" TargetMode="External"/><Relationship Id="rId95" Type="http://schemas.openxmlformats.org/officeDocument/2006/relationships/hyperlink" Target="http://www.dotnetlead.com/design-patterns/state" TargetMode="External"/><Relationship Id="rId160" Type="http://schemas.openxmlformats.org/officeDocument/2006/relationships/hyperlink" Target="https://www.javatpoint.com/designpattern/designpatternexample/interpreterpattern.zip" TargetMode="External"/><Relationship Id="rId165" Type="http://schemas.openxmlformats.org/officeDocument/2006/relationships/image" Target="media/image61.jpeg"/><Relationship Id="rId181" Type="http://schemas.openxmlformats.org/officeDocument/2006/relationships/hyperlink" Target="https://en.wikipedia.org/wiki/SOLID_(object-oriented_design)" TargetMode="External"/><Relationship Id="rId186" Type="http://schemas.openxmlformats.org/officeDocument/2006/relationships/image" Target="media/image67.jpeg"/><Relationship Id="rId22" Type="http://schemas.openxmlformats.org/officeDocument/2006/relationships/hyperlink" Target="http://www.dotnetlead.com/design-patterns/prototype/prototype2.PNG?attredirects=0" TargetMode="External"/><Relationship Id="rId27" Type="http://schemas.openxmlformats.org/officeDocument/2006/relationships/image" Target="media/image11.png"/><Relationship Id="rId43" Type="http://schemas.openxmlformats.org/officeDocument/2006/relationships/image" Target="media/image16.png"/><Relationship Id="rId48" Type="http://schemas.openxmlformats.org/officeDocument/2006/relationships/hyperlink" Target="http://www.dotnetlead.com/design-patterns/bridge/bridge1.png?attredirects=0" TargetMode="External"/><Relationship Id="rId64" Type="http://schemas.openxmlformats.org/officeDocument/2006/relationships/hyperlink" Target="http://www.dotnetlead.com/design-patterns/prototype" TargetMode="External"/><Relationship Id="rId69" Type="http://schemas.openxmlformats.org/officeDocument/2006/relationships/hyperlink" Target="https://www.javatpoint.com/designpattern/designpatternexample/facadepattern.zip" TargetMode="External"/><Relationship Id="rId113" Type="http://schemas.openxmlformats.org/officeDocument/2006/relationships/hyperlink" Target="https://www.javatpoint.com/designpattern/designpatternexample/iteratorpattern.zip" TargetMode="External"/><Relationship Id="rId118" Type="http://schemas.openxmlformats.org/officeDocument/2006/relationships/hyperlink" Target="http://www.dotnetlead.com/UML-Quick-Reference" TargetMode="External"/><Relationship Id="rId134" Type="http://schemas.openxmlformats.org/officeDocument/2006/relationships/image" Target="media/image45.png"/><Relationship Id="rId139" Type="http://schemas.openxmlformats.org/officeDocument/2006/relationships/hyperlink" Target="http://www.dotnetlead.com/design-patterns/memento/memento.PNG?attredirects=0" TargetMode="External"/><Relationship Id="rId80" Type="http://schemas.openxmlformats.org/officeDocument/2006/relationships/hyperlink" Target="http://www.dotnetlead.com/design-patterns/template-method/template1.png?attredirects=0" TargetMode="External"/><Relationship Id="rId85" Type="http://schemas.openxmlformats.org/officeDocument/2006/relationships/image" Target="media/image31.jpeg"/><Relationship Id="rId150" Type="http://schemas.openxmlformats.org/officeDocument/2006/relationships/image" Target="media/image52.png"/><Relationship Id="rId155" Type="http://schemas.openxmlformats.org/officeDocument/2006/relationships/image" Target="media/image54.png"/><Relationship Id="rId171" Type="http://schemas.openxmlformats.org/officeDocument/2006/relationships/hyperlink" Target="https://en.wikipedia.org/wiki/Single_responsibility_principle" TargetMode="External"/><Relationship Id="rId176" Type="http://schemas.openxmlformats.org/officeDocument/2006/relationships/hyperlink" Target="https://en.wikipedia.org/wiki/Liskov_substitution_principle" TargetMode="External"/><Relationship Id="rId192" Type="http://schemas.openxmlformats.org/officeDocument/2006/relationships/image" Target="media/image69.jpeg"/><Relationship Id="rId197" Type="http://schemas.openxmlformats.org/officeDocument/2006/relationships/hyperlink" Target="http://en.wikipedia.org/wiki/Liskov_substitution_principle" TargetMode="External"/><Relationship Id="rId201" Type="http://schemas.openxmlformats.org/officeDocument/2006/relationships/image" Target="media/image72.jpeg"/><Relationship Id="rId12" Type="http://schemas.openxmlformats.org/officeDocument/2006/relationships/hyperlink" Target="https://www.javatpoint.com/designpattern/designpatternexample/builder1.zip" TargetMode="External"/><Relationship Id="rId17" Type="http://schemas.openxmlformats.org/officeDocument/2006/relationships/image" Target="media/image6.png"/><Relationship Id="rId33" Type="http://schemas.openxmlformats.org/officeDocument/2006/relationships/hyperlink" Target="http://www.dotnetlead.com/design-patterns/composite/composite1.png?attredirects=0" TargetMode="External"/><Relationship Id="rId38" Type="http://schemas.openxmlformats.org/officeDocument/2006/relationships/hyperlink" Target="http://www.dotnetlead.com/UML-Quick-Reference" TargetMode="External"/><Relationship Id="rId59" Type="http://schemas.openxmlformats.org/officeDocument/2006/relationships/image" Target="media/image21.png"/><Relationship Id="rId103" Type="http://schemas.openxmlformats.org/officeDocument/2006/relationships/image" Target="media/image36.png"/><Relationship Id="rId108" Type="http://schemas.openxmlformats.org/officeDocument/2006/relationships/hyperlink" Target="http://www.dotnetlead.com/UML-Quick-Reference" TargetMode="External"/><Relationship Id="rId124" Type="http://schemas.openxmlformats.org/officeDocument/2006/relationships/image" Target="media/image42.png"/><Relationship Id="rId129" Type="http://schemas.openxmlformats.org/officeDocument/2006/relationships/hyperlink" Target="http://www.dotnetlead.com/UML-Quick-Reference" TargetMode="External"/><Relationship Id="rId54" Type="http://schemas.openxmlformats.org/officeDocument/2006/relationships/image" Target="media/image20.jpeg"/><Relationship Id="rId70" Type="http://schemas.openxmlformats.org/officeDocument/2006/relationships/image" Target="media/image25.jpeg"/><Relationship Id="rId75" Type="http://schemas.openxmlformats.org/officeDocument/2006/relationships/hyperlink" Target="http://www.dotnetlead.com/design-patterns/command/command2.PNG?attredirects=0" TargetMode="External"/><Relationship Id="rId91" Type="http://schemas.openxmlformats.org/officeDocument/2006/relationships/hyperlink" Target="http://www.dotnetlead.com/design-patterns/strategy/strategy2.png?attredirects=0" TargetMode="External"/><Relationship Id="rId96" Type="http://schemas.openxmlformats.org/officeDocument/2006/relationships/image" Target="media/image34.jpeg"/><Relationship Id="rId140" Type="http://schemas.openxmlformats.org/officeDocument/2006/relationships/image" Target="media/image47.png"/><Relationship Id="rId145" Type="http://schemas.openxmlformats.org/officeDocument/2006/relationships/hyperlink" Target="http://www.dotnetlead.com/design-patterns/interpreter/addExp.PNG?attredirects=0" TargetMode="External"/><Relationship Id="rId161" Type="http://schemas.openxmlformats.org/officeDocument/2006/relationships/image" Target="media/image57.jpeg"/><Relationship Id="rId166" Type="http://schemas.openxmlformats.org/officeDocument/2006/relationships/image" Target="media/image62.jpeg"/><Relationship Id="rId182" Type="http://schemas.openxmlformats.org/officeDocument/2006/relationships/hyperlink" Target="https://en.wikipedia.org/wiki/Dependency_inversion_principle" TargetMode="External"/><Relationship Id="rId187" Type="http://schemas.openxmlformats.org/officeDocument/2006/relationships/hyperlink" Target="http://lostechies.com/derickbailey/2009/02/11/solid-development-principles-in-motivational-pictures/" TargetMode="External"/><Relationship Id="rId1" Type="http://schemas.openxmlformats.org/officeDocument/2006/relationships/numbering" Target="numbering.xml"/><Relationship Id="rId6" Type="http://schemas.openxmlformats.org/officeDocument/2006/relationships/image" Target="media/image2.jpeg"/><Relationship Id="rId23" Type="http://schemas.openxmlformats.org/officeDocument/2006/relationships/image" Target="media/image7.png"/><Relationship Id="rId28" Type="http://schemas.openxmlformats.org/officeDocument/2006/relationships/hyperlink" Target="https://www.javatpoint.com/designpattern/designpatternexample/compositepattern.zip" TargetMode="External"/><Relationship Id="rId49" Type="http://schemas.openxmlformats.org/officeDocument/2006/relationships/image" Target="media/image18.png"/><Relationship Id="rId114" Type="http://schemas.openxmlformats.org/officeDocument/2006/relationships/hyperlink" Target="http://www.dotnetlead.com/UML-Quick-Reference" TargetMode="External"/><Relationship Id="rId119" Type="http://schemas.openxmlformats.org/officeDocument/2006/relationships/hyperlink" Target="http://www.dotnetlead.com/design-patterns/observer" TargetMode="External"/><Relationship Id="rId44" Type="http://schemas.openxmlformats.org/officeDocument/2006/relationships/image" Target="media/image17.jpeg"/><Relationship Id="rId60" Type="http://schemas.openxmlformats.org/officeDocument/2006/relationships/hyperlink" Target="http://www.dotnetlead.com/UML-Quick-Reference" TargetMode="External"/><Relationship Id="rId65" Type="http://schemas.openxmlformats.org/officeDocument/2006/relationships/hyperlink" Target="http://www.dotnetlead.com/UML-Quick-Reference" TargetMode="External"/><Relationship Id="rId81" Type="http://schemas.openxmlformats.org/officeDocument/2006/relationships/image" Target="media/image29.png"/><Relationship Id="rId86" Type="http://schemas.openxmlformats.org/officeDocument/2006/relationships/hyperlink" Target="http://www.dotnetlead.com/UML-Quick-Reference" TargetMode="External"/><Relationship Id="rId130" Type="http://schemas.openxmlformats.org/officeDocument/2006/relationships/hyperlink" Target="http://www.dotnetlead.com/design-patterns/visitor/visitor1.png?attredirects=0" TargetMode="External"/><Relationship Id="rId135" Type="http://schemas.openxmlformats.org/officeDocument/2006/relationships/hyperlink" Target="http://www.dotnetlead.com/design-patterns/composite" TargetMode="External"/><Relationship Id="rId151" Type="http://schemas.openxmlformats.org/officeDocument/2006/relationships/hyperlink" Target="http://www.dotnetlead.com/design-patterns/interpreter/ex2.PNG?attredirects=0" TargetMode="External"/><Relationship Id="rId156" Type="http://schemas.openxmlformats.org/officeDocument/2006/relationships/hyperlink" Target="http://www.dotnetlead.com/UML-Quick-Reference" TargetMode="External"/><Relationship Id="rId177" Type="http://schemas.openxmlformats.org/officeDocument/2006/relationships/hyperlink" Target="https://en.wikipedia.org/wiki/SOLID_(object-oriented_design)" TargetMode="External"/><Relationship Id="rId198" Type="http://schemas.openxmlformats.org/officeDocument/2006/relationships/image" Target="media/image71.jpeg"/><Relationship Id="rId172" Type="http://schemas.openxmlformats.org/officeDocument/2006/relationships/hyperlink" Target="https://en.wikipedia.org/wiki/SOLID_(object-oriented_design)" TargetMode="External"/><Relationship Id="rId193" Type="http://schemas.openxmlformats.org/officeDocument/2006/relationships/hyperlink" Target="http://stackoverflow.com/questions/5416500/understanding-the-open-closed-principle" TargetMode="External"/><Relationship Id="rId202" Type="http://schemas.openxmlformats.org/officeDocument/2006/relationships/hyperlink" Target="http://en.wikipedia.org/wiki/Dependency_inversion_principle" TargetMode="External"/><Relationship Id="rId13" Type="http://schemas.openxmlformats.org/officeDocument/2006/relationships/image" Target="media/image5.jpeg"/><Relationship Id="rId18" Type="http://schemas.openxmlformats.org/officeDocument/2006/relationships/hyperlink" Target="http://www.dotnetlead.com/design-patterns/flyweight" TargetMode="External"/><Relationship Id="rId39" Type="http://schemas.openxmlformats.org/officeDocument/2006/relationships/hyperlink" Target="http://www.dotnetlead.com/design-patterns/adapter/adapter1.png?attredirects=0" TargetMode="External"/><Relationship Id="rId109" Type="http://schemas.openxmlformats.org/officeDocument/2006/relationships/hyperlink" Target="http://www.dotnetlead.com/UML-Quick-Reference" TargetMode="External"/><Relationship Id="rId34" Type="http://schemas.openxmlformats.org/officeDocument/2006/relationships/image" Target="media/image13.png"/><Relationship Id="rId50" Type="http://schemas.openxmlformats.org/officeDocument/2006/relationships/hyperlink" Target="http://www.dotnetlead.com/UML-Quick-Reference" TargetMode="External"/><Relationship Id="rId55" Type="http://schemas.openxmlformats.org/officeDocument/2006/relationships/hyperlink" Target="https://www.javatpoint.com/designpattern/designpatternexample/bridgepattern.zip" TargetMode="External"/><Relationship Id="rId76" Type="http://schemas.openxmlformats.org/officeDocument/2006/relationships/image" Target="media/image27.png"/><Relationship Id="rId97" Type="http://schemas.openxmlformats.org/officeDocument/2006/relationships/hyperlink" Target="http://www.dotnetlead.com/UML-Quick-Reference" TargetMode="External"/><Relationship Id="rId104" Type="http://schemas.openxmlformats.org/officeDocument/2006/relationships/hyperlink" Target="http://www.dotnetlead.com/UML-Quick-Reference" TargetMode="External"/><Relationship Id="rId120" Type="http://schemas.openxmlformats.org/officeDocument/2006/relationships/hyperlink" Target="http://www.dotnetlead.com/design-patterns/observer" TargetMode="External"/><Relationship Id="rId125" Type="http://schemas.openxmlformats.org/officeDocument/2006/relationships/hyperlink" Target="http://www.dotnetlead.com/design-patterns/mediator" TargetMode="External"/><Relationship Id="rId141" Type="http://schemas.openxmlformats.org/officeDocument/2006/relationships/image" Target="media/image48.jpeg"/><Relationship Id="rId146" Type="http://schemas.openxmlformats.org/officeDocument/2006/relationships/image" Target="media/image50.png"/><Relationship Id="rId167" Type="http://schemas.openxmlformats.org/officeDocument/2006/relationships/image" Target="media/image63.jpeg"/><Relationship Id="rId188" Type="http://schemas.openxmlformats.org/officeDocument/2006/relationships/image" Target="media/image68.jpeg"/><Relationship Id="rId7" Type="http://schemas.openxmlformats.org/officeDocument/2006/relationships/hyperlink" Target="http://www.dotnetlead.com/design-patterns/factory-method" TargetMode="External"/><Relationship Id="rId71" Type="http://schemas.openxmlformats.org/officeDocument/2006/relationships/hyperlink" Target="http://www.dotnetlead.com/UML-Quick-Reference" TargetMode="External"/><Relationship Id="rId92" Type="http://schemas.openxmlformats.org/officeDocument/2006/relationships/image" Target="media/image33.png"/><Relationship Id="rId162" Type="http://schemas.openxmlformats.org/officeDocument/2006/relationships/image" Target="media/image58.jpeg"/><Relationship Id="rId183" Type="http://schemas.openxmlformats.org/officeDocument/2006/relationships/hyperlink" Target="https://en.wikipedia.org/wiki/SOLID_(object-oriented_design)" TargetMode="External"/><Relationship Id="rId2" Type="http://schemas.openxmlformats.org/officeDocument/2006/relationships/styles" Target="styles.xml"/><Relationship Id="rId29" Type="http://schemas.openxmlformats.org/officeDocument/2006/relationships/hyperlink" Target="http://www.dotnetlead.com/design-patterns/composite/composite8.PNG?attredirects=0" TargetMode="External"/><Relationship Id="rId24" Type="http://schemas.openxmlformats.org/officeDocument/2006/relationships/image" Target="media/image8.jpeg"/><Relationship Id="rId40" Type="http://schemas.openxmlformats.org/officeDocument/2006/relationships/image" Target="media/image15.png"/><Relationship Id="rId45" Type="http://schemas.openxmlformats.org/officeDocument/2006/relationships/hyperlink" Target="https://www.javatpoint.com/designpattern/designpatternexample/adapterpattern.zip" TargetMode="External"/><Relationship Id="rId66" Type="http://schemas.openxmlformats.org/officeDocument/2006/relationships/hyperlink" Target="http://www.dotnetlead.com/design-patterns/prototype" TargetMode="External"/><Relationship Id="rId87" Type="http://schemas.openxmlformats.org/officeDocument/2006/relationships/hyperlink" Target="http://www.dotnetlead.com/UML-Quick-Reference" TargetMode="External"/><Relationship Id="rId110" Type="http://schemas.openxmlformats.org/officeDocument/2006/relationships/hyperlink" Target="http://www.dotnetlead.com/design-patterns/iterator/iterator.PNG?attredirects=0" TargetMode="External"/><Relationship Id="rId115" Type="http://schemas.openxmlformats.org/officeDocument/2006/relationships/hyperlink" Target="http://www.dotnetlead.com/UML-Quick-Reference" TargetMode="External"/><Relationship Id="rId131" Type="http://schemas.openxmlformats.org/officeDocument/2006/relationships/image" Target="media/image44.png"/><Relationship Id="rId136" Type="http://schemas.openxmlformats.org/officeDocument/2006/relationships/image" Target="media/image46.jpeg"/><Relationship Id="rId157" Type="http://schemas.openxmlformats.org/officeDocument/2006/relationships/hyperlink" Target="http://www.dotnetlead.com/design-patterns/interpreter/interpreter2.PNG?attredirects=0" TargetMode="External"/><Relationship Id="rId178" Type="http://schemas.openxmlformats.org/officeDocument/2006/relationships/hyperlink" Target="https://en.wikipedia.org/wiki/Design_by_contract" TargetMode="External"/><Relationship Id="rId61" Type="http://schemas.openxmlformats.org/officeDocument/2006/relationships/hyperlink" Target="http://www.dotnetlead.com/UML-Quick-Reference" TargetMode="External"/><Relationship Id="rId82" Type="http://schemas.openxmlformats.org/officeDocument/2006/relationships/hyperlink" Target="http://www.dotnetlead.com/UML-Quick-Reference" TargetMode="External"/><Relationship Id="rId152" Type="http://schemas.openxmlformats.org/officeDocument/2006/relationships/image" Target="media/image53.png"/><Relationship Id="rId173" Type="http://schemas.openxmlformats.org/officeDocument/2006/relationships/hyperlink" Target="https://en.wikipedia.org/wiki/Class_(computer_science)" TargetMode="External"/><Relationship Id="rId194" Type="http://schemas.openxmlformats.org/officeDocument/2006/relationships/hyperlink" Target="http://en.wikipedia.org/wiki/Open/closed_principle" TargetMode="External"/><Relationship Id="rId199" Type="http://schemas.openxmlformats.org/officeDocument/2006/relationships/hyperlink" Target="http://msdn.microsoft.com/en-us/library/f1kyba5e.aspx/" TargetMode="External"/><Relationship Id="rId203" Type="http://schemas.openxmlformats.org/officeDocument/2006/relationships/hyperlink" Target="http://joelabrahamsson.com/entry/inversion-of-control-introduction-with-examples-in-dotnet" TargetMode="External"/><Relationship Id="rId19" Type="http://schemas.openxmlformats.org/officeDocument/2006/relationships/hyperlink" Target="http://www.dotnetlead.com/UML-Quick-Reference" TargetMode="External"/><Relationship Id="rId14" Type="http://schemas.openxmlformats.org/officeDocument/2006/relationships/hyperlink" Target="http://www.dotnetlead.com/UML-Quick-Reference" TargetMode="External"/><Relationship Id="rId30" Type="http://schemas.openxmlformats.org/officeDocument/2006/relationships/image" Target="media/image12.png"/><Relationship Id="rId35" Type="http://schemas.openxmlformats.org/officeDocument/2006/relationships/hyperlink" Target="http://www.dotnetlead.com/UML-Quick-Reference" TargetMode="External"/><Relationship Id="rId56" Type="http://schemas.openxmlformats.org/officeDocument/2006/relationships/hyperlink" Target="http://www.dotnetlead.com/UML-Quick-Reference" TargetMode="External"/><Relationship Id="rId77" Type="http://schemas.openxmlformats.org/officeDocument/2006/relationships/image" Target="media/image28.jpeg"/><Relationship Id="rId100" Type="http://schemas.openxmlformats.org/officeDocument/2006/relationships/image" Target="media/image35.png"/><Relationship Id="rId105" Type="http://schemas.openxmlformats.org/officeDocument/2006/relationships/hyperlink" Target="http://www.dotnetlead.com/design-patterns/strategy" TargetMode="External"/><Relationship Id="rId126" Type="http://schemas.openxmlformats.org/officeDocument/2006/relationships/hyperlink" Target="http://www.dotnetlead.com/design-patterns/mediator" TargetMode="External"/><Relationship Id="rId147" Type="http://schemas.openxmlformats.org/officeDocument/2006/relationships/hyperlink" Target="http://www.dotnetlead.com/design-patterns/interpreter/subExp.PNG?attredirects=0" TargetMode="External"/><Relationship Id="rId168" Type="http://schemas.openxmlformats.org/officeDocument/2006/relationships/image" Target="media/image64.jpeg"/><Relationship Id="rId8" Type="http://schemas.openxmlformats.org/officeDocument/2006/relationships/hyperlink" Target="http://www.dotnetlead.com/design-patterns/factory-method" TargetMode="External"/><Relationship Id="rId51" Type="http://schemas.openxmlformats.org/officeDocument/2006/relationships/hyperlink" Target="http://www.dotnetlead.com/UML-Quick-Reference" TargetMode="External"/><Relationship Id="rId72" Type="http://schemas.openxmlformats.org/officeDocument/2006/relationships/hyperlink" Target="http://www.dotnetlead.com/design-patterns/command/command1.PNG?attredirects=0" TargetMode="External"/><Relationship Id="rId93" Type="http://schemas.openxmlformats.org/officeDocument/2006/relationships/hyperlink" Target="http://www.dotnetlead.com/UML-Quick-Reference" TargetMode="External"/><Relationship Id="rId98" Type="http://schemas.openxmlformats.org/officeDocument/2006/relationships/hyperlink" Target="http://www.dotnetlead.com/UML-Quick-Reference" TargetMode="External"/><Relationship Id="rId121" Type="http://schemas.openxmlformats.org/officeDocument/2006/relationships/image" Target="media/image41.jpeg"/><Relationship Id="rId142" Type="http://schemas.openxmlformats.org/officeDocument/2006/relationships/hyperlink" Target="http://www.dotnetlead.com/UML-Quick-Reference" TargetMode="External"/><Relationship Id="rId163" Type="http://schemas.openxmlformats.org/officeDocument/2006/relationships/image" Target="media/image59.jpeg"/><Relationship Id="rId184" Type="http://schemas.openxmlformats.org/officeDocument/2006/relationships/hyperlink" Target="https://onetrueerror.com/" TargetMode="External"/><Relationship Id="rId189" Type="http://schemas.openxmlformats.org/officeDocument/2006/relationships/hyperlink" Target="http://en.wikipedia.org/wiki/God_object" TargetMode="External"/><Relationship Id="rId3" Type="http://schemas.openxmlformats.org/officeDocument/2006/relationships/settings" Target="settings.xml"/><Relationship Id="rId25" Type="http://schemas.openxmlformats.org/officeDocument/2006/relationships/image" Target="media/image9.jpeg"/><Relationship Id="rId46" Type="http://schemas.openxmlformats.org/officeDocument/2006/relationships/hyperlink" Target="http://www.dotnetlead.com/UML-Quick-Reference" TargetMode="External"/><Relationship Id="rId67" Type="http://schemas.openxmlformats.org/officeDocument/2006/relationships/image" Target="media/image23.jpeg"/><Relationship Id="rId116" Type="http://schemas.openxmlformats.org/officeDocument/2006/relationships/hyperlink" Target="http://www.dotnetlead.com/design-patterns/mediator/mediator.PNG?attredirects=0" TargetMode="External"/><Relationship Id="rId137" Type="http://schemas.openxmlformats.org/officeDocument/2006/relationships/hyperlink" Target="http://www.dotnetlead.com/UML-Quick-Reference" TargetMode="External"/><Relationship Id="rId158" Type="http://schemas.openxmlformats.org/officeDocument/2006/relationships/image" Target="media/image55.png"/><Relationship Id="rId20" Type="http://schemas.openxmlformats.org/officeDocument/2006/relationships/hyperlink" Target="http://www.dotnetlead.com/design-patterns/flyweight" TargetMode="External"/><Relationship Id="rId41" Type="http://schemas.openxmlformats.org/officeDocument/2006/relationships/hyperlink" Target="http://www.dotnetlead.com/design-patterns/composite" TargetMode="External"/><Relationship Id="rId62" Type="http://schemas.openxmlformats.org/officeDocument/2006/relationships/hyperlink" Target="http://www.dotnetlead.com/design-patterns/flyweight/flyweight2.PNG?attredirects=0" TargetMode="External"/><Relationship Id="rId83" Type="http://schemas.openxmlformats.org/officeDocument/2006/relationships/hyperlink" Target="http://www.dotnetlead.com/design-patterns/template-method/template2.png?attredirects=0" TargetMode="External"/><Relationship Id="rId88" Type="http://schemas.openxmlformats.org/officeDocument/2006/relationships/hyperlink" Target="http://www.dotnetlead.com/design-patterns/strategy/strategy1.png?attredirects=0" TargetMode="External"/><Relationship Id="rId111" Type="http://schemas.openxmlformats.org/officeDocument/2006/relationships/image" Target="media/image38.png"/><Relationship Id="rId132" Type="http://schemas.openxmlformats.org/officeDocument/2006/relationships/hyperlink" Target="http://www.dotnetlead.com/UML-Quick-Reference" TargetMode="External"/><Relationship Id="rId153" Type="http://schemas.openxmlformats.org/officeDocument/2006/relationships/hyperlink" Target="http://www.dotnetlead.com/UML-Quick-Reference" TargetMode="External"/><Relationship Id="rId174" Type="http://schemas.openxmlformats.org/officeDocument/2006/relationships/hyperlink" Target="https://en.wikipedia.org/wiki/Open/closed_principle" TargetMode="External"/><Relationship Id="rId179" Type="http://schemas.openxmlformats.org/officeDocument/2006/relationships/hyperlink" Target="https://en.wikipedia.org/wiki/Interface_segregation_principle" TargetMode="External"/><Relationship Id="rId195" Type="http://schemas.openxmlformats.org/officeDocument/2006/relationships/image" Target="media/image70.jpeg"/><Relationship Id="rId190" Type="http://schemas.openxmlformats.org/officeDocument/2006/relationships/hyperlink" Target="http://en.wikipedia.org/wiki/Single_responsibility_principle" TargetMode="External"/><Relationship Id="rId204" Type="http://schemas.openxmlformats.org/officeDocument/2006/relationships/fontTable" Target="fontTable.xml"/><Relationship Id="rId15" Type="http://schemas.openxmlformats.org/officeDocument/2006/relationships/hyperlink" Target="http://www.dotnetlead.com/UML-Quick-Reference" TargetMode="External"/><Relationship Id="rId36" Type="http://schemas.openxmlformats.org/officeDocument/2006/relationships/hyperlink" Target="http://www.dotnetlead.com/design-patterns/composite/composite2.png?attredirects=0" TargetMode="External"/><Relationship Id="rId57" Type="http://schemas.openxmlformats.org/officeDocument/2006/relationships/hyperlink" Target="http://www.dotnetlead.com/UML-Quick-Reference" TargetMode="External"/><Relationship Id="rId106" Type="http://schemas.openxmlformats.org/officeDocument/2006/relationships/hyperlink" Target="http://www.dotnetlead.com/design-patterns/strategy" TargetMode="External"/><Relationship Id="rId127" Type="http://schemas.openxmlformats.org/officeDocument/2006/relationships/image" Target="media/image43.jpeg"/><Relationship Id="rId10" Type="http://schemas.openxmlformats.org/officeDocument/2006/relationships/image" Target="media/image3.jpeg"/><Relationship Id="rId31" Type="http://schemas.openxmlformats.org/officeDocument/2006/relationships/hyperlink" Target="http://www.dotnetlead.com/UML-Quick-Reference" TargetMode="External"/><Relationship Id="rId52" Type="http://schemas.openxmlformats.org/officeDocument/2006/relationships/hyperlink" Target="http://www.dotnetlead.com/design-patterns/bridge/bridge2.png?attredirects=0" TargetMode="External"/><Relationship Id="rId73" Type="http://schemas.openxmlformats.org/officeDocument/2006/relationships/image" Target="media/image26.png"/><Relationship Id="rId78" Type="http://schemas.openxmlformats.org/officeDocument/2006/relationships/hyperlink" Target="http://www.dotnetlead.com/UML-Quick-Reference" TargetMode="External"/><Relationship Id="rId94" Type="http://schemas.openxmlformats.org/officeDocument/2006/relationships/hyperlink" Target="http://www.dotnetlead.com/design-patterns/state" TargetMode="External"/><Relationship Id="rId99" Type="http://schemas.openxmlformats.org/officeDocument/2006/relationships/hyperlink" Target="http://www.dotnetlead.com/design-patterns/state/state1.png?attredirects=0" TargetMode="External"/><Relationship Id="rId101" Type="http://schemas.openxmlformats.org/officeDocument/2006/relationships/hyperlink" Target="http://www.dotnetlead.com/UML-Quick-Reference" TargetMode="External"/><Relationship Id="rId122" Type="http://schemas.openxmlformats.org/officeDocument/2006/relationships/hyperlink" Target="http://www.dotnetlead.com/UML-Quick-Reference" TargetMode="External"/><Relationship Id="rId143" Type="http://schemas.openxmlformats.org/officeDocument/2006/relationships/hyperlink" Target="http://www.dotnetlead.com/design-patterns/interpreter/dfs.PNG?attredirects=0" TargetMode="External"/><Relationship Id="rId148" Type="http://schemas.openxmlformats.org/officeDocument/2006/relationships/image" Target="media/image51.png"/><Relationship Id="rId164" Type="http://schemas.openxmlformats.org/officeDocument/2006/relationships/image" Target="media/image60.jpeg"/><Relationship Id="rId169" Type="http://schemas.openxmlformats.org/officeDocument/2006/relationships/image" Target="media/image65.jpeg"/><Relationship Id="rId185" Type="http://schemas.openxmlformats.org/officeDocument/2006/relationships/hyperlink" Target="http://blog.gauffin.org/" TargetMode="External"/><Relationship Id="rId4" Type="http://schemas.openxmlformats.org/officeDocument/2006/relationships/webSettings" Target="webSettings.xml"/><Relationship Id="rId9" Type="http://schemas.openxmlformats.org/officeDocument/2006/relationships/hyperlink" Target="http://www.dotnetlead.com/design-patterns/factory-method" TargetMode="External"/><Relationship Id="rId180" Type="http://schemas.openxmlformats.org/officeDocument/2006/relationships/hyperlink" Target="https://en.wikipedia.org/wiki/SOLID_(object-oriented_design)" TargetMode="External"/><Relationship Id="rId26" Type="http://schemas.openxmlformats.org/officeDocument/2006/relationships/image" Target="media/image10.jpeg"/><Relationship Id="rId47" Type="http://schemas.openxmlformats.org/officeDocument/2006/relationships/hyperlink" Target="http://www.dotnetlead.com/UML-Quick-Reference" TargetMode="External"/><Relationship Id="rId68" Type="http://schemas.openxmlformats.org/officeDocument/2006/relationships/image" Target="media/image24.jpeg"/><Relationship Id="rId89" Type="http://schemas.openxmlformats.org/officeDocument/2006/relationships/image" Target="media/image32.png"/><Relationship Id="rId112" Type="http://schemas.openxmlformats.org/officeDocument/2006/relationships/image" Target="media/image39.jpeg"/><Relationship Id="rId133" Type="http://schemas.openxmlformats.org/officeDocument/2006/relationships/hyperlink" Target="http://www.dotnetlead.com/design-patterns/visitor/visitor2.png?attredirects=0" TargetMode="External"/><Relationship Id="rId154" Type="http://schemas.openxmlformats.org/officeDocument/2006/relationships/hyperlink" Target="http://www.dotnetlead.com/design-patterns/interpreter/interpreter1.PNG?attredirects=0" TargetMode="External"/><Relationship Id="rId175" Type="http://schemas.openxmlformats.org/officeDocument/2006/relationships/hyperlink" Target="https://en.wikipedia.org/wiki/SOLID_(object-oriented_design)" TargetMode="External"/><Relationship Id="rId196" Type="http://schemas.openxmlformats.org/officeDocument/2006/relationships/hyperlink" Target="http://stackoverflow.com/a/4428800/70386" TargetMode="External"/><Relationship Id="rId200" Type="http://schemas.openxmlformats.org/officeDocument/2006/relationships/hyperlink" Target="http://en.wikipedia.org/wiki/Interface_segregation_princip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10075</TotalTime>
  <Pages>199</Pages>
  <Words>34363</Words>
  <Characters>195873</Characters>
  <Application>Microsoft Office Word</Application>
  <DocSecurity>0</DocSecurity>
  <Lines>1632</Lines>
  <Paragraphs>459</Paragraphs>
  <ScaleCrop>false</ScaleCrop>
  <HeadingPairs>
    <vt:vector size="2" baseType="variant">
      <vt:variant>
        <vt:lpstr>Title</vt:lpstr>
      </vt:variant>
      <vt:variant>
        <vt:i4>1</vt:i4>
      </vt:variant>
    </vt:vector>
  </HeadingPairs>
  <TitlesOfParts>
    <vt:vector size="1" baseType="lpstr">
      <vt:lpstr/>
    </vt:vector>
  </TitlesOfParts>
  <Company>TomTom Group</Company>
  <LinksUpToDate>false</LinksUpToDate>
  <CharactersWithSpaces>229777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Kulkarni</dc:creator>
  <cp:keywords/>
  <dc:description/>
  <cp:lastModifiedBy>Amit Kulkarni</cp:lastModifiedBy>
  <cp:revision>88</cp:revision>
  <dcterms:created xsi:type="dcterms:W3CDTF">2017-07-26T05:23:00Z</dcterms:created>
  <dcterms:modified xsi:type="dcterms:W3CDTF">2017-10-13T10:14:00Z</dcterms:modified>
</cp:coreProperties>
</file>